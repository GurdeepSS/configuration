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F36150"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D45E18A" w:rsidR="000E7F98" w:rsidRDefault="000E7F98">
              <w:r>
                <w:t xml:space="preserve">Contact: </w:t>
              </w:r>
              <w:r w:rsidR="002705F3">
                <w:t>Deepak Bansal (</w:t>
              </w:r>
              <w:r w:rsidR="002705F3" w:rsidRPr="00E90756">
                <w:rPr>
                  <w:rPrChange w:id="2" w:author="Anees Shaikh" w:date="2013-10-19T23:51:00Z">
                    <w:rPr>
                      <w:rStyle w:val="Hyperlink"/>
                    </w:rPr>
                  </w:rPrChange>
                </w:rPr>
                <w:t>dbansal@microsoft.com</w:t>
              </w:r>
              <w:r w:rsidR="002705F3">
                <w:t xml:space="preserve">), </w:t>
              </w:r>
              <w:r w:rsidR="002705F3" w:rsidRPr="002705F3">
                <w:t>Stuart Bailey (</w:t>
              </w:r>
              <w:r w:rsidR="002705F3" w:rsidRPr="00E90756">
                <w:rPr>
                  <w:rPrChange w:id="3" w:author="Anees Shaikh" w:date="2013-10-19T23:52:00Z">
                    <w:rPr>
                      <w:rStyle w:val="Hyperlink"/>
                    </w:rPr>
                  </w:rPrChange>
                </w:rPr>
                <w:t>sbailey@infoblox.com</w:t>
              </w:r>
              <w:r w:rsidR="002705F3" w:rsidRPr="002705F3">
                <w:t>)</w:t>
              </w:r>
              <w:r w:rsidR="002705F3">
                <w:t xml:space="preserve">, </w:t>
              </w:r>
              <w:r w:rsidR="002705F3" w:rsidRPr="002705F3">
                <w:t>Thoma</w:t>
              </w:r>
              <w:r w:rsidR="002705F3">
                <w:t>s Dietz (</w:t>
              </w:r>
              <w:r w:rsidR="002705F3" w:rsidRPr="00E90756">
                <w:rPr>
                  <w:rPrChange w:id="4" w:author="Anees Shaikh" w:date="2013-10-19T23:52:00Z">
                    <w:rPr>
                      <w:rStyle w:val="Hyperlink"/>
                    </w:rPr>
                  </w:rPrChange>
                </w:rPr>
                <w:t>Thomas.Dietz@neclab.eu</w:t>
              </w:r>
              <w:r w:rsidR="002705F3">
                <w:t xml:space="preserve">), </w:t>
              </w:r>
              <w:r w:rsidR="002705F3" w:rsidRPr="002705F3">
                <w:t>Anee</w:t>
              </w:r>
              <w:r w:rsidR="002705F3">
                <w:t>s</w:t>
              </w:r>
              <w:r w:rsidR="001D136E">
                <w:t xml:space="preserve"> </w:t>
              </w:r>
              <w:r w:rsidR="002705F3">
                <w:t>Shaikh (aashaikh@us.ibm.com)</w:t>
              </w:r>
              <w:r w:rsidR="002705F3" w:rsidRPr="002705F3" w:rsidDel="002705F3">
                <w:t xml:space="preserve"> </w:t>
              </w:r>
              <w:ins w:id="5" w:author="aas" w:date="2013-10-14T02:06:00Z">
                <w:r w:rsidR="00874469">
                  <w:t>, Carl Moberg (calle@tail-f.com)</w:t>
                </w:r>
              </w:ins>
            </w:p>
            <w:p w14:paraId="0C8C4FFA" w14:textId="77777777" w:rsidR="00E90756" w:rsidRDefault="00E90756" w:rsidP="00871775">
              <w:pPr>
                <w:rPr>
                  <w:ins w:id="6" w:author="Anees Shaikh" w:date="2013-10-19T23:52:00Z"/>
                </w:rPr>
              </w:pPr>
            </w:p>
            <w:p w14:paraId="7DE4D68D" w14:textId="77777777" w:rsidR="00E90756" w:rsidRDefault="00E90756" w:rsidP="00871775">
              <w:pPr>
                <w:rPr>
                  <w:ins w:id="7" w:author="Anees Shaikh" w:date="2013-10-19T23:52:00Z"/>
                </w:rPr>
              </w:pPr>
            </w:p>
            <w:p w14:paraId="66FEBB67" w14:textId="0BB12FBF" w:rsidR="00CD1D1D" w:rsidRDefault="001A4B1B" w:rsidP="00871775">
              <w:del w:id="8"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9" w:author="Anees Shaikh" w:date="2013-10-19T23:53:00Z"/>
                  <w:rFonts w:eastAsiaTheme="majorEastAsia"/>
                </w:rPr>
              </w:pPr>
              <w:ins w:id="10"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1"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2"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2" w:author="aas" w:date="2013-10-14T02:06:00Z"/>
          </w:sdtContent>
        </w:sdt>
        <w:customXmlInsRangeEnd w:id="12"/>
        <w:customXmlDelRangeStart w:id="13" w:author="aas" w:date="2013-10-14T02:06:00Z"/>
      </w:sdtContent>
    </w:sdt>
    <w:customXmlDelRangeEnd w:id="13"/>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4"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5"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ins>
          <w:r w:rsidR="00884344">
            <w:rPr>
              <w:noProof/>
            </w:rPr>
          </w:r>
          <w:r w:rsidR="00884344">
            <w:rPr>
              <w:noProof/>
            </w:rPr>
            <w:fldChar w:fldCharType="separate"/>
          </w:r>
          <w:ins w:id="16" w:author="Anees Shaikh" w:date="2013-10-19T23:57:00Z">
            <w:r w:rsidR="00EE43EB">
              <w:rPr>
                <w:noProof/>
              </w:rPr>
              <w:t>5</w:t>
            </w:r>
          </w:ins>
          <w:ins w:id="17"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18" w:author="Anees Shaikh" w:date="2013-10-19T03:52:00Z"/>
              <w:rFonts w:eastAsiaTheme="minorEastAsia"/>
              <w:noProof/>
              <w:sz w:val="24"/>
              <w:szCs w:val="24"/>
              <w:lang w:eastAsia="ja-JP"/>
            </w:rPr>
          </w:pPr>
          <w:ins w:id="19"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ins>
          <w:r>
            <w:rPr>
              <w:noProof/>
            </w:rPr>
          </w:r>
          <w:r>
            <w:rPr>
              <w:noProof/>
            </w:rPr>
            <w:fldChar w:fldCharType="separate"/>
          </w:r>
          <w:ins w:id="20" w:author="Anees Shaikh" w:date="2013-10-19T23:57:00Z">
            <w:r w:rsidR="00EE43EB">
              <w:rPr>
                <w:noProof/>
              </w:rPr>
              <w:t>5</w:t>
            </w:r>
          </w:ins>
          <w:ins w:id="21"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2" w:author="Anees Shaikh" w:date="2013-10-19T03:52:00Z"/>
              <w:rFonts w:eastAsiaTheme="minorEastAsia"/>
              <w:noProof/>
              <w:sz w:val="24"/>
              <w:szCs w:val="24"/>
              <w:lang w:eastAsia="ja-JP"/>
            </w:rPr>
          </w:pPr>
          <w:ins w:id="23"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ins>
          <w:r>
            <w:rPr>
              <w:noProof/>
            </w:rPr>
          </w:r>
          <w:r>
            <w:rPr>
              <w:noProof/>
            </w:rPr>
            <w:fldChar w:fldCharType="separate"/>
          </w:r>
          <w:ins w:id="24" w:author="Anees Shaikh" w:date="2013-10-19T23:57:00Z">
            <w:r w:rsidR="00EE43EB">
              <w:rPr>
                <w:noProof/>
              </w:rPr>
              <w:t>7</w:t>
            </w:r>
          </w:ins>
          <w:ins w:id="25"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6" w:author="Anees Shaikh" w:date="2013-10-19T03:52:00Z"/>
              <w:rFonts w:eastAsiaTheme="minorEastAsia"/>
              <w:noProof/>
              <w:sz w:val="24"/>
              <w:szCs w:val="24"/>
              <w:lang w:eastAsia="ja-JP"/>
            </w:rPr>
          </w:pPr>
          <w:ins w:id="27"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ins>
          <w:r>
            <w:rPr>
              <w:noProof/>
            </w:rPr>
          </w:r>
          <w:r>
            <w:rPr>
              <w:noProof/>
            </w:rPr>
            <w:fldChar w:fldCharType="separate"/>
          </w:r>
          <w:ins w:id="28" w:author="Anees Shaikh" w:date="2013-10-19T23:57:00Z">
            <w:r w:rsidR="00EE43EB">
              <w:rPr>
                <w:noProof/>
              </w:rPr>
              <w:t>8</w:t>
            </w:r>
          </w:ins>
          <w:ins w:id="29"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0" w:author="Anees Shaikh" w:date="2013-10-19T03:52:00Z"/>
              <w:rFonts w:eastAsiaTheme="minorEastAsia"/>
              <w:noProof/>
              <w:sz w:val="24"/>
              <w:szCs w:val="24"/>
              <w:lang w:eastAsia="ja-JP"/>
            </w:rPr>
          </w:pPr>
          <w:ins w:id="31"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ins>
          <w:r>
            <w:rPr>
              <w:noProof/>
            </w:rPr>
          </w:r>
          <w:r>
            <w:rPr>
              <w:noProof/>
            </w:rPr>
            <w:fldChar w:fldCharType="separate"/>
          </w:r>
          <w:ins w:id="32" w:author="Anees Shaikh" w:date="2013-10-19T23:57:00Z">
            <w:r w:rsidR="00EE43EB">
              <w:rPr>
                <w:noProof/>
              </w:rPr>
              <w:t>9</w:t>
            </w:r>
          </w:ins>
          <w:ins w:id="33"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4" w:author="Anees Shaikh" w:date="2013-10-19T03:52:00Z"/>
              <w:rFonts w:eastAsiaTheme="minorEastAsia"/>
              <w:noProof/>
              <w:sz w:val="24"/>
              <w:szCs w:val="24"/>
              <w:lang w:eastAsia="ja-JP"/>
            </w:rPr>
          </w:pPr>
          <w:ins w:id="35"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ins>
          <w:r>
            <w:rPr>
              <w:noProof/>
            </w:rPr>
          </w:r>
          <w:r>
            <w:rPr>
              <w:noProof/>
            </w:rPr>
            <w:fldChar w:fldCharType="separate"/>
          </w:r>
          <w:ins w:id="36" w:author="Anees Shaikh" w:date="2013-10-19T23:57:00Z">
            <w:r w:rsidR="00EE43EB">
              <w:rPr>
                <w:noProof/>
              </w:rPr>
              <w:t>9</w:t>
            </w:r>
          </w:ins>
          <w:ins w:id="37"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38" w:author="Anees Shaikh" w:date="2013-10-19T03:52:00Z"/>
              <w:rFonts w:eastAsiaTheme="minorEastAsia"/>
              <w:noProof/>
              <w:sz w:val="24"/>
              <w:szCs w:val="24"/>
              <w:lang w:eastAsia="ja-JP"/>
            </w:rPr>
          </w:pPr>
          <w:ins w:id="39"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ins>
          <w:r>
            <w:rPr>
              <w:noProof/>
            </w:rPr>
          </w:r>
          <w:r>
            <w:rPr>
              <w:noProof/>
            </w:rPr>
            <w:fldChar w:fldCharType="separate"/>
          </w:r>
          <w:ins w:id="40" w:author="Anees Shaikh" w:date="2013-10-19T23:57:00Z">
            <w:r w:rsidR="00EE43EB">
              <w:rPr>
                <w:noProof/>
              </w:rPr>
              <w:t>9</w:t>
            </w:r>
          </w:ins>
          <w:ins w:id="41"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2" w:author="Anees Shaikh" w:date="2013-10-19T03:52:00Z"/>
              <w:rFonts w:eastAsiaTheme="minorEastAsia"/>
              <w:noProof/>
              <w:sz w:val="24"/>
              <w:szCs w:val="24"/>
              <w:lang w:eastAsia="ja-JP"/>
            </w:rPr>
          </w:pPr>
          <w:ins w:id="43"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ins>
          <w:r>
            <w:rPr>
              <w:noProof/>
            </w:rPr>
          </w:r>
          <w:r>
            <w:rPr>
              <w:noProof/>
            </w:rPr>
            <w:fldChar w:fldCharType="separate"/>
          </w:r>
          <w:ins w:id="44" w:author="Anees Shaikh" w:date="2013-10-19T23:57:00Z">
            <w:r w:rsidR="00EE43EB">
              <w:rPr>
                <w:noProof/>
              </w:rPr>
              <w:t>9</w:t>
            </w:r>
          </w:ins>
          <w:ins w:id="45"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6" w:author="Anees Shaikh" w:date="2013-10-19T03:52:00Z"/>
              <w:rFonts w:eastAsiaTheme="minorEastAsia"/>
              <w:noProof/>
              <w:sz w:val="24"/>
              <w:szCs w:val="24"/>
              <w:lang w:eastAsia="ja-JP"/>
            </w:rPr>
          </w:pPr>
          <w:ins w:id="47"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ins>
          <w:r>
            <w:rPr>
              <w:noProof/>
            </w:rPr>
          </w:r>
          <w:r>
            <w:rPr>
              <w:noProof/>
            </w:rPr>
            <w:fldChar w:fldCharType="separate"/>
          </w:r>
          <w:ins w:id="48" w:author="Anees Shaikh" w:date="2013-10-19T23:57:00Z">
            <w:r w:rsidR="00EE43EB">
              <w:rPr>
                <w:noProof/>
              </w:rPr>
              <w:t>10</w:t>
            </w:r>
          </w:ins>
          <w:ins w:id="49"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0" w:author="Anees Shaikh" w:date="2013-10-19T03:52:00Z"/>
              <w:rFonts w:eastAsiaTheme="minorEastAsia"/>
              <w:noProof/>
              <w:sz w:val="24"/>
              <w:szCs w:val="24"/>
              <w:lang w:eastAsia="ja-JP"/>
            </w:rPr>
          </w:pPr>
          <w:ins w:id="51"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ins>
          <w:r>
            <w:rPr>
              <w:noProof/>
            </w:rPr>
          </w:r>
          <w:r>
            <w:rPr>
              <w:noProof/>
            </w:rPr>
            <w:fldChar w:fldCharType="separate"/>
          </w:r>
          <w:ins w:id="52" w:author="Anees Shaikh" w:date="2013-10-19T23:57:00Z">
            <w:r w:rsidR="00EE43EB">
              <w:rPr>
                <w:noProof/>
              </w:rPr>
              <w:t>10</w:t>
            </w:r>
          </w:ins>
          <w:ins w:id="53"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4" w:author="Anees Shaikh" w:date="2013-10-19T03:52:00Z"/>
              <w:rFonts w:eastAsiaTheme="minorEastAsia"/>
              <w:noProof/>
              <w:sz w:val="24"/>
              <w:szCs w:val="24"/>
              <w:lang w:eastAsia="ja-JP"/>
            </w:rPr>
          </w:pPr>
          <w:ins w:id="55"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ins>
          <w:r>
            <w:rPr>
              <w:noProof/>
            </w:rPr>
          </w:r>
          <w:r>
            <w:rPr>
              <w:noProof/>
            </w:rPr>
            <w:fldChar w:fldCharType="separate"/>
          </w:r>
          <w:ins w:id="56" w:author="Anees Shaikh" w:date="2013-10-19T23:57:00Z">
            <w:r w:rsidR="00EE43EB">
              <w:rPr>
                <w:noProof/>
              </w:rPr>
              <w:t>10</w:t>
            </w:r>
          </w:ins>
          <w:ins w:id="57"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58" w:author="Anees Shaikh" w:date="2013-10-19T03:52:00Z"/>
              <w:rFonts w:eastAsiaTheme="minorEastAsia"/>
              <w:noProof/>
              <w:sz w:val="24"/>
              <w:szCs w:val="24"/>
              <w:lang w:eastAsia="ja-JP"/>
            </w:rPr>
          </w:pPr>
          <w:ins w:id="59"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ins>
          <w:r>
            <w:rPr>
              <w:noProof/>
            </w:rPr>
          </w:r>
          <w:r>
            <w:rPr>
              <w:noProof/>
            </w:rPr>
            <w:fldChar w:fldCharType="separate"/>
          </w:r>
          <w:ins w:id="60" w:author="Anees Shaikh" w:date="2013-10-19T23:57:00Z">
            <w:r w:rsidR="00EE43EB">
              <w:rPr>
                <w:noProof/>
              </w:rPr>
              <w:t>10</w:t>
            </w:r>
          </w:ins>
          <w:ins w:id="61"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2" w:author="Anees Shaikh" w:date="2013-10-19T03:52:00Z"/>
              <w:rFonts w:eastAsiaTheme="minorEastAsia"/>
              <w:noProof/>
              <w:sz w:val="24"/>
              <w:szCs w:val="24"/>
              <w:lang w:eastAsia="ja-JP"/>
            </w:rPr>
          </w:pPr>
          <w:ins w:id="63"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ins>
          <w:r>
            <w:rPr>
              <w:noProof/>
            </w:rPr>
          </w:r>
          <w:r>
            <w:rPr>
              <w:noProof/>
            </w:rPr>
            <w:fldChar w:fldCharType="separate"/>
          </w:r>
          <w:ins w:id="64" w:author="Anees Shaikh" w:date="2013-10-19T23:57:00Z">
            <w:r w:rsidR="00EE43EB">
              <w:rPr>
                <w:noProof/>
              </w:rPr>
              <w:t>10</w:t>
            </w:r>
          </w:ins>
          <w:ins w:id="65"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6" w:author="Anees Shaikh" w:date="2013-10-19T03:52:00Z"/>
              <w:rFonts w:eastAsiaTheme="minorEastAsia"/>
              <w:noProof/>
              <w:sz w:val="24"/>
              <w:szCs w:val="24"/>
              <w:lang w:eastAsia="ja-JP"/>
            </w:rPr>
          </w:pPr>
          <w:ins w:id="67"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ins>
          <w:r>
            <w:rPr>
              <w:noProof/>
            </w:rPr>
          </w:r>
          <w:r>
            <w:rPr>
              <w:noProof/>
            </w:rPr>
            <w:fldChar w:fldCharType="separate"/>
          </w:r>
          <w:ins w:id="68" w:author="Anees Shaikh" w:date="2013-10-19T23:57:00Z">
            <w:r w:rsidR="00EE43EB">
              <w:rPr>
                <w:noProof/>
              </w:rPr>
              <w:t>10</w:t>
            </w:r>
          </w:ins>
          <w:ins w:id="69"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0" w:author="Anees Shaikh" w:date="2013-10-19T03:52:00Z"/>
              <w:rFonts w:eastAsiaTheme="minorEastAsia"/>
              <w:noProof/>
              <w:sz w:val="24"/>
              <w:szCs w:val="24"/>
              <w:lang w:eastAsia="ja-JP"/>
            </w:rPr>
          </w:pPr>
          <w:ins w:id="71"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ins>
          <w:r>
            <w:rPr>
              <w:noProof/>
            </w:rPr>
          </w:r>
          <w:r>
            <w:rPr>
              <w:noProof/>
            </w:rPr>
            <w:fldChar w:fldCharType="separate"/>
          </w:r>
          <w:ins w:id="72" w:author="Anees Shaikh" w:date="2013-10-19T23:57:00Z">
            <w:r w:rsidR="00EE43EB">
              <w:rPr>
                <w:noProof/>
              </w:rPr>
              <w:t>10</w:t>
            </w:r>
          </w:ins>
          <w:ins w:id="73"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4" w:author="Anees Shaikh" w:date="2013-10-19T03:52:00Z"/>
              <w:rFonts w:eastAsiaTheme="minorEastAsia"/>
              <w:noProof/>
              <w:sz w:val="24"/>
              <w:szCs w:val="24"/>
              <w:lang w:eastAsia="ja-JP"/>
            </w:rPr>
          </w:pPr>
          <w:ins w:id="75"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ins>
          <w:r>
            <w:rPr>
              <w:noProof/>
            </w:rPr>
          </w:r>
          <w:r>
            <w:rPr>
              <w:noProof/>
            </w:rPr>
            <w:fldChar w:fldCharType="separate"/>
          </w:r>
          <w:ins w:id="76" w:author="Anees Shaikh" w:date="2013-10-19T23:57:00Z">
            <w:r w:rsidR="00EE43EB">
              <w:rPr>
                <w:noProof/>
              </w:rPr>
              <w:t>10</w:t>
            </w:r>
          </w:ins>
          <w:ins w:id="77"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78" w:author="Anees Shaikh" w:date="2013-10-19T03:52:00Z"/>
              <w:rFonts w:eastAsiaTheme="minorEastAsia"/>
              <w:noProof/>
              <w:sz w:val="24"/>
              <w:szCs w:val="24"/>
              <w:lang w:eastAsia="ja-JP"/>
            </w:rPr>
          </w:pPr>
          <w:ins w:id="79"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ins>
          <w:r>
            <w:rPr>
              <w:noProof/>
            </w:rPr>
          </w:r>
          <w:r>
            <w:rPr>
              <w:noProof/>
            </w:rPr>
            <w:fldChar w:fldCharType="separate"/>
          </w:r>
          <w:ins w:id="80" w:author="Anees Shaikh" w:date="2013-10-19T23:57:00Z">
            <w:r w:rsidR="00EE43EB">
              <w:rPr>
                <w:noProof/>
              </w:rPr>
              <w:t>11</w:t>
            </w:r>
          </w:ins>
          <w:ins w:id="81"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2" w:author="Anees Shaikh" w:date="2013-10-19T03:52:00Z"/>
              <w:rFonts w:eastAsiaTheme="minorEastAsia"/>
              <w:noProof/>
              <w:sz w:val="24"/>
              <w:szCs w:val="24"/>
              <w:lang w:eastAsia="ja-JP"/>
            </w:rPr>
          </w:pPr>
          <w:ins w:id="83"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ins>
          <w:r>
            <w:rPr>
              <w:noProof/>
            </w:rPr>
          </w:r>
          <w:r>
            <w:rPr>
              <w:noProof/>
            </w:rPr>
            <w:fldChar w:fldCharType="separate"/>
          </w:r>
          <w:ins w:id="84" w:author="Anees Shaikh" w:date="2013-10-19T23:57:00Z">
            <w:r w:rsidR="00EE43EB">
              <w:rPr>
                <w:noProof/>
              </w:rPr>
              <w:t>11</w:t>
            </w:r>
          </w:ins>
          <w:ins w:id="85"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6" w:author="Anees Shaikh" w:date="2013-10-19T03:52:00Z"/>
              <w:rFonts w:eastAsiaTheme="minorEastAsia"/>
              <w:noProof/>
              <w:sz w:val="24"/>
              <w:szCs w:val="24"/>
              <w:lang w:eastAsia="ja-JP"/>
            </w:rPr>
          </w:pPr>
          <w:ins w:id="87"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ins>
          <w:r>
            <w:rPr>
              <w:noProof/>
            </w:rPr>
          </w:r>
          <w:r>
            <w:rPr>
              <w:noProof/>
            </w:rPr>
            <w:fldChar w:fldCharType="separate"/>
          </w:r>
          <w:ins w:id="88" w:author="Anees Shaikh" w:date="2013-10-19T23:57:00Z">
            <w:r w:rsidR="00EE43EB">
              <w:rPr>
                <w:noProof/>
              </w:rPr>
              <w:t>11</w:t>
            </w:r>
          </w:ins>
          <w:ins w:id="89"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0" w:author="Anees Shaikh" w:date="2013-10-19T03:52:00Z"/>
              <w:rFonts w:eastAsiaTheme="minorEastAsia"/>
              <w:noProof/>
              <w:sz w:val="24"/>
              <w:szCs w:val="24"/>
              <w:lang w:eastAsia="ja-JP"/>
            </w:rPr>
          </w:pPr>
          <w:ins w:id="91"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ins>
          <w:r>
            <w:rPr>
              <w:noProof/>
            </w:rPr>
          </w:r>
          <w:r>
            <w:rPr>
              <w:noProof/>
            </w:rPr>
            <w:fldChar w:fldCharType="separate"/>
          </w:r>
          <w:ins w:id="92" w:author="Anees Shaikh" w:date="2013-10-19T23:57:00Z">
            <w:r w:rsidR="00EE43EB">
              <w:rPr>
                <w:noProof/>
              </w:rPr>
              <w:t>11</w:t>
            </w:r>
          </w:ins>
          <w:ins w:id="93"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4" w:author="Anees Shaikh" w:date="2013-10-19T03:52:00Z"/>
              <w:rFonts w:eastAsiaTheme="minorEastAsia"/>
              <w:noProof/>
              <w:sz w:val="24"/>
              <w:szCs w:val="24"/>
              <w:lang w:eastAsia="ja-JP"/>
            </w:rPr>
          </w:pPr>
          <w:ins w:id="95"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ins>
          <w:r>
            <w:rPr>
              <w:noProof/>
            </w:rPr>
          </w:r>
          <w:r>
            <w:rPr>
              <w:noProof/>
            </w:rPr>
            <w:fldChar w:fldCharType="separate"/>
          </w:r>
          <w:ins w:id="96" w:author="Anees Shaikh" w:date="2013-10-19T23:57:00Z">
            <w:r w:rsidR="00EE43EB">
              <w:rPr>
                <w:noProof/>
              </w:rPr>
              <w:t>11</w:t>
            </w:r>
          </w:ins>
          <w:ins w:id="97"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98" w:author="Anees Shaikh" w:date="2013-10-19T03:52:00Z"/>
              <w:rFonts w:eastAsiaTheme="minorEastAsia"/>
              <w:noProof/>
              <w:sz w:val="24"/>
              <w:szCs w:val="24"/>
              <w:lang w:eastAsia="ja-JP"/>
            </w:rPr>
          </w:pPr>
          <w:ins w:id="99"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ins>
          <w:r>
            <w:rPr>
              <w:noProof/>
            </w:rPr>
          </w:r>
          <w:r>
            <w:rPr>
              <w:noProof/>
            </w:rPr>
            <w:fldChar w:fldCharType="separate"/>
          </w:r>
          <w:ins w:id="100" w:author="Anees Shaikh" w:date="2013-10-19T23:57:00Z">
            <w:r w:rsidR="00EE43EB">
              <w:rPr>
                <w:noProof/>
              </w:rPr>
              <w:t>12</w:t>
            </w:r>
          </w:ins>
          <w:ins w:id="101"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2" w:author="Anees Shaikh" w:date="2013-10-19T03:52:00Z"/>
              <w:rFonts w:eastAsiaTheme="minorEastAsia"/>
              <w:noProof/>
              <w:sz w:val="24"/>
              <w:szCs w:val="24"/>
              <w:lang w:eastAsia="ja-JP"/>
            </w:rPr>
          </w:pPr>
          <w:ins w:id="103"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ins>
          <w:r>
            <w:rPr>
              <w:noProof/>
            </w:rPr>
          </w:r>
          <w:r>
            <w:rPr>
              <w:noProof/>
            </w:rPr>
            <w:fldChar w:fldCharType="separate"/>
          </w:r>
          <w:ins w:id="104" w:author="Anees Shaikh" w:date="2013-10-19T23:57:00Z">
            <w:r w:rsidR="00EE43EB">
              <w:rPr>
                <w:noProof/>
              </w:rPr>
              <w:t>12</w:t>
            </w:r>
          </w:ins>
          <w:ins w:id="105"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6" w:author="Anees Shaikh" w:date="2013-10-19T03:52:00Z"/>
              <w:rFonts w:eastAsiaTheme="minorEastAsia"/>
              <w:noProof/>
              <w:sz w:val="24"/>
              <w:szCs w:val="24"/>
              <w:lang w:eastAsia="ja-JP"/>
            </w:rPr>
          </w:pPr>
          <w:ins w:id="107"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ins>
          <w:r>
            <w:rPr>
              <w:noProof/>
            </w:rPr>
          </w:r>
          <w:r>
            <w:rPr>
              <w:noProof/>
            </w:rPr>
            <w:fldChar w:fldCharType="separate"/>
          </w:r>
          <w:ins w:id="108" w:author="Anees Shaikh" w:date="2013-10-19T23:57:00Z">
            <w:r w:rsidR="00EE43EB">
              <w:rPr>
                <w:noProof/>
              </w:rPr>
              <w:t>12</w:t>
            </w:r>
          </w:ins>
          <w:ins w:id="109"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0" w:author="Anees Shaikh" w:date="2013-10-19T03:52:00Z"/>
              <w:rFonts w:eastAsiaTheme="minorEastAsia"/>
              <w:noProof/>
              <w:sz w:val="24"/>
              <w:szCs w:val="24"/>
              <w:lang w:eastAsia="ja-JP"/>
            </w:rPr>
          </w:pPr>
          <w:ins w:id="111"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ins>
          <w:r>
            <w:rPr>
              <w:noProof/>
            </w:rPr>
          </w:r>
          <w:r>
            <w:rPr>
              <w:noProof/>
            </w:rPr>
            <w:fldChar w:fldCharType="separate"/>
          </w:r>
          <w:ins w:id="112" w:author="Anees Shaikh" w:date="2013-10-19T23:57:00Z">
            <w:r w:rsidR="00EE43EB">
              <w:rPr>
                <w:noProof/>
              </w:rPr>
              <w:t>13</w:t>
            </w:r>
          </w:ins>
          <w:ins w:id="113"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4" w:author="Anees Shaikh" w:date="2013-10-19T03:52:00Z"/>
              <w:rFonts w:eastAsiaTheme="minorEastAsia"/>
              <w:noProof/>
              <w:sz w:val="24"/>
              <w:szCs w:val="24"/>
              <w:lang w:eastAsia="ja-JP"/>
            </w:rPr>
          </w:pPr>
          <w:ins w:id="115"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ins>
          <w:r>
            <w:rPr>
              <w:noProof/>
            </w:rPr>
          </w:r>
          <w:r>
            <w:rPr>
              <w:noProof/>
            </w:rPr>
            <w:fldChar w:fldCharType="separate"/>
          </w:r>
          <w:ins w:id="116" w:author="Anees Shaikh" w:date="2013-10-19T23:57:00Z">
            <w:r w:rsidR="00EE43EB">
              <w:rPr>
                <w:noProof/>
              </w:rPr>
              <w:t>13</w:t>
            </w:r>
          </w:ins>
          <w:ins w:id="117"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18" w:author="Anees Shaikh" w:date="2013-10-19T03:52:00Z"/>
              <w:rFonts w:eastAsiaTheme="minorEastAsia"/>
              <w:noProof/>
              <w:sz w:val="24"/>
              <w:szCs w:val="24"/>
              <w:lang w:eastAsia="ja-JP"/>
            </w:rPr>
          </w:pPr>
          <w:ins w:id="119"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ins>
          <w:r>
            <w:rPr>
              <w:noProof/>
            </w:rPr>
          </w:r>
          <w:r>
            <w:rPr>
              <w:noProof/>
            </w:rPr>
            <w:fldChar w:fldCharType="separate"/>
          </w:r>
          <w:ins w:id="120" w:author="Anees Shaikh" w:date="2013-10-19T23:57:00Z">
            <w:r w:rsidR="00EE43EB">
              <w:rPr>
                <w:noProof/>
              </w:rPr>
              <w:t>13</w:t>
            </w:r>
          </w:ins>
          <w:ins w:id="121"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2" w:author="Anees Shaikh" w:date="2013-10-19T03:52:00Z"/>
              <w:rFonts w:eastAsiaTheme="minorEastAsia"/>
              <w:noProof/>
              <w:sz w:val="24"/>
              <w:szCs w:val="24"/>
              <w:lang w:eastAsia="ja-JP"/>
            </w:rPr>
          </w:pPr>
          <w:ins w:id="123"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ins>
          <w:r>
            <w:rPr>
              <w:noProof/>
            </w:rPr>
          </w:r>
          <w:r>
            <w:rPr>
              <w:noProof/>
            </w:rPr>
            <w:fldChar w:fldCharType="separate"/>
          </w:r>
          <w:ins w:id="124" w:author="Anees Shaikh" w:date="2013-10-19T23:57:00Z">
            <w:r w:rsidR="00EE43EB">
              <w:rPr>
                <w:noProof/>
              </w:rPr>
              <w:t>14</w:t>
            </w:r>
          </w:ins>
          <w:ins w:id="125"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6" w:author="Anees Shaikh" w:date="2013-10-19T03:52:00Z"/>
              <w:rFonts w:eastAsiaTheme="minorEastAsia"/>
              <w:noProof/>
              <w:sz w:val="24"/>
              <w:szCs w:val="24"/>
              <w:lang w:eastAsia="ja-JP"/>
            </w:rPr>
          </w:pPr>
          <w:ins w:id="127"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ins>
          <w:r>
            <w:rPr>
              <w:noProof/>
            </w:rPr>
          </w:r>
          <w:r>
            <w:rPr>
              <w:noProof/>
            </w:rPr>
            <w:fldChar w:fldCharType="separate"/>
          </w:r>
          <w:ins w:id="128" w:author="Anees Shaikh" w:date="2013-10-19T23:57:00Z">
            <w:r w:rsidR="00EE43EB">
              <w:rPr>
                <w:noProof/>
              </w:rPr>
              <w:t>14</w:t>
            </w:r>
          </w:ins>
          <w:ins w:id="129"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0" w:author="Anees Shaikh" w:date="2013-10-19T03:52:00Z"/>
              <w:rFonts w:eastAsiaTheme="minorEastAsia"/>
              <w:noProof/>
              <w:sz w:val="24"/>
              <w:szCs w:val="24"/>
              <w:lang w:eastAsia="ja-JP"/>
            </w:rPr>
          </w:pPr>
          <w:ins w:id="131"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ins>
          <w:r>
            <w:rPr>
              <w:noProof/>
            </w:rPr>
          </w:r>
          <w:r>
            <w:rPr>
              <w:noProof/>
            </w:rPr>
            <w:fldChar w:fldCharType="separate"/>
          </w:r>
          <w:ins w:id="132" w:author="Anees Shaikh" w:date="2013-10-19T23:57:00Z">
            <w:r w:rsidR="00EE43EB">
              <w:rPr>
                <w:noProof/>
              </w:rPr>
              <w:t>15</w:t>
            </w:r>
          </w:ins>
          <w:ins w:id="133"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4" w:author="Anees Shaikh" w:date="2013-10-19T03:52:00Z"/>
              <w:rFonts w:eastAsiaTheme="minorEastAsia"/>
              <w:noProof/>
              <w:sz w:val="24"/>
              <w:szCs w:val="24"/>
              <w:lang w:eastAsia="ja-JP"/>
            </w:rPr>
          </w:pPr>
          <w:ins w:id="135"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ins>
          <w:r>
            <w:rPr>
              <w:noProof/>
            </w:rPr>
          </w:r>
          <w:r>
            <w:rPr>
              <w:noProof/>
            </w:rPr>
            <w:fldChar w:fldCharType="separate"/>
          </w:r>
          <w:ins w:id="136" w:author="Anees Shaikh" w:date="2013-10-19T23:57:00Z">
            <w:r w:rsidR="00EE43EB">
              <w:rPr>
                <w:noProof/>
              </w:rPr>
              <w:t>17</w:t>
            </w:r>
          </w:ins>
          <w:ins w:id="137"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38" w:author="Anees Shaikh" w:date="2013-10-19T03:52:00Z"/>
              <w:rFonts w:eastAsiaTheme="minorEastAsia"/>
              <w:noProof/>
              <w:sz w:val="24"/>
              <w:szCs w:val="24"/>
              <w:lang w:eastAsia="ja-JP"/>
            </w:rPr>
          </w:pPr>
          <w:ins w:id="139" w:author="Anees Shaikh" w:date="2013-10-19T03:52: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ins>
          <w:r>
            <w:rPr>
              <w:noProof/>
            </w:rPr>
          </w:r>
          <w:r>
            <w:rPr>
              <w:noProof/>
            </w:rPr>
            <w:fldChar w:fldCharType="separate"/>
          </w:r>
          <w:ins w:id="140" w:author="Anees Shaikh" w:date="2013-10-19T23:57:00Z">
            <w:r w:rsidR="00EE43EB">
              <w:rPr>
                <w:noProof/>
              </w:rPr>
              <w:t>18</w:t>
            </w:r>
          </w:ins>
          <w:ins w:id="141"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2" w:author="Anees Shaikh" w:date="2013-10-19T03:52:00Z"/>
              <w:rFonts w:eastAsiaTheme="minorEastAsia"/>
              <w:noProof/>
              <w:sz w:val="24"/>
              <w:szCs w:val="24"/>
              <w:lang w:eastAsia="ja-JP"/>
            </w:rPr>
          </w:pPr>
          <w:ins w:id="143"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ins>
          <w:r>
            <w:rPr>
              <w:noProof/>
            </w:rPr>
          </w:r>
          <w:r>
            <w:rPr>
              <w:noProof/>
            </w:rPr>
            <w:fldChar w:fldCharType="separate"/>
          </w:r>
          <w:ins w:id="144" w:author="Anees Shaikh" w:date="2013-10-19T23:57:00Z">
            <w:r w:rsidR="00EE43EB">
              <w:rPr>
                <w:noProof/>
              </w:rPr>
              <w:t>18</w:t>
            </w:r>
          </w:ins>
          <w:ins w:id="145"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6" w:author="Anees Shaikh" w:date="2013-10-19T03:52:00Z"/>
              <w:rFonts w:eastAsiaTheme="minorEastAsia"/>
              <w:noProof/>
              <w:sz w:val="24"/>
              <w:szCs w:val="24"/>
              <w:lang w:eastAsia="ja-JP"/>
            </w:rPr>
          </w:pPr>
          <w:ins w:id="147"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ins>
          <w:r>
            <w:rPr>
              <w:noProof/>
            </w:rPr>
          </w:r>
          <w:r>
            <w:rPr>
              <w:noProof/>
            </w:rPr>
            <w:fldChar w:fldCharType="separate"/>
          </w:r>
          <w:ins w:id="148" w:author="Anees Shaikh" w:date="2013-10-19T23:57:00Z">
            <w:r w:rsidR="00EE43EB">
              <w:rPr>
                <w:noProof/>
              </w:rPr>
              <w:t>19</w:t>
            </w:r>
          </w:ins>
          <w:ins w:id="149"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0" w:author="Anees Shaikh" w:date="2013-10-19T03:52:00Z"/>
              <w:rFonts w:eastAsiaTheme="minorEastAsia"/>
              <w:noProof/>
              <w:sz w:val="24"/>
              <w:szCs w:val="24"/>
              <w:lang w:eastAsia="ja-JP"/>
            </w:rPr>
          </w:pPr>
          <w:ins w:id="151"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ins>
          <w:r>
            <w:rPr>
              <w:noProof/>
            </w:rPr>
          </w:r>
          <w:r>
            <w:rPr>
              <w:noProof/>
            </w:rPr>
            <w:fldChar w:fldCharType="separate"/>
          </w:r>
          <w:ins w:id="152" w:author="Anees Shaikh" w:date="2013-10-19T23:57:00Z">
            <w:r w:rsidR="00EE43EB">
              <w:rPr>
                <w:noProof/>
              </w:rPr>
              <w:t>19</w:t>
            </w:r>
          </w:ins>
          <w:ins w:id="153"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4" w:author="Anees Shaikh" w:date="2013-10-19T03:52:00Z"/>
              <w:rFonts w:eastAsiaTheme="minorEastAsia"/>
              <w:noProof/>
              <w:sz w:val="24"/>
              <w:szCs w:val="24"/>
              <w:lang w:eastAsia="ja-JP"/>
            </w:rPr>
          </w:pPr>
          <w:ins w:id="155"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ins>
          <w:r>
            <w:rPr>
              <w:noProof/>
            </w:rPr>
          </w:r>
          <w:r>
            <w:rPr>
              <w:noProof/>
            </w:rPr>
            <w:fldChar w:fldCharType="separate"/>
          </w:r>
          <w:ins w:id="156" w:author="Anees Shaikh" w:date="2013-10-19T23:57:00Z">
            <w:r w:rsidR="00EE43EB">
              <w:rPr>
                <w:noProof/>
              </w:rPr>
              <w:t>20</w:t>
            </w:r>
          </w:ins>
          <w:ins w:id="157"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58" w:author="Anees Shaikh" w:date="2013-10-19T03:52:00Z"/>
              <w:rFonts w:eastAsiaTheme="minorEastAsia"/>
              <w:noProof/>
              <w:sz w:val="24"/>
              <w:szCs w:val="24"/>
              <w:lang w:eastAsia="ja-JP"/>
            </w:rPr>
          </w:pPr>
          <w:ins w:id="159"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ins>
          <w:r>
            <w:rPr>
              <w:noProof/>
            </w:rPr>
          </w:r>
          <w:r>
            <w:rPr>
              <w:noProof/>
            </w:rPr>
            <w:fldChar w:fldCharType="separate"/>
          </w:r>
          <w:ins w:id="160" w:author="Anees Shaikh" w:date="2013-10-19T23:57:00Z">
            <w:r w:rsidR="00EE43EB">
              <w:rPr>
                <w:noProof/>
              </w:rPr>
              <w:t>20</w:t>
            </w:r>
          </w:ins>
          <w:ins w:id="161"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2" w:author="Anees Shaikh" w:date="2013-10-19T03:52:00Z"/>
              <w:rFonts w:eastAsiaTheme="minorEastAsia"/>
              <w:noProof/>
              <w:sz w:val="24"/>
              <w:szCs w:val="24"/>
              <w:lang w:eastAsia="ja-JP"/>
            </w:rPr>
          </w:pPr>
          <w:ins w:id="163"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ins>
          <w:r>
            <w:rPr>
              <w:noProof/>
            </w:rPr>
          </w:r>
          <w:r>
            <w:rPr>
              <w:noProof/>
            </w:rPr>
            <w:fldChar w:fldCharType="separate"/>
          </w:r>
          <w:ins w:id="164" w:author="Anees Shaikh" w:date="2013-10-19T23:57:00Z">
            <w:r w:rsidR="00EE43EB">
              <w:rPr>
                <w:noProof/>
              </w:rPr>
              <w:t>20</w:t>
            </w:r>
          </w:ins>
          <w:ins w:id="165"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6" w:author="Anees Shaikh" w:date="2013-10-19T03:52:00Z"/>
              <w:rFonts w:eastAsiaTheme="minorEastAsia"/>
              <w:noProof/>
              <w:sz w:val="24"/>
              <w:szCs w:val="24"/>
              <w:lang w:eastAsia="ja-JP"/>
            </w:rPr>
          </w:pPr>
          <w:ins w:id="167"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ins>
          <w:r>
            <w:rPr>
              <w:noProof/>
            </w:rPr>
          </w:r>
          <w:r>
            <w:rPr>
              <w:noProof/>
            </w:rPr>
            <w:fldChar w:fldCharType="separate"/>
          </w:r>
          <w:ins w:id="168" w:author="Anees Shaikh" w:date="2013-10-19T23:57:00Z">
            <w:r w:rsidR="00EE43EB">
              <w:rPr>
                <w:noProof/>
              </w:rPr>
              <w:t>20</w:t>
            </w:r>
          </w:ins>
          <w:ins w:id="169"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0" w:author="Anees Shaikh" w:date="2013-10-19T03:52:00Z"/>
              <w:rFonts w:eastAsiaTheme="minorEastAsia"/>
              <w:noProof/>
              <w:sz w:val="24"/>
              <w:szCs w:val="24"/>
              <w:lang w:eastAsia="ja-JP"/>
            </w:rPr>
          </w:pPr>
          <w:ins w:id="171"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ins>
          <w:r>
            <w:rPr>
              <w:noProof/>
            </w:rPr>
          </w:r>
          <w:r>
            <w:rPr>
              <w:noProof/>
            </w:rPr>
            <w:fldChar w:fldCharType="separate"/>
          </w:r>
          <w:ins w:id="172" w:author="Anees Shaikh" w:date="2013-10-19T23:57:00Z">
            <w:r w:rsidR="00EE43EB">
              <w:rPr>
                <w:noProof/>
              </w:rPr>
              <w:t>21</w:t>
            </w:r>
          </w:ins>
          <w:ins w:id="173"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4" w:author="Anees Shaikh" w:date="2013-10-19T03:52:00Z"/>
              <w:rFonts w:eastAsiaTheme="minorEastAsia"/>
              <w:noProof/>
              <w:sz w:val="24"/>
              <w:szCs w:val="24"/>
              <w:lang w:eastAsia="ja-JP"/>
            </w:rPr>
          </w:pPr>
          <w:ins w:id="175"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ins>
          <w:r>
            <w:rPr>
              <w:noProof/>
            </w:rPr>
          </w:r>
          <w:r>
            <w:rPr>
              <w:noProof/>
            </w:rPr>
            <w:fldChar w:fldCharType="separate"/>
          </w:r>
          <w:ins w:id="176" w:author="Anees Shaikh" w:date="2013-10-19T23:57:00Z">
            <w:r w:rsidR="00EE43EB">
              <w:rPr>
                <w:noProof/>
              </w:rPr>
              <w:t>21</w:t>
            </w:r>
          </w:ins>
          <w:ins w:id="177"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78" w:author="Anees Shaikh" w:date="2013-10-19T03:52:00Z"/>
              <w:rFonts w:eastAsiaTheme="minorEastAsia"/>
              <w:noProof/>
              <w:sz w:val="24"/>
              <w:szCs w:val="24"/>
              <w:lang w:eastAsia="ja-JP"/>
            </w:rPr>
          </w:pPr>
          <w:ins w:id="179"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ins>
          <w:r>
            <w:rPr>
              <w:noProof/>
            </w:rPr>
          </w:r>
          <w:r>
            <w:rPr>
              <w:noProof/>
            </w:rPr>
            <w:fldChar w:fldCharType="separate"/>
          </w:r>
          <w:ins w:id="180" w:author="Anees Shaikh" w:date="2013-10-19T23:57:00Z">
            <w:r w:rsidR="00EE43EB">
              <w:rPr>
                <w:noProof/>
              </w:rPr>
              <w:t>21</w:t>
            </w:r>
          </w:ins>
          <w:ins w:id="181"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2" w:author="Anees Shaikh" w:date="2013-10-19T03:52:00Z"/>
              <w:rFonts w:eastAsiaTheme="minorEastAsia"/>
              <w:noProof/>
              <w:sz w:val="24"/>
              <w:szCs w:val="24"/>
              <w:lang w:eastAsia="ja-JP"/>
            </w:rPr>
          </w:pPr>
          <w:ins w:id="183"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ins>
          <w:r>
            <w:rPr>
              <w:noProof/>
            </w:rPr>
          </w:r>
          <w:r>
            <w:rPr>
              <w:noProof/>
            </w:rPr>
            <w:fldChar w:fldCharType="separate"/>
          </w:r>
          <w:ins w:id="184" w:author="Anees Shaikh" w:date="2013-10-19T23:57:00Z">
            <w:r w:rsidR="00EE43EB">
              <w:rPr>
                <w:noProof/>
              </w:rPr>
              <w:t>23</w:t>
            </w:r>
          </w:ins>
          <w:ins w:id="185"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6" w:author="Anees Shaikh" w:date="2013-10-19T03:52:00Z"/>
              <w:rFonts w:eastAsiaTheme="minorEastAsia"/>
              <w:noProof/>
              <w:sz w:val="24"/>
              <w:szCs w:val="24"/>
              <w:lang w:eastAsia="ja-JP"/>
            </w:rPr>
          </w:pPr>
          <w:ins w:id="187"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ins>
          <w:r>
            <w:rPr>
              <w:noProof/>
            </w:rPr>
          </w:r>
          <w:r>
            <w:rPr>
              <w:noProof/>
            </w:rPr>
            <w:fldChar w:fldCharType="separate"/>
          </w:r>
          <w:ins w:id="188" w:author="Anees Shaikh" w:date="2013-10-19T23:57:00Z">
            <w:r w:rsidR="00EE43EB">
              <w:rPr>
                <w:noProof/>
              </w:rPr>
              <w:t>23</w:t>
            </w:r>
          </w:ins>
          <w:ins w:id="189"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0" w:author="Anees Shaikh" w:date="2013-10-19T03:52:00Z"/>
              <w:rFonts w:eastAsiaTheme="minorEastAsia"/>
              <w:noProof/>
              <w:sz w:val="24"/>
              <w:szCs w:val="24"/>
              <w:lang w:eastAsia="ja-JP"/>
            </w:rPr>
          </w:pPr>
          <w:ins w:id="191"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ins>
          <w:r>
            <w:rPr>
              <w:noProof/>
            </w:rPr>
          </w:r>
          <w:r>
            <w:rPr>
              <w:noProof/>
            </w:rPr>
            <w:fldChar w:fldCharType="separate"/>
          </w:r>
          <w:ins w:id="192" w:author="Anees Shaikh" w:date="2013-10-19T23:57:00Z">
            <w:r w:rsidR="00EE43EB">
              <w:rPr>
                <w:noProof/>
              </w:rPr>
              <w:t>23</w:t>
            </w:r>
          </w:ins>
          <w:ins w:id="193"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4" w:author="Anees Shaikh" w:date="2013-10-19T03:52:00Z"/>
              <w:rFonts w:eastAsiaTheme="minorEastAsia"/>
              <w:noProof/>
              <w:sz w:val="24"/>
              <w:szCs w:val="24"/>
              <w:lang w:eastAsia="ja-JP"/>
            </w:rPr>
          </w:pPr>
          <w:ins w:id="195"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ins>
          <w:r>
            <w:rPr>
              <w:noProof/>
            </w:rPr>
          </w:r>
          <w:r>
            <w:rPr>
              <w:noProof/>
            </w:rPr>
            <w:fldChar w:fldCharType="separate"/>
          </w:r>
          <w:ins w:id="196" w:author="Anees Shaikh" w:date="2013-10-19T23:57:00Z">
            <w:r w:rsidR="00EE43EB">
              <w:rPr>
                <w:noProof/>
              </w:rPr>
              <w:t>24</w:t>
            </w:r>
          </w:ins>
          <w:ins w:id="197"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198" w:author="Anees Shaikh" w:date="2013-10-19T03:52:00Z"/>
              <w:rFonts w:eastAsiaTheme="minorEastAsia"/>
              <w:noProof/>
              <w:sz w:val="24"/>
              <w:szCs w:val="24"/>
              <w:lang w:eastAsia="ja-JP"/>
            </w:rPr>
          </w:pPr>
          <w:ins w:id="199"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ins>
          <w:r>
            <w:rPr>
              <w:noProof/>
            </w:rPr>
          </w:r>
          <w:r>
            <w:rPr>
              <w:noProof/>
            </w:rPr>
            <w:fldChar w:fldCharType="separate"/>
          </w:r>
          <w:ins w:id="200" w:author="Anees Shaikh" w:date="2013-10-19T23:57:00Z">
            <w:r w:rsidR="00EE43EB">
              <w:rPr>
                <w:noProof/>
              </w:rPr>
              <w:t>24</w:t>
            </w:r>
          </w:ins>
          <w:ins w:id="201"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2" w:author="Anees Shaikh" w:date="2013-10-19T03:52:00Z"/>
              <w:rFonts w:eastAsiaTheme="minorEastAsia"/>
              <w:noProof/>
              <w:sz w:val="24"/>
              <w:szCs w:val="24"/>
              <w:lang w:eastAsia="ja-JP"/>
            </w:rPr>
          </w:pPr>
          <w:ins w:id="203"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ins>
          <w:r>
            <w:rPr>
              <w:noProof/>
            </w:rPr>
          </w:r>
          <w:r>
            <w:rPr>
              <w:noProof/>
            </w:rPr>
            <w:fldChar w:fldCharType="separate"/>
          </w:r>
          <w:ins w:id="204" w:author="Anees Shaikh" w:date="2013-10-19T23:57:00Z">
            <w:r w:rsidR="00EE43EB">
              <w:rPr>
                <w:noProof/>
              </w:rPr>
              <w:t>25</w:t>
            </w:r>
          </w:ins>
          <w:ins w:id="205"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6" w:author="Anees Shaikh" w:date="2013-10-19T03:52:00Z"/>
              <w:rFonts w:eastAsiaTheme="minorEastAsia"/>
              <w:noProof/>
              <w:sz w:val="24"/>
              <w:szCs w:val="24"/>
              <w:lang w:eastAsia="ja-JP"/>
            </w:rPr>
          </w:pPr>
          <w:ins w:id="207"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ins>
          <w:r>
            <w:rPr>
              <w:noProof/>
            </w:rPr>
          </w:r>
          <w:r>
            <w:rPr>
              <w:noProof/>
            </w:rPr>
            <w:fldChar w:fldCharType="separate"/>
          </w:r>
          <w:ins w:id="208" w:author="Anees Shaikh" w:date="2013-10-19T23:57:00Z">
            <w:r w:rsidR="00EE43EB">
              <w:rPr>
                <w:noProof/>
              </w:rPr>
              <w:t>25</w:t>
            </w:r>
          </w:ins>
          <w:ins w:id="209"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0" w:author="Anees Shaikh" w:date="2013-10-19T03:52:00Z"/>
              <w:rFonts w:eastAsiaTheme="minorEastAsia"/>
              <w:noProof/>
              <w:sz w:val="24"/>
              <w:szCs w:val="24"/>
              <w:lang w:eastAsia="ja-JP"/>
            </w:rPr>
          </w:pPr>
          <w:ins w:id="211"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ins>
          <w:r>
            <w:rPr>
              <w:noProof/>
            </w:rPr>
          </w:r>
          <w:r>
            <w:rPr>
              <w:noProof/>
            </w:rPr>
            <w:fldChar w:fldCharType="separate"/>
          </w:r>
          <w:ins w:id="212" w:author="Anees Shaikh" w:date="2013-10-19T23:57:00Z">
            <w:r w:rsidR="00EE43EB">
              <w:rPr>
                <w:noProof/>
              </w:rPr>
              <w:t>25</w:t>
            </w:r>
          </w:ins>
          <w:ins w:id="213"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4" w:author="Anees Shaikh" w:date="2013-10-19T03:52:00Z"/>
              <w:rFonts w:eastAsiaTheme="minorEastAsia"/>
              <w:noProof/>
              <w:sz w:val="24"/>
              <w:szCs w:val="24"/>
              <w:lang w:eastAsia="ja-JP"/>
            </w:rPr>
          </w:pPr>
          <w:ins w:id="215"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ins>
          <w:r>
            <w:rPr>
              <w:noProof/>
            </w:rPr>
          </w:r>
          <w:r>
            <w:rPr>
              <w:noProof/>
            </w:rPr>
            <w:fldChar w:fldCharType="separate"/>
          </w:r>
          <w:ins w:id="216" w:author="Anees Shaikh" w:date="2013-10-19T23:57:00Z">
            <w:r w:rsidR="00EE43EB">
              <w:rPr>
                <w:noProof/>
              </w:rPr>
              <w:t>25</w:t>
            </w:r>
          </w:ins>
          <w:ins w:id="217"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18" w:author="Anees Shaikh" w:date="2013-10-19T03:52:00Z"/>
              <w:rFonts w:eastAsiaTheme="minorEastAsia"/>
              <w:noProof/>
              <w:sz w:val="24"/>
              <w:szCs w:val="24"/>
              <w:lang w:eastAsia="ja-JP"/>
            </w:rPr>
          </w:pPr>
          <w:ins w:id="219"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ins>
          <w:r>
            <w:rPr>
              <w:noProof/>
            </w:rPr>
          </w:r>
          <w:r>
            <w:rPr>
              <w:noProof/>
            </w:rPr>
            <w:fldChar w:fldCharType="separate"/>
          </w:r>
          <w:ins w:id="220" w:author="Anees Shaikh" w:date="2013-10-19T23:57:00Z">
            <w:r w:rsidR="00EE43EB">
              <w:rPr>
                <w:noProof/>
              </w:rPr>
              <w:t>26</w:t>
            </w:r>
          </w:ins>
          <w:ins w:id="221"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2" w:author="Anees Shaikh" w:date="2013-10-19T03:52:00Z"/>
              <w:rFonts w:eastAsiaTheme="minorEastAsia"/>
              <w:noProof/>
              <w:sz w:val="24"/>
              <w:szCs w:val="24"/>
              <w:lang w:eastAsia="ja-JP"/>
            </w:rPr>
          </w:pPr>
          <w:ins w:id="223"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ins>
          <w:r>
            <w:rPr>
              <w:noProof/>
            </w:rPr>
          </w:r>
          <w:r>
            <w:rPr>
              <w:noProof/>
            </w:rPr>
            <w:fldChar w:fldCharType="separate"/>
          </w:r>
          <w:ins w:id="224" w:author="Anees Shaikh" w:date="2013-10-19T23:57:00Z">
            <w:r w:rsidR="00EE43EB">
              <w:rPr>
                <w:noProof/>
              </w:rPr>
              <w:t>26</w:t>
            </w:r>
          </w:ins>
          <w:ins w:id="225"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6" w:author="Anees Shaikh" w:date="2013-10-19T03:52:00Z"/>
              <w:rFonts w:eastAsiaTheme="minorEastAsia"/>
              <w:noProof/>
              <w:sz w:val="24"/>
              <w:szCs w:val="24"/>
              <w:lang w:eastAsia="ja-JP"/>
            </w:rPr>
          </w:pPr>
          <w:ins w:id="227"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ins>
          <w:r>
            <w:rPr>
              <w:noProof/>
            </w:rPr>
          </w:r>
          <w:r>
            <w:rPr>
              <w:noProof/>
            </w:rPr>
            <w:fldChar w:fldCharType="separate"/>
          </w:r>
          <w:ins w:id="228" w:author="Anees Shaikh" w:date="2013-10-19T23:57:00Z">
            <w:r w:rsidR="00EE43EB">
              <w:rPr>
                <w:noProof/>
              </w:rPr>
              <w:t>27</w:t>
            </w:r>
          </w:ins>
          <w:ins w:id="229"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0" w:author="Anees Shaikh" w:date="2013-10-19T03:52:00Z"/>
              <w:rFonts w:eastAsiaTheme="minorEastAsia"/>
              <w:noProof/>
              <w:sz w:val="24"/>
              <w:szCs w:val="24"/>
              <w:lang w:eastAsia="ja-JP"/>
            </w:rPr>
          </w:pPr>
          <w:ins w:id="231"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ins>
          <w:r>
            <w:rPr>
              <w:noProof/>
            </w:rPr>
          </w:r>
          <w:r>
            <w:rPr>
              <w:noProof/>
            </w:rPr>
            <w:fldChar w:fldCharType="separate"/>
          </w:r>
          <w:ins w:id="232" w:author="Anees Shaikh" w:date="2013-10-19T23:57:00Z">
            <w:r w:rsidR="00EE43EB">
              <w:rPr>
                <w:noProof/>
              </w:rPr>
              <w:t>28</w:t>
            </w:r>
          </w:ins>
          <w:ins w:id="233"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4" w:author="Anees Shaikh" w:date="2013-10-19T03:52:00Z"/>
              <w:rFonts w:eastAsiaTheme="minorEastAsia"/>
              <w:noProof/>
              <w:sz w:val="24"/>
              <w:szCs w:val="24"/>
              <w:lang w:eastAsia="ja-JP"/>
            </w:rPr>
          </w:pPr>
          <w:ins w:id="235"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ins>
          <w:r>
            <w:rPr>
              <w:noProof/>
            </w:rPr>
          </w:r>
          <w:r>
            <w:rPr>
              <w:noProof/>
            </w:rPr>
            <w:fldChar w:fldCharType="separate"/>
          </w:r>
          <w:ins w:id="236" w:author="Anees Shaikh" w:date="2013-10-19T23:57:00Z">
            <w:r w:rsidR="00EE43EB">
              <w:rPr>
                <w:noProof/>
              </w:rPr>
              <w:t>29</w:t>
            </w:r>
          </w:ins>
          <w:ins w:id="237"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38" w:author="Anees Shaikh" w:date="2013-10-19T03:52:00Z"/>
              <w:rFonts w:eastAsiaTheme="minorEastAsia"/>
              <w:noProof/>
              <w:sz w:val="24"/>
              <w:szCs w:val="24"/>
              <w:lang w:eastAsia="ja-JP"/>
            </w:rPr>
          </w:pPr>
          <w:ins w:id="239"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ins>
          <w:r>
            <w:rPr>
              <w:noProof/>
            </w:rPr>
          </w:r>
          <w:r>
            <w:rPr>
              <w:noProof/>
            </w:rPr>
            <w:fldChar w:fldCharType="separate"/>
          </w:r>
          <w:ins w:id="240" w:author="Anees Shaikh" w:date="2013-10-19T23:57:00Z">
            <w:r w:rsidR="00EE43EB">
              <w:rPr>
                <w:noProof/>
              </w:rPr>
              <w:t>29</w:t>
            </w:r>
          </w:ins>
          <w:ins w:id="241"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2" w:author="Anees Shaikh" w:date="2013-10-19T03:52:00Z"/>
              <w:rFonts w:eastAsiaTheme="minorEastAsia"/>
              <w:noProof/>
              <w:sz w:val="24"/>
              <w:szCs w:val="24"/>
              <w:lang w:eastAsia="ja-JP"/>
            </w:rPr>
          </w:pPr>
          <w:ins w:id="243"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ins>
          <w:r>
            <w:rPr>
              <w:noProof/>
            </w:rPr>
          </w:r>
          <w:r>
            <w:rPr>
              <w:noProof/>
            </w:rPr>
            <w:fldChar w:fldCharType="separate"/>
          </w:r>
          <w:ins w:id="244" w:author="Anees Shaikh" w:date="2013-10-19T23:57:00Z">
            <w:r w:rsidR="00EE43EB">
              <w:rPr>
                <w:noProof/>
              </w:rPr>
              <w:t>29</w:t>
            </w:r>
          </w:ins>
          <w:ins w:id="245"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6" w:author="Anees Shaikh" w:date="2013-10-19T03:52:00Z"/>
              <w:rFonts w:eastAsiaTheme="minorEastAsia"/>
              <w:noProof/>
              <w:sz w:val="24"/>
              <w:szCs w:val="24"/>
              <w:lang w:eastAsia="ja-JP"/>
            </w:rPr>
          </w:pPr>
          <w:ins w:id="247"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ins>
          <w:r>
            <w:rPr>
              <w:noProof/>
            </w:rPr>
          </w:r>
          <w:r>
            <w:rPr>
              <w:noProof/>
            </w:rPr>
            <w:fldChar w:fldCharType="separate"/>
          </w:r>
          <w:ins w:id="248" w:author="Anees Shaikh" w:date="2013-10-19T23:57:00Z">
            <w:r w:rsidR="00EE43EB">
              <w:rPr>
                <w:noProof/>
              </w:rPr>
              <w:t>30</w:t>
            </w:r>
          </w:ins>
          <w:ins w:id="249"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0" w:author="Anees Shaikh" w:date="2013-10-19T03:52:00Z"/>
              <w:rFonts w:eastAsiaTheme="minorEastAsia"/>
              <w:noProof/>
              <w:sz w:val="24"/>
              <w:szCs w:val="24"/>
              <w:lang w:eastAsia="ja-JP"/>
            </w:rPr>
          </w:pPr>
          <w:ins w:id="251"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ins>
          <w:r>
            <w:rPr>
              <w:noProof/>
            </w:rPr>
          </w:r>
          <w:r>
            <w:rPr>
              <w:noProof/>
            </w:rPr>
            <w:fldChar w:fldCharType="separate"/>
          </w:r>
          <w:ins w:id="252" w:author="Anees Shaikh" w:date="2013-10-19T23:57:00Z">
            <w:r w:rsidR="00EE43EB">
              <w:rPr>
                <w:noProof/>
              </w:rPr>
              <w:t>30</w:t>
            </w:r>
          </w:ins>
          <w:ins w:id="253"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4" w:author="Anees Shaikh" w:date="2013-10-19T03:52:00Z"/>
              <w:rFonts w:eastAsiaTheme="minorEastAsia"/>
              <w:noProof/>
              <w:sz w:val="24"/>
              <w:szCs w:val="24"/>
              <w:lang w:eastAsia="ja-JP"/>
            </w:rPr>
          </w:pPr>
          <w:ins w:id="255"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ins>
          <w:r>
            <w:rPr>
              <w:noProof/>
            </w:rPr>
          </w:r>
          <w:r>
            <w:rPr>
              <w:noProof/>
            </w:rPr>
            <w:fldChar w:fldCharType="separate"/>
          </w:r>
          <w:ins w:id="256" w:author="Anees Shaikh" w:date="2013-10-19T23:57:00Z">
            <w:r w:rsidR="00EE43EB">
              <w:rPr>
                <w:noProof/>
              </w:rPr>
              <w:t>31</w:t>
            </w:r>
          </w:ins>
          <w:ins w:id="257"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58" w:author="Anees Shaikh" w:date="2013-10-19T03:52:00Z"/>
              <w:rFonts w:eastAsiaTheme="minorEastAsia"/>
              <w:noProof/>
              <w:sz w:val="24"/>
              <w:szCs w:val="24"/>
              <w:lang w:eastAsia="ja-JP"/>
            </w:rPr>
          </w:pPr>
          <w:ins w:id="259"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ins>
          <w:r>
            <w:rPr>
              <w:noProof/>
            </w:rPr>
          </w:r>
          <w:r>
            <w:rPr>
              <w:noProof/>
            </w:rPr>
            <w:fldChar w:fldCharType="separate"/>
          </w:r>
          <w:ins w:id="260" w:author="Anees Shaikh" w:date="2013-10-19T23:57:00Z">
            <w:r w:rsidR="00EE43EB">
              <w:rPr>
                <w:noProof/>
              </w:rPr>
              <w:t>31</w:t>
            </w:r>
          </w:ins>
          <w:ins w:id="261"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2" w:author="Anees Shaikh" w:date="2013-10-19T03:52:00Z"/>
              <w:rFonts w:eastAsiaTheme="minorEastAsia"/>
              <w:noProof/>
              <w:sz w:val="24"/>
              <w:szCs w:val="24"/>
              <w:lang w:eastAsia="ja-JP"/>
            </w:rPr>
          </w:pPr>
          <w:ins w:id="263"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ins>
          <w:r>
            <w:rPr>
              <w:noProof/>
            </w:rPr>
          </w:r>
          <w:r>
            <w:rPr>
              <w:noProof/>
            </w:rPr>
            <w:fldChar w:fldCharType="separate"/>
          </w:r>
          <w:ins w:id="264" w:author="Anees Shaikh" w:date="2013-10-19T23:57:00Z">
            <w:r w:rsidR="00EE43EB">
              <w:rPr>
                <w:noProof/>
              </w:rPr>
              <w:t>31</w:t>
            </w:r>
          </w:ins>
          <w:ins w:id="265"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6" w:author="Anees Shaikh" w:date="2013-10-19T03:52:00Z"/>
              <w:rFonts w:eastAsiaTheme="minorEastAsia"/>
              <w:noProof/>
              <w:sz w:val="24"/>
              <w:szCs w:val="24"/>
              <w:lang w:eastAsia="ja-JP"/>
            </w:rPr>
          </w:pPr>
          <w:ins w:id="267"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ins>
          <w:r>
            <w:rPr>
              <w:noProof/>
            </w:rPr>
          </w:r>
          <w:r>
            <w:rPr>
              <w:noProof/>
            </w:rPr>
            <w:fldChar w:fldCharType="separate"/>
          </w:r>
          <w:ins w:id="268" w:author="Anees Shaikh" w:date="2013-10-19T23:57:00Z">
            <w:r w:rsidR="00EE43EB">
              <w:rPr>
                <w:noProof/>
              </w:rPr>
              <w:t>31</w:t>
            </w:r>
          </w:ins>
          <w:ins w:id="269"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0" w:author="Anees Shaikh" w:date="2013-10-19T03:52:00Z"/>
              <w:rFonts w:eastAsiaTheme="minorEastAsia"/>
              <w:noProof/>
              <w:sz w:val="24"/>
              <w:szCs w:val="24"/>
              <w:lang w:eastAsia="ja-JP"/>
            </w:rPr>
          </w:pPr>
          <w:ins w:id="271" w:author="Anees Shaikh" w:date="2013-10-19T03:52: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ins>
          <w:r>
            <w:rPr>
              <w:noProof/>
            </w:rPr>
          </w:r>
          <w:r>
            <w:rPr>
              <w:noProof/>
            </w:rPr>
            <w:fldChar w:fldCharType="separate"/>
          </w:r>
          <w:ins w:id="272" w:author="Anees Shaikh" w:date="2013-10-19T23:57:00Z">
            <w:r w:rsidR="00EE43EB">
              <w:rPr>
                <w:noProof/>
              </w:rPr>
              <w:t>32</w:t>
            </w:r>
          </w:ins>
          <w:ins w:id="273"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4" w:author="Anees Shaikh" w:date="2013-10-19T03:52:00Z"/>
              <w:rFonts w:eastAsiaTheme="minorEastAsia"/>
              <w:noProof/>
              <w:sz w:val="24"/>
              <w:szCs w:val="24"/>
              <w:lang w:eastAsia="ja-JP"/>
            </w:rPr>
          </w:pPr>
          <w:ins w:id="275"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ins>
          <w:r>
            <w:rPr>
              <w:noProof/>
            </w:rPr>
          </w:r>
          <w:r>
            <w:rPr>
              <w:noProof/>
            </w:rPr>
            <w:fldChar w:fldCharType="separate"/>
          </w:r>
          <w:ins w:id="276" w:author="Anees Shaikh" w:date="2013-10-19T23:57:00Z">
            <w:r w:rsidR="00EE43EB">
              <w:rPr>
                <w:noProof/>
              </w:rPr>
              <w:t>32</w:t>
            </w:r>
          </w:ins>
          <w:ins w:id="277"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78" w:author="Anees Shaikh" w:date="2013-10-19T03:52:00Z"/>
              <w:rFonts w:eastAsiaTheme="minorEastAsia"/>
              <w:noProof/>
              <w:sz w:val="24"/>
              <w:szCs w:val="24"/>
              <w:lang w:eastAsia="ja-JP"/>
            </w:rPr>
          </w:pPr>
          <w:ins w:id="279"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ins>
          <w:r>
            <w:rPr>
              <w:noProof/>
            </w:rPr>
          </w:r>
          <w:r>
            <w:rPr>
              <w:noProof/>
            </w:rPr>
            <w:fldChar w:fldCharType="separate"/>
          </w:r>
          <w:ins w:id="280" w:author="Anees Shaikh" w:date="2013-10-19T23:57:00Z">
            <w:r w:rsidR="00EE43EB">
              <w:rPr>
                <w:noProof/>
              </w:rPr>
              <w:t>33</w:t>
            </w:r>
          </w:ins>
          <w:ins w:id="281"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2" w:author="Anees Shaikh" w:date="2013-10-19T03:52:00Z"/>
              <w:rFonts w:eastAsiaTheme="minorEastAsia"/>
              <w:noProof/>
              <w:sz w:val="24"/>
              <w:szCs w:val="24"/>
              <w:lang w:eastAsia="ja-JP"/>
            </w:rPr>
          </w:pPr>
          <w:ins w:id="283"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ins>
          <w:r>
            <w:rPr>
              <w:noProof/>
            </w:rPr>
          </w:r>
          <w:r>
            <w:rPr>
              <w:noProof/>
            </w:rPr>
            <w:fldChar w:fldCharType="separate"/>
          </w:r>
          <w:ins w:id="284" w:author="Anees Shaikh" w:date="2013-10-19T23:57:00Z">
            <w:r w:rsidR="00EE43EB">
              <w:rPr>
                <w:noProof/>
              </w:rPr>
              <w:t>33</w:t>
            </w:r>
          </w:ins>
          <w:ins w:id="285"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6" w:author="Anees Shaikh" w:date="2013-10-19T03:52:00Z"/>
              <w:rFonts w:eastAsiaTheme="minorEastAsia"/>
              <w:noProof/>
              <w:sz w:val="24"/>
              <w:szCs w:val="24"/>
              <w:lang w:eastAsia="ja-JP"/>
            </w:rPr>
          </w:pPr>
          <w:ins w:id="287"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ins>
          <w:r>
            <w:rPr>
              <w:noProof/>
            </w:rPr>
          </w:r>
          <w:r>
            <w:rPr>
              <w:noProof/>
            </w:rPr>
            <w:fldChar w:fldCharType="separate"/>
          </w:r>
          <w:ins w:id="288" w:author="Anees Shaikh" w:date="2013-10-19T23:57:00Z">
            <w:r w:rsidR="00EE43EB">
              <w:rPr>
                <w:noProof/>
              </w:rPr>
              <w:t>33</w:t>
            </w:r>
          </w:ins>
          <w:ins w:id="289"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0" w:author="Anees Shaikh" w:date="2013-10-19T03:52:00Z"/>
              <w:rFonts w:eastAsiaTheme="minorEastAsia"/>
              <w:noProof/>
              <w:sz w:val="24"/>
              <w:szCs w:val="24"/>
              <w:lang w:eastAsia="ja-JP"/>
            </w:rPr>
          </w:pPr>
          <w:ins w:id="291"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ins>
          <w:r>
            <w:rPr>
              <w:noProof/>
            </w:rPr>
          </w:r>
          <w:r>
            <w:rPr>
              <w:noProof/>
            </w:rPr>
            <w:fldChar w:fldCharType="separate"/>
          </w:r>
          <w:ins w:id="292" w:author="Anees Shaikh" w:date="2013-10-19T23:57:00Z">
            <w:r w:rsidR="00EE43EB">
              <w:rPr>
                <w:noProof/>
              </w:rPr>
              <w:t>34</w:t>
            </w:r>
          </w:ins>
          <w:ins w:id="293"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4" w:author="Anees Shaikh" w:date="2013-10-19T03:52:00Z"/>
              <w:rFonts w:eastAsiaTheme="minorEastAsia"/>
              <w:noProof/>
              <w:sz w:val="24"/>
              <w:szCs w:val="24"/>
              <w:lang w:eastAsia="ja-JP"/>
            </w:rPr>
          </w:pPr>
          <w:ins w:id="295"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ins>
          <w:r>
            <w:rPr>
              <w:noProof/>
            </w:rPr>
          </w:r>
          <w:r>
            <w:rPr>
              <w:noProof/>
            </w:rPr>
            <w:fldChar w:fldCharType="separate"/>
          </w:r>
          <w:ins w:id="296" w:author="Anees Shaikh" w:date="2013-10-19T23:57:00Z">
            <w:r w:rsidR="00EE43EB">
              <w:rPr>
                <w:noProof/>
              </w:rPr>
              <w:t>35</w:t>
            </w:r>
          </w:ins>
          <w:ins w:id="297"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298" w:author="Anees Shaikh" w:date="2013-10-19T03:52:00Z"/>
              <w:rFonts w:eastAsiaTheme="minorEastAsia"/>
              <w:noProof/>
              <w:sz w:val="24"/>
              <w:szCs w:val="24"/>
              <w:lang w:eastAsia="ja-JP"/>
            </w:rPr>
          </w:pPr>
          <w:ins w:id="299"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ins>
          <w:r>
            <w:rPr>
              <w:noProof/>
            </w:rPr>
          </w:r>
          <w:r>
            <w:rPr>
              <w:noProof/>
            </w:rPr>
            <w:fldChar w:fldCharType="separate"/>
          </w:r>
          <w:ins w:id="300" w:author="Anees Shaikh" w:date="2013-10-19T23:57:00Z">
            <w:r w:rsidR="00EE43EB">
              <w:rPr>
                <w:noProof/>
              </w:rPr>
              <w:t>35</w:t>
            </w:r>
          </w:ins>
          <w:ins w:id="301"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2" w:author="Anees Shaikh" w:date="2013-10-19T03:52:00Z"/>
              <w:rFonts w:eastAsiaTheme="minorEastAsia"/>
              <w:noProof/>
              <w:sz w:val="24"/>
              <w:szCs w:val="24"/>
              <w:lang w:eastAsia="ja-JP"/>
            </w:rPr>
          </w:pPr>
          <w:ins w:id="303"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ins>
          <w:r>
            <w:rPr>
              <w:noProof/>
            </w:rPr>
          </w:r>
          <w:r>
            <w:rPr>
              <w:noProof/>
            </w:rPr>
            <w:fldChar w:fldCharType="separate"/>
          </w:r>
          <w:ins w:id="304" w:author="Anees Shaikh" w:date="2013-10-19T23:57:00Z">
            <w:r w:rsidR="00EE43EB">
              <w:rPr>
                <w:noProof/>
              </w:rPr>
              <w:t>36</w:t>
            </w:r>
          </w:ins>
          <w:ins w:id="305"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6" w:author="Anees Shaikh" w:date="2013-10-19T03:52:00Z"/>
              <w:rFonts w:eastAsiaTheme="minorEastAsia"/>
              <w:noProof/>
              <w:sz w:val="24"/>
              <w:szCs w:val="24"/>
              <w:lang w:eastAsia="ja-JP"/>
            </w:rPr>
          </w:pPr>
          <w:ins w:id="307"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ins>
          <w:r>
            <w:rPr>
              <w:noProof/>
            </w:rPr>
          </w:r>
          <w:r>
            <w:rPr>
              <w:noProof/>
            </w:rPr>
            <w:fldChar w:fldCharType="separate"/>
          </w:r>
          <w:ins w:id="308" w:author="Anees Shaikh" w:date="2013-10-19T23:57:00Z">
            <w:r w:rsidR="00EE43EB">
              <w:rPr>
                <w:noProof/>
              </w:rPr>
              <w:t>36</w:t>
            </w:r>
          </w:ins>
          <w:ins w:id="309"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0" w:author="Anees Shaikh" w:date="2013-10-19T03:52:00Z"/>
              <w:rFonts w:eastAsiaTheme="minorEastAsia"/>
              <w:noProof/>
              <w:sz w:val="24"/>
              <w:szCs w:val="24"/>
              <w:lang w:eastAsia="ja-JP"/>
            </w:rPr>
          </w:pPr>
          <w:ins w:id="311"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ins>
          <w:r>
            <w:rPr>
              <w:noProof/>
            </w:rPr>
          </w:r>
          <w:r>
            <w:rPr>
              <w:noProof/>
            </w:rPr>
            <w:fldChar w:fldCharType="separate"/>
          </w:r>
          <w:ins w:id="312" w:author="Anees Shaikh" w:date="2013-10-19T23:57:00Z">
            <w:r w:rsidR="00EE43EB">
              <w:rPr>
                <w:noProof/>
              </w:rPr>
              <w:t>36</w:t>
            </w:r>
          </w:ins>
          <w:ins w:id="313"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4" w:author="Anees Shaikh" w:date="2013-10-19T03:52:00Z"/>
              <w:rFonts w:eastAsiaTheme="minorEastAsia"/>
              <w:noProof/>
              <w:sz w:val="24"/>
              <w:szCs w:val="24"/>
              <w:lang w:eastAsia="ja-JP"/>
            </w:rPr>
          </w:pPr>
          <w:ins w:id="315"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ins>
          <w:r>
            <w:rPr>
              <w:noProof/>
            </w:rPr>
          </w:r>
          <w:r>
            <w:rPr>
              <w:noProof/>
            </w:rPr>
            <w:fldChar w:fldCharType="separate"/>
          </w:r>
          <w:ins w:id="316" w:author="Anees Shaikh" w:date="2013-10-19T23:57:00Z">
            <w:r w:rsidR="00EE43EB">
              <w:rPr>
                <w:noProof/>
              </w:rPr>
              <w:t>36</w:t>
            </w:r>
          </w:ins>
          <w:ins w:id="317"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18" w:author="Anees Shaikh" w:date="2013-10-19T03:52:00Z"/>
              <w:rFonts w:eastAsiaTheme="minorEastAsia"/>
              <w:noProof/>
              <w:sz w:val="24"/>
              <w:szCs w:val="24"/>
              <w:lang w:eastAsia="ja-JP"/>
            </w:rPr>
          </w:pPr>
          <w:ins w:id="319"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ins>
          <w:r>
            <w:rPr>
              <w:noProof/>
            </w:rPr>
          </w:r>
          <w:r>
            <w:rPr>
              <w:noProof/>
            </w:rPr>
            <w:fldChar w:fldCharType="separate"/>
          </w:r>
          <w:ins w:id="320" w:author="Anees Shaikh" w:date="2013-10-19T23:57:00Z">
            <w:r w:rsidR="00EE43EB">
              <w:rPr>
                <w:noProof/>
              </w:rPr>
              <w:t>38</w:t>
            </w:r>
          </w:ins>
          <w:ins w:id="321"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2" w:author="Anees Shaikh" w:date="2013-10-19T03:52:00Z"/>
              <w:rFonts w:eastAsiaTheme="minorEastAsia"/>
              <w:noProof/>
              <w:sz w:val="24"/>
              <w:szCs w:val="24"/>
              <w:lang w:eastAsia="ja-JP"/>
            </w:rPr>
          </w:pPr>
          <w:ins w:id="323"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ins>
          <w:r>
            <w:rPr>
              <w:noProof/>
            </w:rPr>
          </w:r>
          <w:r>
            <w:rPr>
              <w:noProof/>
            </w:rPr>
            <w:fldChar w:fldCharType="separate"/>
          </w:r>
          <w:ins w:id="324" w:author="Anees Shaikh" w:date="2013-10-19T23:57:00Z">
            <w:r w:rsidR="00EE43EB">
              <w:rPr>
                <w:noProof/>
              </w:rPr>
              <w:t>39</w:t>
            </w:r>
          </w:ins>
          <w:ins w:id="325"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6" w:author="Anees Shaikh" w:date="2013-10-19T03:52:00Z"/>
              <w:rFonts w:eastAsiaTheme="minorEastAsia"/>
              <w:noProof/>
              <w:sz w:val="24"/>
              <w:szCs w:val="24"/>
              <w:lang w:eastAsia="ja-JP"/>
            </w:rPr>
          </w:pPr>
          <w:ins w:id="327"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ins>
          <w:r>
            <w:rPr>
              <w:noProof/>
            </w:rPr>
          </w:r>
          <w:r>
            <w:rPr>
              <w:noProof/>
            </w:rPr>
            <w:fldChar w:fldCharType="separate"/>
          </w:r>
          <w:ins w:id="328" w:author="Anees Shaikh" w:date="2013-10-19T23:57:00Z">
            <w:r w:rsidR="00EE43EB">
              <w:rPr>
                <w:noProof/>
              </w:rPr>
              <w:t>40</w:t>
            </w:r>
          </w:ins>
          <w:ins w:id="329"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0" w:author="Anees Shaikh" w:date="2013-10-19T03:52:00Z"/>
              <w:rFonts w:eastAsiaTheme="minorEastAsia"/>
              <w:noProof/>
              <w:sz w:val="24"/>
              <w:szCs w:val="24"/>
              <w:lang w:eastAsia="ja-JP"/>
            </w:rPr>
          </w:pPr>
          <w:ins w:id="331"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ins>
          <w:r>
            <w:rPr>
              <w:noProof/>
            </w:rPr>
          </w:r>
          <w:r>
            <w:rPr>
              <w:noProof/>
            </w:rPr>
            <w:fldChar w:fldCharType="separate"/>
          </w:r>
          <w:ins w:id="332" w:author="Anees Shaikh" w:date="2013-10-19T23:57:00Z">
            <w:r w:rsidR="00EE43EB">
              <w:rPr>
                <w:noProof/>
              </w:rPr>
              <w:t>40</w:t>
            </w:r>
          </w:ins>
          <w:ins w:id="333"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4" w:author="Anees Shaikh" w:date="2013-10-19T03:52:00Z"/>
              <w:rFonts w:eastAsiaTheme="minorEastAsia"/>
              <w:noProof/>
              <w:sz w:val="24"/>
              <w:szCs w:val="24"/>
              <w:lang w:eastAsia="ja-JP"/>
            </w:rPr>
          </w:pPr>
          <w:ins w:id="335"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ins>
          <w:r>
            <w:rPr>
              <w:noProof/>
            </w:rPr>
          </w:r>
          <w:r>
            <w:rPr>
              <w:noProof/>
            </w:rPr>
            <w:fldChar w:fldCharType="separate"/>
          </w:r>
          <w:ins w:id="336" w:author="Anees Shaikh" w:date="2013-10-19T23:57:00Z">
            <w:r w:rsidR="00EE43EB">
              <w:rPr>
                <w:noProof/>
              </w:rPr>
              <w:t>42</w:t>
            </w:r>
          </w:ins>
          <w:ins w:id="337"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38" w:author="Anees Shaikh" w:date="2013-10-19T03:52:00Z"/>
              <w:rFonts w:eastAsiaTheme="minorEastAsia"/>
              <w:noProof/>
            </w:rPr>
          </w:pPr>
          <w:del w:id="339"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0" w:author="Anees Shaikh" w:date="2013-10-19T03:52:00Z"/>
              <w:rFonts w:eastAsiaTheme="minorEastAsia"/>
              <w:noProof/>
            </w:rPr>
          </w:pPr>
          <w:del w:id="341"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2" w:author="Anees Shaikh" w:date="2013-10-19T03:52:00Z"/>
              <w:rFonts w:eastAsiaTheme="minorEastAsia"/>
              <w:noProof/>
            </w:rPr>
          </w:pPr>
          <w:del w:id="343"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4" w:author="Anees Shaikh" w:date="2013-10-19T03:52:00Z"/>
              <w:rFonts w:eastAsiaTheme="minorEastAsia"/>
              <w:noProof/>
            </w:rPr>
          </w:pPr>
          <w:del w:id="345"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6" w:author="Anees Shaikh" w:date="2013-10-19T03:52:00Z"/>
              <w:rFonts w:eastAsiaTheme="minorEastAsia"/>
              <w:noProof/>
            </w:rPr>
          </w:pPr>
          <w:del w:id="347"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48" w:author="Anees Shaikh" w:date="2013-10-19T03:52:00Z"/>
              <w:rFonts w:eastAsiaTheme="minorEastAsia"/>
              <w:noProof/>
            </w:rPr>
          </w:pPr>
          <w:del w:id="349"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0" w:author="Anees Shaikh" w:date="2013-10-19T03:52:00Z"/>
              <w:rFonts w:eastAsiaTheme="minorEastAsia"/>
              <w:noProof/>
            </w:rPr>
          </w:pPr>
          <w:del w:id="351"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2" w:author="Anees Shaikh" w:date="2013-10-19T03:52:00Z"/>
              <w:rFonts w:eastAsiaTheme="minorEastAsia"/>
              <w:noProof/>
            </w:rPr>
          </w:pPr>
          <w:del w:id="353"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4" w:author="Anees Shaikh" w:date="2013-10-19T03:52:00Z"/>
              <w:rFonts w:eastAsiaTheme="minorEastAsia"/>
              <w:noProof/>
            </w:rPr>
          </w:pPr>
          <w:del w:id="355"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6" w:author="Anees Shaikh" w:date="2013-10-19T03:52:00Z"/>
              <w:rFonts w:eastAsiaTheme="minorEastAsia"/>
              <w:noProof/>
            </w:rPr>
          </w:pPr>
          <w:del w:id="357"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58" w:author="Anees Shaikh" w:date="2013-10-19T03:52:00Z"/>
              <w:rFonts w:eastAsiaTheme="minorEastAsia"/>
              <w:noProof/>
            </w:rPr>
          </w:pPr>
          <w:del w:id="359"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0" w:author="Anees Shaikh" w:date="2013-10-19T03:52:00Z"/>
              <w:rFonts w:eastAsiaTheme="minorEastAsia"/>
              <w:noProof/>
            </w:rPr>
          </w:pPr>
          <w:del w:id="361"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2" w:author="Anees Shaikh" w:date="2013-10-19T03:52:00Z"/>
              <w:rFonts w:eastAsiaTheme="minorEastAsia"/>
              <w:noProof/>
            </w:rPr>
          </w:pPr>
          <w:del w:id="363"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4" w:author="Anees Shaikh" w:date="2013-10-19T03:52:00Z"/>
              <w:rFonts w:eastAsiaTheme="minorEastAsia"/>
              <w:noProof/>
            </w:rPr>
          </w:pPr>
          <w:del w:id="365"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6" w:author="Anees Shaikh" w:date="2013-10-19T03:52:00Z"/>
              <w:rFonts w:eastAsiaTheme="minorEastAsia"/>
              <w:noProof/>
            </w:rPr>
          </w:pPr>
          <w:del w:id="367"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68" w:author="Anees Shaikh" w:date="2013-10-19T03:52:00Z"/>
              <w:rFonts w:eastAsiaTheme="minorEastAsia"/>
              <w:noProof/>
            </w:rPr>
          </w:pPr>
          <w:del w:id="369"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0" w:author="Anees Shaikh" w:date="2013-10-19T03:52:00Z"/>
              <w:rFonts w:eastAsiaTheme="minorEastAsia"/>
              <w:noProof/>
            </w:rPr>
          </w:pPr>
          <w:del w:id="371"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2" w:author="Anees Shaikh" w:date="2013-10-19T03:52:00Z"/>
              <w:rFonts w:eastAsiaTheme="minorEastAsia"/>
              <w:noProof/>
            </w:rPr>
          </w:pPr>
          <w:del w:id="373"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4" w:author="Anees Shaikh" w:date="2013-10-19T03:52:00Z"/>
              <w:rFonts w:eastAsiaTheme="minorEastAsia"/>
              <w:noProof/>
            </w:rPr>
          </w:pPr>
          <w:del w:id="375"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6" w:author="Anees Shaikh" w:date="2013-10-19T03:52:00Z"/>
              <w:rFonts w:eastAsiaTheme="minorEastAsia"/>
              <w:noProof/>
            </w:rPr>
          </w:pPr>
          <w:del w:id="377"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78" w:author="Anees Shaikh" w:date="2013-10-19T03:52:00Z"/>
              <w:rFonts w:eastAsiaTheme="minorEastAsia"/>
              <w:noProof/>
            </w:rPr>
          </w:pPr>
          <w:del w:id="379"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0" w:author="Anees Shaikh" w:date="2013-10-19T03:52:00Z"/>
              <w:rFonts w:eastAsiaTheme="minorEastAsia"/>
              <w:noProof/>
            </w:rPr>
          </w:pPr>
          <w:del w:id="381"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2" w:author="Anees Shaikh" w:date="2013-10-19T03:52:00Z"/>
              <w:rFonts w:eastAsiaTheme="minorEastAsia"/>
              <w:noProof/>
            </w:rPr>
          </w:pPr>
          <w:del w:id="383"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4" w:author="Anees Shaikh" w:date="2013-10-19T03:52:00Z"/>
              <w:rFonts w:eastAsiaTheme="minorEastAsia"/>
              <w:noProof/>
            </w:rPr>
          </w:pPr>
          <w:del w:id="385"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6" w:author="Anees Shaikh" w:date="2013-10-19T03:52:00Z"/>
              <w:rFonts w:eastAsiaTheme="minorEastAsia"/>
              <w:noProof/>
            </w:rPr>
          </w:pPr>
          <w:del w:id="387"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88" w:author="Anees Shaikh" w:date="2013-10-19T03:52:00Z"/>
              <w:rFonts w:eastAsiaTheme="minorEastAsia"/>
              <w:noProof/>
            </w:rPr>
          </w:pPr>
          <w:del w:id="389"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0" w:author="Anees Shaikh" w:date="2013-10-19T03:52:00Z"/>
              <w:rFonts w:eastAsiaTheme="minorEastAsia"/>
              <w:noProof/>
            </w:rPr>
          </w:pPr>
          <w:del w:id="391"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2" w:author="Anees Shaikh" w:date="2013-10-19T03:52:00Z"/>
              <w:rFonts w:eastAsiaTheme="minorEastAsia"/>
              <w:noProof/>
            </w:rPr>
          </w:pPr>
          <w:del w:id="393"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4" w:author="Anees Shaikh" w:date="2013-10-19T03:52:00Z"/>
              <w:rFonts w:eastAsiaTheme="minorEastAsia"/>
              <w:noProof/>
            </w:rPr>
          </w:pPr>
          <w:del w:id="395"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6" w:author="Anees Shaikh" w:date="2013-10-19T03:52:00Z"/>
              <w:rFonts w:eastAsiaTheme="minorEastAsia"/>
              <w:noProof/>
            </w:rPr>
          </w:pPr>
          <w:del w:id="397"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98" w:author="Anees Shaikh" w:date="2013-10-19T03:52:00Z"/>
              <w:rFonts w:eastAsiaTheme="minorEastAsia"/>
              <w:noProof/>
            </w:rPr>
          </w:pPr>
          <w:del w:id="399"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0" w:author="Anees Shaikh" w:date="2013-10-19T03:52:00Z"/>
              <w:rFonts w:eastAsiaTheme="minorEastAsia"/>
              <w:noProof/>
            </w:rPr>
          </w:pPr>
          <w:del w:id="401"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2" w:author="Anees Shaikh" w:date="2013-10-19T03:52:00Z"/>
              <w:rFonts w:eastAsiaTheme="minorEastAsia"/>
              <w:noProof/>
            </w:rPr>
          </w:pPr>
          <w:del w:id="403"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4" w:author="Anees Shaikh" w:date="2013-10-19T03:52:00Z"/>
              <w:rFonts w:eastAsiaTheme="minorEastAsia"/>
              <w:noProof/>
            </w:rPr>
          </w:pPr>
          <w:del w:id="405"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6" w:author="Anees Shaikh" w:date="2013-10-19T03:52:00Z"/>
              <w:rFonts w:eastAsiaTheme="minorEastAsia"/>
              <w:noProof/>
            </w:rPr>
          </w:pPr>
          <w:del w:id="407"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08" w:author="Anees Shaikh" w:date="2013-10-19T03:52:00Z"/>
              <w:rFonts w:eastAsiaTheme="minorEastAsia"/>
              <w:noProof/>
            </w:rPr>
          </w:pPr>
          <w:del w:id="409"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0" w:author="Anees Shaikh" w:date="2013-10-19T03:52:00Z"/>
              <w:rFonts w:eastAsiaTheme="minorEastAsia"/>
              <w:noProof/>
            </w:rPr>
          </w:pPr>
          <w:del w:id="411"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2" w:author="Anees Shaikh" w:date="2013-10-19T03:52:00Z"/>
              <w:rFonts w:eastAsiaTheme="minorEastAsia"/>
              <w:noProof/>
            </w:rPr>
          </w:pPr>
          <w:del w:id="413"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4" w:author="Anees Shaikh" w:date="2013-10-19T03:52:00Z"/>
              <w:rFonts w:eastAsiaTheme="minorEastAsia"/>
              <w:noProof/>
            </w:rPr>
          </w:pPr>
          <w:del w:id="415"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6" w:author="Anees Shaikh" w:date="2013-10-19T03:52:00Z"/>
              <w:rFonts w:eastAsiaTheme="minorEastAsia"/>
              <w:noProof/>
            </w:rPr>
          </w:pPr>
          <w:del w:id="417"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18" w:author="Anees Shaikh" w:date="2013-10-19T03:52:00Z"/>
              <w:rFonts w:eastAsiaTheme="minorEastAsia"/>
              <w:noProof/>
            </w:rPr>
          </w:pPr>
          <w:del w:id="419"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0" w:author="Anees Shaikh" w:date="2013-10-19T03:52:00Z"/>
              <w:rFonts w:eastAsiaTheme="minorEastAsia"/>
              <w:noProof/>
            </w:rPr>
          </w:pPr>
          <w:del w:id="421"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2" w:author="Anees Shaikh" w:date="2013-10-19T03:52:00Z"/>
              <w:rFonts w:eastAsiaTheme="minorEastAsia"/>
              <w:noProof/>
            </w:rPr>
          </w:pPr>
          <w:del w:id="423"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4" w:author="Anees Shaikh" w:date="2013-10-19T03:52:00Z"/>
              <w:rFonts w:eastAsiaTheme="minorEastAsia"/>
              <w:noProof/>
            </w:rPr>
          </w:pPr>
          <w:del w:id="425"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6" w:author="Anees Shaikh" w:date="2013-10-19T03:52:00Z"/>
              <w:rFonts w:eastAsiaTheme="minorEastAsia"/>
              <w:noProof/>
            </w:rPr>
          </w:pPr>
          <w:del w:id="427"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28" w:author="Anees Shaikh" w:date="2013-10-19T03:52:00Z"/>
              <w:rFonts w:eastAsiaTheme="minorEastAsia"/>
              <w:noProof/>
            </w:rPr>
          </w:pPr>
          <w:del w:id="429"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0" w:author="Anees Shaikh" w:date="2013-10-19T03:52:00Z"/>
              <w:rFonts w:eastAsiaTheme="minorEastAsia"/>
              <w:noProof/>
            </w:rPr>
          </w:pPr>
          <w:del w:id="431"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2" w:author="Anees Shaikh" w:date="2013-10-19T03:52:00Z"/>
              <w:rFonts w:eastAsiaTheme="minorEastAsia"/>
              <w:noProof/>
            </w:rPr>
          </w:pPr>
          <w:del w:id="433"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4" w:author="Anees Shaikh" w:date="2013-10-19T03:52:00Z"/>
              <w:rFonts w:eastAsiaTheme="minorEastAsia"/>
              <w:noProof/>
            </w:rPr>
          </w:pPr>
          <w:del w:id="435"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6" w:author="Anees Shaikh" w:date="2013-10-19T03:52:00Z"/>
              <w:rFonts w:eastAsiaTheme="minorEastAsia"/>
              <w:noProof/>
            </w:rPr>
          </w:pPr>
          <w:del w:id="437"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38" w:author="Anees Shaikh" w:date="2013-10-19T03:52:00Z"/>
              <w:rFonts w:eastAsiaTheme="minorEastAsia"/>
              <w:noProof/>
            </w:rPr>
          </w:pPr>
          <w:del w:id="439"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0" w:author="Anees Shaikh" w:date="2013-10-19T03:52:00Z"/>
              <w:rFonts w:eastAsiaTheme="minorEastAsia"/>
              <w:noProof/>
            </w:rPr>
          </w:pPr>
          <w:del w:id="441"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2" w:author="Anees Shaikh" w:date="2013-10-19T03:52:00Z"/>
              <w:rFonts w:eastAsiaTheme="minorEastAsia"/>
              <w:noProof/>
            </w:rPr>
          </w:pPr>
          <w:del w:id="443"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4" w:author="Anees Shaikh" w:date="2013-10-19T03:52:00Z"/>
              <w:rFonts w:eastAsiaTheme="minorEastAsia"/>
              <w:noProof/>
            </w:rPr>
          </w:pPr>
          <w:del w:id="445"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6" w:author="Anees Shaikh" w:date="2013-10-19T03:52:00Z"/>
              <w:rFonts w:eastAsiaTheme="minorEastAsia"/>
              <w:noProof/>
            </w:rPr>
          </w:pPr>
          <w:del w:id="447"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48" w:author="Anees Shaikh" w:date="2013-10-19T03:52:00Z"/>
              <w:rFonts w:eastAsiaTheme="minorEastAsia"/>
              <w:noProof/>
            </w:rPr>
          </w:pPr>
          <w:del w:id="449"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0" w:author="Anees Shaikh" w:date="2013-10-19T03:52:00Z"/>
              <w:rFonts w:eastAsiaTheme="minorEastAsia"/>
              <w:noProof/>
            </w:rPr>
          </w:pPr>
          <w:del w:id="451"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2" w:author="Anees Shaikh" w:date="2013-10-19T03:52:00Z"/>
              <w:rFonts w:eastAsiaTheme="minorEastAsia"/>
              <w:noProof/>
            </w:rPr>
          </w:pPr>
          <w:del w:id="453"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4" w:author="Anees Shaikh" w:date="2013-10-19T03:52:00Z"/>
              <w:rFonts w:eastAsiaTheme="minorEastAsia"/>
              <w:noProof/>
            </w:rPr>
          </w:pPr>
          <w:del w:id="455"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6" w:author="Anees Shaikh" w:date="2013-10-19T03:52:00Z"/>
              <w:rFonts w:eastAsiaTheme="minorEastAsia"/>
              <w:noProof/>
            </w:rPr>
          </w:pPr>
          <w:del w:id="457"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58" w:author="Anees Shaikh" w:date="2013-10-19T03:52:00Z"/>
              <w:rFonts w:eastAsiaTheme="minorEastAsia"/>
              <w:noProof/>
            </w:rPr>
          </w:pPr>
          <w:del w:id="459"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0" w:author="Anees Shaikh" w:date="2013-10-19T03:52:00Z"/>
              <w:rFonts w:eastAsiaTheme="minorEastAsia"/>
              <w:noProof/>
            </w:rPr>
          </w:pPr>
          <w:del w:id="461"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2" w:author="Anees Shaikh" w:date="2013-10-19T03:52:00Z"/>
              <w:rFonts w:eastAsiaTheme="minorEastAsia"/>
              <w:noProof/>
            </w:rPr>
          </w:pPr>
          <w:del w:id="463"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4" w:author="Anees Shaikh" w:date="2013-10-19T03:52:00Z"/>
              <w:rFonts w:eastAsiaTheme="minorEastAsia"/>
              <w:noProof/>
            </w:rPr>
          </w:pPr>
          <w:del w:id="465"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6" w:author="Anees Shaikh" w:date="2013-10-19T03:52:00Z"/>
              <w:rFonts w:eastAsiaTheme="minorEastAsia"/>
              <w:noProof/>
            </w:rPr>
          </w:pPr>
          <w:del w:id="467"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68" w:author="Anees Shaikh" w:date="2013-10-19T03:52:00Z"/>
              <w:rFonts w:eastAsiaTheme="minorEastAsia"/>
              <w:noProof/>
            </w:rPr>
          </w:pPr>
          <w:del w:id="469"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0" w:author="Anees Shaikh" w:date="2013-10-19T03:52:00Z"/>
              <w:rFonts w:eastAsiaTheme="minorEastAsia"/>
              <w:noProof/>
            </w:rPr>
          </w:pPr>
          <w:del w:id="471"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2" w:author="Anees Shaikh" w:date="2013-10-19T03:52:00Z"/>
              <w:rFonts w:eastAsiaTheme="minorEastAsia"/>
              <w:noProof/>
            </w:rPr>
          </w:pPr>
          <w:del w:id="473"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4" w:author="Anees Shaikh" w:date="2013-10-19T03:52:00Z"/>
              <w:rFonts w:eastAsiaTheme="minorEastAsia"/>
              <w:noProof/>
            </w:rPr>
          </w:pPr>
          <w:del w:id="475"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6" w:author="Anees Shaikh" w:date="2013-10-19T03:52:00Z"/>
              <w:rFonts w:eastAsiaTheme="minorEastAsia"/>
              <w:noProof/>
            </w:rPr>
          </w:pPr>
          <w:del w:id="477"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78" w:author="Anees Shaikh" w:date="2013-10-19T03:52:00Z"/>
              <w:rFonts w:eastAsiaTheme="minorEastAsia"/>
              <w:noProof/>
            </w:rPr>
          </w:pPr>
          <w:del w:id="479"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0" w:author="Anees Shaikh" w:date="2013-10-19T03:52:00Z"/>
              <w:rFonts w:eastAsiaTheme="minorEastAsia"/>
              <w:noProof/>
            </w:rPr>
          </w:pPr>
          <w:del w:id="481"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2" w:author="Anees Shaikh" w:date="2013-10-19T03:52:00Z"/>
              <w:rFonts w:eastAsiaTheme="minorEastAsia"/>
              <w:noProof/>
            </w:rPr>
          </w:pPr>
          <w:del w:id="483"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4" w:author="Anees Shaikh" w:date="2013-10-19T03:52:00Z"/>
              <w:rFonts w:eastAsiaTheme="minorEastAsia"/>
              <w:noProof/>
            </w:rPr>
          </w:pPr>
          <w:del w:id="485"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6" w:author="Anees Shaikh" w:date="2013-10-19T03:52:00Z"/>
              <w:rFonts w:eastAsiaTheme="minorEastAsia"/>
              <w:noProof/>
            </w:rPr>
          </w:pPr>
          <w:del w:id="487"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88" w:author="Anees Shaikh" w:date="2013-10-19T03:52:00Z"/>
              <w:rFonts w:eastAsiaTheme="minorEastAsia"/>
              <w:noProof/>
            </w:rPr>
          </w:pPr>
          <w:del w:id="489"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0" w:author="Anees Shaikh" w:date="2013-10-19T03:52:00Z"/>
              <w:rFonts w:eastAsiaTheme="minorEastAsia"/>
              <w:noProof/>
            </w:rPr>
          </w:pPr>
          <w:del w:id="491"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2" w:author="Anees Shaikh" w:date="2013-10-19T03:52:00Z"/>
              <w:rFonts w:eastAsiaTheme="minorEastAsia"/>
              <w:noProof/>
            </w:rPr>
          </w:pPr>
          <w:del w:id="493"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4" w:author="Anees Shaikh" w:date="2013-10-19T03:52:00Z"/>
              <w:rFonts w:eastAsiaTheme="minorEastAsia"/>
              <w:noProof/>
            </w:rPr>
          </w:pPr>
          <w:del w:id="495"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6" w:author="Anees Shaikh" w:date="2013-10-19T03:52:00Z"/>
              <w:rFonts w:eastAsiaTheme="minorEastAsia"/>
              <w:noProof/>
            </w:rPr>
          </w:pPr>
          <w:del w:id="497"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98" w:author="Anees Shaikh" w:date="2013-10-19T03:52:00Z"/>
              <w:rFonts w:eastAsiaTheme="minorEastAsia"/>
              <w:noProof/>
            </w:rPr>
          </w:pPr>
          <w:del w:id="499"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0" w:author="Anees Shaikh" w:date="2013-10-19T03:52:00Z"/>
              <w:rFonts w:eastAsiaTheme="minorEastAsia"/>
              <w:noProof/>
            </w:rPr>
          </w:pPr>
          <w:del w:id="501"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2" w:author="Anees Shaikh" w:date="2013-10-19T03:52:00Z"/>
              <w:rFonts w:eastAsiaTheme="minorEastAsia"/>
              <w:noProof/>
            </w:rPr>
          </w:pPr>
          <w:del w:id="503"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4" w:author="Anees Shaikh" w:date="2013-10-19T03:52:00Z"/>
              <w:rFonts w:eastAsiaTheme="minorEastAsia"/>
              <w:noProof/>
            </w:rPr>
          </w:pPr>
          <w:del w:id="505"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6" w:author="Anees Shaikh" w:date="2013-10-19T03:52:00Z"/>
              <w:rFonts w:eastAsiaTheme="minorEastAsia"/>
              <w:noProof/>
            </w:rPr>
          </w:pPr>
          <w:del w:id="507"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08" w:author="Anees Shaikh" w:date="2013-10-19T03:52:00Z"/>
              <w:rFonts w:eastAsiaTheme="minorEastAsia"/>
              <w:noProof/>
            </w:rPr>
          </w:pPr>
          <w:del w:id="509"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0" w:author="Anees Shaikh" w:date="2013-10-19T03:52:00Z"/>
              <w:rFonts w:eastAsiaTheme="minorEastAsia"/>
              <w:noProof/>
            </w:rPr>
          </w:pPr>
          <w:del w:id="511"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2" w:author="Anees Shaikh" w:date="2013-10-19T03:52:00Z"/>
              <w:rFonts w:eastAsiaTheme="minorEastAsia"/>
              <w:noProof/>
            </w:rPr>
          </w:pPr>
          <w:del w:id="513"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4" w:author="Anees Shaikh" w:date="2013-10-19T03:52:00Z"/>
              <w:rFonts w:eastAsiaTheme="minorEastAsia"/>
              <w:noProof/>
            </w:rPr>
          </w:pPr>
          <w:del w:id="515"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6" w:author="Anees Shaikh" w:date="2013-10-19T03:52:00Z"/>
              <w:rFonts w:eastAsiaTheme="minorEastAsia"/>
              <w:noProof/>
            </w:rPr>
          </w:pPr>
          <w:del w:id="517"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18" w:author="Anees Shaikh" w:date="2013-10-19T03:52:00Z"/>
              <w:rFonts w:eastAsiaTheme="minorEastAsia"/>
              <w:noProof/>
            </w:rPr>
          </w:pPr>
          <w:del w:id="519"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0" w:author="Anees Shaikh" w:date="2013-10-19T03:52:00Z"/>
              <w:rFonts w:eastAsiaTheme="minorEastAsia"/>
              <w:noProof/>
            </w:rPr>
          </w:pPr>
          <w:del w:id="521"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2" w:author="aas" w:date="2013-10-14T02:06:00Z"/>
              <w:del w:id="523" w:author="Anees Shaikh" w:date="2013-10-19T03:52:00Z"/>
              <w:rFonts w:eastAsiaTheme="minorEastAsia"/>
              <w:noProof/>
              <w:sz w:val="24"/>
              <w:szCs w:val="24"/>
              <w:lang w:eastAsia="ja-JP"/>
            </w:rPr>
          </w:pPr>
          <w:ins w:id="524" w:author="aas" w:date="2013-10-14T02:06:00Z">
            <w:del w:id="525"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6" w:author="aas" w:date="2013-10-14T02:06:00Z"/>
              <w:del w:id="527" w:author="Anees Shaikh" w:date="2013-10-19T03:52:00Z"/>
              <w:rFonts w:eastAsiaTheme="minorEastAsia"/>
              <w:noProof/>
              <w:sz w:val="24"/>
              <w:szCs w:val="24"/>
              <w:lang w:eastAsia="ja-JP"/>
            </w:rPr>
          </w:pPr>
          <w:ins w:id="528" w:author="aas" w:date="2013-10-14T02:06:00Z">
            <w:del w:id="529"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0" w:author="aas" w:date="2013-10-14T02:06:00Z"/>
              <w:del w:id="531" w:author="Anees Shaikh" w:date="2013-10-19T03:52:00Z"/>
              <w:rFonts w:eastAsiaTheme="minorEastAsia"/>
              <w:noProof/>
              <w:sz w:val="24"/>
              <w:szCs w:val="24"/>
              <w:lang w:eastAsia="ja-JP"/>
            </w:rPr>
          </w:pPr>
          <w:ins w:id="532" w:author="aas" w:date="2013-10-14T02:06:00Z">
            <w:del w:id="533"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4" w:author="aas" w:date="2013-10-14T02:06:00Z"/>
              <w:del w:id="535" w:author="Anees Shaikh" w:date="2013-10-19T03:52:00Z"/>
              <w:rFonts w:eastAsiaTheme="minorEastAsia"/>
              <w:noProof/>
              <w:sz w:val="24"/>
              <w:szCs w:val="24"/>
              <w:lang w:eastAsia="ja-JP"/>
            </w:rPr>
          </w:pPr>
          <w:ins w:id="536" w:author="aas" w:date="2013-10-14T02:06:00Z">
            <w:del w:id="537"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38" w:author="aas" w:date="2013-10-14T02:06:00Z"/>
              <w:del w:id="539" w:author="Anees Shaikh" w:date="2013-10-19T03:52:00Z"/>
              <w:rFonts w:eastAsiaTheme="minorEastAsia"/>
              <w:noProof/>
              <w:sz w:val="24"/>
              <w:szCs w:val="24"/>
              <w:lang w:eastAsia="ja-JP"/>
            </w:rPr>
          </w:pPr>
          <w:ins w:id="540" w:author="aas" w:date="2013-10-14T02:06:00Z">
            <w:del w:id="541"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2" w:author="aas" w:date="2013-10-14T02:06:00Z"/>
              <w:del w:id="543" w:author="Anees Shaikh" w:date="2013-10-19T03:52:00Z"/>
              <w:rFonts w:eastAsiaTheme="minorEastAsia"/>
              <w:noProof/>
              <w:sz w:val="24"/>
              <w:szCs w:val="24"/>
              <w:lang w:eastAsia="ja-JP"/>
            </w:rPr>
          </w:pPr>
          <w:ins w:id="544" w:author="aas" w:date="2013-10-14T02:06:00Z">
            <w:del w:id="545"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6" w:author="aas" w:date="2013-10-14T02:06:00Z"/>
              <w:del w:id="547" w:author="Anees Shaikh" w:date="2013-10-19T03:52:00Z"/>
              <w:rFonts w:eastAsiaTheme="minorEastAsia"/>
              <w:noProof/>
              <w:sz w:val="24"/>
              <w:szCs w:val="24"/>
              <w:lang w:eastAsia="ja-JP"/>
            </w:rPr>
          </w:pPr>
          <w:ins w:id="548" w:author="aas" w:date="2013-10-14T02:06:00Z">
            <w:del w:id="549"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0" w:author="aas" w:date="2013-10-14T02:06:00Z"/>
              <w:del w:id="551" w:author="Anees Shaikh" w:date="2013-10-19T03:52:00Z"/>
              <w:rFonts w:eastAsiaTheme="minorEastAsia"/>
              <w:noProof/>
              <w:sz w:val="24"/>
              <w:szCs w:val="24"/>
              <w:lang w:eastAsia="ja-JP"/>
            </w:rPr>
          </w:pPr>
          <w:ins w:id="552" w:author="aas" w:date="2013-10-14T02:06:00Z">
            <w:del w:id="553"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4" w:author="aas" w:date="2013-10-14T02:06:00Z"/>
              <w:del w:id="555" w:author="Anees Shaikh" w:date="2013-10-19T03:52:00Z"/>
              <w:rFonts w:eastAsiaTheme="minorEastAsia"/>
              <w:noProof/>
              <w:sz w:val="24"/>
              <w:szCs w:val="24"/>
              <w:lang w:eastAsia="ja-JP"/>
            </w:rPr>
          </w:pPr>
          <w:ins w:id="556" w:author="aas" w:date="2013-10-14T02:06:00Z">
            <w:del w:id="557"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58" w:author="aas" w:date="2013-10-14T02:06:00Z"/>
              <w:del w:id="559" w:author="Anees Shaikh" w:date="2013-10-19T03:52:00Z"/>
              <w:rFonts w:eastAsiaTheme="minorEastAsia"/>
              <w:noProof/>
              <w:sz w:val="24"/>
              <w:szCs w:val="24"/>
              <w:lang w:eastAsia="ja-JP"/>
            </w:rPr>
          </w:pPr>
          <w:ins w:id="560" w:author="aas" w:date="2013-10-14T02:06:00Z">
            <w:del w:id="561"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2" w:author="aas" w:date="2013-10-14T02:06:00Z"/>
              <w:del w:id="563" w:author="Anees Shaikh" w:date="2013-10-19T03:52:00Z"/>
              <w:rFonts w:eastAsiaTheme="minorEastAsia"/>
              <w:noProof/>
              <w:sz w:val="24"/>
              <w:szCs w:val="24"/>
              <w:lang w:eastAsia="ja-JP"/>
            </w:rPr>
          </w:pPr>
          <w:ins w:id="564" w:author="aas" w:date="2013-10-14T02:06:00Z">
            <w:del w:id="565"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6" w:author="aas" w:date="2013-10-14T02:06:00Z"/>
              <w:del w:id="567" w:author="Anees Shaikh" w:date="2013-10-19T03:52:00Z"/>
              <w:rFonts w:eastAsiaTheme="minorEastAsia"/>
              <w:noProof/>
              <w:sz w:val="24"/>
              <w:szCs w:val="24"/>
              <w:lang w:eastAsia="ja-JP"/>
            </w:rPr>
          </w:pPr>
          <w:ins w:id="568" w:author="aas" w:date="2013-10-14T02:06:00Z">
            <w:del w:id="569"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0" w:author="aas" w:date="2013-10-14T02:06:00Z"/>
              <w:del w:id="571" w:author="Anees Shaikh" w:date="2013-10-19T03:52:00Z"/>
              <w:rFonts w:eastAsiaTheme="minorEastAsia"/>
              <w:noProof/>
              <w:sz w:val="24"/>
              <w:szCs w:val="24"/>
              <w:lang w:eastAsia="ja-JP"/>
            </w:rPr>
          </w:pPr>
          <w:ins w:id="572" w:author="aas" w:date="2013-10-14T02:06:00Z">
            <w:del w:id="573"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4" w:author="aas" w:date="2013-10-14T02:06:00Z"/>
              <w:del w:id="575" w:author="Anees Shaikh" w:date="2013-10-19T03:52:00Z"/>
              <w:rFonts w:eastAsiaTheme="minorEastAsia"/>
              <w:noProof/>
              <w:sz w:val="24"/>
              <w:szCs w:val="24"/>
              <w:lang w:eastAsia="ja-JP"/>
            </w:rPr>
          </w:pPr>
          <w:ins w:id="576" w:author="aas" w:date="2013-10-14T02:06:00Z">
            <w:del w:id="577"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78" w:author="aas" w:date="2013-10-14T02:06:00Z"/>
              <w:del w:id="579" w:author="Anees Shaikh" w:date="2013-10-19T03:52:00Z"/>
              <w:rFonts w:eastAsiaTheme="minorEastAsia"/>
              <w:noProof/>
              <w:sz w:val="24"/>
              <w:szCs w:val="24"/>
              <w:lang w:eastAsia="ja-JP"/>
            </w:rPr>
          </w:pPr>
          <w:ins w:id="580" w:author="aas" w:date="2013-10-14T02:06:00Z">
            <w:del w:id="581"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2" w:author="aas" w:date="2013-10-14T02:06:00Z"/>
              <w:del w:id="583" w:author="Anees Shaikh" w:date="2013-10-19T03:52:00Z"/>
              <w:rFonts w:eastAsiaTheme="minorEastAsia"/>
              <w:noProof/>
              <w:sz w:val="24"/>
              <w:szCs w:val="24"/>
              <w:lang w:eastAsia="ja-JP"/>
            </w:rPr>
          </w:pPr>
          <w:ins w:id="584" w:author="aas" w:date="2013-10-14T02:06:00Z">
            <w:del w:id="585"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6" w:author="aas" w:date="2013-10-14T02:06:00Z"/>
              <w:del w:id="587" w:author="Anees Shaikh" w:date="2013-10-19T03:52:00Z"/>
              <w:rFonts w:eastAsiaTheme="minorEastAsia"/>
              <w:noProof/>
              <w:sz w:val="24"/>
              <w:szCs w:val="24"/>
              <w:lang w:eastAsia="ja-JP"/>
            </w:rPr>
          </w:pPr>
          <w:ins w:id="588" w:author="aas" w:date="2013-10-14T02:06:00Z">
            <w:del w:id="589"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0" w:author="aas" w:date="2013-10-14T02:06:00Z"/>
              <w:del w:id="591" w:author="Anees Shaikh" w:date="2013-10-19T03:52:00Z"/>
              <w:rFonts w:eastAsiaTheme="minorEastAsia"/>
              <w:noProof/>
              <w:sz w:val="24"/>
              <w:szCs w:val="24"/>
              <w:lang w:eastAsia="ja-JP"/>
            </w:rPr>
          </w:pPr>
          <w:ins w:id="592" w:author="aas" w:date="2013-10-14T02:06:00Z">
            <w:del w:id="593"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4" w:author="aas" w:date="2013-10-14T02:06:00Z"/>
              <w:del w:id="595" w:author="Anees Shaikh" w:date="2013-10-19T03:52:00Z"/>
              <w:rFonts w:eastAsiaTheme="minorEastAsia"/>
              <w:noProof/>
              <w:sz w:val="24"/>
              <w:szCs w:val="24"/>
              <w:lang w:eastAsia="ja-JP"/>
            </w:rPr>
          </w:pPr>
          <w:ins w:id="596" w:author="aas" w:date="2013-10-14T02:06:00Z">
            <w:del w:id="597"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98" w:author="aas" w:date="2013-10-14T02:06:00Z"/>
              <w:del w:id="599" w:author="Anees Shaikh" w:date="2013-10-19T03:52:00Z"/>
              <w:rFonts w:eastAsiaTheme="minorEastAsia"/>
              <w:noProof/>
              <w:sz w:val="24"/>
              <w:szCs w:val="24"/>
              <w:lang w:eastAsia="ja-JP"/>
            </w:rPr>
          </w:pPr>
          <w:ins w:id="600" w:author="aas" w:date="2013-10-14T02:06:00Z">
            <w:del w:id="601"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2" w:author="aas" w:date="2013-10-14T02:06:00Z"/>
              <w:del w:id="603" w:author="Anees Shaikh" w:date="2013-10-19T03:52:00Z"/>
              <w:rFonts w:eastAsiaTheme="minorEastAsia"/>
              <w:noProof/>
              <w:sz w:val="24"/>
              <w:szCs w:val="24"/>
              <w:lang w:eastAsia="ja-JP"/>
            </w:rPr>
          </w:pPr>
          <w:ins w:id="604" w:author="aas" w:date="2013-10-14T02:06:00Z">
            <w:del w:id="605"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6" w:author="aas" w:date="2013-10-14T02:06:00Z"/>
              <w:del w:id="607" w:author="Anees Shaikh" w:date="2013-10-19T03:52:00Z"/>
              <w:rFonts w:eastAsiaTheme="minorEastAsia"/>
              <w:noProof/>
              <w:sz w:val="24"/>
              <w:szCs w:val="24"/>
              <w:lang w:eastAsia="ja-JP"/>
            </w:rPr>
          </w:pPr>
          <w:ins w:id="608" w:author="aas" w:date="2013-10-14T02:06:00Z">
            <w:del w:id="609"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0" w:author="aas" w:date="2013-10-14T02:06:00Z"/>
              <w:del w:id="611" w:author="Anees Shaikh" w:date="2013-10-19T03:52:00Z"/>
              <w:rFonts w:eastAsiaTheme="minorEastAsia"/>
              <w:noProof/>
              <w:sz w:val="24"/>
              <w:szCs w:val="24"/>
              <w:lang w:eastAsia="ja-JP"/>
            </w:rPr>
          </w:pPr>
          <w:ins w:id="612" w:author="aas" w:date="2013-10-14T02:06:00Z">
            <w:del w:id="613"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4" w:author="aas" w:date="2013-10-14T02:06:00Z"/>
              <w:del w:id="615" w:author="Anees Shaikh" w:date="2013-10-19T03:52:00Z"/>
              <w:rFonts w:eastAsiaTheme="minorEastAsia"/>
              <w:noProof/>
              <w:sz w:val="24"/>
              <w:szCs w:val="24"/>
              <w:lang w:eastAsia="ja-JP"/>
            </w:rPr>
          </w:pPr>
          <w:ins w:id="616" w:author="aas" w:date="2013-10-14T02:06:00Z">
            <w:del w:id="617"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18" w:author="aas" w:date="2013-10-14T02:06:00Z"/>
              <w:del w:id="619" w:author="Anees Shaikh" w:date="2013-10-19T03:52:00Z"/>
              <w:rFonts w:eastAsiaTheme="minorEastAsia"/>
              <w:noProof/>
              <w:sz w:val="24"/>
              <w:szCs w:val="24"/>
              <w:lang w:eastAsia="ja-JP"/>
            </w:rPr>
          </w:pPr>
          <w:ins w:id="620" w:author="aas" w:date="2013-10-14T02:06:00Z">
            <w:del w:id="621"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2" w:author="aas" w:date="2013-10-14T02:06:00Z"/>
              <w:del w:id="623" w:author="Anees Shaikh" w:date="2013-10-19T03:52:00Z"/>
              <w:rFonts w:eastAsiaTheme="minorEastAsia"/>
              <w:noProof/>
              <w:sz w:val="24"/>
              <w:szCs w:val="24"/>
              <w:lang w:eastAsia="ja-JP"/>
            </w:rPr>
          </w:pPr>
          <w:ins w:id="624" w:author="aas" w:date="2013-10-14T02:06:00Z">
            <w:del w:id="625"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6" w:author="aas" w:date="2013-10-14T02:06:00Z"/>
              <w:del w:id="627" w:author="Anees Shaikh" w:date="2013-10-19T03:52:00Z"/>
              <w:rFonts w:eastAsiaTheme="minorEastAsia"/>
              <w:noProof/>
              <w:sz w:val="24"/>
              <w:szCs w:val="24"/>
              <w:lang w:eastAsia="ja-JP"/>
            </w:rPr>
          </w:pPr>
          <w:ins w:id="628" w:author="aas" w:date="2013-10-14T02:06:00Z">
            <w:del w:id="629"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0" w:author="aas" w:date="2013-10-14T02:06:00Z"/>
              <w:del w:id="631" w:author="Anees Shaikh" w:date="2013-10-19T03:52:00Z"/>
              <w:rFonts w:eastAsiaTheme="minorEastAsia"/>
              <w:noProof/>
              <w:sz w:val="24"/>
              <w:szCs w:val="24"/>
              <w:lang w:eastAsia="ja-JP"/>
            </w:rPr>
          </w:pPr>
          <w:ins w:id="632" w:author="aas" w:date="2013-10-14T02:06:00Z">
            <w:del w:id="633"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4" w:author="aas" w:date="2013-10-14T02:06:00Z"/>
              <w:del w:id="635" w:author="Anees Shaikh" w:date="2013-10-19T03:52:00Z"/>
              <w:rFonts w:eastAsiaTheme="minorEastAsia"/>
              <w:noProof/>
              <w:sz w:val="24"/>
              <w:szCs w:val="24"/>
              <w:lang w:eastAsia="ja-JP"/>
            </w:rPr>
          </w:pPr>
          <w:ins w:id="636" w:author="aas" w:date="2013-10-14T02:06:00Z">
            <w:del w:id="637"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38" w:author="aas" w:date="2013-10-14T02:06:00Z"/>
              <w:del w:id="639" w:author="Anees Shaikh" w:date="2013-10-19T03:52:00Z"/>
              <w:rFonts w:eastAsiaTheme="minorEastAsia"/>
              <w:noProof/>
              <w:sz w:val="24"/>
              <w:szCs w:val="24"/>
              <w:lang w:eastAsia="ja-JP"/>
            </w:rPr>
          </w:pPr>
          <w:ins w:id="640" w:author="aas" w:date="2013-10-14T02:06:00Z">
            <w:del w:id="641"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2" w:author="aas" w:date="2013-10-14T02:06:00Z"/>
              <w:del w:id="643" w:author="Anees Shaikh" w:date="2013-10-19T03:52:00Z"/>
              <w:rFonts w:eastAsiaTheme="minorEastAsia"/>
              <w:noProof/>
              <w:sz w:val="24"/>
              <w:szCs w:val="24"/>
              <w:lang w:eastAsia="ja-JP"/>
            </w:rPr>
          </w:pPr>
          <w:ins w:id="644" w:author="aas" w:date="2013-10-14T02:06:00Z">
            <w:del w:id="645"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6" w:author="aas" w:date="2013-10-14T02:06:00Z"/>
              <w:del w:id="647" w:author="Anees Shaikh" w:date="2013-10-19T03:52:00Z"/>
              <w:rFonts w:eastAsiaTheme="minorEastAsia"/>
              <w:noProof/>
              <w:sz w:val="24"/>
              <w:szCs w:val="24"/>
              <w:lang w:eastAsia="ja-JP"/>
            </w:rPr>
          </w:pPr>
          <w:ins w:id="648" w:author="aas" w:date="2013-10-14T02:06:00Z">
            <w:del w:id="649"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0" w:author="aas" w:date="2013-10-14T02:06:00Z"/>
              <w:del w:id="651" w:author="Anees Shaikh" w:date="2013-10-19T03:52:00Z"/>
              <w:rFonts w:eastAsiaTheme="minorEastAsia"/>
              <w:noProof/>
              <w:sz w:val="24"/>
              <w:szCs w:val="24"/>
              <w:lang w:eastAsia="ja-JP"/>
            </w:rPr>
          </w:pPr>
          <w:ins w:id="652" w:author="aas" w:date="2013-10-14T02:06:00Z">
            <w:del w:id="653"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4" w:author="aas" w:date="2013-10-14T02:06:00Z"/>
              <w:del w:id="655" w:author="Anees Shaikh" w:date="2013-10-19T03:52:00Z"/>
              <w:rFonts w:eastAsiaTheme="minorEastAsia"/>
              <w:noProof/>
              <w:sz w:val="24"/>
              <w:szCs w:val="24"/>
              <w:lang w:eastAsia="ja-JP"/>
            </w:rPr>
          </w:pPr>
          <w:ins w:id="656" w:author="aas" w:date="2013-10-14T02:06:00Z">
            <w:del w:id="657"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58" w:author="aas" w:date="2013-10-14T02:06:00Z"/>
              <w:del w:id="659" w:author="Anees Shaikh" w:date="2013-10-19T03:52:00Z"/>
              <w:rFonts w:eastAsiaTheme="minorEastAsia"/>
              <w:noProof/>
              <w:sz w:val="24"/>
              <w:szCs w:val="24"/>
              <w:lang w:eastAsia="ja-JP"/>
            </w:rPr>
          </w:pPr>
          <w:ins w:id="660" w:author="aas" w:date="2013-10-14T02:06:00Z">
            <w:del w:id="661"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2" w:author="aas" w:date="2013-10-14T02:06:00Z"/>
              <w:del w:id="663" w:author="Anees Shaikh" w:date="2013-10-19T03:52:00Z"/>
              <w:rFonts w:eastAsiaTheme="minorEastAsia"/>
              <w:noProof/>
              <w:sz w:val="24"/>
              <w:szCs w:val="24"/>
              <w:lang w:eastAsia="ja-JP"/>
            </w:rPr>
          </w:pPr>
          <w:ins w:id="664" w:author="aas" w:date="2013-10-14T02:06:00Z">
            <w:del w:id="665"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6" w:author="aas" w:date="2013-10-14T02:06:00Z"/>
              <w:del w:id="667" w:author="Anees Shaikh" w:date="2013-10-19T03:52:00Z"/>
              <w:rFonts w:eastAsiaTheme="minorEastAsia"/>
              <w:noProof/>
              <w:sz w:val="24"/>
              <w:szCs w:val="24"/>
              <w:lang w:eastAsia="ja-JP"/>
            </w:rPr>
          </w:pPr>
          <w:ins w:id="668" w:author="aas" w:date="2013-10-14T02:06:00Z">
            <w:del w:id="669"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0" w:author="aas" w:date="2013-10-14T02:06:00Z"/>
              <w:del w:id="671" w:author="Anees Shaikh" w:date="2013-10-19T03:52:00Z"/>
              <w:rFonts w:eastAsiaTheme="minorEastAsia"/>
              <w:noProof/>
              <w:sz w:val="24"/>
              <w:szCs w:val="24"/>
              <w:lang w:eastAsia="ja-JP"/>
            </w:rPr>
          </w:pPr>
          <w:ins w:id="672" w:author="aas" w:date="2013-10-14T02:06:00Z">
            <w:del w:id="673"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4" w:author="aas" w:date="2013-10-14T02:06:00Z"/>
              <w:del w:id="675" w:author="Anees Shaikh" w:date="2013-10-19T03:52:00Z"/>
              <w:rFonts w:eastAsiaTheme="minorEastAsia"/>
              <w:noProof/>
              <w:sz w:val="24"/>
              <w:szCs w:val="24"/>
              <w:lang w:eastAsia="ja-JP"/>
            </w:rPr>
          </w:pPr>
          <w:ins w:id="676" w:author="aas" w:date="2013-10-14T02:06:00Z">
            <w:del w:id="677"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78" w:author="aas" w:date="2013-10-14T02:06:00Z"/>
              <w:del w:id="679" w:author="Anees Shaikh" w:date="2013-10-19T03:52:00Z"/>
              <w:rFonts w:eastAsiaTheme="minorEastAsia"/>
              <w:noProof/>
              <w:sz w:val="24"/>
              <w:szCs w:val="24"/>
              <w:lang w:eastAsia="ja-JP"/>
            </w:rPr>
          </w:pPr>
          <w:ins w:id="680" w:author="aas" w:date="2013-10-14T02:06:00Z">
            <w:del w:id="681"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2" w:author="aas" w:date="2013-10-14T02:06:00Z"/>
              <w:del w:id="683" w:author="Anees Shaikh" w:date="2013-10-19T03:52:00Z"/>
              <w:rFonts w:eastAsiaTheme="minorEastAsia"/>
              <w:noProof/>
              <w:sz w:val="24"/>
              <w:szCs w:val="24"/>
              <w:lang w:eastAsia="ja-JP"/>
            </w:rPr>
          </w:pPr>
          <w:ins w:id="684" w:author="aas" w:date="2013-10-14T02:06:00Z">
            <w:del w:id="685"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6" w:author="aas" w:date="2013-10-14T02:06:00Z"/>
              <w:del w:id="687" w:author="Anees Shaikh" w:date="2013-10-19T03:52:00Z"/>
              <w:rFonts w:eastAsiaTheme="minorEastAsia"/>
              <w:noProof/>
              <w:sz w:val="24"/>
              <w:szCs w:val="24"/>
              <w:lang w:eastAsia="ja-JP"/>
            </w:rPr>
          </w:pPr>
          <w:ins w:id="688" w:author="aas" w:date="2013-10-14T02:06:00Z">
            <w:del w:id="689"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0" w:author="aas" w:date="2013-10-14T02:06:00Z"/>
              <w:del w:id="691" w:author="Anees Shaikh" w:date="2013-10-19T03:52:00Z"/>
              <w:rFonts w:eastAsiaTheme="minorEastAsia"/>
              <w:noProof/>
              <w:sz w:val="24"/>
              <w:szCs w:val="24"/>
              <w:lang w:eastAsia="ja-JP"/>
            </w:rPr>
          </w:pPr>
          <w:ins w:id="692" w:author="aas" w:date="2013-10-14T02:06:00Z">
            <w:del w:id="693"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4" w:author="aas" w:date="2013-10-14T02:06:00Z"/>
              <w:del w:id="695" w:author="Anees Shaikh" w:date="2013-10-19T03:52:00Z"/>
              <w:rFonts w:eastAsiaTheme="minorEastAsia"/>
              <w:noProof/>
              <w:sz w:val="24"/>
              <w:szCs w:val="24"/>
              <w:lang w:eastAsia="ja-JP"/>
            </w:rPr>
          </w:pPr>
          <w:ins w:id="696" w:author="aas" w:date="2013-10-14T02:06:00Z">
            <w:del w:id="697"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98" w:author="aas" w:date="2013-10-14T02:06:00Z"/>
              <w:del w:id="699" w:author="Anees Shaikh" w:date="2013-10-19T03:52:00Z"/>
              <w:rFonts w:eastAsiaTheme="minorEastAsia"/>
              <w:noProof/>
              <w:sz w:val="24"/>
              <w:szCs w:val="24"/>
              <w:lang w:eastAsia="ja-JP"/>
            </w:rPr>
          </w:pPr>
          <w:ins w:id="700" w:author="aas" w:date="2013-10-14T02:06:00Z">
            <w:del w:id="701"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2" w:author="aas" w:date="2013-10-14T02:06:00Z"/>
              <w:del w:id="703" w:author="Anees Shaikh" w:date="2013-10-19T03:52:00Z"/>
              <w:rFonts w:eastAsiaTheme="minorEastAsia"/>
              <w:noProof/>
              <w:sz w:val="24"/>
              <w:szCs w:val="24"/>
              <w:lang w:eastAsia="ja-JP"/>
            </w:rPr>
          </w:pPr>
          <w:ins w:id="704" w:author="aas" w:date="2013-10-14T02:06:00Z">
            <w:del w:id="705"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6" w:author="aas" w:date="2013-10-14T02:06:00Z"/>
              <w:del w:id="707" w:author="Anees Shaikh" w:date="2013-10-19T03:52:00Z"/>
              <w:rFonts w:eastAsiaTheme="minorEastAsia"/>
              <w:noProof/>
              <w:sz w:val="24"/>
              <w:szCs w:val="24"/>
              <w:lang w:eastAsia="ja-JP"/>
            </w:rPr>
          </w:pPr>
          <w:ins w:id="708" w:author="aas" w:date="2013-10-14T02:06:00Z">
            <w:del w:id="709"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0" w:author="aas" w:date="2013-10-14T02:06:00Z"/>
              <w:del w:id="711" w:author="Anees Shaikh" w:date="2013-10-19T03:52:00Z"/>
              <w:rFonts w:eastAsiaTheme="minorEastAsia"/>
              <w:noProof/>
              <w:sz w:val="24"/>
              <w:szCs w:val="24"/>
              <w:lang w:eastAsia="ja-JP"/>
            </w:rPr>
          </w:pPr>
          <w:ins w:id="712" w:author="aas" w:date="2013-10-14T02:06:00Z">
            <w:del w:id="713"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4" w:author="aas" w:date="2013-10-14T02:06:00Z"/>
              <w:del w:id="715" w:author="Anees Shaikh" w:date="2013-10-19T03:52:00Z"/>
              <w:rFonts w:eastAsiaTheme="minorEastAsia"/>
              <w:noProof/>
              <w:sz w:val="24"/>
              <w:szCs w:val="24"/>
              <w:lang w:eastAsia="ja-JP"/>
            </w:rPr>
          </w:pPr>
          <w:ins w:id="716" w:author="aas" w:date="2013-10-14T02:06:00Z">
            <w:del w:id="717"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18" w:author="aas" w:date="2013-10-14T02:06:00Z"/>
              <w:del w:id="719" w:author="Anees Shaikh" w:date="2013-10-19T03:52:00Z"/>
              <w:rFonts w:eastAsiaTheme="minorEastAsia"/>
              <w:noProof/>
              <w:sz w:val="24"/>
              <w:szCs w:val="24"/>
              <w:lang w:eastAsia="ja-JP"/>
            </w:rPr>
          </w:pPr>
          <w:ins w:id="720" w:author="aas" w:date="2013-10-14T02:06:00Z">
            <w:del w:id="721"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2" w:author="aas" w:date="2013-10-14T02:06:00Z"/>
              <w:del w:id="723" w:author="Anees Shaikh" w:date="2013-10-19T03:52:00Z"/>
              <w:rFonts w:eastAsiaTheme="minorEastAsia"/>
              <w:noProof/>
              <w:sz w:val="24"/>
              <w:szCs w:val="24"/>
              <w:lang w:eastAsia="ja-JP"/>
            </w:rPr>
          </w:pPr>
          <w:ins w:id="724" w:author="aas" w:date="2013-10-14T02:06:00Z">
            <w:del w:id="725"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6" w:author="aas" w:date="2013-10-14T02:06:00Z"/>
              <w:del w:id="727" w:author="Anees Shaikh" w:date="2013-10-19T03:52:00Z"/>
              <w:rFonts w:eastAsiaTheme="minorEastAsia"/>
              <w:noProof/>
              <w:sz w:val="24"/>
              <w:szCs w:val="24"/>
              <w:lang w:eastAsia="ja-JP"/>
            </w:rPr>
          </w:pPr>
          <w:ins w:id="728" w:author="aas" w:date="2013-10-14T02:06:00Z">
            <w:del w:id="729"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0" w:author="aas" w:date="2013-10-14T02:06:00Z"/>
              <w:del w:id="731" w:author="Anees Shaikh" w:date="2013-10-19T03:52:00Z"/>
              <w:rFonts w:eastAsiaTheme="minorEastAsia"/>
              <w:noProof/>
              <w:sz w:val="24"/>
              <w:szCs w:val="24"/>
              <w:lang w:eastAsia="ja-JP"/>
            </w:rPr>
          </w:pPr>
          <w:ins w:id="732" w:author="aas" w:date="2013-10-14T02:06:00Z">
            <w:del w:id="733"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4" w:author="aas" w:date="2013-10-14T02:06:00Z"/>
              <w:del w:id="735" w:author="Anees Shaikh" w:date="2013-10-19T03:52:00Z"/>
              <w:rFonts w:eastAsiaTheme="minorEastAsia"/>
              <w:noProof/>
              <w:sz w:val="24"/>
              <w:szCs w:val="24"/>
              <w:lang w:eastAsia="ja-JP"/>
            </w:rPr>
          </w:pPr>
          <w:ins w:id="736" w:author="aas" w:date="2013-10-14T02:06:00Z">
            <w:del w:id="737"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38" w:author="aas" w:date="2013-10-14T02:06:00Z"/>
              <w:del w:id="739" w:author="Anees Shaikh" w:date="2013-10-19T03:52:00Z"/>
              <w:rFonts w:eastAsiaTheme="minorEastAsia"/>
              <w:noProof/>
              <w:sz w:val="24"/>
              <w:szCs w:val="24"/>
              <w:lang w:eastAsia="ja-JP"/>
            </w:rPr>
          </w:pPr>
          <w:ins w:id="740" w:author="aas" w:date="2013-10-14T02:06:00Z">
            <w:del w:id="741"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2" w:author="aas" w:date="2013-10-14T02:06:00Z"/>
              <w:del w:id="743" w:author="Anees Shaikh" w:date="2013-10-19T03:52:00Z"/>
              <w:rFonts w:eastAsiaTheme="minorEastAsia"/>
              <w:noProof/>
              <w:sz w:val="24"/>
              <w:szCs w:val="24"/>
              <w:lang w:eastAsia="ja-JP"/>
            </w:rPr>
          </w:pPr>
          <w:ins w:id="744" w:author="aas" w:date="2013-10-14T02:06:00Z">
            <w:del w:id="745"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6" w:author="aas" w:date="2013-10-14T02:06:00Z"/>
              <w:del w:id="747" w:author="Anees Shaikh" w:date="2013-10-19T03:52:00Z"/>
              <w:rFonts w:eastAsiaTheme="minorEastAsia"/>
              <w:noProof/>
              <w:sz w:val="24"/>
              <w:szCs w:val="24"/>
              <w:lang w:eastAsia="ja-JP"/>
            </w:rPr>
          </w:pPr>
          <w:ins w:id="748" w:author="aas" w:date="2013-10-14T02:06:00Z">
            <w:del w:id="749"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0" w:author="aas" w:date="2013-10-14T02:06:00Z"/>
              <w:del w:id="751" w:author="Anees Shaikh" w:date="2013-10-19T03:52:00Z"/>
              <w:rFonts w:eastAsiaTheme="minorEastAsia"/>
              <w:noProof/>
              <w:sz w:val="24"/>
              <w:szCs w:val="24"/>
              <w:lang w:eastAsia="ja-JP"/>
            </w:rPr>
          </w:pPr>
          <w:ins w:id="752" w:author="aas" w:date="2013-10-14T02:06:00Z">
            <w:del w:id="753"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4" w:author="aas" w:date="2013-10-14T02:06:00Z"/>
              <w:del w:id="755" w:author="Anees Shaikh" w:date="2013-10-19T03:52:00Z"/>
              <w:rFonts w:eastAsiaTheme="minorEastAsia"/>
              <w:noProof/>
              <w:sz w:val="24"/>
              <w:szCs w:val="24"/>
              <w:lang w:eastAsia="ja-JP"/>
            </w:rPr>
          </w:pPr>
          <w:ins w:id="756" w:author="aas" w:date="2013-10-14T02:06:00Z">
            <w:del w:id="757"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58" w:author="aas" w:date="2013-10-14T02:06:00Z"/>
              <w:del w:id="759" w:author="Anees Shaikh" w:date="2013-10-19T03:52:00Z"/>
              <w:rFonts w:eastAsiaTheme="minorEastAsia"/>
              <w:noProof/>
              <w:sz w:val="24"/>
              <w:szCs w:val="24"/>
              <w:lang w:eastAsia="ja-JP"/>
            </w:rPr>
          </w:pPr>
          <w:ins w:id="760" w:author="aas" w:date="2013-10-14T02:06:00Z">
            <w:del w:id="761"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2" w:author="aas" w:date="2013-10-14T02:06:00Z"/>
              <w:del w:id="763" w:author="Anees Shaikh" w:date="2013-10-19T03:52:00Z"/>
              <w:rFonts w:eastAsiaTheme="minorEastAsia"/>
              <w:noProof/>
              <w:sz w:val="24"/>
              <w:szCs w:val="24"/>
              <w:lang w:eastAsia="ja-JP"/>
            </w:rPr>
          </w:pPr>
          <w:ins w:id="764" w:author="aas" w:date="2013-10-14T02:06:00Z">
            <w:del w:id="765"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6" w:author="aas" w:date="2013-10-14T02:06:00Z"/>
              <w:del w:id="767" w:author="Anees Shaikh" w:date="2013-10-19T03:52:00Z"/>
              <w:rFonts w:eastAsiaTheme="minorEastAsia"/>
              <w:noProof/>
              <w:sz w:val="24"/>
              <w:szCs w:val="24"/>
              <w:lang w:eastAsia="ja-JP"/>
            </w:rPr>
          </w:pPr>
          <w:ins w:id="768" w:author="aas" w:date="2013-10-14T02:06:00Z">
            <w:del w:id="769"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0" w:author="aas" w:date="2013-10-14T02:06:00Z"/>
              <w:del w:id="771" w:author="Anees Shaikh" w:date="2013-10-19T03:52:00Z"/>
              <w:rFonts w:eastAsiaTheme="minorEastAsia"/>
              <w:noProof/>
              <w:sz w:val="24"/>
              <w:szCs w:val="24"/>
              <w:lang w:eastAsia="ja-JP"/>
            </w:rPr>
          </w:pPr>
          <w:ins w:id="772" w:author="aas" w:date="2013-10-14T02:06:00Z">
            <w:del w:id="773"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4" w:author="aas" w:date="2013-10-14T02:06:00Z"/>
              <w:del w:id="775" w:author="Anees Shaikh" w:date="2013-10-19T03:52:00Z"/>
              <w:rFonts w:eastAsiaTheme="minorEastAsia"/>
              <w:noProof/>
              <w:sz w:val="24"/>
              <w:szCs w:val="24"/>
              <w:lang w:eastAsia="ja-JP"/>
            </w:rPr>
          </w:pPr>
          <w:ins w:id="776" w:author="aas" w:date="2013-10-14T02:06:00Z">
            <w:del w:id="777"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78" w:author="aas" w:date="2013-10-14T02:06:00Z"/>
              <w:del w:id="779" w:author="Anees Shaikh" w:date="2013-10-19T03:52:00Z"/>
              <w:rFonts w:eastAsiaTheme="minorEastAsia"/>
              <w:noProof/>
              <w:sz w:val="24"/>
              <w:szCs w:val="24"/>
              <w:lang w:eastAsia="ja-JP"/>
            </w:rPr>
          </w:pPr>
          <w:ins w:id="780" w:author="aas" w:date="2013-10-14T02:06:00Z">
            <w:del w:id="781"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2" w:author="aas" w:date="2013-10-14T02:06:00Z"/>
              <w:del w:id="783" w:author="Anees Shaikh" w:date="2013-10-19T03:52:00Z"/>
              <w:rFonts w:eastAsiaTheme="minorEastAsia"/>
              <w:noProof/>
              <w:sz w:val="24"/>
              <w:szCs w:val="24"/>
              <w:lang w:eastAsia="ja-JP"/>
            </w:rPr>
          </w:pPr>
          <w:ins w:id="784" w:author="aas" w:date="2013-10-14T02:06:00Z">
            <w:del w:id="785"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6" w:author="aas" w:date="2013-10-14T02:06:00Z"/>
              <w:del w:id="787" w:author="Anees Shaikh" w:date="2013-10-19T03:52:00Z"/>
              <w:rFonts w:eastAsiaTheme="minorEastAsia"/>
              <w:noProof/>
              <w:sz w:val="24"/>
              <w:szCs w:val="24"/>
              <w:lang w:eastAsia="ja-JP"/>
            </w:rPr>
          </w:pPr>
          <w:ins w:id="788" w:author="aas" w:date="2013-10-14T02:06:00Z">
            <w:del w:id="789"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0" w:author="aas" w:date="2013-10-14T02:06:00Z"/>
              <w:del w:id="791" w:author="Anees Shaikh" w:date="2013-10-19T03:52:00Z"/>
              <w:rFonts w:eastAsiaTheme="minorEastAsia"/>
              <w:noProof/>
              <w:sz w:val="24"/>
              <w:szCs w:val="24"/>
              <w:lang w:eastAsia="ja-JP"/>
            </w:rPr>
          </w:pPr>
          <w:ins w:id="792" w:author="aas" w:date="2013-10-14T02:06:00Z">
            <w:del w:id="793"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4" w:author="aas" w:date="2013-10-14T02:06:00Z"/>
              <w:del w:id="795" w:author="Anees Shaikh" w:date="2013-10-19T03:52:00Z"/>
              <w:rFonts w:eastAsiaTheme="minorEastAsia"/>
              <w:noProof/>
              <w:sz w:val="24"/>
              <w:szCs w:val="24"/>
              <w:lang w:eastAsia="ja-JP"/>
            </w:rPr>
          </w:pPr>
          <w:ins w:id="796" w:author="aas" w:date="2013-10-14T02:06:00Z">
            <w:del w:id="797"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98" w:author="aas" w:date="2013-10-14T02:06:00Z"/>
              <w:del w:id="799" w:author="Anees Shaikh" w:date="2013-10-19T03:52:00Z"/>
              <w:rFonts w:eastAsiaTheme="minorEastAsia"/>
              <w:noProof/>
              <w:sz w:val="24"/>
              <w:szCs w:val="24"/>
              <w:lang w:eastAsia="ja-JP"/>
            </w:rPr>
          </w:pPr>
          <w:ins w:id="800" w:author="aas" w:date="2013-10-14T02:06:00Z">
            <w:del w:id="801"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2" w:author="aas" w:date="2013-10-14T02:06:00Z"/>
              <w:del w:id="803" w:author="Anees Shaikh" w:date="2013-10-19T03:52:00Z"/>
              <w:rFonts w:eastAsiaTheme="minorEastAsia"/>
              <w:noProof/>
              <w:sz w:val="24"/>
              <w:szCs w:val="24"/>
              <w:lang w:eastAsia="ja-JP"/>
            </w:rPr>
          </w:pPr>
          <w:ins w:id="804" w:author="aas" w:date="2013-10-14T02:06:00Z">
            <w:del w:id="805"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6" w:author="aas" w:date="2013-10-14T02:06:00Z"/>
              <w:del w:id="807" w:author="Anees Shaikh" w:date="2013-10-19T03:52:00Z"/>
              <w:rFonts w:eastAsiaTheme="minorEastAsia"/>
              <w:noProof/>
              <w:sz w:val="24"/>
              <w:szCs w:val="24"/>
              <w:lang w:eastAsia="ja-JP"/>
            </w:rPr>
          </w:pPr>
          <w:ins w:id="808" w:author="aas" w:date="2013-10-14T02:06:00Z">
            <w:del w:id="809"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0" w:author="aas" w:date="2013-10-14T02:06:00Z"/>
              <w:del w:id="811" w:author="Anees Shaikh" w:date="2013-10-19T03:52:00Z"/>
              <w:rFonts w:eastAsiaTheme="minorEastAsia"/>
              <w:noProof/>
              <w:sz w:val="24"/>
              <w:szCs w:val="24"/>
              <w:lang w:eastAsia="ja-JP"/>
            </w:rPr>
          </w:pPr>
          <w:ins w:id="812" w:author="aas" w:date="2013-10-14T02:06:00Z">
            <w:del w:id="813"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4" w:author="aas" w:date="2013-10-14T02:06:00Z"/>
              <w:del w:id="815" w:author="Anees Shaikh" w:date="2013-10-19T03:52:00Z"/>
              <w:rFonts w:eastAsiaTheme="minorEastAsia"/>
              <w:noProof/>
              <w:sz w:val="24"/>
              <w:szCs w:val="24"/>
              <w:lang w:eastAsia="ja-JP"/>
            </w:rPr>
          </w:pPr>
          <w:ins w:id="816" w:author="aas" w:date="2013-10-14T02:06:00Z">
            <w:del w:id="817"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18" w:author="aas" w:date="2013-10-14T02:06:00Z"/>
              <w:del w:id="819" w:author="Anees Shaikh" w:date="2013-10-19T03:52:00Z"/>
              <w:rFonts w:eastAsiaTheme="minorEastAsia"/>
              <w:noProof/>
              <w:sz w:val="24"/>
              <w:szCs w:val="24"/>
              <w:lang w:eastAsia="ja-JP"/>
            </w:rPr>
          </w:pPr>
          <w:ins w:id="820" w:author="aas" w:date="2013-10-14T02:06:00Z">
            <w:del w:id="821"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2" w:author="aas" w:date="2013-10-14T02:06:00Z"/>
              <w:del w:id="823" w:author="Anees Shaikh" w:date="2013-10-19T03:52:00Z"/>
              <w:rFonts w:eastAsiaTheme="minorEastAsia"/>
              <w:noProof/>
              <w:sz w:val="24"/>
              <w:szCs w:val="24"/>
              <w:lang w:eastAsia="ja-JP"/>
            </w:rPr>
          </w:pPr>
          <w:ins w:id="824" w:author="aas" w:date="2013-10-14T02:06:00Z">
            <w:del w:id="825"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6" w:author="aas" w:date="2013-10-14T02:06:00Z"/>
              <w:del w:id="827" w:author="Anees Shaikh" w:date="2013-10-19T03:52:00Z"/>
              <w:rFonts w:eastAsiaTheme="minorEastAsia"/>
              <w:noProof/>
              <w:sz w:val="24"/>
              <w:szCs w:val="24"/>
              <w:lang w:eastAsia="ja-JP"/>
            </w:rPr>
          </w:pPr>
          <w:ins w:id="828" w:author="aas" w:date="2013-10-14T02:06:00Z">
            <w:del w:id="829"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0" w:author="aas" w:date="2013-10-14T02:06:00Z"/>
              <w:del w:id="831" w:author="Anees Shaikh" w:date="2013-10-19T03:52:00Z"/>
              <w:rFonts w:eastAsiaTheme="minorEastAsia"/>
              <w:noProof/>
              <w:sz w:val="24"/>
              <w:szCs w:val="24"/>
              <w:lang w:eastAsia="ja-JP"/>
            </w:rPr>
          </w:pPr>
          <w:ins w:id="832" w:author="aas" w:date="2013-10-14T02:06:00Z">
            <w:del w:id="833"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4" w:author="aas" w:date="2013-10-14T02:06:00Z"/>
              <w:del w:id="835" w:author="Anees Shaikh" w:date="2013-10-19T03:52:00Z"/>
              <w:rFonts w:eastAsiaTheme="minorEastAsia"/>
              <w:noProof/>
              <w:sz w:val="24"/>
              <w:szCs w:val="24"/>
              <w:lang w:eastAsia="ja-JP"/>
            </w:rPr>
          </w:pPr>
          <w:ins w:id="836" w:author="aas" w:date="2013-10-14T02:06:00Z">
            <w:del w:id="837"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38" w:author="aas" w:date="2013-10-14T02:06:00Z"/>
              <w:del w:id="839" w:author="Anees Shaikh" w:date="2013-10-19T03:52:00Z"/>
              <w:rFonts w:eastAsiaTheme="minorEastAsia"/>
              <w:noProof/>
              <w:sz w:val="24"/>
              <w:szCs w:val="24"/>
              <w:lang w:eastAsia="ja-JP"/>
            </w:rPr>
          </w:pPr>
          <w:ins w:id="840" w:author="aas" w:date="2013-10-14T02:06:00Z">
            <w:del w:id="841"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2" w:author="aas" w:date="2013-10-14T02:06:00Z"/>
              <w:del w:id="843" w:author="Anees Shaikh" w:date="2013-10-19T03:52:00Z"/>
              <w:rFonts w:eastAsiaTheme="minorEastAsia"/>
              <w:noProof/>
              <w:sz w:val="24"/>
              <w:szCs w:val="24"/>
              <w:lang w:eastAsia="ja-JP"/>
            </w:rPr>
          </w:pPr>
          <w:ins w:id="844" w:author="aas" w:date="2013-10-14T02:06:00Z">
            <w:del w:id="845"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6" w:author="aas" w:date="2013-10-14T02:06:00Z"/>
              <w:del w:id="847" w:author="Anees Shaikh" w:date="2013-10-19T03:52:00Z"/>
              <w:rFonts w:eastAsiaTheme="minorEastAsia"/>
              <w:noProof/>
              <w:sz w:val="24"/>
              <w:szCs w:val="24"/>
              <w:lang w:eastAsia="ja-JP"/>
            </w:rPr>
          </w:pPr>
          <w:ins w:id="848" w:author="aas" w:date="2013-10-14T02:06:00Z">
            <w:del w:id="849"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0" w:author="aas" w:date="2013-10-14T02:06:00Z"/>
              <w:del w:id="851" w:author="Anees Shaikh" w:date="2013-10-19T03:52:00Z"/>
              <w:rFonts w:eastAsiaTheme="minorEastAsia"/>
              <w:noProof/>
              <w:sz w:val="24"/>
              <w:szCs w:val="24"/>
              <w:lang w:eastAsia="ja-JP"/>
            </w:rPr>
          </w:pPr>
          <w:ins w:id="852" w:author="aas" w:date="2013-10-14T02:06:00Z">
            <w:del w:id="853"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4" w:name="_Toc243774021"/>
      <w:r w:rsidR="00E64B71" w:rsidRPr="00013F69">
        <w:lastRenderedPageBreak/>
        <w:t>Introduction</w:t>
      </w:r>
      <w:bookmarkEnd w:id="854"/>
    </w:p>
    <w:p w14:paraId="588F0622" w14:textId="1F76856C"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ins w:id="855" w:author="Anees Shaikh" w:date="2013-11-24T21:41:00Z">
        <w:r w:rsidR="00457B24">
          <w:t>2</w:t>
        </w:r>
      </w:ins>
      <w:del w:id="856"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43pt" o:ole="">
            <v:imagedata r:id="rId13" o:title=""/>
          </v:shape>
          <o:OLEObject Type="Embed" ProgID="Visio.Drawing.11" ShapeID="_x0000_i1025" DrawAspect="Content" ObjectID="_1446886542" r:id="rId14"/>
        </w:object>
      </w:r>
      <w:r w:rsidDel="006B018A">
        <w:rPr>
          <w:noProof/>
          <w:lang w:eastAsia="zh-CN"/>
        </w:rPr>
        <w:t xml:space="preserve"> </w:t>
      </w:r>
    </w:p>
    <w:p w14:paraId="35F9758F" w14:textId="77777777" w:rsidR="00E64B71" w:rsidRDefault="00E64B71" w:rsidP="00E64B71">
      <w:pPr>
        <w:pStyle w:val="Caption"/>
      </w:pPr>
      <w:bookmarkStart w:id="857" w:name="_Ref316755854"/>
      <w:r>
        <w:t xml:space="preserve">Figure </w:t>
      </w:r>
      <w:r w:rsidR="00F36150">
        <w:fldChar w:fldCharType="begin"/>
      </w:r>
      <w:r w:rsidR="00F36150">
        <w:instrText xml:space="preserve"> SEQ Figure \* ARABIC </w:instrText>
      </w:r>
      <w:r w:rsidR="00F36150">
        <w:fldChar w:fldCharType="separate"/>
      </w:r>
      <w:r w:rsidR="00EE43EB">
        <w:rPr>
          <w:noProof/>
        </w:rPr>
        <w:t>1</w:t>
      </w:r>
      <w:r w:rsidR="00F36150">
        <w:rPr>
          <w:noProof/>
        </w:rPr>
        <w:fldChar w:fldCharType="end"/>
      </w:r>
      <w:bookmarkEnd w:id="857"/>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6409C01"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858" w:name="_Toc243774022"/>
      <w:r>
        <w:t>Motivation</w:t>
      </w:r>
      <w:bookmarkEnd w:id="858"/>
    </w:p>
    <w:p w14:paraId="6DEFFA64" w14:textId="5F7A1FC7" w:rsidR="00E64B71" w:rsidRDefault="00E64B71" w:rsidP="00E64B71">
      <w:r>
        <w:t xml:space="preserve">The OpenFlow protocol assumes that an OpenFlow </w:t>
      </w:r>
      <w:del w:id="859" w:author="Anees Shaikh" w:date="2013-11-25T00:08:00Z">
        <w:r w:rsidDel="00701288">
          <w:delText xml:space="preserve">datapath </w:delText>
        </w:r>
      </w:del>
      <w:ins w:id="860" w:author="Anees Shaikh" w:date="2013-11-25T00:08:00Z">
        <w:r w:rsidR="00701288">
          <w:t xml:space="preserve">switch </w:t>
        </w:r>
      </w:ins>
      <w:r>
        <w:t xml:space="preserve">(e.g. an Ethernet switch which supports the OpenFlow protocol) has been configured with various artifacts such as the IP addresses of OpenFlow controllers. The motivation for the OpenFlow Configuration Protocol (OF-CONFIG) is to enable the remote configuration of OpenFlow </w:t>
      </w:r>
      <w:del w:id="861" w:author="Anees Shaikh" w:date="2013-11-25T00:08:00Z">
        <w:r w:rsidDel="00701288">
          <w:delText>datapaths</w:delText>
        </w:r>
      </w:del>
      <w:ins w:id="862" w:author="Anees Shaikh" w:date="2013-11-25T00:08:00Z">
        <w:r w:rsidR="00701288">
          <w:t>switches</w:t>
        </w:r>
      </w:ins>
      <w:r>
        <w:t>. While the OpenFlow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4BFAAE56"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datapaths. An OpenFlow Capable Switch is intended to be equivalent to </w:t>
      </w:r>
      <w:r w:rsidR="00920140">
        <w:t>an</w:t>
      </w:r>
      <w:r w:rsidR="00E64B71">
        <w:t xml:space="preserve"> actual physical or virtual network element (e.g. an Ethernet switch) which is hosting one or more OpenFlow </w:t>
      </w:r>
      <w:del w:id="863" w:author="Anees Shaikh" w:date="2013-11-25T00:09:00Z">
        <w:r w:rsidR="00E64B71" w:rsidDel="00701288">
          <w:delText xml:space="preserve">datapaths </w:delText>
        </w:r>
      </w:del>
      <w:ins w:id="864" w:author="Anees Shaikh" w:date="2013-11-25T00:09:00Z">
        <w:r w:rsidR="00701288">
          <w:t xml:space="preserve">Logical Switches </w:t>
        </w:r>
      </w:ins>
      <w:r w:rsidR="00E64B71">
        <w:t xml:space="preserve">by partitioning a set of OpenFlow related resources such as ports and queues among the hosted OpenFlow </w:t>
      </w:r>
      <w:del w:id="865" w:author="Anees Shaikh" w:date="2013-11-25T00:09:00Z">
        <w:r w:rsidR="00E64B71" w:rsidDel="00701288">
          <w:delText>datapaths</w:delText>
        </w:r>
      </w:del>
      <w:ins w:id="866" w:author="Anees Shaikh" w:date="2013-11-25T00:09:00Z">
        <w:r w:rsidR="00701288">
          <w:t xml:space="preserve">Logical Switches </w:t>
        </w:r>
      </w:ins>
      <w:r w:rsidR="00E64B71">
        <w:t xml:space="preserve">.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04ABFE77"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r w:rsidR="00CB5DE8">
        <w:t>, for example.</w:t>
      </w:r>
    </w:p>
    <w:p w14:paraId="01B7FB90" w14:textId="6AFEE538" w:rsidR="00E64B71" w:rsidRDefault="00E64B71" w:rsidP="00E64B71">
      <w:r>
        <w:t>The service which sends OF-CONFIG messages to an OpenFlow Capable Switch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w:t>
      </w:r>
      <w:ins w:id="867" w:author="Anees Shaikh" w:date="2013-11-25T00:10:00Z">
        <w:r w:rsidR="00701288">
          <w:t xml:space="preserve">In some deployment contexts, the OpenFlow Configuration Point and OpenFlow controller may belong to different administrative entities, e.g., provider and customer, respectively.  </w:t>
        </w:r>
      </w:ins>
      <w:r w:rsidR="00CB5DE8">
        <w:t>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68" w:name="_Ref316755787"/>
      <w:r>
        <w:t xml:space="preserve">Figure </w:t>
      </w:r>
      <w:r w:rsidR="00F36150">
        <w:fldChar w:fldCharType="begin"/>
      </w:r>
      <w:r w:rsidR="00F36150">
        <w:instrText xml:space="preserve"> SEQ Figure \* ARABIC </w:instrText>
      </w:r>
      <w:r w:rsidR="00F36150">
        <w:fldChar w:fldCharType="separate"/>
      </w:r>
      <w:r w:rsidR="00EE43EB">
        <w:rPr>
          <w:noProof/>
        </w:rPr>
        <w:t>2</w:t>
      </w:r>
      <w:r w:rsidR="00F36150">
        <w:rPr>
          <w:noProof/>
        </w:rPr>
        <w:fldChar w:fldCharType="end"/>
      </w:r>
      <w:bookmarkEnd w:id="868"/>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69" w:name="_Toc243774023"/>
      <w:r>
        <w:t>OF-CONFIG and OF-</w:t>
      </w:r>
      <w:r w:rsidR="001B345E">
        <w:t>SWITCH</w:t>
      </w:r>
      <w:bookmarkEnd w:id="869"/>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Modification of match-action rules effecting flows of network packets across an OpenFlow datapath</w:t>
            </w:r>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70" w:author="Anees Shaikh" w:date="2013-11-24T21:30:00Z">
                <w:pPr>
                  <w:spacing w:after="200"/>
                </w:pPr>
              </w:pPrChange>
            </w:pPr>
            <w:ins w:id="871" w:author="Anees Shaikh" w:date="2013-11-24T21:29:00Z">
              <w:r>
                <w:t xml:space="preserve">Newer versions of </w:t>
              </w:r>
            </w:ins>
            <w:del w:id="872" w:author="Anees Shaikh" w:date="2013-11-24T21:29:00Z">
              <w:r w:rsidR="001B345E" w:rsidDel="00465408">
                <w:delText>In t</w:delText>
              </w:r>
            </w:del>
            <w:ins w:id="873" w:author="Anees Shaikh" w:date="2013-11-24T21:29:00Z">
              <w:r>
                <w:t>t</w:t>
              </w:r>
            </w:ins>
            <w:r w:rsidR="001B345E">
              <w:t>he OpenFlow 1.3</w:t>
            </w:r>
            <w:del w:id="874" w:author="Anees Shaikh" w:date="2013-11-24T21:21:00Z">
              <w:r w:rsidR="001B345E" w:rsidDel="00465408">
                <w:delText>.1</w:delText>
              </w:r>
            </w:del>
            <w:r w:rsidR="001B345E">
              <w:t xml:space="preserve"> specification </w:t>
            </w:r>
            <w:ins w:id="875" w:author="Anees Shaikh" w:date="2013-11-24T21:29:00Z">
              <w:r>
                <w:t xml:space="preserve">adopt the term OpenFlow Logical Switch and distinguish it from the earlier </w:t>
              </w:r>
            </w:ins>
            <w:ins w:id="876" w:author="Anees Shaikh" w:date="2013-11-24T21:30:00Z">
              <w:r>
                <w:t xml:space="preserve">“datapath” term.  </w:t>
              </w:r>
            </w:ins>
            <w:del w:id="877" w:author="Anees Shaikh" w:date="2013-11-24T21:30:00Z">
              <w:r w:rsidR="001B345E" w:rsidDel="00465408">
                <w:delText>and earlier, t</w:delText>
              </w:r>
            </w:del>
            <w:ins w:id="878" w:author="Anees Shaikh" w:date="2013-11-24T21:30:00Z">
              <w:r>
                <w:t>T</w:t>
              </w:r>
            </w:ins>
            <w:r w:rsidR="001B345E">
              <w:t xml:space="preserve">he terms OpenFlow </w:t>
            </w:r>
            <w:del w:id="879" w:author="Anees Shaikh" w:date="2013-11-24T21:26:00Z">
              <w:r w:rsidR="001B345E" w:rsidDel="00465408">
                <w:delText xml:space="preserve">datapath </w:delText>
              </w:r>
            </w:del>
            <w:ins w:id="880" w:author="Anees Shaikh" w:date="2013-11-24T21:26:00Z">
              <w:r>
                <w:t xml:space="preserve">Logical Swtich </w:t>
              </w:r>
            </w:ins>
            <w:r w:rsidR="001B345E">
              <w:t xml:space="preserve">and OpenFlow Switch are </w:t>
            </w:r>
            <w:del w:id="881"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 xml:space="preserve">In the OF-Config 1.1.1 specification </w:t>
            </w:r>
            <w:del w:id="882" w:author="Anees Shaikh" w:date="2013-11-24T21:27:00Z">
              <w:r w:rsidDel="00465408">
                <w:delText>and earlier, the term OpenFlow Logical Switch maps to the OpenFlow datapath in the OpenFlow 1.3</w:delText>
              </w:r>
            </w:del>
            <w:del w:id="883" w:author="Anees Shaikh" w:date="2013-11-24T21:21:00Z">
              <w:r w:rsidDel="00465408">
                <w:delText>.1</w:delText>
              </w:r>
            </w:del>
            <w:del w:id="884" w:author="Anees Shaikh" w:date="2013-11-24T21:27:00Z">
              <w:r w:rsidDel="00465408">
                <w:delText xml:space="preserve"> and earlier specs. T</w:delText>
              </w:r>
            </w:del>
            <w:ins w:id="885" w:author="Anees Shaikh" w:date="2013-11-24T21:27:00Z">
              <w:r w:rsidR="00465408">
                <w:t>t</w:t>
              </w:r>
            </w:ins>
            <w:r>
              <w:t>he term OpenFlow Capable Switch introduces a new abstraction.</w:t>
            </w:r>
          </w:p>
          <w:p w14:paraId="0A723A44" w14:textId="07DA7D1E" w:rsidR="00691DAE" w:rsidDel="00465408" w:rsidRDefault="00691DAE" w:rsidP="00691DAE">
            <w:pPr>
              <w:rPr>
                <w:del w:id="886" w:author="Anees Shaikh" w:date="2013-11-24T21:27:00Z"/>
              </w:rPr>
            </w:pPr>
            <w:del w:id="887"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88" w:author="Anees Shaikh" w:date="2013-11-24T21:27:00Z"/>
              </w:rPr>
            </w:pPr>
            <w:del w:id="889" w:author="Anees Shaikh" w:date="2013-11-24T21:27:00Z">
              <w:r w:rsidDel="00465408">
                <w:delText>OpenFlow Controller = controller (as defined in the OpenFlow specification)</w:delText>
              </w:r>
            </w:del>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r>
              <w:lastRenderedPageBreak/>
              <w:t>OpenFlow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1CCF66E8" w:rsidR="001B345E" w:rsidRPr="001B345E" w:rsidRDefault="001E337C" w:rsidP="001B345E">
      <w:r w:rsidRPr="001E337C">
        <w:t xml:space="preserve">It should be noted that some properties of the OpenFlow Logical Switch (i.e. OpenFlow </w:t>
      </w:r>
      <w:del w:id="890" w:author="Anees Shaikh" w:date="2013-11-25T00:12:00Z">
        <w:r w:rsidRPr="001E337C" w:rsidDel="00701288">
          <w:delText>datapath</w:delText>
        </w:r>
      </w:del>
      <w:ins w:id="891" w:author="Anees Shaikh" w:date="2013-11-25T00:12:00Z">
        <w:r w:rsidR="00701288">
          <w:t>switch</w:t>
        </w:r>
      </w:ins>
      <w:r w:rsidRPr="001E337C">
        <w:t xml:space="preserve">)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92" w:name="_Toc243774024"/>
      <w:r>
        <w:t>Scope</w:t>
      </w:r>
      <w:bookmarkEnd w:id="892"/>
    </w:p>
    <w:p w14:paraId="195AD289" w14:textId="39C6ABB8" w:rsidR="00D35927" w:rsidRDefault="00E34319" w:rsidP="00D35927">
      <w:r>
        <w:t>OF-CONFIG 1.2</w:t>
      </w:r>
      <w:r w:rsidR="00D35927">
        <w:t xml:space="preserve"> is focused on the following functions needed to configure an OpenFlow 1.3  datapath:</w:t>
      </w:r>
    </w:p>
    <w:p w14:paraId="4C4B8731" w14:textId="1249E5AC" w:rsidR="00D35927" w:rsidRDefault="00D35927" w:rsidP="00D35927">
      <w:pPr>
        <w:numPr>
          <w:ilvl w:val="0"/>
          <w:numId w:val="1"/>
        </w:numPr>
      </w:pPr>
      <w:r>
        <w:t>The assignment of one or more OpenFlow controllers</w:t>
      </w:r>
      <w:r w:rsidR="000D4800">
        <w:t xml:space="preserve"> to </w:t>
      </w:r>
      <w:del w:id="893" w:author="Anees Shaikh" w:date="2013-11-24T21:34:00Z">
        <w:r w:rsidR="000D4800" w:rsidDel="00465408">
          <w:delText xml:space="preserve">openflow </w:delText>
        </w:r>
      </w:del>
      <w:ins w:id="894" w:author="Anees Shaikh" w:date="2013-11-24T21:34:00Z">
        <w:r w:rsidR="00465408">
          <w:t xml:space="preserve">OpenFlow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95" w:author="Anees Shaikh" w:date="2013-11-24T21:33:00Z">
        <w:r w:rsidDel="00465408">
          <w:delText xml:space="preserve">ceritificates </w:delText>
        </w:r>
      </w:del>
      <w:ins w:id="896" w:author="Anees Shaikh" w:date="2013-11-24T21:33:00Z">
        <w:r w:rsidR="00465408">
          <w:t xml:space="preserve">certificates </w:t>
        </w:r>
      </w:ins>
      <w:r>
        <w:t>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5961FCD9"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97" w:author="Anees Shaikh" w:date="2013-11-24T22:17:00Z"/>
        </w:rPr>
        <w:pPrChange w:id="898" w:author="Anees Shaikh" w:date="2013-11-24T22:27:00Z">
          <w:pPr>
            <w:pStyle w:val="ListParagraph"/>
            <w:numPr>
              <w:numId w:val="31"/>
            </w:numPr>
            <w:ind w:hanging="360"/>
          </w:pPr>
        </w:pPrChange>
      </w:pPr>
      <w:r>
        <w:t xml:space="preserve">Instantiation of </w:t>
      </w:r>
      <w:del w:id="899" w:author="Anees Shaikh" w:date="2013-11-24T21:34:00Z">
        <w:r w:rsidDel="00465408">
          <w:delText xml:space="preserve">openflow </w:delText>
        </w:r>
      </w:del>
      <w:ins w:id="900" w:author="Anees Shaikh" w:date="2013-11-24T21:34:00Z">
        <w:r w:rsidR="00465408">
          <w:t xml:space="preserve">OpenFlow </w:t>
        </w:r>
      </w:ins>
      <w:r>
        <w:t xml:space="preserve">data planes (called </w:t>
      </w:r>
      <w:del w:id="901" w:author="Anees Shaikh" w:date="2013-11-24T21:34:00Z">
        <w:r w:rsidDel="00465408">
          <w:delText xml:space="preserve">openflow </w:delText>
        </w:r>
      </w:del>
      <w:ins w:id="902" w:author="Anees Shaikh" w:date="2013-11-24T21:34:00Z">
        <w:r w:rsidR="00465408">
          <w:t xml:space="preserve">OpenFlow </w:t>
        </w:r>
      </w:ins>
      <w:ins w:id="903" w:author="Anees Shaikh" w:date="2013-11-25T00:12:00Z">
        <w:r w:rsidR="00701288">
          <w:t>L</w:t>
        </w:r>
      </w:ins>
      <w:del w:id="904" w:author="Anees Shaikh" w:date="2013-11-25T00:12:00Z">
        <w:r w:rsidDel="00701288">
          <w:delText>l</w:delText>
        </w:r>
      </w:del>
      <w:r>
        <w:t xml:space="preserve">ogical </w:t>
      </w:r>
      <w:ins w:id="905" w:author="Anees Shaikh" w:date="2013-11-25T00:12:00Z">
        <w:r w:rsidR="00701288">
          <w:t>S</w:t>
        </w:r>
      </w:ins>
      <w:del w:id="906" w:author="Anees Shaikh" w:date="2013-11-25T00:12:00Z">
        <w:r w:rsidDel="00701288">
          <w:delText>s</w:delText>
        </w:r>
      </w:del>
      <w:r>
        <w:t>witches)</w:t>
      </w:r>
    </w:p>
    <w:p w14:paraId="62E41251" w14:textId="77777777" w:rsidR="00344709" w:rsidRDefault="00344709">
      <w:pPr>
        <w:rPr>
          <w:ins w:id="907" w:author="Anees Shaikh" w:date="2013-11-24T22:17:00Z"/>
        </w:rPr>
        <w:pPrChange w:id="908"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909" w:author="Anees Shaikh" w:date="2013-11-24T22:12:00Z"/>
        </w:rPr>
        <w:pPrChange w:id="910" w:author="Anees Shaikh" w:date="2013-11-24T22:18:00Z">
          <w:pPr>
            <w:numPr>
              <w:numId w:val="31"/>
            </w:numPr>
            <w:ind w:left="720" w:hanging="360"/>
          </w:pPr>
        </w:pPrChange>
      </w:pPr>
      <w:r>
        <w:t>Assignment of resources o</w:t>
      </w:r>
      <w:r w:rsidR="000D4800">
        <w:t>f an</w:t>
      </w:r>
      <w:r>
        <w:t xml:space="preserve"> OpenFlow Capable Switch to one or more OpenFlow Logical Switches</w:t>
      </w:r>
    </w:p>
    <w:p w14:paraId="1FA8AC11" w14:textId="77777777" w:rsidR="00344709" w:rsidRDefault="00344709">
      <w:pPr>
        <w:rPr>
          <w:ins w:id="911" w:author="Anees Shaikh" w:date="2013-11-24T22:17:00Z"/>
          <w:rFonts w:cstheme="minorHAnsi"/>
        </w:rPr>
        <w:pPrChange w:id="912"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913" w:author="Anees Shaikh" w:date="2013-11-24T21:34:00Z"/>
          <w:rFonts w:cstheme="minorHAnsi"/>
        </w:rPr>
        <w:pPrChange w:id="914" w:author="Anees Shaikh" w:date="2013-11-24T22:18:00Z">
          <w:pPr>
            <w:pStyle w:val="ListParagraph"/>
            <w:numPr>
              <w:numId w:val="31"/>
            </w:numPr>
            <w:ind w:hanging="360"/>
          </w:pPr>
        </w:pPrChange>
      </w:pPr>
      <w:r w:rsidRPr="001904A8">
        <w:lastRenderedPageBreak/>
        <w:t xml:space="preserve">Support for the emerging Negotiable Datapath Model (NDM) being developed in the ONF </w:t>
      </w:r>
    </w:p>
    <w:p w14:paraId="0F9E01FC" w14:textId="77777777" w:rsidR="00404E0B" w:rsidRDefault="00404E0B">
      <w:pPr>
        <w:rPr>
          <w:ins w:id="915" w:author="Anees Shaikh" w:date="2013-11-24T22:12:00Z"/>
        </w:rPr>
        <w:pPrChange w:id="916"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917" w:author="Anees Shaikh" w:date="2013-11-24T22:12:00Z"/>
          <w:rFonts w:asciiTheme="minorHAnsi" w:hAnsiTheme="minorHAnsi" w:cstheme="minorHAnsi"/>
          <w:rPrChange w:id="918" w:author="Anees Shaikh" w:date="2013-11-24T21:34:00Z">
            <w:rPr>
              <w:ins w:id="919" w:author="Anees Shaikh" w:date="2013-11-24T22:12:00Z"/>
              <w:rFonts w:cstheme="minorHAnsi"/>
            </w:rPr>
          </w:rPrChange>
        </w:rPr>
        <w:pPrChange w:id="920"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921" w:author="Anees Shaikh" w:date="2013-11-24T21:34:00Z">
            <w:rPr/>
          </w:rPrChange>
        </w:rPr>
        <w:t>Versioning Support</w:t>
      </w:r>
      <w:ins w:id="922"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923" w:name="_Toc243774025"/>
      <w:r>
        <w:t>Normative Language</w:t>
      </w:r>
      <w:bookmarkEnd w:id="92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924" w:name="_Toc243774026"/>
      <w:r>
        <w:t>Terms</w:t>
      </w:r>
      <w:bookmarkEnd w:id="92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925" w:name="_Toc243774027"/>
      <w:r>
        <w:t>OpenFlow Capable Switch</w:t>
      </w:r>
      <w:bookmarkEnd w:id="925"/>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926" w:name="_Toc243774028"/>
      <w:r>
        <w:t>OpenFlow Configuration Point</w:t>
      </w:r>
      <w:bookmarkEnd w:id="926"/>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927" w:name="_Toc243774029"/>
      <w:r>
        <w:t>OpenFlow Logical Switch</w:t>
      </w:r>
      <w:bookmarkEnd w:id="927"/>
    </w:p>
    <w:p w14:paraId="327EF6D9" w14:textId="133D4840" w:rsidR="00E64B71" w:rsidRDefault="00E64B71" w:rsidP="00E64B71">
      <w:r w:rsidRPr="00E83D4B">
        <w:t xml:space="preserve">An OpenFlow Logical Switch is a set of resources (e.g. ports) from an OpenFlow Capable Switch which can be associated with a specific OpenFlow Controller. An OpenFlow Logical switch is an instantiation of an OpenFlow </w:t>
      </w:r>
      <w:del w:id="928" w:author="Anees Shaikh" w:date="2013-11-25T00:13:00Z">
        <w:r w:rsidRPr="00E83D4B" w:rsidDel="00795478">
          <w:delText xml:space="preserve">Datapath </w:delText>
        </w:r>
      </w:del>
      <w:ins w:id="929" w:author="Anees Shaikh" w:date="2013-11-25T00:13:00Z">
        <w:r w:rsidR="00795478">
          <w:t>Switch</w:t>
        </w:r>
        <w:r w:rsidR="00795478" w:rsidRPr="00E83D4B">
          <w:t xml:space="preserve"> </w:t>
        </w:r>
      </w:ins>
      <w:r w:rsidRPr="00E83D4B">
        <w:t>as specified in (1).</w:t>
      </w:r>
    </w:p>
    <w:p w14:paraId="4BD0A07F" w14:textId="77777777" w:rsidR="00E64B71" w:rsidRDefault="00E64B71" w:rsidP="00BA30A0">
      <w:pPr>
        <w:pStyle w:val="Heading2"/>
      </w:pPr>
      <w:bookmarkStart w:id="930" w:name="_Toc243774030"/>
      <w:r>
        <w:lastRenderedPageBreak/>
        <w:t>OpenFlow Resource</w:t>
      </w:r>
      <w:bookmarkEnd w:id="93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931" w:name="_Toc243774031"/>
      <w:r>
        <w:t>OpenFlow Queue</w:t>
      </w:r>
      <w:bookmarkEnd w:id="93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932" w:name="_Toc243774032"/>
      <w:r>
        <w:t>OpenFlow Port</w:t>
      </w:r>
      <w:bookmarkEnd w:id="93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933" w:name="_Toc243774033"/>
      <w:r>
        <w:t>OpenFlow Controller</w:t>
      </w:r>
      <w:bookmarkEnd w:id="933"/>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pPr>
      <w:bookmarkStart w:id="934" w:name="_Toc243774034"/>
      <w:r>
        <w:t>NDM</w:t>
      </w:r>
      <w:bookmarkEnd w:id="934"/>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935" w:name="_Toc243774035"/>
      <w:r>
        <w:t>Requirements</w:t>
      </w:r>
      <w:bookmarkEnd w:id="93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936" w:name="_Toc243774036"/>
      <w:r w:rsidRPr="008206D7">
        <w:t>Requirements</w:t>
      </w:r>
      <w:r>
        <w:t xml:space="preserve"> from the OpenFlow 1.</w:t>
      </w:r>
      <w:r w:rsidR="00D35927">
        <w:t>3</w:t>
      </w:r>
      <w:r>
        <w:t xml:space="preserve"> Protocol Specification</w:t>
      </w:r>
      <w:bookmarkEnd w:id="936"/>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937" w:name="_Toc243774037"/>
      <w:r>
        <w:lastRenderedPageBreak/>
        <w:t>Instantiation of one or more Openflow Data Planes on an Openflow Capable Switch</w:t>
      </w:r>
      <w:del w:id="938" w:author="Anees Shaikh" w:date="2013-11-24T21:37:00Z">
        <w:r w:rsidR="00016664" w:rsidDel="00457B24">
          <w:delText xml:space="preserve"> and assignment of resources to these data planes</w:delText>
        </w:r>
      </w:del>
      <w:bookmarkEnd w:id="937"/>
    </w:p>
    <w:p w14:paraId="750AFA41" w14:textId="5B6A7E27" w:rsidR="000D4800" w:rsidRPr="00B433CD" w:rsidRDefault="000D4800" w:rsidP="001026D4">
      <w:r>
        <w:t xml:space="preserve">An </w:t>
      </w:r>
      <w:del w:id="939" w:author="Anees Shaikh" w:date="2013-11-24T21:36:00Z">
        <w:r w:rsidDel="00457B24">
          <w:delText>openflow</w:delText>
        </w:r>
      </w:del>
      <w:ins w:id="940" w:author="Anees Shaikh" w:date="2013-11-24T21:36:00Z">
        <w:r w:rsidR="00457B24">
          <w:t>OpenFlow</w:t>
        </w:r>
      </w:ins>
      <w:r>
        <w:t xml:space="preserve"> capable switch is capable of hosting one or more </w:t>
      </w:r>
      <w:del w:id="941" w:author="Anees Shaikh" w:date="2013-11-24T21:36:00Z">
        <w:r w:rsidDel="00457B24">
          <w:delText>openflow</w:delText>
        </w:r>
      </w:del>
      <w:ins w:id="942" w:author="Anees Shaikh" w:date="2013-11-24T21:36:00Z">
        <w:r w:rsidR="00457B24">
          <w:t>OpenFlow</w:t>
        </w:r>
      </w:ins>
      <w:r>
        <w:t xml:space="preserve"> data planes</w:t>
      </w:r>
      <w:r w:rsidR="00016664">
        <w:t xml:space="preserve"> (also refered to as </w:t>
      </w:r>
      <w:del w:id="943" w:author="Anees Shaikh" w:date="2013-11-24T21:36:00Z">
        <w:r w:rsidR="00016664" w:rsidDel="00457B24">
          <w:delText>openflow</w:delText>
        </w:r>
      </w:del>
      <w:ins w:id="944" w:author="Anees Shaikh" w:date="2013-11-24T21:36:00Z">
        <w:r w:rsidR="00457B24">
          <w:t>OpenFlow</w:t>
        </w:r>
      </w:ins>
      <w:r w:rsidR="00016664">
        <w:t xml:space="preserve"> logical switch)</w:t>
      </w:r>
      <w:r>
        <w:t xml:space="preserve">. Initially, </w:t>
      </w:r>
      <w:r w:rsidR="00261194">
        <w:t xml:space="preserve">the </w:t>
      </w:r>
      <w:del w:id="945" w:author="Anees Shaikh" w:date="2013-11-24T21:36:00Z">
        <w:r w:rsidR="00261194" w:rsidDel="00457B24">
          <w:delText>openflow</w:delText>
        </w:r>
      </w:del>
      <w:ins w:id="946" w:author="Anees Shaikh" w:date="2013-11-24T21:36:00Z">
        <w:r w:rsidR="00457B24">
          <w:t>OpenFlow</w:t>
        </w:r>
      </w:ins>
      <w:r w:rsidR="00261194">
        <w:t xml:space="preserve"> capable switch owns all the resources of the switch and does not have any data plane instantiated. Using the </w:t>
      </w:r>
      <w:ins w:id="947" w:author="Anees Shaikh" w:date="2013-11-24T21:37:00Z">
        <w:r w:rsidR="00457B24">
          <w:t>OF-CONFIG</w:t>
        </w:r>
      </w:ins>
      <w:del w:id="948" w:author="Anees Shaikh" w:date="2013-11-24T21:37:00Z">
        <w:r w:rsidR="00261194" w:rsidDel="00457B24">
          <w:delText>of-config</w:delText>
        </w:r>
      </w:del>
      <w:r w:rsidR="00261194">
        <w:t xml:space="preserve"> 1.2 protocol, OFCP can instantiate one or more </w:t>
      </w:r>
      <w:del w:id="949" w:author="Anees Shaikh" w:date="2013-11-24T21:36:00Z">
        <w:r w:rsidR="00261194" w:rsidDel="00457B24">
          <w:delText>openflow</w:delText>
        </w:r>
      </w:del>
      <w:ins w:id="950" w:author="Anees Shaikh" w:date="2013-11-24T21:36:00Z">
        <w:r w:rsidR="00457B24">
          <w:t>OpenFlow</w:t>
        </w:r>
      </w:ins>
      <w:r w:rsidR="00261194">
        <w:t xml:space="preserve"> data planes and can assign resources such as queues and ports to these </w:t>
      </w:r>
      <w:del w:id="951" w:author="Anees Shaikh" w:date="2013-11-24T21:36:00Z">
        <w:r w:rsidR="00261194" w:rsidDel="00457B24">
          <w:delText>openflow</w:delText>
        </w:r>
      </w:del>
      <w:ins w:id="952" w:author="Anees Shaikh" w:date="2013-11-24T21:36:00Z">
        <w:r w:rsidR="00457B24">
          <w:t>OpenFlow</w:t>
        </w:r>
      </w:ins>
      <w:r w:rsidR="00261194">
        <w:t xml:space="preserve"> data planes. </w:t>
      </w:r>
      <w:r w:rsidR="00016664">
        <w:t xml:space="preserve">Some of the resources like management port may not be assigned to any </w:t>
      </w:r>
      <w:del w:id="953" w:author="Anees Shaikh" w:date="2013-11-24T21:36:00Z">
        <w:r w:rsidR="00016664" w:rsidDel="00457B24">
          <w:delText>openflow</w:delText>
        </w:r>
      </w:del>
      <w:ins w:id="954" w:author="Anees Shaikh" w:date="2013-11-24T21:36:00Z">
        <w:r w:rsidR="00457B24">
          <w:t>OpenFlow</w:t>
        </w:r>
      </w:ins>
      <w:r w:rsidR="00016664">
        <w:t xml:space="preserve"> data plane. </w:t>
      </w:r>
    </w:p>
    <w:p w14:paraId="1F2B9F8C" w14:textId="77777777" w:rsidR="00E64B71" w:rsidRDefault="00E64B71" w:rsidP="00C128FA">
      <w:pPr>
        <w:pStyle w:val="Heading3"/>
      </w:pPr>
      <w:bookmarkStart w:id="955" w:name="_Toc243774038"/>
      <w:r>
        <w:t>Connection Setup to a Controller</w:t>
      </w:r>
      <w:bookmarkEnd w:id="955"/>
    </w:p>
    <w:p w14:paraId="6794730E" w14:textId="3E97A957" w:rsidR="00E64B71" w:rsidRDefault="00E64B71" w:rsidP="00E64B71">
      <w:r>
        <w:t>Section 6.</w:t>
      </w:r>
      <w:ins w:id="956" w:author="Anees Shaikh" w:date="2013-11-25T00:14:00Z">
        <w:r w:rsidR="00795478">
          <w:t>3</w:t>
        </w:r>
      </w:ins>
      <w:del w:id="957" w:author="Anees Shaikh" w:date="2013-11-25T00:14:00Z">
        <w:r w:rsidDel="00795478">
          <w:delText>2</w:delText>
        </w:r>
      </w:del>
      <w:r>
        <w:t xml:space="preserve"> (Connection Setup) of (1) </w:t>
      </w:r>
      <w:r w:rsidR="00311E03">
        <w:t xml:space="preserve">requires that an OpenFlow switch </w:t>
      </w:r>
      <w:del w:id="958" w:author="Anees Shaikh" w:date="2013-11-25T00:15:00Z">
        <w:r w:rsidR="00311E03" w:rsidDel="005A5959">
          <w:delText xml:space="preserve">always </w:delText>
        </w:r>
      </w:del>
      <w:ins w:id="959" w:author="Anees Shaikh" w:date="2013-11-25T00:15:00Z">
        <w:r w:rsidR="005A5959">
          <w:t xml:space="preserve">must be able to </w:t>
        </w:r>
      </w:ins>
      <w:r w:rsidR="00311E03">
        <w:t xml:space="preserve">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960" w:name="_Toc243774039"/>
      <w:r>
        <w:t xml:space="preserve">Multiple </w:t>
      </w:r>
      <w:r w:rsidRPr="005250DF">
        <w:t>Controllers</w:t>
      </w:r>
      <w:bookmarkEnd w:id="960"/>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61" w:name="_Toc243774040"/>
      <w:r>
        <w:t>OpenFlow</w:t>
      </w:r>
      <w:r w:rsidR="00E64B71">
        <w:t xml:space="preserve"> Logical Switches</w:t>
      </w:r>
      <w:bookmarkEnd w:id="961"/>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962" w:name="_Toc243774041"/>
      <w:r>
        <w:t>Connection Interruption</w:t>
      </w:r>
      <w:bookmarkEnd w:id="962"/>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lastRenderedPageBreak/>
        <w:t>OF-CONFIG protocol must provide means for configuring the mode to enter in such a case.</w:t>
      </w:r>
    </w:p>
    <w:p w14:paraId="4742717E" w14:textId="77777777" w:rsidR="00E64B71" w:rsidRDefault="00E64B71" w:rsidP="00BA30A0">
      <w:pPr>
        <w:pStyle w:val="Heading3"/>
      </w:pPr>
      <w:bookmarkStart w:id="963" w:name="_Toc243774042"/>
      <w:r>
        <w:t>Encryption</w:t>
      </w:r>
      <w:bookmarkEnd w:id="963"/>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64" w:name="_Toc243774043"/>
      <w:r>
        <w:t>Queues</w:t>
      </w:r>
      <w:bookmarkEnd w:id="964"/>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65" w:name="_Toc243774044"/>
      <w:r>
        <w:t>Ports</w:t>
      </w:r>
      <w:bookmarkEnd w:id="965"/>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lastRenderedPageBreak/>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66" w:name="_Toc243774045"/>
      <w:r>
        <w:t>Capability Discovery</w:t>
      </w:r>
      <w:bookmarkEnd w:id="966"/>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967" w:name="_Toc243774046"/>
      <w:r>
        <w:t>Datapath ID</w:t>
      </w:r>
      <w:bookmarkEnd w:id="967"/>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pPr>
      <w:bookmarkStart w:id="968" w:name="_Toc243774047"/>
      <w:r>
        <w:t>Requirements for NDMs</w:t>
      </w:r>
      <w:bookmarkEnd w:id="968"/>
    </w:p>
    <w:p w14:paraId="41264338" w14:textId="77777777" w:rsidR="00DF5716" w:rsidRDefault="00DF5716" w:rsidP="00DF5716">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69" w:author="Anees Shaikh" w:date="2013-10-19T01:44:00Z">
        <w:r w:rsidR="00C61314" w:rsidDel="004B664B">
          <w:delText xml:space="preserve"> (?)</w:delText>
        </w:r>
      </w:del>
      <w:r w:rsidR="00C61314">
        <w:t xml:space="preserve"> also offer an RPC mechanism to allow the OFCP and the capable</w:t>
      </w:r>
      <w:del w:id="970" w:author="Anees Shaikh" w:date="2013-10-19T01:44:00Z">
        <w:r w:rsidR="00C61314" w:rsidDel="004B664B">
          <w:delText xml:space="preserve"> (?)</w:delText>
        </w:r>
      </w:del>
      <w:r w:rsidR="00C61314">
        <w:t xml:space="preserve"> switch to determine the parameters in a specific situation.</w:t>
      </w:r>
    </w:p>
    <w:p w14:paraId="3593CB5F" w14:textId="01EDC578" w:rsidR="00DF5716" w:rsidRDefault="00DF5716" w:rsidP="00DF5716">
      <w:r w:rsidRPr="00DF5716">
        <w:lastRenderedPageBreak/>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71" w:name="_Toc243774048"/>
      <w:r>
        <w:t>Operational Requirements</w:t>
      </w:r>
      <w:bookmarkEnd w:id="971"/>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972" w:name="_Toc243774049"/>
      <w:r>
        <w:t>Requirements for the Switch Management Protocol</w:t>
      </w:r>
      <w:bookmarkEnd w:id="972"/>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73" w:author="Anees Shaikh" w:date="2013-11-24T22:32:00Z">
          <w:pPr>
            <w:numPr>
              <w:numId w:val="10"/>
            </w:numPr>
            <w:ind w:left="720" w:hanging="360"/>
          </w:pPr>
        </w:pPrChange>
      </w:pPr>
      <w:r>
        <w:t>The protocol must be secure providing integrity, privacy, and authentication. Authentication of both ends, switch and configuration point, must be supported.</w:t>
      </w:r>
    </w:p>
    <w:p w14:paraId="3D7DB4BE" w14:textId="77777777" w:rsidR="00E64B71" w:rsidRDefault="00E64B71">
      <w:pPr>
        <w:numPr>
          <w:ilvl w:val="0"/>
          <w:numId w:val="40"/>
        </w:numPr>
        <w:pPrChange w:id="974"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75" w:author="Anees Shaikh" w:date="2013-11-24T22:32:00Z">
          <w:pPr>
            <w:numPr>
              <w:numId w:val="10"/>
            </w:numPr>
            <w:ind w:left="720" w:hanging="360"/>
          </w:pPr>
        </w:pPrChange>
      </w:pPr>
      <w:r>
        <w:lastRenderedPageBreak/>
        <w:t>The protocol must support connection setup by the configuration point.</w:t>
      </w:r>
    </w:p>
    <w:p w14:paraId="7C26F723" w14:textId="77777777" w:rsidR="00E64B71" w:rsidRDefault="00E64B71">
      <w:pPr>
        <w:numPr>
          <w:ilvl w:val="0"/>
          <w:numId w:val="40"/>
        </w:numPr>
        <w:pPrChange w:id="976"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77"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78"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79"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80"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81"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82"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83"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84"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85"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86"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87"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88"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89"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90" w:name="_Toc243774050"/>
      <w:bookmarkStart w:id="991" w:name="_Ref316762640"/>
      <w:r>
        <w:t>N</w:t>
      </w:r>
      <w:r w:rsidR="00C92724">
        <w:t>ETCONF</w:t>
      </w:r>
      <w:r>
        <w:t xml:space="preserve"> as the </w:t>
      </w:r>
      <w:r w:rsidR="00C92724">
        <w:t>T</w:t>
      </w:r>
      <w:r>
        <w:t xml:space="preserve">ransport </w:t>
      </w:r>
      <w:r w:rsidR="00C92724">
        <w:t>P</w:t>
      </w:r>
      <w:r>
        <w:t>rotocol</w:t>
      </w:r>
      <w:bookmarkEnd w:id="990"/>
    </w:p>
    <w:p w14:paraId="5A6D7858" w14:textId="5427AB7A" w:rsidR="005A3974" w:rsidRPr="006F4495" w:rsidRDefault="005A3974" w:rsidP="005A3974">
      <w:pPr>
        <w:rPr>
          <w:rFonts w:cstheme="minorHAnsi"/>
        </w:rPr>
      </w:pPr>
      <w:r w:rsidRPr="006F4495">
        <w:rPr>
          <w:rFonts w:cstheme="minorHAnsi"/>
        </w:rPr>
        <w:t>The OF-CONFIG</w:t>
      </w:r>
      <w:del w:id="992" w:author="Anees Shaikh" w:date="2013-11-24T22:07:00Z">
        <w:r w:rsidRPr="006F4495" w:rsidDel="00404E0B">
          <w:rPr>
            <w:rFonts w:cstheme="minorHAnsi"/>
          </w:rPr>
          <w:delText>1.</w:delText>
        </w:r>
        <w:r w:rsidDel="00404E0B">
          <w:rPr>
            <w:rFonts w:cstheme="minorHAnsi"/>
          </w:rPr>
          <w:delText>1.1</w:delText>
        </w:r>
      </w:del>
      <w:ins w:id="993" w:author="Anees Shaikh" w:date="2013-11-24T22:07:00Z">
        <w:r w:rsidR="00404E0B">
          <w:rPr>
            <w:rFonts w:cstheme="minorHAnsi"/>
          </w:rPr>
          <w:t>1.2</w:t>
        </w:r>
      </w:ins>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w:t>
      </w:r>
      <w:del w:id="994" w:author="Anees Shaikh" w:date="2013-11-24T22:07:00Z">
        <w:r w:rsidRPr="006F4495" w:rsidDel="00404E0B">
          <w:rPr>
            <w:rFonts w:cstheme="minorHAnsi"/>
          </w:rPr>
          <w:delText>1.</w:delText>
        </w:r>
        <w:r w:rsidDel="00404E0B">
          <w:rPr>
            <w:rFonts w:cstheme="minorHAnsi"/>
          </w:rPr>
          <w:delText>1.1</w:delText>
        </w:r>
      </w:del>
      <w:ins w:id="995" w:author="Anees Shaikh" w:date="2013-11-24T22:07:00Z">
        <w:r w:rsidR="00404E0B">
          <w:rPr>
            <w:rFonts w:cstheme="minorHAnsi"/>
          </w:rPr>
          <w:t xml:space="preserve"> 1.2</w:t>
        </w:r>
      </w:ins>
      <w:r w:rsidRPr="006F4495">
        <w:rPr>
          <w:rFonts w:cstheme="minorHAnsi"/>
        </w:rPr>
        <w:t xml:space="preserve"> requires that devices supporting OF-CONFIG</w:t>
      </w:r>
      <w:ins w:id="996" w:author="Anees Shaikh" w:date="2013-11-24T22:08:00Z">
        <w:r w:rsidR="00404E0B">
          <w:rPr>
            <w:rFonts w:cstheme="minorHAnsi"/>
          </w:rPr>
          <w:t xml:space="preserve"> </w:t>
        </w:r>
      </w:ins>
      <w:del w:id="997"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w:t>
      </w:r>
      <w:ins w:id="998" w:author="Anees Shaikh" w:date="2013-11-24T22:11:00Z">
        <w:r w:rsidR="00404E0B">
          <w:rPr>
            <w:rFonts w:cstheme="minorHAnsi"/>
          </w:rPr>
          <w:t xml:space="preserve"> </w:t>
        </w:r>
      </w:ins>
      <w:del w:id="999"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must implement SSH as a transport protocol. In addition, the OpenFlow Capable Switches implementing OF-CONFIG</w:t>
      </w:r>
      <w:ins w:id="1000" w:author="Anees Shaikh" w:date="2013-11-24T22:08:00Z">
        <w:r w:rsidR="00404E0B">
          <w:rPr>
            <w:rFonts w:cstheme="minorHAnsi"/>
          </w:rPr>
          <w:t xml:space="preserve"> </w:t>
        </w:r>
      </w:ins>
      <w:del w:id="1001"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w:t>
      </w:r>
      <w:ins w:id="1002" w:author="Anees Shaikh" w:date="2013-11-24T22:11:00Z">
        <w:r w:rsidR="00404E0B">
          <w:rPr>
            <w:rFonts w:cstheme="minorHAnsi"/>
          </w:rPr>
          <w:t>.</w:t>
        </w:r>
      </w:ins>
      <w:del w:id="1003"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rsidR="00F36150">
        <w:fldChar w:fldCharType="begin"/>
      </w:r>
      <w:r w:rsidR="00F36150">
        <w:instrText xml:space="preserve"> SEQ Figure \* ARABIC </w:instrText>
      </w:r>
      <w:r w:rsidR="00F36150">
        <w:fldChar w:fldCharType="separate"/>
      </w:r>
      <w:ins w:id="1004" w:author="Anees Shaikh" w:date="2013-10-19T23:57:00Z">
        <w:r w:rsidR="00EE43EB">
          <w:rPr>
            <w:noProof/>
          </w:rPr>
          <w:t>3</w:t>
        </w:r>
      </w:ins>
      <w:del w:id="1005" w:author="Anees Shaikh" w:date="2013-10-19T23:57:00Z">
        <w:r w:rsidRPr="00CE3A81" w:rsidDel="00EE43EB">
          <w:rPr>
            <w:noProof/>
          </w:rPr>
          <w:delText>1</w:delText>
        </w:r>
      </w:del>
      <w:r w:rsidR="00F36150">
        <w:rPr>
          <w:noProof/>
        </w:rPr>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6" w:name="_Ref333636009"/>
      <w:bookmarkStart w:id="1007" w:name="_Toc243774051"/>
      <w:r>
        <w:t>Data Model</w:t>
      </w:r>
      <w:bookmarkEnd w:id="991"/>
      <w:bookmarkEnd w:id="1006"/>
      <w:bookmarkEnd w:id="1007"/>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1008" w:author="aas" w:date="2013-10-14T02:06:00Z"/>
        </w:rPr>
      </w:pPr>
      <w:del w:id="1009"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1010" w:author="aas" w:date="2013-10-14T02:06:00Z"/>
        </w:rPr>
      </w:pPr>
    </w:p>
    <w:p w14:paraId="11FEFCA8" w14:textId="26D92B97" w:rsidR="00E64B71" w:rsidRDefault="00E64B71" w:rsidP="00E64B71">
      <w:r>
        <w:t xml:space="preserve">The full XML schema </w:t>
      </w:r>
      <w:del w:id="1011" w:author="aas" w:date="2013-10-14T02:06:00Z">
        <w:r>
          <w:delText>and the full YANG module are</w:delText>
        </w:r>
      </w:del>
      <w:ins w:id="1012" w:author="aas" w:date="2013-10-14T02:06:00Z">
        <w:r w:rsidR="00DF6825">
          <w:t>is</w:t>
        </w:r>
      </w:ins>
      <w:r w:rsidR="00DF6825">
        <w:t xml:space="preserve"> </w:t>
      </w:r>
      <w:del w:id="1013" w:author="Anees Shaikh" w:date="2013-10-19T02:06:00Z">
        <w:r w:rsidDel="006A4016">
          <w:delText xml:space="preserve">listed </w:delText>
        </w:r>
      </w:del>
      <w:ins w:id="1014" w:author="Anees Shaikh" w:date="2013-10-19T02:06:00Z">
        <w:r w:rsidR="006A4016">
          <w:t xml:space="preserve">provided as a </w:t>
        </w:r>
      </w:ins>
      <w:ins w:id="1015" w:author="Anees Shaikh" w:date="2013-10-19T02:07:00Z">
        <w:r w:rsidR="006A4016">
          <w:t xml:space="preserve">separate </w:t>
        </w:r>
      </w:ins>
      <w:ins w:id="1016" w:author="Anees Shaikh" w:date="2013-10-19T02:06:00Z">
        <w:r w:rsidR="006A4016">
          <w:t>companion file</w:t>
        </w:r>
      </w:ins>
      <w:del w:id="1017" w:author="Anees Shaikh" w:date="2013-10-19T02:06:00Z">
        <w:r w:rsidDel="006A4016">
          <w:delText xml:space="preserve">in </w:delText>
        </w:r>
      </w:del>
      <w:del w:id="1018" w:author="aas" w:date="2013-10-14T02:06:00Z">
        <w:r>
          <w:delText>Appendices</w:delText>
        </w:r>
      </w:del>
      <w:ins w:id="1019" w:author="aas" w:date="2013-10-14T02:06:00Z">
        <w:del w:id="1020" w:author="Anees Shaikh" w:date="2013-10-19T02:06:00Z">
          <w:r w:rsidDel="006A4016">
            <w:delText>Ap</w:delText>
          </w:r>
        </w:del>
        <w:del w:id="1021" w:author="Anees Shaikh" w:date="2013-10-19T02:07:00Z">
          <w:r w:rsidDel="006A4016">
            <w:delText>pendi</w:delText>
          </w:r>
          <w:r w:rsidR="00DF6825" w:rsidDel="006A4016">
            <w:delText>x</w:delText>
          </w:r>
        </w:del>
      </w:ins>
      <w:del w:id="1022" w:author="Anees Shaikh" w:date="2013-10-19T02:07:00Z">
        <w:r w:rsidDel="006A4016">
          <w:delText xml:space="preserve"> A </w:delText>
        </w:r>
      </w:del>
      <w:del w:id="1023" w:author="aas" w:date="2013-10-14T02:06:00Z">
        <w:r>
          <w:delText>and B</w:delText>
        </w:r>
      </w:del>
      <w:r>
        <w:t xml:space="preserve">. Normative for </w:t>
      </w:r>
      <w:r w:rsidR="00E34319">
        <w:t>OF-CONFIG 1.2</w:t>
      </w:r>
      <w:r>
        <w:t xml:space="preserve"> is the XML schema </w:t>
      </w:r>
      <w:del w:id="1024" w:author="Anees Shaikh" w:date="2013-11-24T22:47:00Z">
        <w:r w:rsidDel="00983DE7">
          <w:delText xml:space="preserve">in </w:delText>
        </w:r>
        <w:r w:rsidR="00E95DBE" w:rsidDel="00983DE7">
          <w:delText>2013</w:delText>
        </w:r>
        <w:r w:rsidDel="00983DE7">
          <w:delText xml:space="preserve"> and </w:delText>
        </w:r>
      </w:del>
      <w:ins w:id="1025" w:author="Anees Shaikh" w:date="2013-11-24T22:47:00Z">
        <w:r w:rsidR="00983DE7">
          <w:t xml:space="preserve">and </w:t>
        </w:r>
      </w:ins>
      <w:r>
        <w:t xml:space="preserve">the normative constraints in </w:t>
      </w:r>
      <w:r w:rsidR="002B638C">
        <w:t>the descriptions of the individual elements.</w:t>
      </w:r>
      <w:r>
        <w:t xml:space="preserve"> </w:t>
      </w:r>
      <w:del w:id="1026"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7" w:name="_Toc243774052"/>
      <w:r>
        <w:lastRenderedPageBreak/>
        <w:t>YANG Module</w:t>
      </w:r>
      <w:bookmarkEnd w:id="1027"/>
    </w:p>
    <w:p w14:paraId="418A4881" w14:textId="4E12BF63" w:rsidR="00BA474E" w:rsidRDefault="00BA474E" w:rsidP="00BA474E">
      <w:pPr>
        <w:pStyle w:val="PlainText"/>
      </w:pPr>
      <w:del w:id="1028" w:author="aas" w:date="2013-10-14T02:06:00Z">
        <w:r>
          <w:delText>In Appendix B you can find a YANG module that</w:delText>
        </w:r>
      </w:del>
      <w:ins w:id="1029" w:author="aas" w:date="2013-10-14T02:06:00Z">
        <w:r w:rsidR="00DF6825">
          <w:t xml:space="preserve">OF-CONFIG 1.2 has a companion YANG module, </w:t>
        </w:r>
      </w:ins>
      <w:ins w:id="1030" w:author="Anees Shaikh" w:date="2013-10-19T02:07:00Z">
        <w:r w:rsidR="006A4016">
          <w:t xml:space="preserve">also </w:t>
        </w:r>
      </w:ins>
      <w:ins w:id="1031"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2" w:name="_Toc243774053"/>
      <w:r>
        <w:t>Core Data Model</w:t>
      </w:r>
      <w:bookmarkEnd w:id="1032"/>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2.75pt" o:ole="">
            <v:imagedata r:id="rId17" o:title=""/>
          </v:shape>
          <o:OLEObject Type="Embed" ProgID="Visio.Drawing.15" ShapeID="_x0000_i1026" DrawAspect="Content" ObjectID="_1446886543" r:id="rId18"/>
        </w:object>
      </w:r>
    </w:p>
    <w:p w14:paraId="7D795C5A" w14:textId="1B43975F" w:rsidR="00E64B71" w:rsidDel="006A4016" w:rsidRDefault="001D1E49" w:rsidP="00E64B71">
      <w:pPr>
        <w:rPr>
          <w:ins w:id="1033" w:author="aas" w:date="2013-10-14T02:06:00Z"/>
          <w:del w:id="1034" w:author="Anees Shaikh" w:date="2013-10-19T02:09:00Z"/>
        </w:rPr>
      </w:pPr>
      <w:ins w:id="1035" w:author="aas" w:date="2013-10-14T02:06:00Z">
        <w:del w:id="1036" w:author="Anees Shaikh" w:date="2013-10-19T02:08:00Z">
          <w:r w:rsidDel="006A4016">
            <w:object w:dxaOrig="8965" w:dyaOrig="7275" w14:anchorId="753617CE">
              <v:shape id="_x0000_i1027" type="#_x0000_t75" style="width:6in;height:350.25pt" o:ole="">
                <v:imagedata r:id="rId19" o:title=""/>
              </v:shape>
              <o:OLEObject Type="Embed" ProgID="Visio.Drawing.11" ShapeID="_x0000_i1027" DrawAspect="Content" ObjectID="_1446886544" r:id="rId20"/>
            </w:object>
          </w:r>
        </w:del>
      </w:ins>
    </w:p>
    <w:p w14:paraId="33D8D86A" w14:textId="77777777" w:rsidR="001F476B" w:rsidRDefault="001F476B" w:rsidP="001F476B">
      <w:pPr>
        <w:pStyle w:val="Caption"/>
      </w:pPr>
      <w:r>
        <w:t xml:space="preserve">Figure </w:t>
      </w:r>
      <w:r w:rsidR="00F36150">
        <w:fldChar w:fldCharType="begin"/>
      </w:r>
      <w:r w:rsidR="00F36150">
        <w:instrText xml:space="preserve"> SEQ Figure \* ARABIC </w:instrText>
      </w:r>
      <w:r w:rsidR="00F36150">
        <w:fldChar w:fldCharType="separate"/>
      </w:r>
      <w:ins w:id="1037" w:author="Anees Shaikh" w:date="2013-10-19T23:57:00Z">
        <w:r w:rsidR="00EE43EB">
          <w:rPr>
            <w:noProof/>
          </w:rPr>
          <w:t>4</w:t>
        </w:r>
      </w:ins>
      <w:del w:id="1038" w:author="Anees Shaikh" w:date="2013-10-19T23:57:00Z">
        <w:r w:rsidDel="00EE43EB">
          <w:rPr>
            <w:noProof/>
          </w:rPr>
          <w:delText>3</w:delText>
        </w:r>
      </w:del>
      <w:r w:rsidR="00F36150">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lastRenderedPageBreak/>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039" w:name="_Toc333522884"/>
      <w:bookmarkStart w:id="1040" w:name="_Toc335146808"/>
      <w:bookmarkStart w:id="1041" w:name="_Toc243774054"/>
      <w:bookmarkEnd w:id="1039"/>
      <w:bookmarkEnd w:id="1040"/>
      <w:r>
        <w:t>OpenFlow Capable Switch</w:t>
      </w:r>
      <w:bookmarkEnd w:id="1041"/>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042" w:name="_Toc243774055"/>
      <w:r>
        <w:t>UML Diagram</w:t>
      </w:r>
      <w:bookmarkEnd w:id="1042"/>
    </w:p>
    <w:p w14:paraId="0BFC3B0A" w14:textId="7F71EB9F" w:rsidR="00E64B71" w:rsidRDefault="00B80901" w:rsidP="000B2FB6">
      <w:pPr>
        <w:jc w:val="center"/>
      </w:pPr>
      <w:r>
        <w:object w:dxaOrig="8155" w:dyaOrig="4195" w14:anchorId="5AA61D9C">
          <v:shape id="_x0000_i1028" type="#_x0000_t75" style="width:408pt;height:209.25pt" o:ole="">
            <v:imagedata r:id="rId21" o:title=""/>
          </v:shape>
          <o:OLEObject Type="Embed" ProgID="Visio.Drawing.11" ShapeID="_x0000_i1028" DrawAspect="Content" ObjectID="_1446886545" r:id="rId22"/>
        </w:object>
      </w:r>
    </w:p>
    <w:p w14:paraId="3133D489" w14:textId="18DB3F02" w:rsidR="00D84428" w:rsidRPr="009F1B7D" w:rsidRDefault="001F476B" w:rsidP="001026D4">
      <w:pPr>
        <w:pStyle w:val="Caption"/>
      </w:pPr>
      <w:r>
        <w:t xml:space="preserve">Figure </w:t>
      </w:r>
      <w:r w:rsidR="001026D4">
        <w:rPr>
          <w:b w:val="0"/>
          <w:rPrChange w:id="1043" w:author="aas" w:date="2013-10-14T02:06:00Z">
            <w:rPr>
              <w:lang w:bidi="ar-SA"/>
            </w:rPr>
          </w:rPrChange>
        </w:rPr>
        <w:fldChar w:fldCharType="begin"/>
      </w:r>
      <w:r w:rsidR="001026D4">
        <w:rPr>
          <w:b w:val="0"/>
          <w:rPrChange w:id="1044" w:author="aas" w:date="2013-10-14T02:06:00Z">
            <w:rPr/>
          </w:rPrChange>
        </w:rPr>
        <w:instrText xml:space="preserve"> SEQ Figure \* ARABIC </w:instrText>
      </w:r>
      <w:r w:rsidR="001026D4">
        <w:rPr>
          <w:b w:val="0"/>
          <w:rPrChange w:id="1045" w:author="aas" w:date="2013-10-14T02:06:00Z">
            <w:rPr>
              <w:lang w:bidi="ar-SA"/>
            </w:rPr>
          </w:rPrChange>
        </w:rPr>
        <w:fldChar w:fldCharType="separate"/>
      </w:r>
      <w:ins w:id="1046" w:author="Anees Shaikh" w:date="2013-10-19T23:57:00Z">
        <w:r w:rsidR="00EE43EB">
          <w:rPr>
            <w:b w:val="0"/>
            <w:noProof/>
          </w:rPr>
          <w:t>5</w:t>
        </w:r>
      </w:ins>
      <w:del w:id="1047" w:author="Anees Shaikh" w:date="2013-10-19T23:57:00Z">
        <w:r w:rsidDel="00EE43EB">
          <w:rPr>
            <w:noProof/>
          </w:rPr>
          <w:delText>4</w:delText>
        </w:r>
      </w:del>
      <w:r w:rsidR="001026D4">
        <w:rPr>
          <w:rFonts w:asciiTheme="minorHAnsi" w:hAnsiTheme="minorHAnsi"/>
          <w:b w:val="0"/>
          <w:color w:val="auto"/>
          <w:sz w:val="22"/>
          <w:rPrChange w:id="1048"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1049" w:author="aas" w:date="2013-10-14T02:06:00Z"/>
        </w:rPr>
      </w:pPr>
      <w:del w:id="1050"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1" w:author="aas" w:date="2013-10-14T02:06:00Z"/>
        </w:trPr>
        <w:tc>
          <w:tcPr>
            <w:tcW w:w="5000" w:type="pct"/>
            <w:shd w:val="clear" w:color="auto" w:fill="C8FCCD"/>
          </w:tcPr>
          <w:p w14:paraId="260D697C" w14:textId="77777777" w:rsidR="00DC2CE4" w:rsidRDefault="00DC2CE4" w:rsidP="00DC2CE4">
            <w:pPr>
              <w:pStyle w:val="XML1"/>
              <w:rPr>
                <w:del w:id="1052" w:author="aas" w:date="2013-10-14T02:06:00Z"/>
              </w:rPr>
            </w:pPr>
            <w:del w:id="1053" w:author="aas" w:date="2013-10-14T02:06:00Z">
              <w:r>
                <w:delText xml:space="preserve">  &lt;xs:element name="capable-switch"&gt;</w:delText>
              </w:r>
            </w:del>
          </w:p>
          <w:p w14:paraId="6B949156" w14:textId="77777777" w:rsidR="00DC2CE4" w:rsidRDefault="00DC2CE4" w:rsidP="00DC2CE4">
            <w:pPr>
              <w:pStyle w:val="XML1"/>
              <w:rPr>
                <w:del w:id="1054" w:author="aas" w:date="2013-10-14T02:06:00Z"/>
              </w:rPr>
            </w:pPr>
            <w:del w:id="1055" w:author="aas" w:date="2013-10-14T02:06:00Z">
              <w:r>
                <w:delText xml:space="preserve">    &lt;xs:annotation&gt;</w:delText>
              </w:r>
            </w:del>
          </w:p>
          <w:p w14:paraId="3D988189" w14:textId="77777777" w:rsidR="00DC2CE4" w:rsidRDefault="00DC2CE4" w:rsidP="00DC2CE4">
            <w:pPr>
              <w:pStyle w:val="XML1"/>
              <w:rPr>
                <w:del w:id="1056" w:author="aas" w:date="2013-10-14T02:06:00Z"/>
              </w:rPr>
            </w:pPr>
            <w:del w:id="1057" w:author="aas" w:date="2013-10-14T02:06:00Z">
              <w:r>
                <w:delText xml:space="preserve">      &lt;xs:documentation&gt;</w:delText>
              </w:r>
            </w:del>
          </w:p>
          <w:p w14:paraId="1EAE30D3" w14:textId="77777777" w:rsidR="00DC2CE4" w:rsidRDefault="00DC2CE4" w:rsidP="00DC2CE4">
            <w:pPr>
              <w:pStyle w:val="XML1"/>
              <w:rPr>
                <w:del w:id="1058" w:author="aas" w:date="2013-10-14T02:06:00Z"/>
              </w:rPr>
            </w:pPr>
            <w:del w:id="1059" w:author="aas" w:date="2013-10-14T02:06:00Z">
              <w:r>
                <w:delText xml:space="preserve">        The OpenFlow Capable Switch serves as the root </w:delText>
              </w:r>
            </w:del>
          </w:p>
          <w:p w14:paraId="1B93D024" w14:textId="77777777" w:rsidR="00DC2CE4" w:rsidRDefault="00DC2CE4" w:rsidP="00DC2CE4">
            <w:pPr>
              <w:pStyle w:val="XML1"/>
              <w:rPr>
                <w:del w:id="1060" w:author="aas" w:date="2013-10-14T02:06:00Z"/>
              </w:rPr>
            </w:pPr>
            <w:del w:id="1061"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2" w:author="aas" w:date="2013-10-14T02:06:00Z"/>
              </w:rPr>
            </w:pPr>
            <w:del w:id="1063" w:author="aas" w:date="2013-10-14T02:06:00Z">
              <w:r>
                <w:delText xml:space="preserve">        switches and resources that can be assigned to logical</w:delText>
              </w:r>
            </w:del>
          </w:p>
          <w:p w14:paraId="1C38AF57" w14:textId="77777777" w:rsidR="00DC2CE4" w:rsidRDefault="00DC2CE4" w:rsidP="00DC2CE4">
            <w:pPr>
              <w:pStyle w:val="XML1"/>
              <w:rPr>
                <w:del w:id="1064" w:author="aas" w:date="2013-10-14T02:06:00Z"/>
              </w:rPr>
            </w:pPr>
            <w:del w:id="1065" w:author="aas" w:date="2013-10-14T02:06:00Z">
              <w:r>
                <w:delText xml:space="preserve">        switches.  It may have relations to OpenFlow Configuration </w:delText>
              </w:r>
            </w:del>
          </w:p>
          <w:p w14:paraId="45AB6429" w14:textId="77777777" w:rsidR="00DC2CE4" w:rsidRDefault="00DC2CE4" w:rsidP="00DC2CE4">
            <w:pPr>
              <w:pStyle w:val="XML1"/>
              <w:rPr>
                <w:del w:id="1066" w:author="aas" w:date="2013-10-14T02:06:00Z"/>
              </w:rPr>
            </w:pPr>
            <w:del w:id="1067" w:author="aas" w:date="2013-10-14T02:06:00Z">
              <w:r>
                <w:delText xml:space="preserve">        Points.</w:delText>
              </w:r>
            </w:del>
          </w:p>
          <w:p w14:paraId="5B2E64A4" w14:textId="77777777" w:rsidR="00DC2CE4" w:rsidRDefault="00DC2CE4" w:rsidP="00DC2CE4">
            <w:pPr>
              <w:pStyle w:val="XML1"/>
              <w:rPr>
                <w:del w:id="1068" w:author="aas" w:date="2013-10-14T02:06:00Z"/>
              </w:rPr>
            </w:pPr>
            <w:del w:id="1069" w:author="aas" w:date="2013-10-14T02:06:00Z">
              <w:r>
                <w:delText xml:space="preserve">      &lt;/xs:documentation&gt;</w:delText>
              </w:r>
            </w:del>
          </w:p>
          <w:p w14:paraId="1DD7C910" w14:textId="77777777" w:rsidR="00DC2CE4" w:rsidRDefault="00DC2CE4" w:rsidP="00DC2CE4">
            <w:pPr>
              <w:pStyle w:val="XML1"/>
              <w:rPr>
                <w:del w:id="1070" w:author="aas" w:date="2013-10-14T02:06:00Z"/>
              </w:rPr>
            </w:pPr>
            <w:del w:id="1071" w:author="aas" w:date="2013-10-14T02:06:00Z">
              <w:r>
                <w:delText xml:space="preserve">    &lt;/xs:annotation&gt;</w:delText>
              </w:r>
            </w:del>
          </w:p>
          <w:p w14:paraId="7A492A59" w14:textId="77777777" w:rsidR="00DC2CE4" w:rsidRDefault="00DC2CE4" w:rsidP="00DC2CE4">
            <w:pPr>
              <w:pStyle w:val="XML1"/>
              <w:rPr>
                <w:del w:id="1072" w:author="aas" w:date="2013-10-14T02:06:00Z"/>
              </w:rPr>
            </w:pPr>
            <w:del w:id="1073" w:author="aas" w:date="2013-10-14T02:06:00Z">
              <w:r>
                <w:delText xml:space="preserve">    &lt;xs:complexType&gt;</w:delText>
              </w:r>
            </w:del>
          </w:p>
          <w:p w14:paraId="63EA99BB" w14:textId="77777777" w:rsidR="00DC2CE4" w:rsidRDefault="00DC2CE4" w:rsidP="00DC2CE4">
            <w:pPr>
              <w:pStyle w:val="XML1"/>
              <w:rPr>
                <w:del w:id="1074" w:author="aas" w:date="2013-10-14T02:06:00Z"/>
              </w:rPr>
            </w:pPr>
            <w:del w:id="1075" w:author="aas" w:date="2013-10-14T02:06:00Z">
              <w:r>
                <w:delText xml:space="preserve">      &lt;xs:sequence&gt;</w:delText>
              </w:r>
            </w:del>
          </w:p>
          <w:p w14:paraId="3A188F73" w14:textId="77777777" w:rsidR="00DC2CE4" w:rsidRDefault="00DC2CE4" w:rsidP="00DC2CE4">
            <w:pPr>
              <w:pStyle w:val="XML1"/>
              <w:rPr>
                <w:del w:id="1076" w:author="aas" w:date="2013-10-14T02:06:00Z"/>
              </w:rPr>
            </w:pPr>
            <w:del w:id="1077" w:author="aas" w:date="2013-10-14T02:06:00Z">
              <w:r>
                <w:delText xml:space="preserve">        &lt;xs:element name="id"  type="inet:uri"&gt;</w:delText>
              </w:r>
            </w:del>
          </w:p>
          <w:p w14:paraId="5B43F38F" w14:textId="77777777" w:rsidR="00DC2CE4" w:rsidRDefault="00DC2CE4" w:rsidP="00DC2CE4">
            <w:pPr>
              <w:pStyle w:val="XML1"/>
              <w:rPr>
                <w:del w:id="1078" w:author="aas" w:date="2013-10-14T02:06:00Z"/>
              </w:rPr>
            </w:pPr>
            <w:del w:id="1079" w:author="aas" w:date="2013-10-14T02:06:00Z">
              <w:r>
                <w:delText xml:space="preserve">          &lt;xs:annotation&gt;</w:delText>
              </w:r>
            </w:del>
          </w:p>
          <w:p w14:paraId="58E3AB69" w14:textId="77777777" w:rsidR="00DC2CE4" w:rsidRDefault="00DC2CE4" w:rsidP="00DC2CE4">
            <w:pPr>
              <w:pStyle w:val="XML1"/>
              <w:rPr>
                <w:del w:id="1080" w:author="aas" w:date="2013-10-14T02:06:00Z"/>
              </w:rPr>
            </w:pPr>
            <w:del w:id="1081" w:author="aas" w:date="2013-10-14T02:06:00Z">
              <w:r>
                <w:delText xml:space="preserve">            &lt;xs:documentation&gt;</w:delText>
              </w:r>
            </w:del>
          </w:p>
          <w:p w14:paraId="3133BBA7" w14:textId="77777777" w:rsidR="00DC2CE4" w:rsidRDefault="00DC2CE4" w:rsidP="00DC2CE4">
            <w:pPr>
              <w:pStyle w:val="XML1"/>
              <w:rPr>
                <w:del w:id="1082" w:author="aas" w:date="2013-10-14T02:06:00Z"/>
              </w:rPr>
            </w:pPr>
            <w:del w:id="1083" w:author="aas" w:date="2013-10-14T02:06:00Z">
              <w:r>
                <w:delText xml:space="preserve">              A unique but locally arbitrary identifier that</w:delText>
              </w:r>
            </w:del>
          </w:p>
          <w:p w14:paraId="28B2CDB6" w14:textId="77777777" w:rsidR="00DC2CE4" w:rsidRDefault="00DC2CE4" w:rsidP="00DC2CE4">
            <w:pPr>
              <w:pStyle w:val="XML1"/>
              <w:rPr>
                <w:del w:id="1084" w:author="aas" w:date="2013-10-14T02:06:00Z"/>
              </w:rPr>
            </w:pPr>
            <w:del w:id="1085" w:author="aas" w:date="2013-10-14T02:06:00Z">
              <w:r>
                <w:delText xml:space="preserve">              uniquely identifies a Capable Switch within the context of </w:delText>
              </w:r>
            </w:del>
          </w:p>
          <w:p w14:paraId="6E8A8300" w14:textId="77777777" w:rsidR="00DC2CE4" w:rsidRDefault="00DC2CE4" w:rsidP="00DC2CE4">
            <w:pPr>
              <w:pStyle w:val="XML1"/>
              <w:rPr>
                <w:del w:id="1086" w:author="aas" w:date="2013-10-14T02:06:00Z"/>
              </w:rPr>
            </w:pPr>
            <w:del w:id="1087" w:author="aas" w:date="2013-10-14T02:06:00Z">
              <w:r>
                <w:delText xml:space="preserve">              potential OpenFlow Configuration Points.  It MUST be </w:delText>
              </w:r>
            </w:del>
          </w:p>
          <w:p w14:paraId="52D08691" w14:textId="77777777" w:rsidR="00DC2CE4" w:rsidRDefault="00DC2CE4" w:rsidP="00DC2CE4">
            <w:pPr>
              <w:pStyle w:val="XML1"/>
              <w:rPr>
                <w:del w:id="1088" w:author="aas" w:date="2013-10-14T02:06:00Z"/>
              </w:rPr>
            </w:pPr>
            <w:del w:id="1089" w:author="aas" w:date="2013-10-14T02:06:00Z">
              <w:r>
                <w:delText xml:space="preserve">              persistent across reboots of the OpenFlow Capable Switch.</w:delText>
              </w:r>
            </w:del>
          </w:p>
          <w:p w14:paraId="24C7545A" w14:textId="77777777" w:rsidR="00DC2CE4" w:rsidRDefault="00DC2CE4" w:rsidP="00DC2CE4">
            <w:pPr>
              <w:pStyle w:val="XML1"/>
              <w:rPr>
                <w:del w:id="1090" w:author="aas" w:date="2013-10-14T02:06:00Z"/>
              </w:rPr>
            </w:pPr>
          </w:p>
          <w:p w14:paraId="0DFBB4D9" w14:textId="77777777" w:rsidR="00DC2CE4" w:rsidRDefault="00DC2CE4" w:rsidP="00DC2CE4">
            <w:pPr>
              <w:pStyle w:val="XML1"/>
              <w:rPr>
                <w:del w:id="1091" w:author="aas" w:date="2013-10-14T02:06:00Z"/>
              </w:rPr>
            </w:pPr>
            <w:del w:id="1092" w:author="aas" w:date="2013-10-14T02:06:00Z">
              <w:r>
                <w:delText xml:space="preserve">              This element MUST be present in the NETCONF data store.</w:delText>
              </w:r>
            </w:del>
          </w:p>
          <w:p w14:paraId="0C55AC7F" w14:textId="77777777" w:rsidR="00DC2CE4" w:rsidRDefault="00DC2CE4" w:rsidP="00DC2CE4">
            <w:pPr>
              <w:pStyle w:val="XML1"/>
              <w:rPr>
                <w:del w:id="1093" w:author="aas" w:date="2013-10-14T02:06:00Z"/>
              </w:rPr>
            </w:pPr>
            <w:del w:id="1094" w:author="aas" w:date="2013-10-14T02:06:00Z">
              <w:r>
                <w:delText xml:space="preserve">              If this element is not present in a NETCONF &amp;lt;edit-config&amp;gt;</w:delText>
              </w:r>
            </w:del>
          </w:p>
          <w:p w14:paraId="4DC73870" w14:textId="77777777" w:rsidR="00DC2CE4" w:rsidRDefault="00DC2CE4" w:rsidP="00DC2CE4">
            <w:pPr>
              <w:pStyle w:val="XML1"/>
              <w:rPr>
                <w:del w:id="1095" w:author="aas" w:date="2013-10-14T02:06:00Z"/>
              </w:rPr>
            </w:pPr>
            <w:del w:id="1096" w:author="aas" w:date="2013-10-14T02:06:00Z">
              <w:r>
                <w:delText xml:space="preserve">              operation 'create', 'merge' or 'replace' and the parent</w:delText>
              </w:r>
            </w:del>
          </w:p>
          <w:p w14:paraId="6ECCF248" w14:textId="77777777" w:rsidR="00DC2CE4" w:rsidRDefault="00DC2CE4" w:rsidP="00DC2CE4">
            <w:pPr>
              <w:pStyle w:val="XML1"/>
              <w:rPr>
                <w:del w:id="1097" w:author="aas" w:date="2013-10-14T02:06:00Z"/>
              </w:rPr>
            </w:pPr>
            <w:del w:id="1098" w:author="aas" w:date="2013-10-14T02:06:00Z">
              <w:r>
                <w:delText xml:space="preserve">              element does not exist, a 'data-missing' error is</w:delText>
              </w:r>
            </w:del>
          </w:p>
          <w:p w14:paraId="4777ACF1" w14:textId="77777777" w:rsidR="00DC2CE4" w:rsidRDefault="00DC2CE4" w:rsidP="00DC2CE4">
            <w:pPr>
              <w:pStyle w:val="XML1"/>
              <w:rPr>
                <w:del w:id="1099" w:author="aas" w:date="2013-10-14T02:06:00Z"/>
              </w:rPr>
            </w:pPr>
            <w:del w:id="1100" w:author="aas" w:date="2013-10-14T02:06:00Z">
              <w:r>
                <w:delText xml:space="preserve">              returned.</w:delText>
              </w:r>
            </w:del>
          </w:p>
          <w:p w14:paraId="55326BE5" w14:textId="77777777" w:rsidR="00DC2CE4" w:rsidRDefault="00DC2CE4" w:rsidP="00DC2CE4">
            <w:pPr>
              <w:pStyle w:val="XML1"/>
              <w:rPr>
                <w:del w:id="1101" w:author="aas" w:date="2013-10-14T02:06:00Z"/>
              </w:rPr>
            </w:pPr>
            <w:del w:id="1102" w:author="aas" w:date="2013-10-14T02:06:00Z">
              <w:r>
                <w:delText xml:space="preserve">            &lt;/xs:documentation&gt;</w:delText>
              </w:r>
            </w:del>
          </w:p>
          <w:p w14:paraId="0A6221F0" w14:textId="77777777" w:rsidR="00DC2CE4" w:rsidRDefault="00DC2CE4" w:rsidP="00DC2CE4">
            <w:pPr>
              <w:pStyle w:val="XML1"/>
              <w:rPr>
                <w:del w:id="1103" w:author="aas" w:date="2013-10-14T02:06:00Z"/>
              </w:rPr>
            </w:pPr>
            <w:del w:id="1104" w:author="aas" w:date="2013-10-14T02:06:00Z">
              <w:r>
                <w:delText xml:space="preserve">          &lt;/xs:annotation&gt;</w:delText>
              </w:r>
            </w:del>
          </w:p>
          <w:p w14:paraId="71BC9D52" w14:textId="77777777" w:rsidR="00DC2CE4" w:rsidRDefault="00DC2CE4" w:rsidP="00DC2CE4">
            <w:pPr>
              <w:pStyle w:val="XML1"/>
              <w:rPr>
                <w:del w:id="1105" w:author="aas" w:date="2013-10-14T02:06:00Z"/>
              </w:rPr>
            </w:pPr>
            <w:del w:id="1106" w:author="aas" w:date="2013-10-14T02:06:00Z">
              <w:r>
                <w:delText xml:space="preserve">        &lt;/xs:element&gt;</w:delText>
              </w:r>
            </w:del>
          </w:p>
          <w:p w14:paraId="6BEC4846" w14:textId="77777777" w:rsidR="00DC2CE4" w:rsidRDefault="00DC2CE4" w:rsidP="00DC2CE4">
            <w:pPr>
              <w:pStyle w:val="XML1"/>
              <w:rPr>
                <w:del w:id="1107" w:author="aas" w:date="2013-10-14T02:06:00Z"/>
              </w:rPr>
            </w:pPr>
            <w:del w:id="1108" w:author="aas" w:date="2013-10-14T02:06:00Z">
              <w:r>
                <w:delText xml:space="preserve">        &lt;xs:element name="config-version" minOccurs="0"  type="xs:string"&gt;</w:delText>
              </w:r>
            </w:del>
          </w:p>
          <w:p w14:paraId="629D9E70" w14:textId="77777777" w:rsidR="00DC2CE4" w:rsidRDefault="00DC2CE4" w:rsidP="00DC2CE4">
            <w:pPr>
              <w:pStyle w:val="XML1"/>
              <w:rPr>
                <w:del w:id="1109" w:author="aas" w:date="2013-10-14T02:06:00Z"/>
              </w:rPr>
            </w:pPr>
            <w:del w:id="1110" w:author="aas" w:date="2013-10-14T02:06:00Z">
              <w:r>
                <w:delText xml:space="preserve">          &lt;xs:annotation&gt;</w:delText>
              </w:r>
            </w:del>
          </w:p>
          <w:p w14:paraId="53D41603" w14:textId="77777777" w:rsidR="00DC2CE4" w:rsidRDefault="00DC2CE4" w:rsidP="00DC2CE4">
            <w:pPr>
              <w:pStyle w:val="XML1"/>
              <w:rPr>
                <w:del w:id="1111" w:author="aas" w:date="2013-10-14T02:06:00Z"/>
              </w:rPr>
            </w:pPr>
            <w:del w:id="1112" w:author="aas" w:date="2013-10-14T02:06:00Z">
              <w:r>
                <w:delText xml:space="preserve">            &lt;xs:documentation&gt;</w:delText>
              </w:r>
            </w:del>
          </w:p>
          <w:p w14:paraId="0A5D5D71" w14:textId="77777777" w:rsidR="00DC2CE4" w:rsidRDefault="00DC2CE4" w:rsidP="00DC2CE4">
            <w:pPr>
              <w:pStyle w:val="XML1"/>
              <w:rPr>
                <w:del w:id="1113" w:author="aas" w:date="2013-10-14T02:06:00Z"/>
              </w:rPr>
            </w:pPr>
            <w:del w:id="1114" w:author="aas" w:date="2013-10-14T02:06:00Z">
              <w:r>
                <w:delText xml:space="preserve">              The maximum supported OF-CONFIG version that is</w:delText>
              </w:r>
            </w:del>
          </w:p>
          <w:p w14:paraId="3AD65E31" w14:textId="77777777" w:rsidR="00DC2CE4" w:rsidRDefault="00DC2CE4" w:rsidP="00DC2CE4">
            <w:pPr>
              <w:pStyle w:val="XML1"/>
              <w:rPr>
                <w:del w:id="1115" w:author="aas" w:date="2013-10-14T02:06:00Z"/>
              </w:rPr>
            </w:pPr>
            <w:del w:id="1116" w:author="aas" w:date="2013-10-14T02:06:00Z">
              <w:r>
                <w:delText xml:space="preserve">              supported by the OpenFlow Capable Switch. For switches</w:delText>
              </w:r>
            </w:del>
          </w:p>
          <w:p w14:paraId="4CE842BC" w14:textId="77777777" w:rsidR="00DC2CE4" w:rsidRDefault="00DC2CE4" w:rsidP="00DC2CE4">
            <w:pPr>
              <w:pStyle w:val="XML1"/>
              <w:rPr>
                <w:del w:id="1117" w:author="aas" w:date="2013-10-14T02:06:00Z"/>
              </w:rPr>
            </w:pPr>
            <w:del w:id="1118" w:author="aas" w:date="2013-10-14T02:06:00Z">
              <w:r>
                <w:delText xml:space="preserve">              implementing this version of the OF-CONFIG protocol this</w:delText>
              </w:r>
            </w:del>
          </w:p>
          <w:p w14:paraId="05550456" w14:textId="77777777" w:rsidR="00DC2CE4" w:rsidRDefault="00DC2CE4" w:rsidP="00DC2CE4">
            <w:pPr>
              <w:pStyle w:val="XML1"/>
              <w:rPr>
                <w:del w:id="1119" w:author="aas" w:date="2013-10-14T02:06:00Z"/>
              </w:rPr>
            </w:pPr>
            <w:del w:id="1120" w:author="aas" w:date="2013-10-14T02:06:00Z">
              <w:r>
                <w:delText xml:space="preserve">              MUST always be 1.1.1.</w:delText>
              </w:r>
            </w:del>
          </w:p>
          <w:p w14:paraId="29940925" w14:textId="77777777" w:rsidR="00DC2CE4" w:rsidRDefault="00DC2CE4" w:rsidP="00DC2CE4">
            <w:pPr>
              <w:pStyle w:val="XML1"/>
              <w:rPr>
                <w:del w:id="1121" w:author="aas" w:date="2013-10-14T02:06:00Z"/>
              </w:rPr>
            </w:pPr>
          </w:p>
          <w:p w14:paraId="2F2FA93C" w14:textId="77777777" w:rsidR="00DC2CE4" w:rsidRDefault="00DC2CE4" w:rsidP="00DC2CE4">
            <w:pPr>
              <w:pStyle w:val="XML1"/>
              <w:rPr>
                <w:del w:id="1122" w:author="aas" w:date="2013-10-14T02:06:00Z"/>
              </w:rPr>
            </w:pPr>
            <w:del w:id="1123" w:author="aas" w:date="2013-10-14T02:06:00Z">
              <w:r>
                <w:delText xml:space="preserve">              This object can be used to identify the OF-CONFIG version</w:delText>
              </w:r>
            </w:del>
          </w:p>
          <w:p w14:paraId="527C1FA3" w14:textId="77777777" w:rsidR="00DC2CE4" w:rsidRDefault="00DC2CE4" w:rsidP="00DC2CE4">
            <w:pPr>
              <w:pStyle w:val="XML1"/>
              <w:rPr>
                <w:del w:id="1124" w:author="aas" w:date="2013-10-14T02:06:00Z"/>
              </w:rPr>
            </w:pPr>
            <w:del w:id="1125" w:author="aas" w:date="2013-10-14T02:06:00Z">
              <w:r>
                <w:delText xml:space="preserve">              a capable switch supports beginning with version 1.1.1 of </w:delText>
              </w:r>
            </w:del>
          </w:p>
          <w:p w14:paraId="7ED69CEF" w14:textId="77777777" w:rsidR="00DC2CE4" w:rsidRDefault="00DC2CE4" w:rsidP="00DC2CE4">
            <w:pPr>
              <w:pStyle w:val="XML1"/>
              <w:rPr>
                <w:del w:id="1126" w:author="aas" w:date="2013-10-14T02:06:00Z"/>
              </w:rPr>
            </w:pPr>
            <w:del w:id="1127"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8" w:author="aas" w:date="2013-10-14T02:06:00Z"/>
              </w:rPr>
            </w:pPr>
            <w:del w:id="1129" w:author="aas" w:date="2013-10-14T02:06:00Z">
              <w:r>
                <w:delText xml:space="preserve">              determined by the namespace the OpenFlow Capable Switch</w:delText>
              </w:r>
            </w:del>
          </w:p>
          <w:p w14:paraId="23F58477" w14:textId="77777777" w:rsidR="00DC2CE4" w:rsidRDefault="00DC2CE4" w:rsidP="00DC2CE4">
            <w:pPr>
              <w:pStyle w:val="XML1"/>
              <w:rPr>
                <w:del w:id="1130" w:author="aas" w:date="2013-10-14T02:06:00Z"/>
              </w:rPr>
            </w:pPr>
            <w:del w:id="1131" w:author="aas" w:date="2013-10-14T02:06:00Z">
              <w:r>
                <w:delText xml:space="preserve">              returns to configuration request of an element (like </w:delText>
              </w:r>
            </w:del>
          </w:p>
          <w:p w14:paraId="1CE790B7" w14:textId="77777777" w:rsidR="00DC2CE4" w:rsidRDefault="00DC2CE4" w:rsidP="00DC2CE4">
            <w:pPr>
              <w:pStyle w:val="XML1"/>
              <w:rPr>
                <w:del w:id="1132" w:author="aas" w:date="2013-10-14T02:06:00Z"/>
              </w:rPr>
            </w:pPr>
            <w:del w:id="1133" w:author="aas" w:date="2013-10-14T02:06:00Z">
              <w:r>
                <w:delText xml:space="preserve">              capable-switch) that is present in all OF-CONFIG versions</w:delText>
              </w:r>
            </w:del>
          </w:p>
          <w:p w14:paraId="7AA77AE4" w14:textId="77777777" w:rsidR="00DC2CE4" w:rsidRDefault="00DC2CE4" w:rsidP="00DC2CE4">
            <w:pPr>
              <w:pStyle w:val="XML1"/>
              <w:rPr>
                <w:del w:id="1134" w:author="aas" w:date="2013-10-14T02:06:00Z"/>
              </w:rPr>
            </w:pPr>
            <w:del w:id="1135" w:author="aas" w:date="2013-10-14T02:06:00Z">
              <w:r>
                <w:delText xml:space="preserve">              specified so far. This is the only possiblity to identify</w:delText>
              </w:r>
            </w:del>
          </w:p>
          <w:p w14:paraId="062288CC" w14:textId="77777777" w:rsidR="00DC2CE4" w:rsidRDefault="00DC2CE4" w:rsidP="00DC2CE4">
            <w:pPr>
              <w:pStyle w:val="XML1"/>
              <w:rPr>
                <w:del w:id="1136" w:author="aas" w:date="2013-10-14T02:06:00Z"/>
              </w:rPr>
            </w:pPr>
            <w:del w:id="1137"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8" w:author="aas" w:date="2013-10-14T02:06:00Z"/>
              </w:rPr>
            </w:pPr>
            <w:del w:id="1139" w:author="aas" w:date="2013-10-14T02:06:00Z">
              <w:r>
                <w:delText xml:space="preserve">            &lt;/xs:documentation&gt;</w:delText>
              </w:r>
            </w:del>
          </w:p>
          <w:p w14:paraId="2F5E90FE" w14:textId="77777777" w:rsidR="00DC2CE4" w:rsidRDefault="00DC2CE4" w:rsidP="00DC2CE4">
            <w:pPr>
              <w:pStyle w:val="XML1"/>
              <w:rPr>
                <w:del w:id="1140" w:author="aas" w:date="2013-10-14T02:06:00Z"/>
              </w:rPr>
            </w:pPr>
            <w:del w:id="1141" w:author="aas" w:date="2013-10-14T02:06:00Z">
              <w:r>
                <w:delText xml:space="preserve">          &lt;/xs:annotation&gt;</w:delText>
              </w:r>
            </w:del>
          </w:p>
          <w:p w14:paraId="59ED1CBD" w14:textId="77777777" w:rsidR="00DC2CE4" w:rsidRDefault="00DC2CE4" w:rsidP="00DC2CE4">
            <w:pPr>
              <w:pStyle w:val="XML1"/>
              <w:rPr>
                <w:del w:id="1142" w:author="aas" w:date="2013-10-14T02:06:00Z"/>
              </w:rPr>
            </w:pPr>
            <w:del w:id="1143" w:author="aas" w:date="2013-10-14T02:06:00Z">
              <w:r>
                <w:delText xml:space="preserve">        &lt;/xs:element&gt;</w:delText>
              </w:r>
            </w:del>
          </w:p>
          <w:p w14:paraId="78746EE6" w14:textId="77777777" w:rsidR="00DC2CE4" w:rsidRDefault="00DC2CE4" w:rsidP="00DC2CE4">
            <w:pPr>
              <w:pStyle w:val="XML1"/>
              <w:rPr>
                <w:del w:id="1144" w:author="aas" w:date="2013-10-14T02:06:00Z"/>
              </w:rPr>
            </w:pPr>
            <w:del w:id="1145" w:author="aas" w:date="2013-10-14T02:06:00Z">
              <w:r>
                <w:delText xml:space="preserve">        &lt;xs:element name="configuration-points" minOccurs="0"&gt;</w:delText>
              </w:r>
            </w:del>
          </w:p>
          <w:p w14:paraId="25CF7181" w14:textId="77777777" w:rsidR="00DC2CE4" w:rsidRDefault="00DC2CE4" w:rsidP="00DC2CE4">
            <w:pPr>
              <w:pStyle w:val="XML1"/>
              <w:rPr>
                <w:del w:id="1146" w:author="aas" w:date="2013-10-14T02:06:00Z"/>
              </w:rPr>
            </w:pPr>
            <w:del w:id="1147" w:author="aas" w:date="2013-10-14T02:06:00Z">
              <w:r>
                <w:delText xml:space="preserve">          &lt;xs:complexType&gt;</w:delText>
              </w:r>
            </w:del>
          </w:p>
          <w:p w14:paraId="224236C2" w14:textId="77777777" w:rsidR="00DC2CE4" w:rsidRDefault="00DC2CE4" w:rsidP="00DC2CE4">
            <w:pPr>
              <w:pStyle w:val="XML1"/>
              <w:rPr>
                <w:del w:id="1148" w:author="aas" w:date="2013-10-14T02:06:00Z"/>
              </w:rPr>
            </w:pPr>
            <w:del w:id="1149" w:author="aas" w:date="2013-10-14T02:06:00Z">
              <w:r>
                <w:delText xml:space="preserve">            &lt;xs:sequence&gt;</w:delText>
              </w:r>
            </w:del>
          </w:p>
          <w:p w14:paraId="613B8299" w14:textId="77777777" w:rsidR="00DC2CE4" w:rsidRDefault="00DC2CE4" w:rsidP="00DC2CE4">
            <w:pPr>
              <w:pStyle w:val="XML1"/>
              <w:rPr>
                <w:del w:id="1150" w:author="aas" w:date="2013-10-14T02:06:00Z"/>
              </w:rPr>
            </w:pPr>
            <w:del w:id="1151" w:author="aas" w:date="2013-10-14T02:06:00Z">
              <w:r>
                <w:delText xml:space="preserve">              &lt;xs:element name="configuration-point" minOccurs="0" maxOccurs="unbounded"&gt;</w:delText>
              </w:r>
            </w:del>
          </w:p>
          <w:p w14:paraId="430E046B" w14:textId="77777777" w:rsidR="00DC2CE4" w:rsidRDefault="00DC2CE4" w:rsidP="00DC2CE4">
            <w:pPr>
              <w:pStyle w:val="XML1"/>
              <w:rPr>
                <w:del w:id="1152" w:author="aas" w:date="2013-10-14T02:06:00Z"/>
              </w:rPr>
            </w:pPr>
            <w:del w:id="1153" w:author="aas" w:date="2013-10-14T02:06:00Z">
              <w:r>
                <w:delText xml:space="preserve">                &lt;xs:annotation&gt;</w:delText>
              </w:r>
            </w:del>
          </w:p>
          <w:p w14:paraId="0BCC58BD" w14:textId="77777777" w:rsidR="00DC2CE4" w:rsidRDefault="00DC2CE4" w:rsidP="00DC2CE4">
            <w:pPr>
              <w:pStyle w:val="XML1"/>
              <w:rPr>
                <w:del w:id="1154" w:author="aas" w:date="2013-10-14T02:06:00Z"/>
              </w:rPr>
            </w:pPr>
            <w:del w:id="1155" w:author="aas" w:date="2013-10-14T02:06:00Z">
              <w:r>
                <w:delText xml:space="preserve">                  &lt;xs:documentation&gt;</w:delText>
              </w:r>
            </w:del>
          </w:p>
          <w:p w14:paraId="3974F24C" w14:textId="77777777" w:rsidR="00DC2CE4" w:rsidRDefault="00DC2CE4" w:rsidP="00DC2CE4">
            <w:pPr>
              <w:pStyle w:val="XML1"/>
              <w:rPr>
                <w:del w:id="1156" w:author="aas" w:date="2013-10-14T02:06:00Z"/>
              </w:rPr>
            </w:pPr>
            <w:del w:id="1157" w:author="aas" w:date="2013-10-14T02:06:00Z">
              <w:r>
                <w:delText xml:space="preserve">                    The list of all Configuration Points known to</w:delText>
              </w:r>
            </w:del>
          </w:p>
          <w:p w14:paraId="56802AD2" w14:textId="77777777" w:rsidR="00DC2CE4" w:rsidRDefault="00DC2CE4" w:rsidP="00DC2CE4">
            <w:pPr>
              <w:pStyle w:val="XML1"/>
              <w:rPr>
                <w:del w:id="1158" w:author="aas" w:date="2013-10-14T02:06:00Z"/>
              </w:rPr>
            </w:pPr>
            <w:del w:id="1159" w:author="aas" w:date="2013-10-14T02:06:00Z">
              <w:r>
                <w:delText xml:space="preserve">                    the OpenFlow Capable Switch that may manage it using</w:delText>
              </w:r>
            </w:del>
          </w:p>
          <w:p w14:paraId="0DF792A2" w14:textId="77777777" w:rsidR="00DC2CE4" w:rsidRDefault="00DC2CE4" w:rsidP="00DC2CE4">
            <w:pPr>
              <w:pStyle w:val="XML1"/>
              <w:rPr>
                <w:del w:id="1160" w:author="aas" w:date="2013-10-14T02:06:00Z"/>
              </w:rPr>
            </w:pPr>
            <w:del w:id="1161" w:author="aas" w:date="2013-10-14T02:06:00Z">
              <w:r>
                <w:delText xml:space="preserve">                    OF-CONFIG.</w:delText>
              </w:r>
            </w:del>
          </w:p>
          <w:p w14:paraId="6DC10A3F" w14:textId="77777777" w:rsidR="00DC2CE4" w:rsidRDefault="00DC2CE4" w:rsidP="00DC2CE4">
            <w:pPr>
              <w:pStyle w:val="XML1"/>
              <w:rPr>
                <w:del w:id="1162" w:author="aas" w:date="2013-10-14T02:06:00Z"/>
              </w:rPr>
            </w:pPr>
          </w:p>
          <w:p w14:paraId="21B2F1F9" w14:textId="77777777" w:rsidR="00DC2CE4" w:rsidRDefault="00DC2CE4" w:rsidP="00DC2CE4">
            <w:pPr>
              <w:pStyle w:val="XML1"/>
              <w:rPr>
                <w:del w:id="1163" w:author="aas" w:date="2013-10-14T02:06:00Z"/>
              </w:rPr>
            </w:pPr>
            <w:del w:id="1164" w:author="aas" w:date="2013-10-14T02:06:00Z">
              <w:r>
                <w:delText xml:space="preserve">                    The element 'id' of OFConfigurationType MUST be unique</w:delText>
              </w:r>
            </w:del>
          </w:p>
          <w:p w14:paraId="68F9A443" w14:textId="77777777" w:rsidR="00DC2CE4" w:rsidRDefault="00DC2CE4" w:rsidP="00DC2CE4">
            <w:pPr>
              <w:pStyle w:val="XML1"/>
              <w:rPr>
                <w:del w:id="1165" w:author="aas" w:date="2013-10-14T02:06:00Z"/>
              </w:rPr>
            </w:pPr>
            <w:del w:id="1166" w:author="aas" w:date="2013-10-14T02:06:00Z">
              <w:r>
                <w:delText xml:space="preserve">                    within this list.</w:delText>
              </w:r>
            </w:del>
          </w:p>
          <w:p w14:paraId="4C1F9121" w14:textId="77777777" w:rsidR="00DC2CE4" w:rsidRDefault="00DC2CE4" w:rsidP="00DC2CE4">
            <w:pPr>
              <w:pStyle w:val="XML1"/>
              <w:rPr>
                <w:del w:id="1167" w:author="aas" w:date="2013-10-14T02:06:00Z"/>
              </w:rPr>
            </w:pPr>
            <w:del w:id="1168" w:author="aas" w:date="2013-10-14T02:06:00Z">
              <w:r>
                <w:delText xml:space="preserve">                  &lt;/xs:documentation&gt;</w:delText>
              </w:r>
            </w:del>
          </w:p>
          <w:p w14:paraId="720F8351" w14:textId="77777777" w:rsidR="00DC2CE4" w:rsidRDefault="00DC2CE4" w:rsidP="00DC2CE4">
            <w:pPr>
              <w:pStyle w:val="XML1"/>
              <w:rPr>
                <w:del w:id="1169" w:author="aas" w:date="2013-10-14T02:06:00Z"/>
              </w:rPr>
            </w:pPr>
            <w:del w:id="1170" w:author="aas" w:date="2013-10-14T02:06:00Z">
              <w:r>
                <w:delText xml:space="preserve">                &lt;/xs:annotation&gt;</w:delText>
              </w:r>
            </w:del>
          </w:p>
          <w:p w14:paraId="582D9C95" w14:textId="77777777" w:rsidR="00DC2CE4" w:rsidRDefault="00DC2CE4" w:rsidP="00DC2CE4">
            <w:pPr>
              <w:pStyle w:val="XML1"/>
              <w:rPr>
                <w:del w:id="1171" w:author="aas" w:date="2013-10-14T02:06:00Z"/>
              </w:rPr>
            </w:pPr>
            <w:del w:id="1172" w:author="aas" w:date="2013-10-14T02:06:00Z">
              <w:r>
                <w:delText xml:space="preserve">                &lt;xs:complexType&gt;</w:delText>
              </w:r>
            </w:del>
          </w:p>
          <w:p w14:paraId="68DCD82B" w14:textId="77777777" w:rsidR="00DC2CE4" w:rsidRDefault="00DC2CE4" w:rsidP="00DC2CE4">
            <w:pPr>
              <w:pStyle w:val="XML1"/>
              <w:rPr>
                <w:del w:id="1173" w:author="aas" w:date="2013-10-14T02:06:00Z"/>
              </w:rPr>
            </w:pPr>
            <w:del w:id="1174" w:author="aas" w:date="2013-10-14T02:06:00Z">
              <w:r>
                <w:delText xml:space="preserve">                  &lt;xs:sequence&gt;</w:delText>
              </w:r>
            </w:del>
          </w:p>
          <w:p w14:paraId="7B5DD3DE" w14:textId="77777777" w:rsidR="00DC2CE4" w:rsidRDefault="00DC2CE4" w:rsidP="00DC2CE4">
            <w:pPr>
              <w:pStyle w:val="XML1"/>
              <w:rPr>
                <w:del w:id="1175" w:author="aas" w:date="2013-10-14T02:06:00Z"/>
              </w:rPr>
            </w:pPr>
            <w:del w:id="1176" w:author="aas" w:date="2013-10-14T02:06:00Z">
              <w:r>
                <w:delText xml:space="preserve">                    &lt;xs:group ref="OFConfigurationPointType"/&gt;</w:delText>
              </w:r>
            </w:del>
          </w:p>
          <w:p w14:paraId="5995DB37" w14:textId="77777777" w:rsidR="00DC2CE4" w:rsidRDefault="00DC2CE4" w:rsidP="00DC2CE4">
            <w:pPr>
              <w:pStyle w:val="XML1"/>
              <w:rPr>
                <w:del w:id="1177" w:author="aas" w:date="2013-10-14T02:06:00Z"/>
              </w:rPr>
            </w:pPr>
            <w:del w:id="1178" w:author="aas" w:date="2013-10-14T02:06:00Z">
              <w:r>
                <w:delText xml:space="preserve">                  &lt;/xs:sequence&gt;</w:delText>
              </w:r>
            </w:del>
          </w:p>
          <w:p w14:paraId="6507B8A7" w14:textId="77777777" w:rsidR="00DC2CE4" w:rsidRDefault="00DC2CE4" w:rsidP="00DC2CE4">
            <w:pPr>
              <w:pStyle w:val="XML1"/>
              <w:rPr>
                <w:del w:id="1179" w:author="aas" w:date="2013-10-14T02:06:00Z"/>
              </w:rPr>
            </w:pPr>
            <w:del w:id="1180" w:author="aas" w:date="2013-10-14T02:06:00Z">
              <w:r>
                <w:delText xml:space="preserve">                &lt;/xs:complexType&gt;</w:delText>
              </w:r>
            </w:del>
          </w:p>
          <w:p w14:paraId="7443B92E" w14:textId="77777777" w:rsidR="00DC2CE4" w:rsidRDefault="00DC2CE4" w:rsidP="00DC2CE4">
            <w:pPr>
              <w:pStyle w:val="XML1"/>
              <w:rPr>
                <w:del w:id="1181" w:author="aas" w:date="2013-10-14T02:06:00Z"/>
              </w:rPr>
            </w:pPr>
            <w:del w:id="1182" w:author="aas" w:date="2013-10-14T02:06:00Z">
              <w:r>
                <w:delText xml:space="preserve">              &lt;/xs:element&gt;</w:delText>
              </w:r>
            </w:del>
          </w:p>
          <w:p w14:paraId="652403BC" w14:textId="77777777" w:rsidR="00DC2CE4" w:rsidRDefault="00DC2CE4" w:rsidP="00DC2CE4">
            <w:pPr>
              <w:pStyle w:val="XML1"/>
              <w:rPr>
                <w:del w:id="1183" w:author="aas" w:date="2013-10-14T02:06:00Z"/>
              </w:rPr>
            </w:pPr>
            <w:del w:id="1184" w:author="aas" w:date="2013-10-14T02:06:00Z">
              <w:r>
                <w:delText xml:space="preserve">            &lt;/xs:sequence&gt;</w:delText>
              </w:r>
            </w:del>
          </w:p>
          <w:p w14:paraId="31B01E09" w14:textId="77777777" w:rsidR="00DC2CE4" w:rsidRDefault="00DC2CE4" w:rsidP="00DC2CE4">
            <w:pPr>
              <w:pStyle w:val="XML1"/>
              <w:rPr>
                <w:del w:id="1185" w:author="aas" w:date="2013-10-14T02:06:00Z"/>
              </w:rPr>
            </w:pPr>
            <w:del w:id="1186" w:author="aas" w:date="2013-10-14T02:06:00Z">
              <w:r>
                <w:delText xml:space="preserve">          &lt;/xs:complexType&gt;</w:delText>
              </w:r>
            </w:del>
          </w:p>
          <w:p w14:paraId="4C7D17D6" w14:textId="77777777" w:rsidR="00DC2CE4" w:rsidRDefault="00DC2CE4" w:rsidP="00DC2CE4">
            <w:pPr>
              <w:pStyle w:val="XML1"/>
              <w:rPr>
                <w:del w:id="1187" w:author="aas" w:date="2013-10-14T02:06:00Z"/>
              </w:rPr>
            </w:pPr>
            <w:del w:id="1188"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89" w:author="aas" w:date="2013-10-14T02:06:00Z"/>
              </w:rPr>
            </w:pPr>
            <w:del w:id="1190" w:author="aas" w:date="2013-10-14T02:06:00Z">
              <w:r>
                <w:delText xml:space="preserve">            &lt;xs:selector xpath="of11-config:configuration-point"/&gt;</w:delText>
              </w:r>
            </w:del>
          </w:p>
          <w:p w14:paraId="34CDE7B8" w14:textId="77777777" w:rsidR="00DC2CE4" w:rsidRDefault="00DC2CE4" w:rsidP="00DC2CE4">
            <w:pPr>
              <w:pStyle w:val="XML1"/>
              <w:rPr>
                <w:del w:id="1191" w:author="aas" w:date="2013-10-14T02:06:00Z"/>
              </w:rPr>
            </w:pPr>
            <w:del w:id="1192" w:author="aas" w:date="2013-10-14T02:06:00Z">
              <w:r>
                <w:delText xml:space="preserve">            &lt;xs:field xpath="of11-config:id"/&gt;</w:delText>
              </w:r>
            </w:del>
          </w:p>
          <w:p w14:paraId="5A3F45B3" w14:textId="77777777" w:rsidR="00DC2CE4" w:rsidRDefault="00DC2CE4" w:rsidP="00DC2CE4">
            <w:pPr>
              <w:pStyle w:val="XML1"/>
              <w:rPr>
                <w:del w:id="1193" w:author="aas" w:date="2013-10-14T02:06:00Z"/>
              </w:rPr>
            </w:pPr>
            <w:del w:id="1194" w:author="aas" w:date="2013-10-14T02:06:00Z">
              <w:r>
                <w:delText xml:space="preserve">          &lt;/xs:key&gt;</w:delText>
              </w:r>
            </w:del>
          </w:p>
          <w:p w14:paraId="4861C549" w14:textId="77777777" w:rsidR="00DC2CE4" w:rsidRDefault="00DC2CE4" w:rsidP="00DC2CE4">
            <w:pPr>
              <w:pStyle w:val="XML1"/>
              <w:rPr>
                <w:del w:id="1195" w:author="aas" w:date="2013-10-14T02:06:00Z"/>
              </w:rPr>
            </w:pPr>
            <w:del w:id="1196" w:author="aas" w:date="2013-10-14T02:06:00Z">
              <w:r>
                <w:delText xml:space="preserve">        &lt;/xs:element&gt;</w:delText>
              </w:r>
            </w:del>
          </w:p>
          <w:p w14:paraId="69DA5284" w14:textId="77777777" w:rsidR="00DC2CE4" w:rsidRDefault="00DC2CE4" w:rsidP="00DC2CE4">
            <w:pPr>
              <w:pStyle w:val="XML1"/>
              <w:rPr>
                <w:del w:id="1197" w:author="aas" w:date="2013-10-14T02:06:00Z"/>
              </w:rPr>
            </w:pPr>
            <w:del w:id="1198" w:author="aas" w:date="2013-10-14T02:06:00Z">
              <w:r>
                <w:delText xml:space="preserve">        &lt;xs:element name="resources" minOccurs="0"&gt;</w:delText>
              </w:r>
            </w:del>
          </w:p>
          <w:p w14:paraId="779C795A" w14:textId="77777777" w:rsidR="00DC2CE4" w:rsidRDefault="00DC2CE4" w:rsidP="00DC2CE4">
            <w:pPr>
              <w:pStyle w:val="XML1"/>
              <w:rPr>
                <w:del w:id="1199" w:author="aas" w:date="2013-10-14T02:06:00Z"/>
              </w:rPr>
            </w:pPr>
            <w:del w:id="1200" w:author="aas" w:date="2013-10-14T02:06:00Z">
              <w:r>
                <w:delText xml:space="preserve">          &lt;xs:annotation&gt;</w:delText>
              </w:r>
            </w:del>
          </w:p>
          <w:p w14:paraId="48E86502" w14:textId="77777777" w:rsidR="00DC2CE4" w:rsidRDefault="00DC2CE4" w:rsidP="00DC2CE4">
            <w:pPr>
              <w:pStyle w:val="XML1"/>
              <w:rPr>
                <w:del w:id="1201" w:author="aas" w:date="2013-10-14T02:06:00Z"/>
              </w:rPr>
            </w:pPr>
            <w:del w:id="1202" w:author="aas" w:date="2013-10-14T02:06:00Z">
              <w:r>
                <w:delText xml:space="preserve">            &lt;xs:documentation&gt;</w:delText>
              </w:r>
            </w:del>
          </w:p>
          <w:p w14:paraId="1677EC8C" w14:textId="77777777" w:rsidR="00DC2CE4" w:rsidRDefault="00DC2CE4" w:rsidP="00DC2CE4">
            <w:pPr>
              <w:pStyle w:val="XML1"/>
              <w:rPr>
                <w:del w:id="1203" w:author="aas" w:date="2013-10-14T02:06:00Z"/>
              </w:rPr>
            </w:pPr>
            <w:del w:id="1204" w:author="aas" w:date="2013-10-14T02:06:00Z">
              <w:r>
                <w:delText xml:space="preserve">              A lists containing all resources of the OpenFlow</w:delText>
              </w:r>
            </w:del>
          </w:p>
          <w:p w14:paraId="11BA8324" w14:textId="77777777" w:rsidR="00DC2CE4" w:rsidRDefault="00DC2CE4" w:rsidP="00DC2CE4">
            <w:pPr>
              <w:pStyle w:val="XML1"/>
              <w:rPr>
                <w:del w:id="1205" w:author="aas" w:date="2013-10-14T02:06:00Z"/>
              </w:rPr>
            </w:pPr>
            <w:del w:id="1206" w:author="aas" w:date="2013-10-14T02:06:00Z">
              <w:r>
                <w:delText xml:space="preserve">              Capable Switch that can be used by OpenFlow Logical</w:delText>
              </w:r>
            </w:del>
          </w:p>
          <w:p w14:paraId="3B45AC1C" w14:textId="77777777" w:rsidR="00DC2CE4" w:rsidRDefault="00DC2CE4" w:rsidP="00DC2CE4">
            <w:pPr>
              <w:pStyle w:val="XML1"/>
              <w:rPr>
                <w:del w:id="1207" w:author="aas" w:date="2013-10-14T02:06:00Z"/>
              </w:rPr>
            </w:pPr>
            <w:del w:id="1208" w:author="aas" w:date="2013-10-14T02:06:00Z">
              <w:r>
                <w:delText xml:space="preserve">              Switches.  Resources are listed here independent of their</w:delText>
              </w:r>
            </w:del>
          </w:p>
          <w:p w14:paraId="7AE87234" w14:textId="77777777" w:rsidR="00DC2CE4" w:rsidRDefault="00DC2CE4" w:rsidP="00DC2CE4">
            <w:pPr>
              <w:pStyle w:val="XML1"/>
              <w:rPr>
                <w:del w:id="1209" w:author="aas" w:date="2013-10-14T02:06:00Z"/>
              </w:rPr>
            </w:pPr>
            <w:del w:id="1210" w:author="aas" w:date="2013-10-14T02:06:00Z">
              <w:r>
                <w:delText xml:space="preserve">              actual assignment to OpenFlow Logical Switches.  They may</w:delText>
              </w:r>
            </w:del>
          </w:p>
          <w:p w14:paraId="42723265" w14:textId="77777777" w:rsidR="00DC2CE4" w:rsidRDefault="00DC2CE4" w:rsidP="00DC2CE4">
            <w:pPr>
              <w:pStyle w:val="XML1"/>
              <w:rPr>
                <w:del w:id="1211" w:author="aas" w:date="2013-10-14T02:06:00Z"/>
              </w:rPr>
            </w:pPr>
            <w:del w:id="1212" w:author="aas" w:date="2013-10-14T02:06:00Z">
              <w:r>
                <w:delText xml:space="preserve">              be available to be assigned to an OpenFlow Logical Switch</w:delText>
              </w:r>
            </w:del>
          </w:p>
          <w:p w14:paraId="3204301F" w14:textId="77777777" w:rsidR="00DC2CE4" w:rsidRDefault="00DC2CE4" w:rsidP="00DC2CE4">
            <w:pPr>
              <w:pStyle w:val="XML1"/>
              <w:rPr>
                <w:del w:id="1213" w:author="aas" w:date="2013-10-14T02:06:00Z"/>
              </w:rPr>
            </w:pPr>
            <w:del w:id="1214" w:author="aas" w:date="2013-10-14T02:06:00Z">
              <w:r>
                <w:delText xml:space="preserve">              or already in use by an OpenFlow Logical Switch.</w:delText>
              </w:r>
            </w:del>
          </w:p>
          <w:p w14:paraId="65B6F086" w14:textId="77777777" w:rsidR="00DC2CE4" w:rsidRDefault="00DC2CE4" w:rsidP="00DC2CE4">
            <w:pPr>
              <w:pStyle w:val="XML1"/>
              <w:rPr>
                <w:del w:id="1215" w:author="aas" w:date="2013-10-14T02:06:00Z"/>
              </w:rPr>
            </w:pPr>
            <w:del w:id="1216" w:author="aas" w:date="2013-10-14T02:06:00Z">
              <w:r>
                <w:delText xml:space="preserve">            &lt;/xs:documentation&gt;</w:delText>
              </w:r>
            </w:del>
          </w:p>
          <w:p w14:paraId="363627A9" w14:textId="77777777" w:rsidR="00DC2CE4" w:rsidRDefault="00DC2CE4" w:rsidP="00DC2CE4">
            <w:pPr>
              <w:pStyle w:val="XML1"/>
              <w:rPr>
                <w:del w:id="1217" w:author="aas" w:date="2013-10-14T02:06:00Z"/>
              </w:rPr>
            </w:pPr>
            <w:del w:id="1218" w:author="aas" w:date="2013-10-14T02:06:00Z">
              <w:r>
                <w:delText xml:space="preserve">          &lt;/xs:annotation&gt;</w:delText>
              </w:r>
            </w:del>
          </w:p>
          <w:p w14:paraId="569C5636" w14:textId="77777777" w:rsidR="00DC2CE4" w:rsidRDefault="00DC2CE4" w:rsidP="00DC2CE4">
            <w:pPr>
              <w:pStyle w:val="XML1"/>
              <w:rPr>
                <w:del w:id="1219" w:author="aas" w:date="2013-10-14T02:06:00Z"/>
              </w:rPr>
            </w:pPr>
            <w:del w:id="1220" w:author="aas" w:date="2013-10-14T02:06:00Z">
              <w:r>
                <w:delText xml:space="preserve">          &lt;xs:complexType&gt;</w:delText>
              </w:r>
            </w:del>
          </w:p>
          <w:p w14:paraId="46A42AF6" w14:textId="77777777" w:rsidR="00DC2CE4" w:rsidRDefault="00DC2CE4" w:rsidP="00DC2CE4">
            <w:pPr>
              <w:pStyle w:val="XML1"/>
              <w:rPr>
                <w:del w:id="1221" w:author="aas" w:date="2013-10-14T02:06:00Z"/>
              </w:rPr>
            </w:pPr>
            <w:del w:id="1222" w:author="aas" w:date="2013-10-14T02:06:00Z">
              <w:r>
                <w:delText xml:space="preserve">            &lt;xs:sequence&gt;</w:delText>
              </w:r>
            </w:del>
          </w:p>
          <w:p w14:paraId="2310F4F0" w14:textId="77777777" w:rsidR="00DC2CE4" w:rsidRDefault="00DC2CE4" w:rsidP="00DC2CE4">
            <w:pPr>
              <w:pStyle w:val="XML1"/>
              <w:rPr>
                <w:del w:id="1223" w:author="aas" w:date="2013-10-14T02:06:00Z"/>
              </w:rPr>
            </w:pPr>
            <w:del w:id="1224" w:author="aas" w:date="2013-10-14T02:06:00Z">
              <w:r>
                <w:delText xml:space="preserve">              &lt;xs:element name="port" minOccurs="0" maxOccurs="unbounded"&gt;</w:delText>
              </w:r>
            </w:del>
          </w:p>
          <w:p w14:paraId="5C915F4C" w14:textId="77777777" w:rsidR="00DC2CE4" w:rsidRDefault="00DC2CE4" w:rsidP="00DC2CE4">
            <w:pPr>
              <w:pStyle w:val="XML1"/>
              <w:rPr>
                <w:del w:id="1225" w:author="aas" w:date="2013-10-14T02:06:00Z"/>
              </w:rPr>
            </w:pPr>
            <w:del w:id="1226" w:author="aas" w:date="2013-10-14T02:06:00Z">
              <w:r>
                <w:delText xml:space="preserve">                &lt;xs:annotation&gt;</w:delText>
              </w:r>
            </w:del>
          </w:p>
          <w:p w14:paraId="5001C4B8" w14:textId="77777777" w:rsidR="00DC2CE4" w:rsidRDefault="00DC2CE4" w:rsidP="00DC2CE4">
            <w:pPr>
              <w:pStyle w:val="XML1"/>
              <w:rPr>
                <w:del w:id="1227" w:author="aas" w:date="2013-10-14T02:06:00Z"/>
              </w:rPr>
            </w:pPr>
            <w:del w:id="1228" w:author="aas" w:date="2013-10-14T02:06:00Z">
              <w:r>
                <w:delText xml:space="preserve">                  &lt;xs:documentation&gt;</w:delText>
              </w:r>
            </w:del>
          </w:p>
          <w:p w14:paraId="6EE4A613" w14:textId="77777777" w:rsidR="00DC2CE4" w:rsidRDefault="00DC2CE4" w:rsidP="00DC2CE4">
            <w:pPr>
              <w:pStyle w:val="XML1"/>
              <w:rPr>
                <w:del w:id="1229" w:author="aas" w:date="2013-10-14T02:06:00Z"/>
              </w:rPr>
            </w:pPr>
            <w:del w:id="1230" w:author="aas" w:date="2013-10-14T02:06:00Z">
              <w:r>
                <w:delText xml:space="preserve">                    The list contains all port resources of the</w:delText>
              </w:r>
            </w:del>
          </w:p>
          <w:p w14:paraId="54C421EF" w14:textId="77777777" w:rsidR="00DC2CE4" w:rsidRDefault="00DC2CE4" w:rsidP="00DC2CE4">
            <w:pPr>
              <w:pStyle w:val="XML1"/>
              <w:rPr>
                <w:del w:id="1231" w:author="aas" w:date="2013-10-14T02:06:00Z"/>
              </w:rPr>
            </w:pPr>
            <w:del w:id="1232" w:author="aas" w:date="2013-10-14T02:06:00Z">
              <w:r>
                <w:delText xml:space="preserve">                    OpenFlow Capable Switch.</w:delText>
              </w:r>
            </w:del>
          </w:p>
          <w:p w14:paraId="0356B18F" w14:textId="77777777" w:rsidR="00DC2CE4" w:rsidRDefault="00DC2CE4" w:rsidP="00DC2CE4">
            <w:pPr>
              <w:pStyle w:val="XML1"/>
              <w:rPr>
                <w:del w:id="1233" w:author="aas" w:date="2013-10-14T02:06:00Z"/>
              </w:rPr>
            </w:pPr>
          </w:p>
          <w:p w14:paraId="2FE6655C" w14:textId="77777777" w:rsidR="00DC2CE4" w:rsidRDefault="00DC2CE4" w:rsidP="00DC2CE4">
            <w:pPr>
              <w:pStyle w:val="XML1"/>
              <w:rPr>
                <w:del w:id="1234" w:author="aas" w:date="2013-10-14T02:06:00Z"/>
              </w:rPr>
            </w:pPr>
            <w:del w:id="1235" w:author="aas" w:date="2013-10-14T02:06:00Z">
              <w:r>
                <w:delText xml:space="preserve">                    The element 'resource-id' of OFPortType MUST be unique</w:delText>
              </w:r>
            </w:del>
          </w:p>
          <w:p w14:paraId="34CB4CEB" w14:textId="77777777" w:rsidR="00DC2CE4" w:rsidRDefault="00DC2CE4" w:rsidP="00DC2CE4">
            <w:pPr>
              <w:pStyle w:val="XML1"/>
              <w:rPr>
                <w:del w:id="1236" w:author="aas" w:date="2013-10-14T02:06:00Z"/>
              </w:rPr>
            </w:pPr>
            <w:del w:id="1237" w:author="aas" w:date="2013-10-14T02:06:00Z">
              <w:r>
                <w:delText xml:space="preserve">                    within this list.</w:delText>
              </w:r>
            </w:del>
          </w:p>
          <w:p w14:paraId="7652ACAF" w14:textId="77777777" w:rsidR="00DC2CE4" w:rsidRDefault="00DC2CE4" w:rsidP="00DC2CE4">
            <w:pPr>
              <w:pStyle w:val="XML1"/>
              <w:rPr>
                <w:del w:id="1238" w:author="aas" w:date="2013-10-14T02:06:00Z"/>
              </w:rPr>
            </w:pPr>
            <w:del w:id="1239" w:author="aas" w:date="2013-10-14T02:06:00Z">
              <w:r>
                <w:delText xml:space="preserve">                  &lt;/xs:documentation&gt;</w:delText>
              </w:r>
            </w:del>
          </w:p>
          <w:p w14:paraId="5CB7A331" w14:textId="77777777" w:rsidR="00DC2CE4" w:rsidRDefault="00DC2CE4" w:rsidP="00DC2CE4">
            <w:pPr>
              <w:pStyle w:val="XML1"/>
              <w:rPr>
                <w:del w:id="1240" w:author="aas" w:date="2013-10-14T02:06:00Z"/>
              </w:rPr>
            </w:pPr>
            <w:del w:id="1241" w:author="aas" w:date="2013-10-14T02:06:00Z">
              <w:r>
                <w:delText xml:space="preserve">                &lt;/xs:annotation&gt;</w:delText>
              </w:r>
            </w:del>
          </w:p>
          <w:p w14:paraId="0BFC851E" w14:textId="77777777" w:rsidR="00DC2CE4" w:rsidRDefault="00DC2CE4" w:rsidP="00DC2CE4">
            <w:pPr>
              <w:pStyle w:val="XML1"/>
              <w:rPr>
                <w:del w:id="1242" w:author="aas" w:date="2013-10-14T02:06:00Z"/>
              </w:rPr>
            </w:pPr>
            <w:del w:id="1243" w:author="aas" w:date="2013-10-14T02:06:00Z">
              <w:r>
                <w:delText xml:space="preserve">                &lt;xs:complexType&gt;</w:delText>
              </w:r>
            </w:del>
          </w:p>
          <w:p w14:paraId="718B7C1A" w14:textId="77777777" w:rsidR="00DC2CE4" w:rsidRDefault="00DC2CE4" w:rsidP="00DC2CE4">
            <w:pPr>
              <w:pStyle w:val="XML1"/>
              <w:rPr>
                <w:del w:id="1244" w:author="aas" w:date="2013-10-14T02:06:00Z"/>
              </w:rPr>
            </w:pPr>
            <w:del w:id="1245" w:author="aas" w:date="2013-10-14T02:06:00Z">
              <w:r>
                <w:delText xml:space="preserve">                  &lt;xs:sequence&gt;</w:delText>
              </w:r>
            </w:del>
          </w:p>
          <w:p w14:paraId="0F24F818" w14:textId="77777777" w:rsidR="00DC2CE4" w:rsidRDefault="00DC2CE4" w:rsidP="00DC2CE4">
            <w:pPr>
              <w:pStyle w:val="XML1"/>
              <w:rPr>
                <w:del w:id="1246" w:author="aas" w:date="2013-10-14T02:06:00Z"/>
              </w:rPr>
            </w:pPr>
            <w:del w:id="1247" w:author="aas" w:date="2013-10-14T02:06:00Z">
              <w:r>
                <w:delText xml:space="preserve">                    &lt;xs:group ref="OFPortType"/&gt;</w:delText>
              </w:r>
            </w:del>
          </w:p>
          <w:p w14:paraId="184E73EF" w14:textId="77777777" w:rsidR="00DC2CE4" w:rsidRDefault="00DC2CE4" w:rsidP="00DC2CE4">
            <w:pPr>
              <w:pStyle w:val="XML1"/>
              <w:rPr>
                <w:del w:id="1248" w:author="aas" w:date="2013-10-14T02:06:00Z"/>
              </w:rPr>
            </w:pPr>
            <w:del w:id="1249" w:author="aas" w:date="2013-10-14T02:06:00Z">
              <w:r>
                <w:delText xml:space="preserve">                  &lt;/xs:sequence&gt;</w:delText>
              </w:r>
            </w:del>
          </w:p>
          <w:p w14:paraId="14C248AE" w14:textId="77777777" w:rsidR="00DC2CE4" w:rsidRDefault="00DC2CE4" w:rsidP="00DC2CE4">
            <w:pPr>
              <w:pStyle w:val="XML1"/>
              <w:rPr>
                <w:del w:id="1250" w:author="aas" w:date="2013-10-14T02:06:00Z"/>
              </w:rPr>
            </w:pPr>
            <w:del w:id="1251" w:author="aas" w:date="2013-10-14T02:06:00Z">
              <w:r>
                <w:delText xml:space="preserve">                &lt;/xs:complexType&gt;</w:delText>
              </w:r>
            </w:del>
          </w:p>
          <w:p w14:paraId="7C6AFF2B" w14:textId="77777777" w:rsidR="00DC2CE4" w:rsidRDefault="00DC2CE4" w:rsidP="00DC2CE4">
            <w:pPr>
              <w:pStyle w:val="XML1"/>
              <w:rPr>
                <w:del w:id="1252" w:author="aas" w:date="2013-10-14T02:06:00Z"/>
              </w:rPr>
            </w:pPr>
            <w:del w:id="1253" w:author="aas" w:date="2013-10-14T02:06:00Z">
              <w:r>
                <w:delText xml:space="preserve">              &lt;/xs:element&gt;</w:delText>
              </w:r>
            </w:del>
          </w:p>
          <w:p w14:paraId="2FCC0B29" w14:textId="77777777" w:rsidR="00DC2CE4" w:rsidRDefault="00DC2CE4" w:rsidP="00DC2CE4">
            <w:pPr>
              <w:pStyle w:val="XML1"/>
              <w:rPr>
                <w:del w:id="1254" w:author="aas" w:date="2013-10-14T02:06:00Z"/>
              </w:rPr>
            </w:pPr>
            <w:del w:id="1255" w:author="aas" w:date="2013-10-14T02:06:00Z">
              <w:r>
                <w:delText xml:space="preserve">              &lt;xs:element name="queue" minOccurs="0" maxOccurs="unbounded"&gt;</w:delText>
              </w:r>
            </w:del>
          </w:p>
          <w:p w14:paraId="41D4E528" w14:textId="77777777" w:rsidR="00DC2CE4" w:rsidRDefault="00DC2CE4" w:rsidP="00DC2CE4">
            <w:pPr>
              <w:pStyle w:val="XML1"/>
              <w:rPr>
                <w:del w:id="1256" w:author="aas" w:date="2013-10-14T02:06:00Z"/>
              </w:rPr>
            </w:pPr>
            <w:del w:id="1257" w:author="aas" w:date="2013-10-14T02:06:00Z">
              <w:r>
                <w:delText xml:space="preserve">                &lt;xs:annotation&gt;</w:delText>
              </w:r>
            </w:del>
          </w:p>
          <w:p w14:paraId="1F681164" w14:textId="77777777" w:rsidR="00DC2CE4" w:rsidRDefault="00DC2CE4" w:rsidP="00DC2CE4">
            <w:pPr>
              <w:pStyle w:val="XML1"/>
              <w:rPr>
                <w:del w:id="1258" w:author="aas" w:date="2013-10-14T02:06:00Z"/>
              </w:rPr>
            </w:pPr>
            <w:del w:id="1259" w:author="aas" w:date="2013-10-14T02:06:00Z">
              <w:r>
                <w:delText xml:space="preserve">                  &lt;xs:documentation&gt;</w:delText>
              </w:r>
            </w:del>
          </w:p>
          <w:p w14:paraId="766FE558" w14:textId="77777777" w:rsidR="00DC2CE4" w:rsidRDefault="00DC2CE4" w:rsidP="00DC2CE4">
            <w:pPr>
              <w:pStyle w:val="XML1"/>
              <w:rPr>
                <w:del w:id="1260" w:author="aas" w:date="2013-10-14T02:06:00Z"/>
              </w:rPr>
            </w:pPr>
            <w:del w:id="1261" w:author="aas" w:date="2013-10-14T02:06:00Z">
              <w:r>
                <w:delText xml:space="preserve">                    The list contains all queue resources of the</w:delText>
              </w:r>
            </w:del>
          </w:p>
          <w:p w14:paraId="3DBE4DC4" w14:textId="77777777" w:rsidR="00DC2CE4" w:rsidRDefault="00DC2CE4" w:rsidP="00DC2CE4">
            <w:pPr>
              <w:pStyle w:val="XML1"/>
              <w:rPr>
                <w:del w:id="1262" w:author="aas" w:date="2013-10-14T02:06:00Z"/>
              </w:rPr>
            </w:pPr>
            <w:del w:id="1263" w:author="aas" w:date="2013-10-14T02:06:00Z">
              <w:r>
                <w:delText xml:space="preserve">                    OpenFlow Capable Switch.</w:delText>
              </w:r>
            </w:del>
          </w:p>
          <w:p w14:paraId="48BA2827" w14:textId="77777777" w:rsidR="00DC2CE4" w:rsidRDefault="00DC2CE4" w:rsidP="00DC2CE4">
            <w:pPr>
              <w:pStyle w:val="XML1"/>
              <w:rPr>
                <w:del w:id="1264" w:author="aas" w:date="2013-10-14T02:06:00Z"/>
              </w:rPr>
            </w:pPr>
          </w:p>
          <w:p w14:paraId="28A332BE" w14:textId="77777777" w:rsidR="00DC2CE4" w:rsidRDefault="00DC2CE4" w:rsidP="00DC2CE4">
            <w:pPr>
              <w:pStyle w:val="XML1"/>
              <w:rPr>
                <w:del w:id="1265" w:author="aas" w:date="2013-10-14T02:06:00Z"/>
              </w:rPr>
            </w:pPr>
            <w:del w:id="1266" w:author="aas" w:date="2013-10-14T02:06:00Z">
              <w:r>
                <w:delText xml:space="preserve">                    The element 'resource-id' of OFQueueType MUST be unique</w:delText>
              </w:r>
            </w:del>
          </w:p>
          <w:p w14:paraId="17DE5CF2" w14:textId="77777777" w:rsidR="00DC2CE4" w:rsidRDefault="00DC2CE4" w:rsidP="00DC2CE4">
            <w:pPr>
              <w:pStyle w:val="XML1"/>
              <w:rPr>
                <w:del w:id="1267" w:author="aas" w:date="2013-10-14T02:06:00Z"/>
              </w:rPr>
            </w:pPr>
            <w:del w:id="1268" w:author="aas" w:date="2013-10-14T02:06:00Z">
              <w:r>
                <w:delText xml:space="preserve">                    within this list.</w:delText>
              </w:r>
            </w:del>
          </w:p>
          <w:p w14:paraId="48A0730D" w14:textId="77777777" w:rsidR="00DC2CE4" w:rsidRDefault="00DC2CE4" w:rsidP="00DC2CE4">
            <w:pPr>
              <w:pStyle w:val="XML1"/>
              <w:rPr>
                <w:del w:id="1269" w:author="aas" w:date="2013-10-14T02:06:00Z"/>
              </w:rPr>
            </w:pPr>
            <w:del w:id="1270" w:author="aas" w:date="2013-10-14T02:06:00Z">
              <w:r>
                <w:delText xml:space="preserve">                  &lt;/xs:documentation&gt;</w:delText>
              </w:r>
            </w:del>
          </w:p>
          <w:p w14:paraId="4E6A89F8" w14:textId="77777777" w:rsidR="00DC2CE4" w:rsidRDefault="00DC2CE4" w:rsidP="00DC2CE4">
            <w:pPr>
              <w:pStyle w:val="XML1"/>
              <w:rPr>
                <w:del w:id="1271" w:author="aas" w:date="2013-10-14T02:06:00Z"/>
              </w:rPr>
            </w:pPr>
            <w:del w:id="1272" w:author="aas" w:date="2013-10-14T02:06:00Z">
              <w:r>
                <w:delText xml:space="preserve">                &lt;/xs:annotation&gt;</w:delText>
              </w:r>
            </w:del>
          </w:p>
          <w:p w14:paraId="683BDD89" w14:textId="77777777" w:rsidR="00DC2CE4" w:rsidRDefault="00DC2CE4" w:rsidP="00DC2CE4">
            <w:pPr>
              <w:pStyle w:val="XML1"/>
              <w:rPr>
                <w:del w:id="1273" w:author="aas" w:date="2013-10-14T02:06:00Z"/>
              </w:rPr>
            </w:pPr>
            <w:del w:id="1274" w:author="aas" w:date="2013-10-14T02:06:00Z">
              <w:r>
                <w:delText xml:space="preserve">                &lt;xs:complexType&gt;</w:delText>
              </w:r>
            </w:del>
          </w:p>
          <w:p w14:paraId="5BAEC6EE" w14:textId="77777777" w:rsidR="00DC2CE4" w:rsidRDefault="00DC2CE4" w:rsidP="00DC2CE4">
            <w:pPr>
              <w:pStyle w:val="XML1"/>
              <w:rPr>
                <w:del w:id="1275" w:author="aas" w:date="2013-10-14T02:06:00Z"/>
              </w:rPr>
            </w:pPr>
            <w:del w:id="1276" w:author="aas" w:date="2013-10-14T02:06:00Z">
              <w:r>
                <w:delText xml:space="preserve">                  &lt;xs:sequence&gt;</w:delText>
              </w:r>
            </w:del>
          </w:p>
          <w:p w14:paraId="5B128375" w14:textId="77777777" w:rsidR="00DC2CE4" w:rsidRDefault="00DC2CE4" w:rsidP="00DC2CE4">
            <w:pPr>
              <w:pStyle w:val="XML1"/>
              <w:rPr>
                <w:del w:id="1277" w:author="aas" w:date="2013-10-14T02:06:00Z"/>
              </w:rPr>
            </w:pPr>
            <w:del w:id="1278" w:author="aas" w:date="2013-10-14T02:06:00Z">
              <w:r>
                <w:delText xml:space="preserve">                    &lt;xs:group ref="OFQueueType"/&gt;</w:delText>
              </w:r>
            </w:del>
          </w:p>
          <w:p w14:paraId="704A0807" w14:textId="77777777" w:rsidR="00DC2CE4" w:rsidRDefault="00DC2CE4" w:rsidP="00DC2CE4">
            <w:pPr>
              <w:pStyle w:val="XML1"/>
              <w:rPr>
                <w:del w:id="1279" w:author="aas" w:date="2013-10-14T02:06:00Z"/>
              </w:rPr>
            </w:pPr>
            <w:del w:id="1280" w:author="aas" w:date="2013-10-14T02:06:00Z">
              <w:r>
                <w:delText xml:space="preserve">                  &lt;/xs:sequence&gt;</w:delText>
              </w:r>
            </w:del>
          </w:p>
          <w:p w14:paraId="6322DD4A" w14:textId="77777777" w:rsidR="00DC2CE4" w:rsidRDefault="00DC2CE4" w:rsidP="00DC2CE4">
            <w:pPr>
              <w:pStyle w:val="XML1"/>
              <w:rPr>
                <w:del w:id="1281" w:author="aas" w:date="2013-10-14T02:06:00Z"/>
              </w:rPr>
            </w:pPr>
            <w:del w:id="1282" w:author="aas" w:date="2013-10-14T02:06:00Z">
              <w:r>
                <w:delText xml:space="preserve">                &lt;/xs:complexType&gt;</w:delText>
              </w:r>
            </w:del>
          </w:p>
          <w:p w14:paraId="4B905DB0" w14:textId="77777777" w:rsidR="00DC2CE4" w:rsidRDefault="00DC2CE4" w:rsidP="00DC2CE4">
            <w:pPr>
              <w:pStyle w:val="XML1"/>
              <w:rPr>
                <w:del w:id="1283" w:author="aas" w:date="2013-10-14T02:06:00Z"/>
              </w:rPr>
            </w:pPr>
            <w:del w:id="1284" w:author="aas" w:date="2013-10-14T02:06:00Z">
              <w:r>
                <w:delText xml:space="preserve">              &lt;/xs:element&gt;</w:delText>
              </w:r>
            </w:del>
          </w:p>
          <w:p w14:paraId="7C6701CD" w14:textId="77777777" w:rsidR="00DC2CE4" w:rsidRDefault="00DC2CE4" w:rsidP="00DC2CE4">
            <w:pPr>
              <w:pStyle w:val="XML1"/>
              <w:rPr>
                <w:del w:id="1285" w:author="aas" w:date="2013-10-14T02:06:00Z"/>
              </w:rPr>
            </w:pPr>
            <w:del w:id="1286" w:author="aas" w:date="2013-10-14T02:06:00Z">
              <w:r>
                <w:delText xml:space="preserve">              &lt;xs:element name="owned-certificate" minOccurs="0" maxOccurs="unbounded"&gt;</w:delText>
              </w:r>
            </w:del>
          </w:p>
          <w:p w14:paraId="16BCFFA6" w14:textId="77777777" w:rsidR="00DC2CE4" w:rsidRDefault="00DC2CE4" w:rsidP="00DC2CE4">
            <w:pPr>
              <w:pStyle w:val="XML1"/>
              <w:rPr>
                <w:del w:id="1287" w:author="aas" w:date="2013-10-14T02:06:00Z"/>
              </w:rPr>
            </w:pPr>
            <w:del w:id="1288" w:author="aas" w:date="2013-10-14T02:06:00Z">
              <w:r>
                <w:delText xml:space="preserve">                &lt;xs:annotation&gt;</w:delText>
              </w:r>
            </w:del>
          </w:p>
          <w:p w14:paraId="6BA8459D" w14:textId="77777777" w:rsidR="00DC2CE4" w:rsidRDefault="00DC2CE4" w:rsidP="00DC2CE4">
            <w:pPr>
              <w:pStyle w:val="XML1"/>
              <w:rPr>
                <w:del w:id="1289" w:author="aas" w:date="2013-10-14T02:06:00Z"/>
              </w:rPr>
            </w:pPr>
            <w:del w:id="1290" w:author="aas" w:date="2013-10-14T02:06:00Z">
              <w:r>
                <w:delText xml:space="preserve">                  &lt;xs:documentation&gt;</w:delText>
              </w:r>
            </w:del>
          </w:p>
          <w:p w14:paraId="31838EB9" w14:textId="77777777" w:rsidR="00DC2CE4" w:rsidRDefault="00DC2CE4" w:rsidP="00DC2CE4">
            <w:pPr>
              <w:pStyle w:val="XML1"/>
              <w:rPr>
                <w:del w:id="1291" w:author="aas" w:date="2013-10-14T02:06:00Z"/>
              </w:rPr>
            </w:pPr>
            <w:del w:id="1292" w:author="aas" w:date="2013-10-14T02:06:00Z">
              <w:r>
                <w:delText xml:space="preserve">                    The list contains all owned certificate</w:delText>
              </w:r>
            </w:del>
          </w:p>
          <w:p w14:paraId="1F071E42" w14:textId="77777777" w:rsidR="00DC2CE4" w:rsidRDefault="00DC2CE4" w:rsidP="00DC2CE4">
            <w:pPr>
              <w:pStyle w:val="XML1"/>
              <w:rPr>
                <w:del w:id="1293" w:author="aas" w:date="2013-10-14T02:06:00Z"/>
              </w:rPr>
            </w:pPr>
            <w:del w:id="1294" w:author="aas" w:date="2013-10-14T02:06:00Z">
              <w:r>
                <w:delText xml:space="preserve">                    resources of the OpenFlow Capable Switch.</w:delText>
              </w:r>
            </w:del>
          </w:p>
          <w:p w14:paraId="6F2095A7" w14:textId="77777777" w:rsidR="00DC2CE4" w:rsidRDefault="00DC2CE4" w:rsidP="00DC2CE4">
            <w:pPr>
              <w:pStyle w:val="XML1"/>
              <w:rPr>
                <w:del w:id="1295" w:author="aas" w:date="2013-10-14T02:06:00Z"/>
              </w:rPr>
            </w:pPr>
          </w:p>
          <w:p w14:paraId="501A130A" w14:textId="77777777" w:rsidR="00DC2CE4" w:rsidRDefault="00DC2CE4" w:rsidP="00DC2CE4">
            <w:pPr>
              <w:pStyle w:val="XML1"/>
              <w:rPr>
                <w:del w:id="1296" w:author="aas" w:date="2013-10-14T02:06:00Z"/>
              </w:rPr>
            </w:pPr>
            <w:del w:id="1297" w:author="aas" w:date="2013-10-14T02:06:00Z">
              <w:r>
                <w:delText xml:space="preserve">                    The element 'resource-id' of OFOwnedCertificateType MUST</w:delText>
              </w:r>
            </w:del>
          </w:p>
          <w:p w14:paraId="13594BB7" w14:textId="77777777" w:rsidR="00DC2CE4" w:rsidRDefault="00DC2CE4" w:rsidP="00DC2CE4">
            <w:pPr>
              <w:pStyle w:val="XML1"/>
              <w:rPr>
                <w:del w:id="1298" w:author="aas" w:date="2013-10-14T02:06:00Z"/>
              </w:rPr>
            </w:pPr>
            <w:del w:id="1299" w:author="aas" w:date="2013-10-14T02:06:00Z">
              <w:r>
                <w:delText xml:space="preserve">                    be unique within this list.</w:delText>
              </w:r>
            </w:del>
          </w:p>
          <w:p w14:paraId="63BA603A" w14:textId="77777777" w:rsidR="00DC2CE4" w:rsidRDefault="00DC2CE4" w:rsidP="00DC2CE4">
            <w:pPr>
              <w:pStyle w:val="XML1"/>
              <w:rPr>
                <w:del w:id="1300" w:author="aas" w:date="2013-10-14T02:06:00Z"/>
              </w:rPr>
            </w:pPr>
            <w:del w:id="1301" w:author="aas" w:date="2013-10-14T02:06:00Z">
              <w:r>
                <w:delText xml:space="preserve">                  &lt;/xs:documentation&gt;</w:delText>
              </w:r>
            </w:del>
          </w:p>
          <w:p w14:paraId="000A8C7B" w14:textId="77777777" w:rsidR="00DC2CE4" w:rsidRDefault="00DC2CE4" w:rsidP="00DC2CE4">
            <w:pPr>
              <w:pStyle w:val="XML1"/>
              <w:rPr>
                <w:del w:id="1302" w:author="aas" w:date="2013-10-14T02:06:00Z"/>
              </w:rPr>
            </w:pPr>
            <w:del w:id="1303" w:author="aas" w:date="2013-10-14T02:06:00Z">
              <w:r>
                <w:delText xml:space="preserve">                &lt;/xs:annotation&gt;</w:delText>
              </w:r>
            </w:del>
          </w:p>
          <w:p w14:paraId="2FBC0461" w14:textId="77777777" w:rsidR="00DC2CE4" w:rsidRDefault="00DC2CE4" w:rsidP="00DC2CE4">
            <w:pPr>
              <w:pStyle w:val="XML1"/>
              <w:rPr>
                <w:del w:id="1304" w:author="aas" w:date="2013-10-14T02:06:00Z"/>
              </w:rPr>
            </w:pPr>
            <w:del w:id="1305" w:author="aas" w:date="2013-10-14T02:06:00Z">
              <w:r>
                <w:delText xml:space="preserve">                &lt;xs:complexType&gt;</w:delText>
              </w:r>
            </w:del>
          </w:p>
          <w:p w14:paraId="5B00D1D5" w14:textId="77777777" w:rsidR="00DC2CE4" w:rsidRDefault="00DC2CE4" w:rsidP="00DC2CE4">
            <w:pPr>
              <w:pStyle w:val="XML1"/>
              <w:rPr>
                <w:del w:id="1306" w:author="aas" w:date="2013-10-14T02:06:00Z"/>
              </w:rPr>
            </w:pPr>
            <w:del w:id="1307" w:author="aas" w:date="2013-10-14T02:06:00Z">
              <w:r>
                <w:delText xml:space="preserve">                  &lt;xs:sequence&gt;</w:delText>
              </w:r>
            </w:del>
          </w:p>
          <w:p w14:paraId="497EC2A1" w14:textId="77777777" w:rsidR="00DC2CE4" w:rsidRDefault="00DC2CE4" w:rsidP="00DC2CE4">
            <w:pPr>
              <w:pStyle w:val="XML1"/>
              <w:rPr>
                <w:del w:id="1308" w:author="aas" w:date="2013-10-14T02:06:00Z"/>
              </w:rPr>
            </w:pPr>
            <w:del w:id="1309" w:author="aas" w:date="2013-10-14T02:06:00Z">
              <w:r>
                <w:delText xml:space="preserve">                    &lt;xs:group ref="OFOwnedCertificateType"/&gt;</w:delText>
              </w:r>
            </w:del>
          </w:p>
          <w:p w14:paraId="1EFD63B2" w14:textId="77777777" w:rsidR="00DC2CE4" w:rsidRDefault="00DC2CE4" w:rsidP="00DC2CE4">
            <w:pPr>
              <w:pStyle w:val="XML1"/>
              <w:rPr>
                <w:del w:id="1310" w:author="aas" w:date="2013-10-14T02:06:00Z"/>
              </w:rPr>
            </w:pPr>
            <w:del w:id="1311" w:author="aas" w:date="2013-10-14T02:06:00Z">
              <w:r>
                <w:delText xml:space="preserve">                  &lt;/xs:sequence&gt;</w:delText>
              </w:r>
            </w:del>
          </w:p>
          <w:p w14:paraId="79E668E5" w14:textId="77777777" w:rsidR="00DC2CE4" w:rsidRDefault="00DC2CE4" w:rsidP="00DC2CE4">
            <w:pPr>
              <w:pStyle w:val="XML1"/>
              <w:rPr>
                <w:del w:id="1312" w:author="aas" w:date="2013-10-14T02:06:00Z"/>
              </w:rPr>
            </w:pPr>
            <w:del w:id="1313" w:author="aas" w:date="2013-10-14T02:06:00Z">
              <w:r>
                <w:delText xml:space="preserve">                &lt;/xs:complexType&gt;</w:delText>
              </w:r>
            </w:del>
          </w:p>
          <w:p w14:paraId="1753131A" w14:textId="77777777" w:rsidR="00DC2CE4" w:rsidRDefault="00DC2CE4" w:rsidP="00DC2CE4">
            <w:pPr>
              <w:pStyle w:val="XML1"/>
              <w:rPr>
                <w:del w:id="1314" w:author="aas" w:date="2013-10-14T02:06:00Z"/>
              </w:rPr>
            </w:pPr>
            <w:del w:id="1315" w:author="aas" w:date="2013-10-14T02:06:00Z">
              <w:r>
                <w:delText xml:space="preserve">              &lt;/xs:element&gt;</w:delText>
              </w:r>
            </w:del>
          </w:p>
          <w:p w14:paraId="6910944D" w14:textId="77777777" w:rsidR="00DC2CE4" w:rsidRDefault="00DC2CE4" w:rsidP="00DC2CE4">
            <w:pPr>
              <w:pStyle w:val="XML1"/>
              <w:rPr>
                <w:del w:id="1316" w:author="aas" w:date="2013-10-14T02:06:00Z"/>
              </w:rPr>
            </w:pPr>
            <w:del w:id="1317" w:author="aas" w:date="2013-10-14T02:06:00Z">
              <w:r>
                <w:delText xml:space="preserve">              &lt;xs:element name="external-certificate" minOccurs="0" maxOccurs="unbounded"&gt;</w:delText>
              </w:r>
            </w:del>
          </w:p>
          <w:p w14:paraId="3C162F3B" w14:textId="77777777" w:rsidR="00DC2CE4" w:rsidRDefault="00DC2CE4" w:rsidP="00DC2CE4">
            <w:pPr>
              <w:pStyle w:val="XML1"/>
              <w:rPr>
                <w:del w:id="1318" w:author="aas" w:date="2013-10-14T02:06:00Z"/>
              </w:rPr>
            </w:pPr>
            <w:del w:id="1319" w:author="aas" w:date="2013-10-14T02:06:00Z">
              <w:r>
                <w:delText xml:space="preserve">                &lt;xs:annotation&gt;</w:delText>
              </w:r>
            </w:del>
          </w:p>
          <w:p w14:paraId="3A1EBB6F" w14:textId="77777777" w:rsidR="00DC2CE4" w:rsidRDefault="00DC2CE4" w:rsidP="00DC2CE4">
            <w:pPr>
              <w:pStyle w:val="XML1"/>
              <w:rPr>
                <w:del w:id="1320" w:author="aas" w:date="2013-10-14T02:06:00Z"/>
              </w:rPr>
            </w:pPr>
            <w:del w:id="1321" w:author="aas" w:date="2013-10-14T02:06:00Z">
              <w:r>
                <w:delText xml:space="preserve">                  &lt;xs:documentation&gt;</w:delText>
              </w:r>
            </w:del>
          </w:p>
          <w:p w14:paraId="4809525D" w14:textId="77777777" w:rsidR="00DC2CE4" w:rsidRDefault="00DC2CE4" w:rsidP="00DC2CE4">
            <w:pPr>
              <w:pStyle w:val="XML1"/>
              <w:rPr>
                <w:del w:id="1322" w:author="aas" w:date="2013-10-14T02:06:00Z"/>
              </w:rPr>
            </w:pPr>
            <w:del w:id="1323" w:author="aas" w:date="2013-10-14T02:06:00Z">
              <w:r>
                <w:delText xml:space="preserve">                    The list contains all external certificate</w:delText>
              </w:r>
            </w:del>
          </w:p>
          <w:p w14:paraId="28A986BD" w14:textId="77777777" w:rsidR="00DC2CE4" w:rsidRDefault="00DC2CE4" w:rsidP="00DC2CE4">
            <w:pPr>
              <w:pStyle w:val="XML1"/>
              <w:rPr>
                <w:del w:id="1324" w:author="aas" w:date="2013-10-14T02:06:00Z"/>
              </w:rPr>
            </w:pPr>
            <w:del w:id="1325" w:author="aas" w:date="2013-10-14T02:06:00Z">
              <w:r>
                <w:delText xml:space="preserve">                    resources of the OpenFlow Capable Switch.</w:delText>
              </w:r>
            </w:del>
          </w:p>
          <w:p w14:paraId="0AA2C90B" w14:textId="77777777" w:rsidR="00DC2CE4" w:rsidRDefault="00DC2CE4" w:rsidP="00DC2CE4">
            <w:pPr>
              <w:pStyle w:val="XML1"/>
              <w:rPr>
                <w:del w:id="1326" w:author="aas" w:date="2013-10-14T02:06:00Z"/>
              </w:rPr>
            </w:pPr>
          </w:p>
          <w:p w14:paraId="2207704F" w14:textId="77777777" w:rsidR="00DC2CE4" w:rsidRDefault="00DC2CE4" w:rsidP="00DC2CE4">
            <w:pPr>
              <w:pStyle w:val="XML1"/>
              <w:rPr>
                <w:del w:id="1327" w:author="aas" w:date="2013-10-14T02:06:00Z"/>
              </w:rPr>
            </w:pPr>
            <w:del w:id="1328" w:author="aas" w:date="2013-10-14T02:06:00Z">
              <w:r>
                <w:delText xml:space="preserve">                    The element 'resource-id' of OFExternalCertificateType</w:delText>
              </w:r>
            </w:del>
          </w:p>
          <w:p w14:paraId="126C3ADA" w14:textId="77777777" w:rsidR="00DC2CE4" w:rsidRDefault="00DC2CE4" w:rsidP="00DC2CE4">
            <w:pPr>
              <w:pStyle w:val="XML1"/>
              <w:rPr>
                <w:del w:id="1329" w:author="aas" w:date="2013-10-14T02:06:00Z"/>
              </w:rPr>
            </w:pPr>
            <w:del w:id="1330" w:author="aas" w:date="2013-10-14T02:06:00Z">
              <w:r>
                <w:delText xml:space="preserve">                    MUST be unique within this list.</w:delText>
              </w:r>
            </w:del>
          </w:p>
          <w:p w14:paraId="5D1A80DB" w14:textId="77777777" w:rsidR="00DC2CE4" w:rsidRDefault="00DC2CE4" w:rsidP="00DC2CE4">
            <w:pPr>
              <w:pStyle w:val="XML1"/>
              <w:rPr>
                <w:del w:id="1331" w:author="aas" w:date="2013-10-14T02:06:00Z"/>
              </w:rPr>
            </w:pPr>
            <w:del w:id="1332" w:author="aas" w:date="2013-10-14T02:06:00Z">
              <w:r>
                <w:delText xml:space="preserve">                  &lt;/xs:documentation&gt;</w:delText>
              </w:r>
            </w:del>
          </w:p>
          <w:p w14:paraId="5CCE2C38" w14:textId="77777777" w:rsidR="00DC2CE4" w:rsidRDefault="00DC2CE4" w:rsidP="00DC2CE4">
            <w:pPr>
              <w:pStyle w:val="XML1"/>
              <w:rPr>
                <w:del w:id="1333" w:author="aas" w:date="2013-10-14T02:06:00Z"/>
              </w:rPr>
            </w:pPr>
            <w:del w:id="1334" w:author="aas" w:date="2013-10-14T02:06:00Z">
              <w:r>
                <w:delText xml:space="preserve">                &lt;/xs:annotation&gt;</w:delText>
              </w:r>
            </w:del>
          </w:p>
          <w:p w14:paraId="6C83584D" w14:textId="77777777" w:rsidR="00DC2CE4" w:rsidRDefault="00DC2CE4" w:rsidP="00DC2CE4">
            <w:pPr>
              <w:pStyle w:val="XML1"/>
              <w:rPr>
                <w:del w:id="1335" w:author="aas" w:date="2013-10-14T02:06:00Z"/>
              </w:rPr>
            </w:pPr>
            <w:del w:id="1336" w:author="aas" w:date="2013-10-14T02:06:00Z">
              <w:r>
                <w:delText xml:space="preserve">                &lt;xs:complexType&gt;</w:delText>
              </w:r>
            </w:del>
          </w:p>
          <w:p w14:paraId="05DF7AC3" w14:textId="77777777" w:rsidR="00DC2CE4" w:rsidRDefault="00DC2CE4" w:rsidP="00DC2CE4">
            <w:pPr>
              <w:pStyle w:val="XML1"/>
              <w:rPr>
                <w:del w:id="1337" w:author="aas" w:date="2013-10-14T02:06:00Z"/>
              </w:rPr>
            </w:pPr>
            <w:del w:id="1338" w:author="aas" w:date="2013-10-14T02:06:00Z">
              <w:r>
                <w:delText xml:space="preserve">                  &lt;xs:sequence&gt;</w:delText>
              </w:r>
            </w:del>
          </w:p>
          <w:p w14:paraId="697536D2" w14:textId="77777777" w:rsidR="00DC2CE4" w:rsidRDefault="00DC2CE4" w:rsidP="00DC2CE4">
            <w:pPr>
              <w:pStyle w:val="XML1"/>
              <w:rPr>
                <w:del w:id="1339" w:author="aas" w:date="2013-10-14T02:06:00Z"/>
              </w:rPr>
            </w:pPr>
            <w:del w:id="1340" w:author="aas" w:date="2013-10-14T02:06:00Z">
              <w:r>
                <w:delText xml:space="preserve">                    &lt;xs:group ref="OFExternalCertificateType"/&gt;</w:delText>
              </w:r>
            </w:del>
          </w:p>
          <w:p w14:paraId="50C50808" w14:textId="77777777" w:rsidR="00DC2CE4" w:rsidRDefault="00DC2CE4" w:rsidP="00DC2CE4">
            <w:pPr>
              <w:pStyle w:val="XML1"/>
              <w:rPr>
                <w:del w:id="1341" w:author="aas" w:date="2013-10-14T02:06:00Z"/>
              </w:rPr>
            </w:pPr>
            <w:del w:id="1342" w:author="aas" w:date="2013-10-14T02:06:00Z">
              <w:r>
                <w:delText xml:space="preserve">                  &lt;/xs:sequence&gt;</w:delText>
              </w:r>
            </w:del>
          </w:p>
          <w:p w14:paraId="31D1EA68" w14:textId="77777777" w:rsidR="00DC2CE4" w:rsidRDefault="00DC2CE4" w:rsidP="00DC2CE4">
            <w:pPr>
              <w:pStyle w:val="XML1"/>
              <w:rPr>
                <w:del w:id="1343" w:author="aas" w:date="2013-10-14T02:06:00Z"/>
              </w:rPr>
            </w:pPr>
            <w:del w:id="1344" w:author="aas" w:date="2013-10-14T02:06:00Z">
              <w:r>
                <w:delText xml:space="preserve">                &lt;/xs:complexType&gt;</w:delText>
              </w:r>
            </w:del>
          </w:p>
          <w:p w14:paraId="5D1A66E7" w14:textId="77777777" w:rsidR="00DC2CE4" w:rsidRDefault="00DC2CE4" w:rsidP="00DC2CE4">
            <w:pPr>
              <w:pStyle w:val="XML1"/>
              <w:rPr>
                <w:del w:id="1345" w:author="aas" w:date="2013-10-14T02:06:00Z"/>
              </w:rPr>
            </w:pPr>
            <w:del w:id="1346" w:author="aas" w:date="2013-10-14T02:06:00Z">
              <w:r>
                <w:delText xml:space="preserve">              &lt;/xs:element&gt;</w:delText>
              </w:r>
            </w:del>
          </w:p>
          <w:p w14:paraId="58EAA4ED" w14:textId="77777777" w:rsidR="00DC2CE4" w:rsidRDefault="00DC2CE4" w:rsidP="00DC2CE4">
            <w:pPr>
              <w:pStyle w:val="XML1"/>
              <w:rPr>
                <w:del w:id="1347" w:author="aas" w:date="2013-10-14T02:06:00Z"/>
              </w:rPr>
            </w:pPr>
            <w:del w:id="1348" w:author="aas" w:date="2013-10-14T02:06:00Z">
              <w:r>
                <w:delText xml:space="preserve">              &lt;xs:element name="flow-table" minOccurs="0" maxOccurs="unbounded"&gt;</w:delText>
              </w:r>
            </w:del>
          </w:p>
          <w:p w14:paraId="3CC5FF59" w14:textId="77777777" w:rsidR="00DC2CE4" w:rsidRDefault="00DC2CE4" w:rsidP="00DC2CE4">
            <w:pPr>
              <w:pStyle w:val="XML1"/>
              <w:rPr>
                <w:del w:id="1349" w:author="aas" w:date="2013-10-14T02:06:00Z"/>
              </w:rPr>
            </w:pPr>
            <w:del w:id="1350" w:author="aas" w:date="2013-10-14T02:06:00Z">
              <w:r>
                <w:delText xml:space="preserve">                &lt;xs:annotation&gt;</w:delText>
              </w:r>
            </w:del>
          </w:p>
          <w:p w14:paraId="12E1DEB7" w14:textId="77777777" w:rsidR="00DC2CE4" w:rsidRDefault="00DC2CE4" w:rsidP="00DC2CE4">
            <w:pPr>
              <w:pStyle w:val="XML1"/>
              <w:rPr>
                <w:del w:id="1351" w:author="aas" w:date="2013-10-14T02:06:00Z"/>
              </w:rPr>
            </w:pPr>
            <w:del w:id="1352" w:author="aas" w:date="2013-10-14T02:06:00Z">
              <w:r>
                <w:delText xml:space="preserve">                  &lt;xs:documentation&gt;</w:delText>
              </w:r>
            </w:del>
          </w:p>
          <w:p w14:paraId="7E29BCBD" w14:textId="77777777" w:rsidR="00DC2CE4" w:rsidRDefault="00DC2CE4" w:rsidP="00DC2CE4">
            <w:pPr>
              <w:pStyle w:val="XML1"/>
              <w:rPr>
                <w:del w:id="1353" w:author="aas" w:date="2013-10-14T02:06:00Z"/>
              </w:rPr>
            </w:pPr>
            <w:del w:id="1354" w:author="aas" w:date="2013-10-14T02:06:00Z">
              <w:r>
                <w:delText xml:space="preserve">                    The list contains all flow table resources of</w:delText>
              </w:r>
            </w:del>
          </w:p>
          <w:p w14:paraId="223A8996" w14:textId="77777777" w:rsidR="00DC2CE4" w:rsidRDefault="00DC2CE4" w:rsidP="00DC2CE4">
            <w:pPr>
              <w:pStyle w:val="XML1"/>
              <w:rPr>
                <w:del w:id="1355" w:author="aas" w:date="2013-10-14T02:06:00Z"/>
              </w:rPr>
            </w:pPr>
            <w:del w:id="1356" w:author="aas" w:date="2013-10-14T02:06:00Z">
              <w:r>
                <w:delText xml:space="preserve">                    the OpenFlow Capable Switch.</w:delText>
              </w:r>
            </w:del>
          </w:p>
          <w:p w14:paraId="3ABCFAC3" w14:textId="77777777" w:rsidR="00DC2CE4" w:rsidRDefault="00DC2CE4" w:rsidP="00DC2CE4">
            <w:pPr>
              <w:pStyle w:val="XML1"/>
              <w:rPr>
                <w:del w:id="1357" w:author="aas" w:date="2013-10-14T02:06:00Z"/>
              </w:rPr>
            </w:pPr>
          </w:p>
          <w:p w14:paraId="7EECD850" w14:textId="77777777" w:rsidR="00DC2CE4" w:rsidRDefault="00DC2CE4" w:rsidP="00DC2CE4">
            <w:pPr>
              <w:pStyle w:val="XML1"/>
              <w:rPr>
                <w:del w:id="1358" w:author="aas" w:date="2013-10-14T02:06:00Z"/>
              </w:rPr>
            </w:pPr>
            <w:del w:id="1359" w:author="aas" w:date="2013-10-14T02:06:00Z">
              <w:r>
                <w:delText xml:space="preserve">                    The element 'resource-id' of OFFlowTableType MUST be</w:delText>
              </w:r>
            </w:del>
          </w:p>
          <w:p w14:paraId="5F336E38" w14:textId="77777777" w:rsidR="00DC2CE4" w:rsidRDefault="00DC2CE4" w:rsidP="00DC2CE4">
            <w:pPr>
              <w:pStyle w:val="XML1"/>
              <w:rPr>
                <w:del w:id="1360" w:author="aas" w:date="2013-10-14T02:06:00Z"/>
              </w:rPr>
            </w:pPr>
            <w:del w:id="1361" w:author="aas" w:date="2013-10-14T02:06:00Z">
              <w:r>
                <w:delText xml:space="preserve">                    unique within this list.</w:delText>
              </w:r>
            </w:del>
          </w:p>
          <w:p w14:paraId="53184F9B" w14:textId="77777777" w:rsidR="00DC2CE4" w:rsidRDefault="00DC2CE4" w:rsidP="00DC2CE4">
            <w:pPr>
              <w:pStyle w:val="XML1"/>
              <w:rPr>
                <w:del w:id="1362" w:author="aas" w:date="2013-10-14T02:06:00Z"/>
              </w:rPr>
            </w:pPr>
            <w:del w:id="1363" w:author="aas" w:date="2013-10-14T02:06:00Z">
              <w:r>
                <w:delText xml:space="preserve">                  &lt;/xs:documentation&gt;</w:delText>
              </w:r>
            </w:del>
          </w:p>
          <w:p w14:paraId="66B2D169" w14:textId="77777777" w:rsidR="00DC2CE4" w:rsidRDefault="00DC2CE4" w:rsidP="00DC2CE4">
            <w:pPr>
              <w:pStyle w:val="XML1"/>
              <w:rPr>
                <w:del w:id="1364" w:author="aas" w:date="2013-10-14T02:06:00Z"/>
              </w:rPr>
            </w:pPr>
            <w:del w:id="1365" w:author="aas" w:date="2013-10-14T02:06:00Z">
              <w:r>
                <w:delText xml:space="preserve">                &lt;/xs:annotation&gt;</w:delText>
              </w:r>
            </w:del>
          </w:p>
          <w:p w14:paraId="75189CC2" w14:textId="77777777" w:rsidR="00DC2CE4" w:rsidRDefault="00DC2CE4" w:rsidP="00DC2CE4">
            <w:pPr>
              <w:pStyle w:val="XML1"/>
              <w:rPr>
                <w:del w:id="1366" w:author="aas" w:date="2013-10-14T02:06:00Z"/>
              </w:rPr>
            </w:pPr>
            <w:del w:id="1367" w:author="aas" w:date="2013-10-14T02:06:00Z">
              <w:r>
                <w:delText xml:space="preserve">                &lt;xs:complexType&gt;</w:delText>
              </w:r>
            </w:del>
          </w:p>
          <w:p w14:paraId="4C42A2BB" w14:textId="77777777" w:rsidR="00DC2CE4" w:rsidRDefault="00DC2CE4" w:rsidP="00DC2CE4">
            <w:pPr>
              <w:pStyle w:val="XML1"/>
              <w:rPr>
                <w:del w:id="1368" w:author="aas" w:date="2013-10-14T02:06:00Z"/>
              </w:rPr>
            </w:pPr>
            <w:del w:id="1369" w:author="aas" w:date="2013-10-14T02:06:00Z">
              <w:r>
                <w:delText xml:space="preserve">                  &lt;xs:sequence&gt;</w:delText>
              </w:r>
            </w:del>
          </w:p>
          <w:p w14:paraId="3369BB46" w14:textId="77777777" w:rsidR="00DC2CE4" w:rsidRDefault="00DC2CE4" w:rsidP="00DC2CE4">
            <w:pPr>
              <w:pStyle w:val="XML1"/>
              <w:rPr>
                <w:del w:id="1370" w:author="aas" w:date="2013-10-14T02:06:00Z"/>
              </w:rPr>
            </w:pPr>
            <w:del w:id="1371" w:author="aas" w:date="2013-10-14T02:06:00Z">
              <w:r>
                <w:delText xml:space="preserve">                    &lt;xs:group ref="OFFlowTableType"/&gt;</w:delText>
              </w:r>
            </w:del>
          </w:p>
          <w:p w14:paraId="7A423003" w14:textId="77777777" w:rsidR="00DC2CE4" w:rsidRDefault="00DC2CE4" w:rsidP="00DC2CE4">
            <w:pPr>
              <w:pStyle w:val="XML1"/>
              <w:rPr>
                <w:del w:id="1372" w:author="aas" w:date="2013-10-14T02:06:00Z"/>
              </w:rPr>
            </w:pPr>
            <w:del w:id="1373" w:author="aas" w:date="2013-10-14T02:06:00Z">
              <w:r>
                <w:delText xml:space="preserve">                  &lt;/xs:sequence&gt;</w:delText>
              </w:r>
            </w:del>
          </w:p>
          <w:p w14:paraId="5838DD26" w14:textId="77777777" w:rsidR="00DC2CE4" w:rsidRDefault="00DC2CE4" w:rsidP="00DC2CE4">
            <w:pPr>
              <w:pStyle w:val="XML1"/>
              <w:rPr>
                <w:del w:id="1374" w:author="aas" w:date="2013-10-14T02:06:00Z"/>
              </w:rPr>
            </w:pPr>
            <w:del w:id="1375" w:author="aas" w:date="2013-10-14T02:06:00Z">
              <w:r>
                <w:delText xml:space="preserve">                &lt;/xs:complexType&gt;</w:delText>
              </w:r>
            </w:del>
          </w:p>
          <w:p w14:paraId="1888D09A" w14:textId="77777777" w:rsidR="00DC2CE4" w:rsidRDefault="00DC2CE4" w:rsidP="00DC2CE4">
            <w:pPr>
              <w:pStyle w:val="XML1"/>
              <w:rPr>
                <w:del w:id="1376" w:author="aas" w:date="2013-10-14T02:06:00Z"/>
              </w:rPr>
            </w:pPr>
            <w:del w:id="1377" w:author="aas" w:date="2013-10-14T02:06:00Z">
              <w:r>
                <w:delText xml:space="preserve">              &lt;/xs:element&gt;</w:delText>
              </w:r>
            </w:del>
          </w:p>
          <w:p w14:paraId="53B75699" w14:textId="77777777" w:rsidR="00DC2CE4" w:rsidRDefault="00DC2CE4" w:rsidP="00DC2CE4">
            <w:pPr>
              <w:pStyle w:val="XML1"/>
              <w:rPr>
                <w:del w:id="1378" w:author="aas" w:date="2013-10-14T02:06:00Z"/>
              </w:rPr>
            </w:pPr>
            <w:del w:id="1379" w:author="aas" w:date="2013-10-14T02:06:00Z">
              <w:r>
                <w:delText xml:space="preserve">            &lt;/xs:sequence&gt;</w:delText>
              </w:r>
            </w:del>
          </w:p>
          <w:p w14:paraId="3B81FD54" w14:textId="77777777" w:rsidR="00DC2CE4" w:rsidRDefault="00DC2CE4" w:rsidP="00DC2CE4">
            <w:pPr>
              <w:pStyle w:val="XML1"/>
              <w:rPr>
                <w:del w:id="1380" w:author="aas" w:date="2013-10-14T02:06:00Z"/>
              </w:rPr>
            </w:pPr>
            <w:del w:id="1381" w:author="aas" w:date="2013-10-14T02:06:00Z">
              <w:r>
                <w:delText xml:space="preserve">          &lt;/xs:complexType&gt;</w:delText>
              </w:r>
            </w:del>
          </w:p>
          <w:p w14:paraId="04E05FE1" w14:textId="77777777" w:rsidR="00DC2CE4" w:rsidRDefault="00DC2CE4" w:rsidP="00DC2CE4">
            <w:pPr>
              <w:pStyle w:val="XML1"/>
              <w:rPr>
                <w:del w:id="1382" w:author="aas" w:date="2013-10-14T02:06:00Z"/>
              </w:rPr>
            </w:pPr>
            <w:del w:id="1383" w:author="aas" w:date="2013-10-14T02:06:00Z">
              <w:r>
                <w:delText xml:space="preserve">          &lt;xs:key name="key_resources_capable-switch_port"&gt;</w:delText>
              </w:r>
            </w:del>
          </w:p>
          <w:p w14:paraId="2ECADE7B" w14:textId="77777777" w:rsidR="00DC2CE4" w:rsidRDefault="00DC2CE4" w:rsidP="00DC2CE4">
            <w:pPr>
              <w:pStyle w:val="XML1"/>
              <w:rPr>
                <w:del w:id="1384" w:author="aas" w:date="2013-10-14T02:06:00Z"/>
              </w:rPr>
            </w:pPr>
            <w:del w:id="1385" w:author="aas" w:date="2013-10-14T02:06:00Z">
              <w:r>
                <w:delText xml:space="preserve">            &lt;xs:selector xpath="of11-config:port"/&gt;</w:delText>
              </w:r>
            </w:del>
          </w:p>
          <w:p w14:paraId="37C5E0D0" w14:textId="77777777" w:rsidR="00DC2CE4" w:rsidRDefault="00DC2CE4" w:rsidP="00DC2CE4">
            <w:pPr>
              <w:pStyle w:val="XML1"/>
              <w:rPr>
                <w:del w:id="1386" w:author="aas" w:date="2013-10-14T02:06:00Z"/>
              </w:rPr>
            </w:pPr>
            <w:del w:id="1387" w:author="aas" w:date="2013-10-14T02:06:00Z">
              <w:r>
                <w:delText xml:space="preserve">            &lt;xs:field xpath="of11-config:resource-id"/&gt;</w:delText>
              </w:r>
            </w:del>
          </w:p>
          <w:p w14:paraId="3D4E5405" w14:textId="77777777" w:rsidR="00DC2CE4" w:rsidRDefault="00DC2CE4" w:rsidP="00DC2CE4">
            <w:pPr>
              <w:pStyle w:val="XML1"/>
              <w:rPr>
                <w:del w:id="1388" w:author="aas" w:date="2013-10-14T02:06:00Z"/>
              </w:rPr>
            </w:pPr>
            <w:del w:id="1389" w:author="aas" w:date="2013-10-14T02:06:00Z">
              <w:r>
                <w:delText xml:space="preserve">          &lt;/xs:key&gt;</w:delText>
              </w:r>
            </w:del>
          </w:p>
          <w:p w14:paraId="00FA1019" w14:textId="77777777" w:rsidR="00DC2CE4" w:rsidRDefault="00DC2CE4" w:rsidP="00DC2CE4">
            <w:pPr>
              <w:pStyle w:val="XML1"/>
              <w:rPr>
                <w:del w:id="1390" w:author="aas" w:date="2013-10-14T02:06:00Z"/>
              </w:rPr>
            </w:pPr>
            <w:del w:id="1391" w:author="aas" w:date="2013-10-14T02:06:00Z">
              <w:r>
                <w:delText xml:space="preserve">          &lt;xs:key name="key_resources_capable-switch_queue"&gt;</w:delText>
              </w:r>
            </w:del>
          </w:p>
          <w:p w14:paraId="14483F1D" w14:textId="77777777" w:rsidR="00DC2CE4" w:rsidRDefault="00DC2CE4" w:rsidP="00DC2CE4">
            <w:pPr>
              <w:pStyle w:val="XML1"/>
              <w:rPr>
                <w:del w:id="1392" w:author="aas" w:date="2013-10-14T02:06:00Z"/>
              </w:rPr>
            </w:pPr>
            <w:del w:id="1393" w:author="aas" w:date="2013-10-14T02:06:00Z">
              <w:r>
                <w:delText xml:space="preserve">            &lt;xs:selector xpath="of11-config:queue"/&gt;</w:delText>
              </w:r>
            </w:del>
          </w:p>
          <w:p w14:paraId="32A9FF93" w14:textId="77777777" w:rsidR="00DC2CE4" w:rsidRDefault="00DC2CE4" w:rsidP="00DC2CE4">
            <w:pPr>
              <w:pStyle w:val="XML1"/>
              <w:rPr>
                <w:del w:id="1394" w:author="aas" w:date="2013-10-14T02:06:00Z"/>
              </w:rPr>
            </w:pPr>
            <w:del w:id="1395" w:author="aas" w:date="2013-10-14T02:06:00Z">
              <w:r>
                <w:delText xml:space="preserve">            &lt;xs:field xpath="of11-config:resource-id"/&gt;</w:delText>
              </w:r>
            </w:del>
          </w:p>
          <w:p w14:paraId="3EBE66AF" w14:textId="77777777" w:rsidR="00DC2CE4" w:rsidRDefault="00DC2CE4" w:rsidP="00DC2CE4">
            <w:pPr>
              <w:pStyle w:val="XML1"/>
              <w:rPr>
                <w:del w:id="1396" w:author="aas" w:date="2013-10-14T02:06:00Z"/>
              </w:rPr>
            </w:pPr>
            <w:del w:id="1397" w:author="aas" w:date="2013-10-14T02:06:00Z">
              <w:r>
                <w:delText xml:space="preserve">          &lt;/xs:key&gt;</w:delText>
              </w:r>
            </w:del>
          </w:p>
          <w:p w14:paraId="29761337" w14:textId="77777777" w:rsidR="00DC2CE4" w:rsidRDefault="00DC2CE4" w:rsidP="00DC2CE4">
            <w:pPr>
              <w:pStyle w:val="XML1"/>
              <w:rPr>
                <w:del w:id="1398" w:author="aas" w:date="2013-10-14T02:06:00Z"/>
              </w:rPr>
            </w:pPr>
            <w:del w:id="1399" w:author="aas" w:date="2013-10-14T02:06:00Z">
              <w:r>
                <w:delText xml:space="preserve">          &lt;xs:key name="key_resources_capable-switch_owned-certificate"&gt;</w:delText>
              </w:r>
            </w:del>
          </w:p>
          <w:p w14:paraId="31CBF9A7" w14:textId="77777777" w:rsidR="00DC2CE4" w:rsidRDefault="00DC2CE4" w:rsidP="00DC2CE4">
            <w:pPr>
              <w:pStyle w:val="XML1"/>
              <w:rPr>
                <w:del w:id="1400" w:author="aas" w:date="2013-10-14T02:06:00Z"/>
              </w:rPr>
            </w:pPr>
            <w:del w:id="1401" w:author="aas" w:date="2013-10-14T02:06:00Z">
              <w:r>
                <w:delText xml:space="preserve">            &lt;xs:selector xpath="of11-config:owned-certificate"/&gt;</w:delText>
              </w:r>
            </w:del>
          </w:p>
          <w:p w14:paraId="793538E2" w14:textId="77777777" w:rsidR="00DC2CE4" w:rsidRDefault="00DC2CE4" w:rsidP="00DC2CE4">
            <w:pPr>
              <w:pStyle w:val="XML1"/>
              <w:rPr>
                <w:del w:id="1402" w:author="aas" w:date="2013-10-14T02:06:00Z"/>
              </w:rPr>
            </w:pPr>
            <w:del w:id="1403" w:author="aas" w:date="2013-10-14T02:06:00Z">
              <w:r>
                <w:delText xml:space="preserve">            &lt;xs:field xpath="of11-config:resource-id"/&gt;</w:delText>
              </w:r>
            </w:del>
          </w:p>
          <w:p w14:paraId="09D41F4E" w14:textId="77777777" w:rsidR="00DC2CE4" w:rsidRDefault="00DC2CE4" w:rsidP="00DC2CE4">
            <w:pPr>
              <w:pStyle w:val="XML1"/>
              <w:rPr>
                <w:del w:id="1404" w:author="aas" w:date="2013-10-14T02:06:00Z"/>
              </w:rPr>
            </w:pPr>
            <w:del w:id="1405" w:author="aas" w:date="2013-10-14T02:06:00Z">
              <w:r>
                <w:delText xml:space="preserve">          &lt;/xs:key&gt;</w:delText>
              </w:r>
            </w:del>
          </w:p>
          <w:p w14:paraId="29C1A7B6" w14:textId="77777777" w:rsidR="00DC2CE4" w:rsidRDefault="00DC2CE4" w:rsidP="00DC2CE4">
            <w:pPr>
              <w:pStyle w:val="XML1"/>
              <w:rPr>
                <w:del w:id="1406" w:author="aas" w:date="2013-10-14T02:06:00Z"/>
              </w:rPr>
            </w:pPr>
            <w:del w:id="1407" w:author="aas" w:date="2013-10-14T02:06:00Z">
              <w:r>
                <w:delText xml:space="preserve">          &lt;xs:key name="key_resources_capable-switch_external-certificate"&gt;</w:delText>
              </w:r>
            </w:del>
          </w:p>
          <w:p w14:paraId="054BC9B0" w14:textId="77777777" w:rsidR="00DC2CE4" w:rsidRDefault="00DC2CE4" w:rsidP="00DC2CE4">
            <w:pPr>
              <w:pStyle w:val="XML1"/>
              <w:rPr>
                <w:del w:id="1408" w:author="aas" w:date="2013-10-14T02:06:00Z"/>
              </w:rPr>
            </w:pPr>
            <w:del w:id="1409" w:author="aas" w:date="2013-10-14T02:06:00Z">
              <w:r>
                <w:delText xml:space="preserve">            &lt;xs:selector xpath="of11-config:external-certificate"/&gt;</w:delText>
              </w:r>
            </w:del>
          </w:p>
          <w:p w14:paraId="47850CE0" w14:textId="77777777" w:rsidR="00DC2CE4" w:rsidRDefault="00DC2CE4" w:rsidP="00DC2CE4">
            <w:pPr>
              <w:pStyle w:val="XML1"/>
              <w:rPr>
                <w:del w:id="1410" w:author="aas" w:date="2013-10-14T02:06:00Z"/>
              </w:rPr>
            </w:pPr>
            <w:del w:id="1411" w:author="aas" w:date="2013-10-14T02:06:00Z">
              <w:r>
                <w:delText xml:space="preserve">            &lt;xs:field xpath="of11-config:resource-id"/&gt;</w:delText>
              </w:r>
            </w:del>
          </w:p>
          <w:p w14:paraId="564BC018" w14:textId="77777777" w:rsidR="00DC2CE4" w:rsidRDefault="00DC2CE4" w:rsidP="00DC2CE4">
            <w:pPr>
              <w:pStyle w:val="XML1"/>
              <w:rPr>
                <w:del w:id="1412" w:author="aas" w:date="2013-10-14T02:06:00Z"/>
              </w:rPr>
            </w:pPr>
            <w:del w:id="1413" w:author="aas" w:date="2013-10-14T02:06:00Z">
              <w:r>
                <w:delText xml:space="preserve">          &lt;/xs:key&gt;</w:delText>
              </w:r>
            </w:del>
          </w:p>
          <w:p w14:paraId="331546F0" w14:textId="77777777" w:rsidR="00DC2CE4" w:rsidRDefault="00DC2CE4" w:rsidP="00DC2CE4">
            <w:pPr>
              <w:pStyle w:val="XML1"/>
              <w:rPr>
                <w:del w:id="1414" w:author="aas" w:date="2013-10-14T02:06:00Z"/>
              </w:rPr>
            </w:pPr>
            <w:del w:id="1415" w:author="aas" w:date="2013-10-14T02:06:00Z">
              <w:r>
                <w:delText xml:space="preserve">          &lt;xs:key name="key_resources_capable-switch_flow-table"&gt;</w:delText>
              </w:r>
            </w:del>
          </w:p>
          <w:p w14:paraId="524F4672" w14:textId="77777777" w:rsidR="00DC2CE4" w:rsidRDefault="00DC2CE4" w:rsidP="00DC2CE4">
            <w:pPr>
              <w:pStyle w:val="XML1"/>
              <w:rPr>
                <w:del w:id="1416" w:author="aas" w:date="2013-10-14T02:06:00Z"/>
              </w:rPr>
            </w:pPr>
            <w:del w:id="1417" w:author="aas" w:date="2013-10-14T02:06:00Z">
              <w:r>
                <w:delText xml:space="preserve">            &lt;xs:selector xpath="of11-config:flow-table"/&gt;</w:delText>
              </w:r>
            </w:del>
          </w:p>
          <w:p w14:paraId="464E5469" w14:textId="77777777" w:rsidR="00DC2CE4" w:rsidRDefault="00DC2CE4" w:rsidP="00DC2CE4">
            <w:pPr>
              <w:pStyle w:val="XML1"/>
              <w:rPr>
                <w:del w:id="1418" w:author="aas" w:date="2013-10-14T02:06:00Z"/>
              </w:rPr>
            </w:pPr>
            <w:del w:id="1419" w:author="aas" w:date="2013-10-14T02:06:00Z">
              <w:r>
                <w:delText xml:space="preserve">            &lt;xs:field xpath="of11-config:resource-id"/&gt;</w:delText>
              </w:r>
            </w:del>
          </w:p>
          <w:p w14:paraId="4609278C" w14:textId="77777777" w:rsidR="00DC2CE4" w:rsidRDefault="00DC2CE4" w:rsidP="00DC2CE4">
            <w:pPr>
              <w:pStyle w:val="XML1"/>
              <w:rPr>
                <w:del w:id="1420" w:author="aas" w:date="2013-10-14T02:06:00Z"/>
              </w:rPr>
            </w:pPr>
            <w:del w:id="1421" w:author="aas" w:date="2013-10-14T02:06:00Z">
              <w:r>
                <w:delText xml:space="preserve">          &lt;/xs:key&gt;</w:delText>
              </w:r>
            </w:del>
          </w:p>
          <w:p w14:paraId="683EF2CF" w14:textId="77777777" w:rsidR="00DC2CE4" w:rsidRDefault="00DC2CE4" w:rsidP="00DC2CE4">
            <w:pPr>
              <w:pStyle w:val="XML1"/>
              <w:rPr>
                <w:del w:id="1422" w:author="aas" w:date="2013-10-14T02:06:00Z"/>
              </w:rPr>
            </w:pPr>
            <w:del w:id="1423" w:author="aas" w:date="2013-10-14T02:06:00Z">
              <w:r>
                <w:delText xml:space="preserve">        &lt;/xs:element&gt;</w:delText>
              </w:r>
            </w:del>
          </w:p>
          <w:p w14:paraId="51F5DDF1" w14:textId="77777777" w:rsidR="00DC2CE4" w:rsidRDefault="00DC2CE4" w:rsidP="00DC2CE4">
            <w:pPr>
              <w:pStyle w:val="XML1"/>
              <w:rPr>
                <w:del w:id="1424" w:author="aas" w:date="2013-10-14T02:06:00Z"/>
              </w:rPr>
            </w:pPr>
            <w:del w:id="1425" w:author="aas" w:date="2013-10-14T02:06:00Z">
              <w:r>
                <w:delText xml:space="preserve">        &lt;xs:element name="logical-switches" minOccurs="0"&gt;</w:delText>
              </w:r>
            </w:del>
          </w:p>
          <w:p w14:paraId="60505239" w14:textId="77777777" w:rsidR="00DC2CE4" w:rsidRDefault="00DC2CE4" w:rsidP="00DC2CE4">
            <w:pPr>
              <w:pStyle w:val="XML1"/>
              <w:rPr>
                <w:del w:id="1426" w:author="aas" w:date="2013-10-14T02:06:00Z"/>
              </w:rPr>
            </w:pPr>
            <w:del w:id="1427" w:author="aas" w:date="2013-10-14T02:06:00Z">
              <w:r>
                <w:delText xml:space="preserve">          &lt;xs:annotation&gt;</w:delText>
              </w:r>
            </w:del>
          </w:p>
          <w:p w14:paraId="046F2F39" w14:textId="77777777" w:rsidR="00DC2CE4" w:rsidRDefault="00DC2CE4" w:rsidP="00DC2CE4">
            <w:pPr>
              <w:pStyle w:val="XML1"/>
              <w:rPr>
                <w:del w:id="1428" w:author="aas" w:date="2013-10-14T02:06:00Z"/>
              </w:rPr>
            </w:pPr>
            <w:del w:id="1429" w:author="aas" w:date="2013-10-14T02:06:00Z">
              <w:r>
                <w:delText xml:space="preserve">            &lt;xs:documentation&gt;</w:delText>
              </w:r>
            </w:del>
          </w:p>
          <w:p w14:paraId="3873615E" w14:textId="77777777" w:rsidR="00DC2CE4" w:rsidRDefault="00DC2CE4" w:rsidP="00DC2CE4">
            <w:pPr>
              <w:pStyle w:val="XML1"/>
              <w:rPr>
                <w:del w:id="1430" w:author="aas" w:date="2013-10-14T02:06:00Z"/>
              </w:rPr>
            </w:pPr>
            <w:del w:id="1431" w:author="aas" w:date="2013-10-14T02:06:00Z">
              <w:r>
                <w:delText xml:space="preserve">              This element contains a list of all OpenFlow </w:delText>
              </w:r>
            </w:del>
          </w:p>
          <w:p w14:paraId="3D6B2DD0" w14:textId="77777777" w:rsidR="00DC2CE4" w:rsidRDefault="00DC2CE4" w:rsidP="00DC2CE4">
            <w:pPr>
              <w:pStyle w:val="XML1"/>
              <w:rPr>
                <w:del w:id="1432" w:author="aas" w:date="2013-10-14T02:06:00Z"/>
              </w:rPr>
            </w:pPr>
            <w:del w:id="1433" w:author="aas" w:date="2013-10-14T02:06:00Z">
              <w:r>
                <w:delText xml:space="preserve">              Logical Switches available at the OpenFlow Capable</w:delText>
              </w:r>
            </w:del>
          </w:p>
          <w:p w14:paraId="53C95629" w14:textId="77777777" w:rsidR="00DC2CE4" w:rsidRDefault="00DC2CE4" w:rsidP="00DC2CE4">
            <w:pPr>
              <w:pStyle w:val="XML1"/>
              <w:rPr>
                <w:del w:id="1434" w:author="aas" w:date="2013-10-14T02:06:00Z"/>
              </w:rPr>
            </w:pPr>
            <w:del w:id="1435" w:author="aas" w:date="2013-10-14T02:06:00Z">
              <w:r>
                <w:delText xml:space="preserve">              Switch.</w:delText>
              </w:r>
            </w:del>
          </w:p>
          <w:p w14:paraId="6DFB3550" w14:textId="77777777" w:rsidR="00DC2CE4" w:rsidRDefault="00DC2CE4" w:rsidP="00DC2CE4">
            <w:pPr>
              <w:pStyle w:val="XML1"/>
              <w:rPr>
                <w:del w:id="1436" w:author="aas" w:date="2013-10-14T02:06:00Z"/>
              </w:rPr>
            </w:pPr>
            <w:del w:id="1437" w:author="aas" w:date="2013-10-14T02:06:00Z">
              <w:r>
                <w:delText xml:space="preserve">            &lt;/xs:documentation&gt;</w:delText>
              </w:r>
            </w:del>
          </w:p>
          <w:p w14:paraId="593936C5" w14:textId="77777777" w:rsidR="00DC2CE4" w:rsidRDefault="00DC2CE4" w:rsidP="00DC2CE4">
            <w:pPr>
              <w:pStyle w:val="XML1"/>
              <w:rPr>
                <w:del w:id="1438" w:author="aas" w:date="2013-10-14T02:06:00Z"/>
              </w:rPr>
            </w:pPr>
            <w:del w:id="1439" w:author="aas" w:date="2013-10-14T02:06:00Z">
              <w:r>
                <w:delText xml:space="preserve">          &lt;/xs:annotation&gt;</w:delText>
              </w:r>
            </w:del>
          </w:p>
          <w:p w14:paraId="02F71563" w14:textId="77777777" w:rsidR="00DC2CE4" w:rsidRDefault="00DC2CE4" w:rsidP="00DC2CE4">
            <w:pPr>
              <w:pStyle w:val="XML1"/>
              <w:rPr>
                <w:del w:id="1440" w:author="aas" w:date="2013-10-14T02:06:00Z"/>
              </w:rPr>
            </w:pPr>
            <w:del w:id="1441" w:author="aas" w:date="2013-10-14T02:06:00Z">
              <w:r>
                <w:delText xml:space="preserve">          &lt;xs:complexType&gt;</w:delText>
              </w:r>
            </w:del>
          </w:p>
          <w:p w14:paraId="5BFC2711" w14:textId="77777777" w:rsidR="00DC2CE4" w:rsidRDefault="00DC2CE4" w:rsidP="00DC2CE4">
            <w:pPr>
              <w:pStyle w:val="XML1"/>
              <w:rPr>
                <w:del w:id="1442" w:author="aas" w:date="2013-10-14T02:06:00Z"/>
              </w:rPr>
            </w:pPr>
            <w:del w:id="1443" w:author="aas" w:date="2013-10-14T02:06:00Z">
              <w:r>
                <w:delText xml:space="preserve">            &lt;xs:sequence&gt;</w:delText>
              </w:r>
            </w:del>
          </w:p>
          <w:p w14:paraId="7373A88B" w14:textId="77777777" w:rsidR="00DC2CE4" w:rsidRDefault="00DC2CE4" w:rsidP="00DC2CE4">
            <w:pPr>
              <w:pStyle w:val="XML1"/>
              <w:rPr>
                <w:del w:id="1444" w:author="aas" w:date="2013-10-14T02:06:00Z"/>
              </w:rPr>
            </w:pPr>
            <w:del w:id="1445" w:author="aas" w:date="2013-10-14T02:06:00Z">
              <w:r>
                <w:delText xml:space="preserve">              &lt;xs:element name="switch" minOccurs="0" maxOccurs="unbounded"&gt;</w:delText>
              </w:r>
            </w:del>
          </w:p>
          <w:p w14:paraId="3715C685" w14:textId="77777777" w:rsidR="00DC2CE4" w:rsidRDefault="00DC2CE4" w:rsidP="00DC2CE4">
            <w:pPr>
              <w:pStyle w:val="XML1"/>
              <w:rPr>
                <w:del w:id="1446" w:author="aas" w:date="2013-10-14T02:06:00Z"/>
              </w:rPr>
            </w:pPr>
            <w:del w:id="1447" w:author="aas" w:date="2013-10-14T02:06:00Z">
              <w:r>
                <w:delText xml:space="preserve">                &lt;xs:annotation&gt;</w:delText>
              </w:r>
            </w:del>
          </w:p>
          <w:p w14:paraId="596DB70E" w14:textId="77777777" w:rsidR="00DC2CE4" w:rsidRDefault="00DC2CE4" w:rsidP="00DC2CE4">
            <w:pPr>
              <w:pStyle w:val="XML1"/>
              <w:rPr>
                <w:del w:id="1448" w:author="aas" w:date="2013-10-14T02:06:00Z"/>
              </w:rPr>
            </w:pPr>
            <w:del w:id="1449" w:author="aas" w:date="2013-10-14T02:06:00Z">
              <w:r>
                <w:delText xml:space="preserve">                  &lt;xs:documentation&gt;</w:delText>
              </w:r>
            </w:del>
          </w:p>
          <w:p w14:paraId="61146CA6" w14:textId="77777777" w:rsidR="00DC2CE4" w:rsidRDefault="00DC2CE4" w:rsidP="00DC2CE4">
            <w:pPr>
              <w:pStyle w:val="XML1"/>
              <w:rPr>
                <w:del w:id="1450" w:author="aas" w:date="2013-10-14T02:06:00Z"/>
              </w:rPr>
            </w:pPr>
            <w:del w:id="1451" w:author="aas" w:date="2013-10-14T02:06:00Z">
              <w:r>
                <w:delText xml:space="preserve">                    The list of all OpenFlow Logical Switches on</w:delText>
              </w:r>
            </w:del>
          </w:p>
          <w:p w14:paraId="679910F7" w14:textId="77777777" w:rsidR="00DC2CE4" w:rsidRDefault="00DC2CE4" w:rsidP="00DC2CE4">
            <w:pPr>
              <w:pStyle w:val="XML1"/>
              <w:rPr>
                <w:del w:id="1452" w:author="aas" w:date="2013-10-14T02:06:00Z"/>
              </w:rPr>
            </w:pPr>
            <w:del w:id="1453" w:author="aas" w:date="2013-10-14T02:06:00Z">
              <w:r>
                <w:delText xml:space="preserve">                    the OpenFlow Capable Switch.</w:delText>
              </w:r>
            </w:del>
          </w:p>
          <w:p w14:paraId="762CCCD0" w14:textId="77777777" w:rsidR="00DC2CE4" w:rsidRDefault="00DC2CE4" w:rsidP="00DC2CE4">
            <w:pPr>
              <w:pStyle w:val="XML1"/>
              <w:rPr>
                <w:del w:id="1454" w:author="aas" w:date="2013-10-14T02:06:00Z"/>
              </w:rPr>
            </w:pPr>
          </w:p>
          <w:p w14:paraId="2FBA35C9" w14:textId="77777777" w:rsidR="00DC2CE4" w:rsidRDefault="00DC2CE4" w:rsidP="00DC2CE4">
            <w:pPr>
              <w:pStyle w:val="XML1"/>
              <w:rPr>
                <w:del w:id="1455" w:author="aas" w:date="2013-10-14T02:06:00Z"/>
              </w:rPr>
            </w:pPr>
            <w:del w:id="1456" w:author="aas" w:date="2013-10-14T02:06:00Z">
              <w:r>
                <w:delText xml:space="preserve">                    The element 'resource-id' of OFLogicalSwitchType MUST be</w:delText>
              </w:r>
            </w:del>
          </w:p>
          <w:p w14:paraId="15AE1AFE" w14:textId="77777777" w:rsidR="00DC2CE4" w:rsidRDefault="00DC2CE4" w:rsidP="00DC2CE4">
            <w:pPr>
              <w:pStyle w:val="XML1"/>
              <w:rPr>
                <w:del w:id="1457" w:author="aas" w:date="2013-10-14T02:06:00Z"/>
              </w:rPr>
            </w:pPr>
            <w:del w:id="1458" w:author="aas" w:date="2013-10-14T02:06:00Z">
              <w:r>
                <w:delText xml:space="preserve">                    unique within this list.</w:delText>
              </w:r>
            </w:del>
          </w:p>
          <w:p w14:paraId="534E33E0" w14:textId="77777777" w:rsidR="00DC2CE4" w:rsidRDefault="00DC2CE4" w:rsidP="00DC2CE4">
            <w:pPr>
              <w:pStyle w:val="XML1"/>
              <w:rPr>
                <w:del w:id="1459" w:author="aas" w:date="2013-10-14T02:06:00Z"/>
              </w:rPr>
            </w:pPr>
            <w:del w:id="1460" w:author="aas" w:date="2013-10-14T02:06:00Z">
              <w:r>
                <w:delText xml:space="preserve">                  &lt;/xs:documentation&gt;</w:delText>
              </w:r>
            </w:del>
          </w:p>
          <w:p w14:paraId="7A28FBA7" w14:textId="77777777" w:rsidR="00DC2CE4" w:rsidRDefault="00DC2CE4" w:rsidP="00DC2CE4">
            <w:pPr>
              <w:pStyle w:val="XML1"/>
              <w:rPr>
                <w:del w:id="1461" w:author="aas" w:date="2013-10-14T02:06:00Z"/>
              </w:rPr>
            </w:pPr>
            <w:del w:id="1462" w:author="aas" w:date="2013-10-14T02:06:00Z">
              <w:r>
                <w:delText xml:space="preserve">                &lt;/xs:annotation&gt;</w:delText>
              </w:r>
            </w:del>
          </w:p>
          <w:p w14:paraId="114B295C" w14:textId="77777777" w:rsidR="00DC2CE4" w:rsidRDefault="00DC2CE4" w:rsidP="00DC2CE4">
            <w:pPr>
              <w:pStyle w:val="XML1"/>
              <w:rPr>
                <w:del w:id="1463" w:author="aas" w:date="2013-10-14T02:06:00Z"/>
              </w:rPr>
            </w:pPr>
            <w:del w:id="1464" w:author="aas" w:date="2013-10-14T02:06:00Z">
              <w:r>
                <w:delText xml:space="preserve">                &lt;xs:complexType&gt;</w:delText>
              </w:r>
            </w:del>
          </w:p>
          <w:p w14:paraId="0B7E7349" w14:textId="77777777" w:rsidR="00DC2CE4" w:rsidRDefault="00DC2CE4" w:rsidP="00DC2CE4">
            <w:pPr>
              <w:pStyle w:val="XML1"/>
              <w:rPr>
                <w:del w:id="1465" w:author="aas" w:date="2013-10-14T02:06:00Z"/>
              </w:rPr>
            </w:pPr>
            <w:del w:id="1466" w:author="aas" w:date="2013-10-14T02:06:00Z">
              <w:r>
                <w:delText xml:space="preserve">                  &lt;xs:sequence&gt;</w:delText>
              </w:r>
            </w:del>
          </w:p>
          <w:p w14:paraId="0D19683A" w14:textId="77777777" w:rsidR="00DC2CE4" w:rsidRDefault="00DC2CE4" w:rsidP="00DC2CE4">
            <w:pPr>
              <w:pStyle w:val="XML1"/>
              <w:rPr>
                <w:del w:id="1467" w:author="aas" w:date="2013-10-14T02:06:00Z"/>
              </w:rPr>
            </w:pPr>
            <w:del w:id="1468" w:author="aas" w:date="2013-10-14T02:06:00Z">
              <w:r>
                <w:delText xml:space="preserve">                    &lt;xs:group ref="OFLogicalSwitchType"/&gt;</w:delText>
              </w:r>
            </w:del>
          </w:p>
          <w:p w14:paraId="22C02F19" w14:textId="77777777" w:rsidR="00DC2CE4" w:rsidRDefault="00DC2CE4" w:rsidP="00DC2CE4">
            <w:pPr>
              <w:pStyle w:val="XML1"/>
              <w:rPr>
                <w:del w:id="1469" w:author="aas" w:date="2013-10-14T02:06:00Z"/>
              </w:rPr>
            </w:pPr>
            <w:del w:id="1470" w:author="aas" w:date="2013-10-14T02:06:00Z">
              <w:r>
                <w:delText xml:space="preserve">                  &lt;/xs:sequence&gt;</w:delText>
              </w:r>
            </w:del>
          </w:p>
          <w:p w14:paraId="41DB8422" w14:textId="77777777" w:rsidR="00DC2CE4" w:rsidRDefault="00DC2CE4" w:rsidP="00DC2CE4">
            <w:pPr>
              <w:pStyle w:val="XML1"/>
              <w:rPr>
                <w:del w:id="1471" w:author="aas" w:date="2013-10-14T02:06:00Z"/>
              </w:rPr>
            </w:pPr>
            <w:del w:id="1472" w:author="aas" w:date="2013-10-14T02:06:00Z">
              <w:r>
                <w:delText xml:space="preserve">                &lt;/xs:complexType&gt;</w:delText>
              </w:r>
            </w:del>
          </w:p>
          <w:p w14:paraId="1D68F315" w14:textId="77777777" w:rsidR="00DC2CE4" w:rsidRDefault="00DC2CE4" w:rsidP="00DC2CE4">
            <w:pPr>
              <w:pStyle w:val="XML1"/>
              <w:rPr>
                <w:del w:id="1473" w:author="aas" w:date="2013-10-14T02:06:00Z"/>
              </w:rPr>
            </w:pPr>
            <w:del w:id="1474" w:author="aas" w:date="2013-10-14T02:06:00Z">
              <w:r>
                <w:delText xml:space="preserve">              &lt;/xs:element&gt;</w:delText>
              </w:r>
            </w:del>
          </w:p>
          <w:p w14:paraId="5E42213A" w14:textId="77777777" w:rsidR="00DC2CE4" w:rsidRDefault="00DC2CE4" w:rsidP="00DC2CE4">
            <w:pPr>
              <w:pStyle w:val="XML1"/>
              <w:rPr>
                <w:del w:id="1475" w:author="aas" w:date="2013-10-14T02:06:00Z"/>
              </w:rPr>
            </w:pPr>
            <w:del w:id="1476" w:author="aas" w:date="2013-10-14T02:06:00Z">
              <w:r>
                <w:delText xml:space="preserve">            &lt;/xs:sequence&gt;</w:delText>
              </w:r>
            </w:del>
          </w:p>
          <w:p w14:paraId="2A019B8B" w14:textId="77777777" w:rsidR="00DC2CE4" w:rsidRDefault="00DC2CE4" w:rsidP="00DC2CE4">
            <w:pPr>
              <w:pStyle w:val="XML1"/>
              <w:rPr>
                <w:del w:id="1477" w:author="aas" w:date="2013-10-14T02:06:00Z"/>
              </w:rPr>
            </w:pPr>
            <w:del w:id="1478" w:author="aas" w:date="2013-10-14T02:06:00Z">
              <w:r>
                <w:delText xml:space="preserve">          &lt;/xs:complexType&gt;</w:delText>
              </w:r>
            </w:del>
          </w:p>
          <w:p w14:paraId="1AB8E570" w14:textId="77777777" w:rsidR="00DC2CE4" w:rsidRDefault="00DC2CE4" w:rsidP="00DC2CE4">
            <w:pPr>
              <w:pStyle w:val="XML1"/>
              <w:rPr>
                <w:del w:id="1479" w:author="aas" w:date="2013-10-14T02:06:00Z"/>
              </w:rPr>
            </w:pPr>
            <w:del w:id="1480" w:author="aas" w:date="2013-10-14T02:06:00Z">
              <w:r>
                <w:delText xml:space="preserve">          &lt;xs:key name="key_logical-switches_capable-switch_switch"&gt;</w:delText>
              </w:r>
            </w:del>
          </w:p>
          <w:p w14:paraId="4246A72B" w14:textId="77777777" w:rsidR="00DC2CE4" w:rsidRDefault="00DC2CE4" w:rsidP="00DC2CE4">
            <w:pPr>
              <w:pStyle w:val="XML1"/>
              <w:rPr>
                <w:del w:id="1481" w:author="aas" w:date="2013-10-14T02:06:00Z"/>
              </w:rPr>
            </w:pPr>
            <w:del w:id="1482" w:author="aas" w:date="2013-10-14T02:06:00Z">
              <w:r>
                <w:delText xml:space="preserve">            &lt;xs:selector xpath="of11-config:switch"/&gt;</w:delText>
              </w:r>
            </w:del>
          </w:p>
          <w:p w14:paraId="2B880047" w14:textId="77777777" w:rsidR="00DC2CE4" w:rsidRDefault="00DC2CE4" w:rsidP="00DC2CE4">
            <w:pPr>
              <w:pStyle w:val="XML1"/>
              <w:rPr>
                <w:del w:id="1483" w:author="aas" w:date="2013-10-14T02:06:00Z"/>
              </w:rPr>
            </w:pPr>
            <w:del w:id="1484" w:author="aas" w:date="2013-10-14T02:06:00Z">
              <w:r>
                <w:delText xml:space="preserve">            &lt;xs:field xpath="of11-config:id"/&gt;</w:delText>
              </w:r>
            </w:del>
          </w:p>
          <w:p w14:paraId="1B7F6D9A" w14:textId="77777777" w:rsidR="00DC2CE4" w:rsidRDefault="00DC2CE4" w:rsidP="00DC2CE4">
            <w:pPr>
              <w:pStyle w:val="XML1"/>
              <w:rPr>
                <w:del w:id="1485" w:author="aas" w:date="2013-10-14T02:06:00Z"/>
              </w:rPr>
            </w:pPr>
            <w:del w:id="1486" w:author="aas" w:date="2013-10-14T02:06:00Z">
              <w:r>
                <w:delText xml:space="preserve">          &lt;/xs:key&gt;</w:delText>
              </w:r>
            </w:del>
          </w:p>
          <w:p w14:paraId="029C5D34" w14:textId="77777777" w:rsidR="00DC2CE4" w:rsidRDefault="00DC2CE4" w:rsidP="00DC2CE4">
            <w:pPr>
              <w:pStyle w:val="XML1"/>
              <w:rPr>
                <w:del w:id="1487" w:author="aas" w:date="2013-10-14T02:06:00Z"/>
              </w:rPr>
            </w:pPr>
            <w:del w:id="1488" w:author="aas" w:date="2013-10-14T02:06:00Z">
              <w:r>
                <w:delText xml:space="preserve">        &lt;/xs:element&gt;</w:delText>
              </w:r>
            </w:del>
          </w:p>
          <w:p w14:paraId="43B04678" w14:textId="77777777" w:rsidR="00DC2CE4" w:rsidRDefault="00DC2CE4" w:rsidP="00DC2CE4">
            <w:pPr>
              <w:pStyle w:val="XML1"/>
              <w:rPr>
                <w:del w:id="1489" w:author="aas" w:date="2013-10-14T02:06:00Z"/>
              </w:rPr>
            </w:pPr>
            <w:del w:id="1490" w:author="aas" w:date="2013-10-14T02:06:00Z">
              <w:r>
                <w:delText xml:space="preserve">      &lt;/xs:sequence&gt;</w:delText>
              </w:r>
            </w:del>
          </w:p>
          <w:p w14:paraId="5C8C3460" w14:textId="77777777" w:rsidR="00DC2CE4" w:rsidRDefault="00DC2CE4" w:rsidP="00DC2CE4">
            <w:pPr>
              <w:pStyle w:val="XML1"/>
              <w:rPr>
                <w:del w:id="1491" w:author="aas" w:date="2013-10-14T02:06:00Z"/>
              </w:rPr>
            </w:pPr>
            <w:del w:id="1492" w:author="aas" w:date="2013-10-14T02:06:00Z">
              <w:r>
                <w:delText xml:space="preserve">    &lt;/xs:complexType&gt;</w:delText>
              </w:r>
            </w:del>
          </w:p>
          <w:p w14:paraId="09C21BFF" w14:textId="77777777" w:rsidR="00D84428" w:rsidRPr="009F1B7D" w:rsidRDefault="00DC2CE4" w:rsidP="00DC2CE4">
            <w:pPr>
              <w:pStyle w:val="XML1"/>
              <w:rPr>
                <w:del w:id="1493" w:author="aas" w:date="2013-10-14T02:06:00Z"/>
              </w:rPr>
            </w:pPr>
            <w:del w:id="1494"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95" w:name="_Toc243774056"/>
      <w:r>
        <w:lastRenderedPageBreak/>
        <w:t>XML Example</w:t>
      </w:r>
      <w:bookmarkEnd w:id="1495"/>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96" w:name="_Toc335146813"/>
      <w:bookmarkStart w:id="1497" w:name="_Toc335146814"/>
      <w:bookmarkStart w:id="1498" w:name="_Toc335146815"/>
      <w:bookmarkStart w:id="1499" w:name="_Toc335146816"/>
      <w:bookmarkStart w:id="1500" w:name="_Toc335146817"/>
      <w:bookmarkStart w:id="1501" w:name="_Toc335146818"/>
      <w:bookmarkStart w:id="1502" w:name="_Toc335146976"/>
      <w:bookmarkStart w:id="1503" w:name="_Toc243774057"/>
      <w:bookmarkEnd w:id="1496"/>
      <w:bookmarkEnd w:id="1497"/>
      <w:bookmarkEnd w:id="1498"/>
      <w:bookmarkEnd w:id="1499"/>
      <w:bookmarkEnd w:id="1500"/>
      <w:bookmarkEnd w:id="1501"/>
      <w:bookmarkEnd w:id="1502"/>
      <w:r>
        <w:t>OpenFlow Configuration Point</w:t>
      </w:r>
      <w:bookmarkEnd w:id="1503"/>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4" w:name="_Toc315953989"/>
      <w:bookmarkStart w:id="1505" w:name="_Toc316542499"/>
      <w:bookmarkStart w:id="1506" w:name="_Toc243774058"/>
      <w:r w:rsidRPr="00DB42FD">
        <w:t>UML Diagram</w:t>
      </w:r>
      <w:bookmarkEnd w:id="1504"/>
      <w:bookmarkEnd w:id="1505"/>
      <w:bookmarkEnd w:id="1506"/>
    </w:p>
    <w:p w14:paraId="55724BE6" w14:textId="679254FF" w:rsidR="00A47610" w:rsidRPr="009F1B7D" w:rsidRDefault="00CA2CAF" w:rsidP="00A47610">
      <w:pPr>
        <w:keepNext/>
        <w:jc w:val="center"/>
      </w:pPr>
      <w:r>
        <w:object w:dxaOrig="3214" w:dyaOrig="2755" w14:anchorId="7EAA552B">
          <v:shape id="_x0000_i1029" type="#_x0000_t75" style="width:159.75pt;height:137.25pt" o:ole="">
            <v:imagedata r:id="rId23" o:title=""/>
          </v:shape>
          <o:OLEObject Type="Embed" ProgID="Visio.Drawing.11" ShapeID="_x0000_i1029" DrawAspect="Content" ObjectID="_1446886546" r:id="rId24"/>
        </w:object>
      </w:r>
    </w:p>
    <w:p w14:paraId="1CD6A633" w14:textId="77777777" w:rsidR="00A47610" w:rsidRPr="00CE3A81" w:rsidRDefault="00A47610" w:rsidP="00A47610">
      <w:pPr>
        <w:pStyle w:val="Caption"/>
      </w:pPr>
      <w:r w:rsidRPr="00CE3A81">
        <w:t xml:space="preserve">Figure </w:t>
      </w:r>
      <w:r w:rsidR="00F36150">
        <w:fldChar w:fldCharType="begin"/>
      </w:r>
      <w:r w:rsidR="00F36150">
        <w:instrText xml:space="preserve"> SEQ Figure \* ARABIC </w:instrText>
      </w:r>
      <w:r w:rsidR="00F36150">
        <w:fldChar w:fldCharType="separate"/>
      </w:r>
      <w:ins w:id="1507" w:author="Anees Shaikh" w:date="2013-10-19T23:57:00Z">
        <w:r w:rsidR="00EE43EB">
          <w:rPr>
            <w:noProof/>
          </w:rPr>
          <w:t>6</w:t>
        </w:r>
      </w:ins>
      <w:del w:id="1508" w:author="Anees Shaikh" w:date="2013-10-19T23:57:00Z">
        <w:r w:rsidRPr="00CE3A81" w:rsidDel="00EE43EB">
          <w:rPr>
            <w:noProof/>
          </w:rPr>
          <w:delText>5</w:delText>
        </w:r>
      </w:del>
      <w:r w:rsidR="00F36150">
        <w:rPr>
          <w:noProof/>
        </w:rPr>
        <w:fldChar w:fldCharType="end"/>
      </w:r>
      <w:r w:rsidRPr="00CE3A81">
        <w:t>: Data Model Diagram for an OpenFlow Configuration Point</w:t>
      </w:r>
    </w:p>
    <w:p w14:paraId="299C4873" w14:textId="77777777" w:rsidR="00A47610" w:rsidRPr="009F1B7D" w:rsidRDefault="00A47610" w:rsidP="00BA30A0">
      <w:pPr>
        <w:pStyle w:val="Heading3"/>
        <w:rPr>
          <w:del w:id="1509" w:author="aas" w:date="2013-10-14T02:06:00Z"/>
        </w:rPr>
      </w:pPr>
      <w:bookmarkStart w:id="1510" w:name="_Toc315953990"/>
      <w:bookmarkStart w:id="1511" w:name="_Toc316542500"/>
      <w:del w:id="1512" w:author="aas" w:date="2013-10-14T02:06:00Z">
        <w:r w:rsidRPr="00DB42FD">
          <w:delText>XML Schema</w:delText>
        </w:r>
        <w:bookmarkEnd w:id="1510"/>
        <w:bookmarkEnd w:id="151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3" w:author="aas" w:date="2013-10-14T02:06:00Z"/>
        </w:trPr>
        <w:tc>
          <w:tcPr>
            <w:tcW w:w="8820" w:type="dxa"/>
            <w:shd w:val="clear" w:color="auto" w:fill="C8FCCD"/>
          </w:tcPr>
          <w:p w14:paraId="6B941A8C" w14:textId="77777777" w:rsidR="00DC2CE4" w:rsidRDefault="00DC2CE4" w:rsidP="00DC2CE4">
            <w:pPr>
              <w:pStyle w:val="XML1"/>
              <w:rPr>
                <w:del w:id="1514" w:author="aas" w:date="2013-10-14T02:06:00Z"/>
              </w:rPr>
            </w:pPr>
            <w:del w:id="1515" w:author="aas" w:date="2013-10-14T02:06:00Z">
              <w:r>
                <w:delText xml:space="preserve">  &lt;xs:group name="OFConfigurationPointType"&gt;</w:delText>
              </w:r>
            </w:del>
          </w:p>
          <w:p w14:paraId="2BCB6499" w14:textId="77777777" w:rsidR="00DC2CE4" w:rsidRDefault="00DC2CE4" w:rsidP="00DC2CE4">
            <w:pPr>
              <w:pStyle w:val="XML1"/>
              <w:rPr>
                <w:del w:id="1516" w:author="aas" w:date="2013-10-14T02:06:00Z"/>
              </w:rPr>
            </w:pPr>
            <w:del w:id="1517" w:author="aas" w:date="2013-10-14T02:06:00Z">
              <w:r>
                <w:delText xml:space="preserve">    &lt;xs:annotation&gt;</w:delText>
              </w:r>
            </w:del>
          </w:p>
          <w:p w14:paraId="34DEFF40" w14:textId="77777777" w:rsidR="00DC2CE4" w:rsidRDefault="00DC2CE4" w:rsidP="00DC2CE4">
            <w:pPr>
              <w:pStyle w:val="XML1"/>
              <w:rPr>
                <w:del w:id="1518" w:author="aas" w:date="2013-10-14T02:06:00Z"/>
              </w:rPr>
            </w:pPr>
            <w:del w:id="1519" w:author="aas" w:date="2013-10-14T02:06:00Z">
              <w:r>
                <w:delText xml:space="preserve">      &lt;xs:documentation&gt;</w:delText>
              </w:r>
            </w:del>
          </w:p>
          <w:p w14:paraId="69F30088" w14:textId="77777777" w:rsidR="00DC2CE4" w:rsidRDefault="00DC2CE4" w:rsidP="00DC2CE4">
            <w:pPr>
              <w:pStyle w:val="XML1"/>
              <w:rPr>
                <w:del w:id="1520" w:author="aas" w:date="2013-10-14T02:06:00Z"/>
              </w:rPr>
            </w:pPr>
            <w:del w:id="1521" w:author="aas" w:date="2013-10-14T02:06:00Z">
              <w:r>
                <w:delText xml:space="preserve">        Representation of an OpenFlow Configuration Point.</w:delText>
              </w:r>
            </w:del>
          </w:p>
          <w:p w14:paraId="2A6849C8" w14:textId="77777777" w:rsidR="00DC2CE4" w:rsidRDefault="00DC2CE4" w:rsidP="00DC2CE4">
            <w:pPr>
              <w:pStyle w:val="XML1"/>
              <w:rPr>
                <w:del w:id="1522" w:author="aas" w:date="2013-10-14T02:06:00Z"/>
              </w:rPr>
            </w:pPr>
            <w:del w:id="1523" w:author="aas" w:date="2013-10-14T02:06:00Z">
              <w:r>
                <w:delText xml:space="preserve">        Instances of the Configuration Point class SHOULD be stored </w:delText>
              </w:r>
            </w:del>
          </w:p>
          <w:p w14:paraId="7DE35877" w14:textId="77777777" w:rsidR="00DC2CE4" w:rsidRDefault="00DC2CE4" w:rsidP="00DC2CE4">
            <w:pPr>
              <w:pStyle w:val="XML1"/>
              <w:rPr>
                <w:del w:id="1524" w:author="aas" w:date="2013-10-14T02:06:00Z"/>
              </w:rPr>
            </w:pPr>
            <w:del w:id="1525" w:author="aas" w:date="2013-10-14T02:06:00Z">
              <w:r>
                <w:delText xml:space="preserve">        persistently across reboots of the OpenFlow Capable Switch.</w:delText>
              </w:r>
            </w:del>
          </w:p>
          <w:p w14:paraId="15C5D321" w14:textId="77777777" w:rsidR="00DC2CE4" w:rsidRDefault="00DC2CE4" w:rsidP="00DC2CE4">
            <w:pPr>
              <w:pStyle w:val="XML1"/>
              <w:rPr>
                <w:del w:id="1526" w:author="aas" w:date="2013-10-14T02:06:00Z"/>
              </w:rPr>
            </w:pPr>
            <w:del w:id="1527" w:author="aas" w:date="2013-10-14T02:06:00Z">
              <w:r>
                <w:delText xml:space="preserve">            </w:delText>
              </w:r>
            </w:del>
          </w:p>
          <w:p w14:paraId="6141633E" w14:textId="77777777" w:rsidR="00DC2CE4" w:rsidRDefault="00DC2CE4" w:rsidP="00DC2CE4">
            <w:pPr>
              <w:pStyle w:val="XML1"/>
              <w:rPr>
                <w:del w:id="1528" w:author="aas" w:date="2013-10-14T02:06:00Z"/>
              </w:rPr>
            </w:pPr>
            <w:del w:id="1529" w:author="aas" w:date="2013-10-14T02:06:00Z">
              <w:r>
                <w:delText xml:space="preserve">        When a connection is established between an OpenFlow Capable </w:delText>
              </w:r>
            </w:del>
          </w:p>
          <w:p w14:paraId="24891B97" w14:textId="77777777" w:rsidR="00DC2CE4" w:rsidRDefault="00DC2CE4" w:rsidP="00DC2CE4">
            <w:pPr>
              <w:pStyle w:val="XML1"/>
              <w:rPr>
                <w:del w:id="1530" w:author="aas" w:date="2013-10-14T02:06:00Z"/>
              </w:rPr>
            </w:pPr>
            <w:del w:id="1531" w:author="aas" w:date="2013-10-14T02:06:00Z">
              <w:r>
                <w:delText xml:space="preserve">        Switch and a Configuration Point the switch  MUST store the </w:delText>
              </w:r>
            </w:del>
          </w:p>
          <w:p w14:paraId="3AF43012" w14:textId="77777777" w:rsidR="00DC2CE4" w:rsidRDefault="00DC2CE4" w:rsidP="00DC2CE4">
            <w:pPr>
              <w:pStyle w:val="XML1"/>
              <w:rPr>
                <w:del w:id="1532" w:author="aas" w:date="2013-10-14T02:06:00Z"/>
              </w:rPr>
            </w:pPr>
            <w:del w:id="1533" w:author="aas" w:date="2013-10-14T02:06:00Z">
              <w:r>
                <w:delText xml:space="preserve">        connection information in an instance of the Configuration </w:delText>
              </w:r>
            </w:del>
          </w:p>
          <w:p w14:paraId="44E4EF91" w14:textId="77777777" w:rsidR="00DC2CE4" w:rsidRDefault="00DC2CE4" w:rsidP="00DC2CE4">
            <w:pPr>
              <w:pStyle w:val="XML1"/>
              <w:rPr>
                <w:del w:id="1534" w:author="aas" w:date="2013-10-14T02:06:00Z"/>
              </w:rPr>
            </w:pPr>
            <w:del w:id="1535" w:author="aas" w:date="2013-10-14T02:06:00Z">
              <w:r>
                <w:delText xml:space="preserve">        Point class. If such an instance does not exist, the OpenFlow</w:delText>
              </w:r>
            </w:del>
          </w:p>
          <w:p w14:paraId="1DC75D07" w14:textId="77777777" w:rsidR="00DC2CE4" w:rsidRDefault="00DC2CE4" w:rsidP="00DC2CE4">
            <w:pPr>
              <w:pStyle w:val="XML1"/>
              <w:rPr>
                <w:del w:id="1536" w:author="aas" w:date="2013-10-14T02:06:00Z"/>
              </w:rPr>
            </w:pPr>
            <w:del w:id="1537" w:author="aas" w:date="2013-10-14T02:06:00Z">
              <w:r>
                <w:delText xml:space="preserve">        Capable Switch MUST create an instance where it then stores </w:delText>
              </w:r>
            </w:del>
          </w:p>
          <w:p w14:paraId="044896BC" w14:textId="77777777" w:rsidR="00DC2CE4" w:rsidRDefault="00DC2CE4" w:rsidP="00DC2CE4">
            <w:pPr>
              <w:pStyle w:val="XML1"/>
              <w:rPr>
                <w:del w:id="1538" w:author="aas" w:date="2013-10-14T02:06:00Z"/>
              </w:rPr>
            </w:pPr>
            <w:del w:id="1539" w:author="aas" w:date="2013-10-14T02:06:00Z">
              <w:r>
                <w:delText xml:space="preserve">        the connection information.</w:delText>
              </w:r>
            </w:del>
          </w:p>
          <w:p w14:paraId="6FCB5ED2" w14:textId="77777777" w:rsidR="00DC2CE4" w:rsidRDefault="00DC2CE4" w:rsidP="00DC2CE4">
            <w:pPr>
              <w:pStyle w:val="XML1"/>
              <w:rPr>
                <w:del w:id="1540" w:author="aas" w:date="2013-10-14T02:06:00Z"/>
              </w:rPr>
            </w:pPr>
            <w:del w:id="1541" w:author="aas" w:date="2013-10-14T02:06:00Z">
              <w:r>
                <w:delText xml:space="preserve">            </w:delText>
              </w:r>
            </w:del>
          </w:p>
          <w:p w14:paraId="680184CA" w14:textId="77777777" w:rsidR="00DC2CE4" w:rsidRDefault="00DC2CE4" w:rsidP="00DC2CE4">
            <w:pPr>
              <w:pStyle w:val="XML1"/>
              <w:rPr>
                <w:del w:id="1542" w:author="aas" w:date="2013-10-14T02:06:00Z"/>
              </w:rPr>
            </w:pPr>
            <w:del w:id="1543" w:author="aas" w:date="2013-10-14T02:06:00Z">
              <w:r>
                <w:delText xml:space="preserve">        An OpenFlow Capable Switch that cannot initiate a connection </w:delText>
              </w:r>
            </w:del>
          </w:p>
          <w:p w14:paraId="1D5025CE" w14:textId="77777777" w:rsidR="00DC2CE4" w:rsidRDefault="00DC2CE4" w:rsidP="00DC2CE4">
            <w:pPr>
              <w:pStyle w:val="XML1"/>
              <w:rPr>
                <w:del w:id="1544" w:author="aas" w:date="2013-10-14T02:06:00Z"/>
              </w:rPr>
            </w:pPr>
            <w:del w:id="1545" w:author="aas" w:date="2013-10-14T02:06:00Z">
              <w:r>
                <w:delText xml:space="preserve">        to a configuration point does not have to implement the </w:delText>
              </w:r>
            </w:del>
          </w:p>
          <w:p w14:paraId="26C7234F" w14:textId="77777777" w:rsidR="00DC2CE4" w:rsidRDefault="00DC2CE4" w:rsidP="00DC2CE4">
            <w:pPr>
              <w:pStyle w:val="XML1"/>
              <w:rPr>
                <w:del w:id="1546" w:author="aas" w:date="2013-10-14T02:06:00Z"/>
              </w:rPr>
            </w:pPr>
            <w:del w:id="1547" w:author="aas" w:date="2013-10-14T02:06:00Z">
              <w:r>
                <w:delText xml:space="preserve">        Configuration Point class. It SHOULD block attempts to write</w:delText>
              </w:r>
            </w:del>
          </w:p>
          <w:p w14:paraId="40A24E83" w14:textId="77777777" w:rsidR="00DC2CE4" w:rsidRDefault="00DC2CE4" w:rsidP="00DC2CE4">
            <w:pPr>
              <w:pStyle w:val="XML1"/>
              <w:rPr>
                <w:del w:id="1548" w:author="aas" w:date="2013-10-14T02:06:00Z"/>
              </w:rPr>
            </w:pPr>
            <w:del w:id="1549" w:author="aas" w:date="2013-10-14T02:06:00Z">
              <w:r>
                <w:delText xml:space="preserve">        to instances of the Configuration Point class with NETCONF </w:delText>
              </w:r>
            </w:del>
          </w:p>
          <w:p w14:paraId="2DAAD600" w14:textId="77777777" w:rsidR="00DC2CE4" w:rsidRDefault="00DC2CE4" w:rsidP="00DC2CE4">
            <w:pPr>
              <w:pStyle w:val="XML1"/>
              <w:rPr>
                <w:del w:id="1550" w:author="aas" w:date="2013-10-14T02:06:00Z"/>
              </w:rPr>
            </w:pPr>
            <w:del w:id="1551" w:author="aas" w:date="2013-10-14T02:06:00Z">
              <w:r>
                <w:delText xml:space="preserve">        &amp;lt;edit-config&amp;gt; operations.</w:delText>
              </w:r>
            </w:del>
          </w:p>
          <w:p w14:paraId="0DE092BF" w14:textId="77777777" w:rsidR="00DC2CE4" w:rsidRDefault="00DC2CE4" w:rsidP="00DC2CE4">
            <w:pPr>
              <w:pStyle w:val="XML1"/>
              <w:rPr>
                <w:del w:id="1552" w:author="aas" w:date="2013-10-14T02:06:00Z"/>
              </w:rPr>
            </w:pPr>
          </w:p>
          <w:p w14:paraId="7B6A6D91" w14:textId="77777777" w:rsidR="00DC2CE4" w:rsidRDefault="00DC2CE4" w:rsidP="00DC2CE4">
            <w:pPr>
              <w:pStyle w:val="XML1"/>
              <w:rPr>
                <w:del w:id="1553" w:author="aas" w:date="2013-10-14T02:06:00Z"/>
              </w:rPr>
            </w:pPr>
            <w:del w:id="1554" w:author="aas" w:date="2013-10-14T02:06:00Z">
              <w:r>
                <w:delText xml:space="preserve">        NETCONF &amp;lt;edit-config&amp;gt; operations MUST be implemented as </w:delText>
              </w:r>
            </w:del>
          </w:p>
          <w:p w14:paraId="3CFA5F1E" w14:textId="77777777" w:rsidR="00DC2CE4" w:rsidRDefault="00DC2CE4" w:rsidP="00DC2CE4">
            <w:pPr>
              <w:pStyle w:val="XML1"/>
              <w:rPr>
                <w:del w:id="1555" w:author="aas" w:date="2013-10-14T02:06:00Z"/>
              </w:rPr>
            </w:pPr>
            <w:del w:id="1556" w:author="aas" w:date="2013-10-14T02:06:00Z">
              <w:r>
                <w:delText xml:space="preserve">        follows: </w:delText>
              </w:r>
            </w:del>
          </w:p>
          <w:p w14:paraId="6C1FDD15" w14:textId="77777777" w:rsidR="00DC2CE4" w:rsidRDefault="00DC2CE4" w:rsidP="00DC2CE4">
            <w:pPr>
              <w:pStyle w:val="XML1"/>
              <w:rPr>
                <w:del w:id="1557" w:author="aas" w:date="2013-10-14T02:06:00Z"/>
              </w:rPr>
            </w:pPr>
          </w:p>
          <w:p w14:paraId="1D717102" w14:textId="77777777" w:rsidR="00DC2CE4" w:rsidRDefault="00DC2CE4" w:rsidP="00DC2CE4">
            <w:pPr>
              <w:pStyle w:val="XML1"/>
              <w:rPr>
                <w:del w:id="1558" w:author="aas" w:date="2013-10-14T02:06:00Z"/>
              </w:rPr>
            </w:pPr>
            <w:del w:id="1559" w:author="aas" w:date="2013-10-14T02:06:00Z">
              <w:r>
                <w:delText xml:space="preserve">        * The 'id' element MUST be present at all &amp;lt;edit-config&amp;gt;</w:delText>
              </w:r>
            </w:del>
          </w:p>
          <w:p w14:paraId="24090F4D" w14:textId="77777777" w:rsidR="00DC2CE4" w:rsidRDefault="00DC2CE4" w:rsidP="00DC2CE4">
            <w:pPr>
              <w:pStyle w:val="XML1"/>
              <w:rPr>
                <w:del w:id="1560" w:author="aas" w:date="2013-10-14T02:06:00Z"/>
              </w:rPr>
            </w:pPr>
            <w:del w:id="1561" w:author="aas" w:date="2013-10-14T02:06:00Z">
              <w:r>
                <w:delText xml:space="preserve">        operations to identify the configuration point.</w:delText>
              </w:r>
            </w:del>
          </w:p>
          <w:p w14:paraId="0A9CD1F2" w14:textId="77777777" w:rsidR="00DC2CE4" w:rsidRDefault="00DC2CE4" w:rsidP="00DC2CE4">
            <w:pPr>
              <w:pStyle w:val="XML1"/>
              <w:rPr>
                <w:del w:id="1562" w:author="aas" w:date="2013-10-14T02:06:00Z"/>
              </w:rPr>
            </w:pPr>
            <w:del w:id="1563" w:author="aas" w:date="2013-10-14T02:06:00Z">
              <w:r>
                <w:delText xml:space="preserve">        * If the operation is 'merge' or 'replace', the element is</w:delText>
              </w:r>
            </w:del>
          </w:p>
          <w:p w14:paraId="3D2EE3A4" w14:textId="77777777" w:rsidR="00DC2CE4" w:rsidRDefault="00DC2CE4" w:rsidP="00DC2CE4">
            <w:pPr>
              <w:pStyle w:val="XML1"/>
              <w:rPr>
                <w:del w:id="1564" w:author="aas" w:date="2013-10-14T02:06:00Z"/>
              </w:rPr>
            </w:pPr>
            <w:del w:id="1565" w:author="aas" w:date="2013-10-14T02:06:00Z">
              <w:r>
                <w:delText xml:space="preserve">        created if it does not exist, and its value is set to the</w:delText>
              </w:r>
            </w:del>
          </w:p>
          <w:p w14:paraId="4ADFE34B" w14:textId="77777777" w:rsidR="00DC2CE4" w:rsidRDefault="00DC2CE4" w:rsidP="00DC2CE4">
            <w:pPr>
              <w:pStyle w:val="XML1"/>
              <w:rPr>
                <w:del w:id="1566" w:author="aas" w:date="2013-10-14T02:06:00Z"/>
              </w:rPr>
            </w:pPr>
            <w:del w:id="1567" w:author="aas" w:date="2013-10-14T02:06:00Z">
              <w:r>
                <w:delText xml:space="preserve">        value found in the XML RPC data.</w:delText>
              </w:r>
            </w:del>
          </w:p>
          <w:p w14:paraId="0A1F907D" w14:textId="77777777" w:rsidR="00DC2CE4" w:rsidRDefault="00DC2CE4" w:rsidP="00DC2CE4">
            <w:pPr>
              <w:pStyle w:val="XML1"/>
              <w:rPr>
                <w:del w:id="1568" w:author="aas" w:date="2013-10-14T02:06:00Z"/>
              </w:rPr>
            </w:pPr>
            <w:del w:id="1569" w:author="aas" w:date="2013-10-14T02:06:00Z">
              <w:r>
                <w:delText xml:space="preserve">        * If the operation is 'create', the element is created if it</w:delText>
              </w:r>
            </w:del>
          </w:p>
          <w:p w14:paraId="77F6AF86" w14:textId="77777777" w:rsidR="00DC2CE4" w:rsidRDefault="00DC2CE4" w:rsidP="00DC2CE4">
            <w:pPr>
              <w:pStyle w:val="XML1"/>
              <w:rPr>
                <w:del w:id="1570" w:author="aas" w:date="2013-10-14T02:06:00Z"/>
              </w:rPr>
            </w:pPr>
            <w:del w:id="1571" w:author="aas" w:date="2013-10-14T02:06:00Z">
              <w:r>
                <w:delText xml:space="preserve">        does not exist. If the element already exists, a</w:delText>
              </w:r>
            </w:del>
          </w:p>
          <w:p w14:paraId="4DB896A6" w14:textId="77777777" w:rsidR="00DC2CE4" w:rsidRDefault="00DC2CE4" w:rsidP="00DC2CE4">
            <w:pPr>
              <w:pStyle w:val="XML1"/>
              <w:rPr>
                <w:del w:id="1572" w:author="aas" w:date="2013-10-14T02:06:00Z"/>
              </w:rPr>
            </w:pPr>
            <w:del w:id="1573"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4" w:author="aas" w:date="2013-10-14T02:06:00Z"/>
              </w:rPr>
            </w:pPr>
            <w:del w:id="1575" w:author="aas" w:date="2013-10-14T02:06:00Z">
              <w:r>
                <w:delText xml:space="preserve">        * If the operation is 'delete', the element is deleted if it</w:delText>
              </w:r>
            </w:del>
          </w:p>
          <w:p w14:paraId="481FF456" w14:textId="77777777" w:rsidR="00DC2CE4" w:rsidRDefault="00DC2CE4" w:rsidP="00DC2CE4">
            <w:pPr>
              <w:pStyle w:val="XML1"/>
              <w:rPr>
                <w:del w:id="1576" w:author="aas" w:date="2013-10-14T02:06:00Z"/>
              </w:rPr>
            </w:pPr>
            <w:del w:id="157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8" w:author="aas" w:date="2013-10-14T02:06:00Z"/>
              </w:rPr>
            </w:pPr>
            <w:del w:id="1579" w:author="aas" w:date="2013-10-14T02:06:00Z">
              <w:r>
                <w:delText xml:space="preserve">        error is returned.</w:delText>
              </w:r>
            </w:del>
          </w:p>
          <w:p w14:paraId="0BAC1D8B" w14:textId="77777777" w:rsidR="00DC2CE4" w:rsidRDefault="00DC2CE4" w:rsidP="00DC2CE4">
            <w:pPr>
              <w:pStyle w:val="XML1"/>
              <w:rPr>
                <w:del w:id="1580" w:author="aas" w:date="2013-10-14T02:06:00Z"/>
              </w:rPr>
            </w:pPr>
            <w:del w:id="1581" w:author="aas" w:date="2013-10-14T02:06:00Z">
              <w:r>
                <w:delText xml:space="preserve">      &lt;/xs:documentation&gt;</w:delText>
              </w:r>
            </w:del>
          </w:p>
          <w:p w14:paraId="64F6141E" w14:textId="77777777" w:rsidR="00DC2CE4" w:rsidRDefault="00DC2CE4" w:rsidP="00DC2CE4">
            <w:pPr>
              <w:pStyle w:val="XML1"/>
              <w:rPr>
                <w:del w:id="1582" w:author="aas" w:date="2013-10-14T02:06:00Z"/>
              </w:rPr>
            </w:pPr>
            <w:del w:id="1583" w:author="aas" w:date="2013-10-14T02:06:00Z">
              <w:r>
                <w:delText xml:space="preserve">    &lt;/xs:annotation&gt;</w:delText>
              </w:r>
            </w:del>
          </w:p>
          <w:p w14:paraId="4F6EACB2" w14:textId="77777777" w:rsidR="00DC2CE4" w:rsidRDefault="00DC2CE4" w:rsidP="00DC2CE4">
            <w:pPr>
              <w:pStyle w:val="XML1"/>
              <w:rPr>
                <w:del w:id="1584" w:author="aas" w:date="2013-10-14T02:06:00Z"/>
              </w:rPr>
            </w:pPr>
          </w:p>
          <w:p w14:paraId="63E414C9" w14:textId="77777777" w:rsidR="00DC2CE4" w:rsidRDefault="00DC2CE4" w:rsidP="00DC2CE4">
            <w:pPr>
              <w:pStyle w:val="XML1"/>
              <w:rPr>
                <w:del w:id="1585" w:author="aas" w:date="2013-10-14T02:06:00Z"/>
              </w:rPr>
            </w:pPr>
            <w:del w:id="1586" w:author="aas" w:date="2013-10-14T02:06:00Z">
              <w:r>
                <w:delText xml:space="preserve">    &lt;xs:sequence&gt;</w:delText>
              </w:r>
            </w:del>
          </w:p>
          <w:p w14:paraId="3FFE40FB" w14:textId="77777777" w:rsidR="00DC2CE4" w:rsidRDefault="00DC2CE4" w:rsidP="00DC2CE4">
            <w:pPr>
              <w:pStyle w:val="XML1"/>
              <w:rPr>
                <w:del w:id="1587" w:author="aas" w:date="2013-10-14T02:06:00Z"/>
              </w:rPr>
            </w:pPr>
            <w:del w:id="1588" w:author="aas" w:date="2013-10-14T02:06:00Z">
              <w:r>
                <w:delText xml:space="preserve">      &lt;xs:element name="id"  type="OFConfigId"&gt;</w:delText>
              </w:r>
            </w:del>
          </w:p>
          <w:p w14:paraId="180FAE7C" w14:textId="77777777" w:rsidR="00DC2CE4" w:rsidRDefault="00DC2CE4" w:rsidP="00DC2CE4">
            <w:pPr>
              <w:pStyle w:val="XML1"/>
              <w:rPr>
                <w:del w:id="1589" w:author="aas" w:date="2013-10-14T02:06:00Z"/>
              </w:rPr>
            </w:pPr>
            <w:del w:id="1590" w:author="aas" w:date="2013-10-14T02:06:00Z">
              <w:r>
                <w:delText xml:space="preserve">        &lt;xs:annotation&gt;</w:delText>
              </w:r>
            </w:del>
          </w:p>
          <w:p w14:paraId="2CA58199" w14:textId="77777777" w:rsidR="00DC2CE4" w:rsidRDefault="00DC2CE4" w:rsidP="00DC2CE4">
            <w:pPr>
              <w:pStyle w:val="XML1"/>
              <w:rPr>
                <w:del w:id="1591" w:author="aas" w:date="2013-10-14T02:06:00Z"/>
              </w:rPr>
            </w:pPr>
            <w:del w:id="1592" w:author="aas" w:date="2013-10-14T02:06:00Z">
              <w:r>
                <w:delText xml:space="preserve">          &lt;xs:documentation&gt;</w:delText>
              </w:r>
            </w:del>
          </w:p>
          <w:p w14:paraId="6469870C" w14:textId="77777777" w:rsidR="00DC2CE4" w:rsidRDefault="00DC2CE4" w:rsidP="00DC2CE4">
            <w:pPr>
              <w:pStyle w:val="XML1"/>
              <w:rPr>
                <w:del w:id="1593" w:author="aas" w:date="2013-10-14T02:06:00Z"/>
              </w:rPr>
            </w:pPr>
            <w:del w:id="1594" w:author="aas" w:date="2013-10-14T02:06:00Z">
              <w:r>
                <w:delText xml:space="preserve">            A unique but locally arbitrary identifier that</w:delText>
              </w:r>
            </w:del>
          </w:p>
          <w:p w14:paraId="3F6EC79A" w14:textId="77777777" w:rsidR="00DC2CE4" w:rsidRDefault="00DC2CE4" w:rsidP="00DC2CE4">
            <w:pPr>
              <w:pStyle w:val="XML1"/>
              <w:rPr>
                <w:del w:id="1595" w:author="aas" w:date="2013-10-14T02:06:00Z"/>
              </w:rPr>
            </w:pPr>
            <w:del w:id="1596" w:author="aas" w:date="2013-10-14T02:06:00Z">
              <w:r>
                <w:delText xml:space="preserve">            identifies a Configuration Point within the context of an </w:delText>
              </w:r>
            </w:del>
          </w:p>
          <w:p w14:paraId="17EC3C89" w14:textId="77777777" w:rsidR="00DC2CE4" w:rsidRDefault="00DC2CE4" w:rsidP="00DC2CE4">
            <w:pPr>
              <w:pStyle w:val="XML1"/>
              <w:rPr>
                <w:del w:id="1597" w:author="aas" w:date="2013-10-14T02:06:00Z"/>
              </w:rPr>
            </w:pPr>
            <w:del w:id="1598" w:author="aas" w:date="2013-10-14T02:06:00Z">
              <w:r>
                <w:delText xml:space="preserve">            OpenFlow Capable Switch.</w:delText>
              </w:r>
            </w:del>
          </w:p>
          <w:p w14:paraId="5CDB0239" w14:textId="77777777" w:rsidR="00DC2CE4" w:rsidRDefault="00DC2CE4" w:rsidP="00DC2CE4">
            <w:pPr>
              <w:pStyle w:val="XML1"/>
              <w:rPr>
                <w:del w:id="1599" w:author="aas" w:date="2013-10-14T02:06:00Z"/>
              </w:rPr>
            </w:pPr>
          </w:p>
          <w:p w14:paraId="58F13639" w14:textId="77777777" w:rsidR="00DC2CE4" w:rsidRDefault="00DC2CE4" w:rsidP="00DC2CE4">
            <w:pPr>
              <w:pStyle w:val="XML1"/>
              <w:rPr>
                <w:del w:id="1600" w:author="aas" w:date="2013-10-14T02:06:00Z"/>
              </w:rPr>
            </w:pPr>
            <w:del w:id="1601" w:author="aas" w:date="2013-10-14T02:06:00Z">
              <w:r>
                <w:delText xml:space="preserve">            This element MUST be present to identify the configuration</w:delText>
              </w:r>
            </w:del>
          </w:p>
          <w:p w14:paraId="38BA09AA" w14:textId="77777777" w:rsidR="00DC2CE4" w:rsidRDefault="00DC2CE4" w:rsidP="00DC2CE4">
            <w:pPr>
              <w:pStyle w:val="XML1"/>
              <w:rPr>
                <w:del w:id="1602" w:author="aas" w:date="2013-10-14T02:06:00Z"/>
              </w:rPr>
            </w:pPr>
            <w:del w:id="1603" w:author="aas" w:date="2013-10-14T02:06:00Z">
              <w:r>
                <w:delText xml:space="preserve">            point.</w:delText>
              </w:r>
            </w:del>
          </w:p>
          <w:p w14:paraId="54119A3F" w14:textId="77777777" w:rsidR="00DC2CE4" w:rsidRDefault="00DC2CE4" w:rsidP="00DC2CE4">
            <w:pPr>
              <w:pStyle w:val="XML1"/>
              <w:rPr>
                <w:del w:id="1604" w:author="aas" w:date="2013-10-14T02:06:00Z"/>
              </w:rPr>
            </w:pPr>
            <w:del w:id="1605" w:author="aas" w:date="2013-10-14T02:06:00Z">
              <w:r>
                <w:delText xml:space="preserve">          &lt;/xs:documentation&gt;</w:delText>
              </w:r>
            </w:del>
          </w:p>
          <w:p w14:paraId="42573469" w14:textId="77777777" w:rsidR="00DC2CE4" w:rsidRDefault="00DC2CE4" w:rsidP="00DC2CE4">
            <w:pPr>
              <w:pStyle w:val="XML1"/>
              <w:rPr>
                <w:del w:id="1606" w:author="aas" w:date="2013-10-14T02:06:00Z"/>
              </w:rPr>
            </w:pPr>
            <w:del w:id="1607" w:author="aas" w:date="2013-10-14T02:06:00Z">
              <w:r>
                <w:delText xml:space="preserve">        &lt;/xs:annotation&gt;</w:delText>
              </w:r>
            </w:del>
          </w:p>
          <w:p w14:paraId="26826B99" w14:textId="77777777" w:rsidR="00DC2CE4" w:rsidRDefault="00DC2CE4" w:rsidP="00DC2CE4">
            <w:pPr>
              <w:pStyle w:val="XML1"/>
              <w:rPr>
                <w:del w:id="1608" w:author="aas" w:date="2013-10-14T02:06:00Z"/>
              </w:rPr>
            </w:pPr>
            <w:del w:id="1609" w:author="aas" w:date="2013-10-14T02:06:00Z">
              <w:r>
                <w:delText xml:space="preserve">      &lt;/xs:element&gt;</w:delText>
              </w:r>
            </w:del>
          </w:p>
          <w:p w14:paraId="7466A30C" w14:textId="77777777" w:rsidR="00DC2CE4" w:rsidRDefault="00DC2CE4" w:rsidP="00DC2CE4">
            <w:pPr>
              <w:pStyle w:val="XML1"/>
              <w:rPr>
                <w:del w:id="1610" w:author="aas" w:date="2013-10-14T02:06:00Z"/>
              </w:rPr>
            </w:pPr>
            <w:del w:id="1611" w:author="aas" w:date="2013-10-14T02:06:00Z">
              <w:r>
                <w:delText xml:space="preserve">      &lt;xs:element name="uri"  type="inet:uri"&gt;</w:delText>
              </w:r>
            </w:del>
          </w:p>
          <w:p w14:paraId="2089F4BA" w14:textId="77777777" w:rsidR="00DC2CE4" w:rsidRDefault="00DC2CE4" w:rsidP="00DC2CE4">
            <w:pPr>
              <w:pStyle w:val="XML1"/>
              <w:rPr>
                <w:del w:id="1612" w:author="aas" w:date="2013-10-14T02:06:00Z"/>
              </w:rPr>
            </w:pPr>
            <w:del w:id="1613" w:author="aas" w:date="2013-10-14T02:06:00Z">
              <w:r>
                <w:delText xml:space="preserve">        &lt;xs:annotation&gt;</w:delText>
              </w:r>
            </w:del>
          </w:p>
          <w:p w14:paraId="677E56AA" w14:textId="77777777" w:rsidR="00DC2CE4" w:rsidRDefault="00DC2CE4" w:rsidP="00DC2CE4">
            <w:pPr>
              <w:pStyle w:val="XML1"/>
              <w:rPr>
                <w:del w:id="1614" w:author="aas" w:date="2013-10-14T02:06:00Z"/>
              </w:rPr>
            </w:pPr>
            <w:del w:id="1615" w:author="aas" w:date="2013-10-14T02:06:00Z">
              <w:r>
                <w:delText xml:space="preserve">          &lt;xs:documentation&gt;</w:delText>
              </w:r>
            </w:del>
          </w:p>
          <w:p w14:paraId="74CFA274" w14:textId="77777777" w:rsidR="00DC2CE4" w:rsidRDefault="00DC2CE4" w:rsidP="00DC2CE4">
            <w:pPr>
              <w:pStyle w:val="XML1"/>
              <w:rPr>
                <w:del w:id="1616" w:author="aas" w:date="2013-10-14T02:06:00Z"/>
              </w:rPr>
            </w:pPr>
            <w:del w:id="1617" w:author="aas" w:date="2013-10-14T02:06:00Z">
              <w:r>
                <w:delText xml:space="preserve">            A locator of the Configuration Point.  It </w:delText>
              </w:r>
            </w:del>
          </w:p>
          <w:p w14:paraId="5C982F27" w14:textId="77777777" w:rsidR="00DC2CE4" w:rsidRDefault="00DC2CE4" w:rsidP="00DC2CE4">
            <w:pPr>
              <w:pStyle w:val="XML1"/>
              <w:rPr>
                <w:del w:id="1618" w:author="aas" w:date="2013-10-14T02:06:00Z"/>
              </w:rPr>
            </w:pPr>
            <w:del w:id="1619" w:author="aas" w:date="2013-10-14T02:06:00Z">
              <w:r>
                <w:delText xml:space="preserve">            identifies the location of the Configuration Point as a </w:delText>
              </w:r>
            </w:del>
          </w:p>
          <w:p w14:paraId="5555E47A" w14:textId="77777777" w:rsidR="00DC2CE4" w:rsidRDefault="00DC2CE4" w:rsidP="00DC2CE4">
            <w:pPr>
              <w:pStyle w:val="XML1"/>
              <w:rPr>
                <w:del w:id="1620" w:author="aas" w:date="2013-10-14T02:06:00Z"/>
              </w:rPr>
            </w:pPr>
            <w:del w:id="1621" w:author="aas" w:date="2013-10-14T02:06:00Z">
              <w:r>
                <w:delText xml:space="preserve">            service resource and MUST include all information necessary</w:delText>
              </w:r>
            </w:del>
          </w:p>
          <w:p w14:paraId="5B2AF915" w14:textId="77777777" w:rsidR="00DC2CE4" w:rsidRDefault="00DC2CE4" w:rsidP="00DC2CE4">
            <w:pPr>
              <w:pStyle w:val="XML1"/>
              <w:rPr>
                <w:del w:id="1622" w:author="aas" w:date="2013-10-14T02:06:00Z"/>
              </w:rPr>
            </w:pPr>
            <w:del w:id="1623" w:author="aas" w:date="2013-10-14T02:06:00Z">
              <w:r>
                <w:delText xml:space="preserve">            for the OpenFlow Capable Switch to connect to the </w:delText>
              </w:r>
            </w:del>
          </w:p>
          <w:p w14:paraId="1AA26F86" w14:textId="77777777" w:rsidR="00DC2CE4" w:rsidRDefault="00DC2CE4" w:rsidP="00DC2CE4">
            <w:pPr>
              <w:pStyle w:val="XML1"/>
              <w:rPr>
                <w:del w:id="1624" w:author="aas" w:date="2013-10-14T02:06:00Z"/>
              </w:rPr>
            </w:pPr>
            <w:del w:id="1625" w:author="aas" w:date="2013-10-14T02:06:00Z">
              <w:r>
                <w:delText xml:space="preserve">            Configuration Point or re-connect to it should it become </w:delText>
              </w:r>
            </w:del>
          </w:p>
          <w:p w14:paraId="649D39CD" w14:textId="77777777" w:rsidR="00DC2CE4" w:rsidRDefault="00DC2CE4" w:rsidP="00DC2CE4">
            <w:pPr>
              <w:pStyle w:val="XML1"/>
              <w:rPr>
                <w:del w:id="1626" w:author="aas" w:date="2013-10-14T02:06:00Z"/>
              </w:rPr>
            </w:pPr>
            <w:del w:id="1627" w:author="aas" w:date="2013-10-14T02:06:00Z">
              <w:r>
                <w:delText xml:space="preserve">            disconnected.  Such information MAY include, for example, </w:delText>
              </w:r>
            </w:del>
          </w:p>
          <w:p w14:paraId="7EBF4A4E" w14:textId="77777777" w:rsidR="00DC2CE4" w:rsidRDefault="00DC2CE4" w:rsidP="00DC2CE4">
            <w:pPr>
              <w:pStyle w:val="XML1"/>
              <w:rPr>
                <w:del w:id="1628" w:author="aas" w:date="2013-10-14T02:06:00Z"/>
              </w:rPr>
            </w:pPr>
            <w:del w:id="1629" w:author="aas" w:date="2013-10-14T02:06:00Z">
              <w:r>
                <w:delText xml:space="preserve">            protocol, fully qualified domain name, IP address, port </w:delText>
              </w:r>
            </w:del>
          </w:p>
          <w:p w14:paraId="0B929491" w14:textId="77777777" w:rsidR="00DC2CE4" w:rsidRDefault="00DC2CE4" w:rsidP="00DC2CE4">
            <w:pPr>
              <w:pStyle w:val="XML1"/>
              <w:rPr>
                <w:del w:id="1630" w:author="aas" w:date="2013-10-14T02:06:00Z"/>
              </w:rPr>
            </w:pPr>
            <w:del w:id="1631" w:author="aas" w:date="2013-10-14T02:06:00Z">
              <w:r>
                <w:delText xml:space="preserve">            number, etc.</w:delText>
              </w:r>
            </w:del>
          </w:p>
          <w:p w14:paraId="115A2677" w14:textId="77777777" w:rsidR="00DC2CE4" w:rsidRDefault="00DC2CE4" w:rsidP="00DC2CE4">
            <w:pPr>
              <w:pStyle w:val="XML1"/>
              <w:rPr>
                <w:del w:id="1632" w:author="aas" w:date="2013-10-14T02:06:00Z"/>
              </w:rPr>
            </w:pPr>
          </w:p>
          <w:p w14:paraId="4A826804" w14:textId="77777777" w:rsidR="00DC2CE4" w:rsidRDefault="00DC2CE4" w:rsidP="00DC2CE4">
            <w:pPr>
              <w:pStyle w:val="XML1"/>
              <w:rPr>
                <w:del w:id="1633" w:author="aas" w:date="2013-10-14T02:06:00Z"/>
              </w:rPr>
            </w:pPr>
            <w:del w:id="1634" w:author="aas" w:date="2013-10-14T02:06:00Z">
              <w:r>
                <w:delText xml:space="preserve">            This element MUST be present in the NETCONF data store.</w:delText>
              </w:r>
            </w:del>
          </w:p>
          <w:p w14:paraId="07DD318E" w14:textId="77777777" w:rsidR="00DC2CE4" w:rsidRDefault="00DC2CE4" w:rsidP="00DC2CE4">
            <w:pPr>
              <w:pStyle w:val="XML1"/>
              <w:rPr>
                <w:del w:id="1635" w:author="aas" w:date="2013-10-14T02:06:00Z"/>
              </w:rPr>
            </w:pPr>
            <w:del w:id="1636" w:author="aas" w:date="2013-10-14T02:06:00Z">
              <w:r>
                <w:delText xml:space="preserve">            If this element is not present in a NETCONF &amp;lt;edit-config&amp;gt;</w:delText>
              </w:r>
            </w:del>
          </w:p>
          <w:p w14:paraId="4BC2CEBB" w14:textId="77777777" w:rsidR="00DC2CE4" w:rsidRDefault="00DC2CE4" w:rsidP="00DC2CE4">
            <w:pPr>
              <w:pStyle w:val="XML1"/>
              <w:rPr>
                <w:del w:id="1637" w:author="aas" w:date="2013-10-14T02:06:00Z"/>
              </w:rPr>
            </w:pPr>
            <w:del w:id="1638" w:author="aas" w:date="2013-10-14T02:06:00Z">
              <w:r>
                <w:delText xml:space="preserve">            operation 'create', 'merge' or 'replace' and the parent</w:delText>
              </w:r>
            </w:del>
          </w:p>
          <w:p w14:paraId="0B81B3FA" w14:textId="77777777" w:rsidR="00DC2CE4" w:rsidRDefault="00DC2CE4" w:rsidP="00DC2CE4">
            <w:pPr>
              <w:pStyle w:val="XML1"/>
              <w:rPr>
                <w:del w:id="1639" w:author="aas" w:date="2013-10-14T02:06:00Z"/>
              </w:rPr>
            </w:pPr>
            <w:del w:id="1640" w:author="aas" w:date="2013-10-14T02:06:00Z">
              <w:r>
                <w:delText xml:space="preserve">            element does not exist, a 'data-missing' error is</w:delText>
              </w:r>
            </w:del>
          </w:p>
          <w:p w14:paraId="09E241B5" w14:textId="77777777" w:rsidR="00DC2CE4" w:rsidRDefault="00DC2CE4" w:rsidP="00DC2CE4">
            <w:pPr>
              <w:pStyle w:val="XML1"/>
              <w:rPr>
                <w:del w:id="1641" w:author="aas" w:date="2013-10-14T02:06:00Z"/>
              </w:rPr>
            </w:pPr>
            <w:del w:id="1642" w:author="aas" w:date="2013-10-14T02:06:00Z">
              <w:r>
                <w:delText xml:space="preserve">            returned.</w:delText>
              </w:r>
            </w:del>
          </w:p>
          <w:p w14:paraId="47FF85F5" w14:textId="77777777" w:rsidR="00DC2CE4" w:rsidRDefault="00DC2CE4" w:rsidP="00DC2CE4">
            <w:pPr>
              <w:pStyle w:val="XML1"/>
              <w:rPr>
                <w:del w:id="1643" w:author="aas" w:date="2013-10-14T02:06:00Z"/>
              </w:rPr>
            </w:pPr>
            <w:del w:id="1644" w:author="aas" w:date="2013-10-14T02:06:00Z">
              <w:r>
                <w:delText xml:space="preserve">          &lt;/xs:documentation&gt;</w:delText>
              </w:r>
            </w:del>
          </w:p>
          <w:p w14:paraId="30C2F39A" w14:textId="77777777" w:rsidR="00DC2CE4" w:rsidRDefault="00DC2CE4" w:rsidP="00DC2CE4">
            <w:pPr>
              <w:pStyle w:val="XML1"/>
              <w:rPr>
                <w:del w:id="1645" w:author="aas" w:date="2013-10-14T02:06:00Z"/>
              </w:rPr>
            </w:pPr>
            <w:del w:id="1646" w:author="aas" w:date="2013-10-14T02:06:00Z">
              <w:r>
                <w:delText xml:space="preserve">        &lt;/xs:annotation&gt;</w:delText>
              </w:r>
            </w:del>
          </w:p>
          <w:p w14:paraId="42082E7E" w14:textId="77777777" w:rsidR="00DC2CE4" w:rsidRDefault="00DC2CE4" w:rsidP="00DC2CE4">
            <w:pPr>
              <w:pStyle w:val="XML1"/>
              <w:rPr>
                <w:del w:id="1647" w:author="aas" w:date="2013-10-14T02:06:00Z"/>
              </w:rPr>
            </w:pPr>
            <w:del w:id="1648" w:author="aas" w:date="2013-10-14T02:06:00Z">
              <w:r>
                <w:delText xml:space="preserve">      &lt;/xs:element&gt;</w:delText>
              </w:r>
            </w:del>
          </w:p>
          <w:p w14:paraId="4EEC5F8E" w14:textId="77777777" w:rsidR="00DC2CE4" w:rsidRDefault="00DC2CE4" w:rsidP="00DC2CE4">
            <w:pPr>
              <w:pStyle w:val="XML1"/>
              <w:rPr>
                <w:del w:id="1649" w:author="aas" w:date="2013-10-14T02:06:00Z"/>
              </w:rPr>
            </w:pPr>
            <w:del w:id="1650" w:author="aas" w:date="2013-10-14T02:06:00Z">
              <w:r>
                <w:delText xml:space="preserve">      &lt;xs:element name="protocol"  type="OFConfigurationPointProtocolType"&gt;</w:delText>
              </w:r>
            </w:del>
          </w:p>
          <w:p w14:paraId="5D1AA4E0" w14:textId="77777777" w:rsidR="00DC2CE4" w:rsidRDefault="00DC2CE4" w:rsidP="00DC2CE4">
            <w:pPr>
              <w:pStyle w:val="XML1"/>
              <w:rPr>
                <w:del w:id="1651" w:author="aas" w:date="2013-10-14T02:06:00Z"/>
              </w:rPr>
            </w:pPr>
            <w:del w:id="1652" w:author="aas" w:date="2013-10-14T02:06:00Z">
              <w:r>
                <w:delText xml:space="preserve">        &lt;xs:annotation&gt;</w:delText>
              </w:r>
            </w:del>
          </w:p>
          <w:p w14:paraId="6233FA7E" w14:textId="77777777" w:rsidR="00DC2CE4" w:rsidRDefault="00DC2CE4" w:rsidP="00DC2CE4">
            <w:pPr>
              <w:pStyle w:val="XML1"/>
              <w:rPr>
                <w:del w:id="1653" w:author="aas" w:date="2013-10-14T02:06:00Z"/>
              </w:rPr>
            </w:pPr>
            <w:del w:id="1654" w:author="aas" w:date="2013-10-14T02:06:00Z">
              <w:r>
                <w:delText xml:space="preserve">          &lt;xs:documentation&gt;</w:delText>
              </w:r>
            </w:del>
          </w:p>
          <w:p w14:paraId="7F1D9ACC" w14:textId="77777777" w:rsidR="00DC2CE4" w:rsidRDefault="00DC2CE4" w:rsidP="00DC2CE4">
            <w:pPr>
              <w:pStyle w:val="XML1"/>
              <w:rPr>
                <w:del w:id="1655" w:author="aas" w:date="2013-10-14T02:06:00Z"/>
              </w:rPr>
            </w:pPr>
            <w:del w:id="1656" w:author="aas" w:date="2013-10-14T02:06:00Z">
              <w:r>
                <w:delText xml:space="preserve">            The transport protocol that the Configuration</w:delText>
              </w:r>
            </w:del>
          </w:p>
          <w:p w14:paraId="2DC87AF2" w14:textId="77777777" w:rsidR="00DC2CE4" w:rsidRDefault="00DC2CE4" w:rsidP="00DC2CE4">
            <w:pPr>
              <w:pStyle w:val="XML1"/>
              <w:rPr>
                <w:del w:id="1657" w:author="aas" w:date="2013-10-14T02:06:00Z"/>
              </w:rPr>
            </w:pPr>
            <w:del w:id="1658" w:author="aas" w:date="2013-10-14T02:06:00Z">
              <w:r>
                <w:delText xml:space="preserve">            Point uses when communicating via NETCONF with the OpenFlow</w:delText>
              </w:r>
            </w:del>
          </w:p>
          <w:p w14:paraId="7F21730C" w14:textId="77777777" w:rsidR="00DC2CE4" w:rsidRDefault="00DC2CE4" w:rsidP="00DC2CE4">
            <w:pPr>
              <w:pStyle w:val="XML1"/>
              <w:rPr>
                <w:del w:id="1659" w:author="aas" w:date="2013-10-14T02:06:00Z"/>
              </w:rPr>
            </w:pPr>
            <w:del w:id="1660" w:author="aas" w:date="2013-10-14T02:06:00Z">
              <w:r>
                <w:delText xml:space="preserve">            Capable Switch.</w:delText>
              </w:r>
            </w:del>
          </w:p>
          <w:p w14:paraId="41478B18" w14:textId="77777777" w:rsidR="00DC2CE4" w:rsidRDefault="00DC2CE4" w:rsidP="00DC2CE4">
            <w:pPr>
              <w:pStyle w:val="XML1"/>
              <w:rPr>
                <w:del w:id="1661" w:author="aas" w:date="2013-10-14T02:06:00Z"/>
              </w:rPr>
            </w:pPr>
          </w:p>
          <w:p w14:paraId="70AFFBBF" w14:textId="77777777" w:rsidR="00DC2CE4" w:rsidRDefault="00DC2CE4" w:rsidP="00DC2CE4">
            <w:pPr>
              <w:pStyle w:val="XML1"/>
              <w:rPr>
                <w:del w:id="1662" w:author="aas" w:date="2013-10-14T02:06:00Z"/>
              </w:rPr>
            </w:pPr>
            <w:del w:id="1663" w:author="aas" w:date="2013-10-14T02:06:00Z">
              <w:r>
                <w:delText xml:space="preserve">            This element is optional. If it is not present its value </w:delText>
              </w:r>
            </w:del>
          </w:p>
          <w:p w14:paraId="2A59BB09" w14:textId="77777777" w:rsidR="00DC2CE4" w:rsidRDefault="00DC2CE4" w:rsidP="00DC2CE4">
            <w:pPr>
              <w:pStyle w:val="XML1"/>
              <w:rPr>
                <w:del w:id="1664" w:author="aas" w:date="2013-10-14T02:06:00Z"/>
              </w:rPr>
            </w:pPr>
            <w:del w:id="1665" w:author="aas" w:date="2013-10-14T02:06:00Z">
              <w:r>
                <w:delText xml:space="preserve">            defaults to 'ssh'.</w:delText>
              </w:r>
            </w:del>
          </w:p>
          <w:p w14:paraId="4F690A6E" w14:textId="77777777" w:rsidR="00DC2CE4" w:rsidRDefault="00DC2CE4" w:rsidP="00DC2CE4">
            <w:pPr>
              <w:pStyle w:val="XML1"/>
              <w:rPr>
                <w:del w:id="1666" w:author="aas" w:date="2013-10-14T02:06:00Z"/>
              </w:rPr>
            </w:pPr>
            <w:del w:id="1667" w:author="aas" w:date="2013-10-14T02:06:00Z">
              <w:r>
                <w:delText xml:space="preserve">          &lt;/xs:documentation&gt;</w:delText>
              </w:r>
            </w:del>
          </w:p>
          <w:p w14:paraId="0BC206B7" w14:textId="77777777" w:rsidR="00DC2CE4" w:rsidRDefault="00DC2CE4" w:rsidP="00DC2CE4">
            <w:pPr>
              <w:pStyle w:val="XML1"/>
              <w:rPr>
                <w:del w:id="1668" w:author="aas" w:date="2013-10-14T02:06:00Z"/>
              </w:rPr>
            </w:pPr>
            <w:del w:id="1669" w:author="aas" w:date="2013-10-14T02:06:00Z">
              <w:r>
                <w:delText xml:space="preserve">        &lt;/xs:annotation&gt;</w:delText>
              </w:r>
            </w:del>
          </w:p>
          <w:p w14:paraId="2D884B69" w14:textId="77777777" w:rsidR="00DC2CE4" w:rsidRDefault="00DC2CE4" w:rsidP="00DC2CE4">
            <w:pPr>
              <w:pStyle w:val="XML1"/>
              <w:rPr>
                <w:del w:id="1670" w:author="aas" w:date="2013-10-14T02:06:00Z"/>
              </w:rPr>
            </w:pPr>
            <w:del w:id="1671" w:author="aas" w:date="2013-10-14T02:06:00Z">
              <w:r>
                <w:delText xml:space="preserve">      &lt;/xs:element&gt;</w:delText>
              </w:r>
            </w:del>
          </w:p>
          <w:p w14:paraId="60C1C612" w14:textId="77777777" w:rsidR="00DC2CE4" w:rsidRDefault="00DC2CE4" w:rsidP="00DC2CE4">
            <w:pPr>
              <w:pStyle w:val="XML1"/>
              <w:rPr>
                <w:del w:id="1672" w:author="aas" w:date="2013-10-14T02:06:00Z"/>
              </w:rPr>
            </w:pPr>
            <w:del w:id="1673" w:author="aas" w:date="2013-10-14T02:06:00Z">
              <w:r>
                <w:delText xml:space="preserve">    &lt;/xs:sequence&gt;</w:delText>
              </w:r>
            </w:del>
          </w:p>
          <w:p w14:paraId="04D892F5" w14:textId="77777777" w:rsidR="0004515F" w:rsidRDefault="00DC2CE4" w:rsidP="0004515F">
            <w:pPr>
              <w:pStyle w:val="XML1"/>
              <w:rPr>
                <w:del w:id="1674" w:author="aas" w:date="2013-10-14T02:06:00Z"/>
              </w:rPr>
            </w:pPr>
            <w:del w:id="1675" w:author="aas" w:date="2013-10-14T02:06:00Z">
              <w:r>
                <w:delText xml:space="preserve">  &lt;/xs:group&gt;</w:delText>
              </w:r>
            </w:del>
          </w:p>
          <w:p w14:paraId="038A827F" w14:textId="77777777" w:rsidR="0004515F" w:rsidRDefault="0004515F" w:rsidP="0004515F">
            <w:pPr>
              <w:pStyle w:val="XML1"/>
              <w:rPr>
                <w:del w:id="1676" w:author="aas" w:date="2013-10-14T02:06:00Z"/>
              </w:rPr>
            </w:pPr>
          </w:p>
          <w:p w14:paraId="73BCEC2B" w14:textId="77777777" w:rsidR="0004515F" w:rsidRDefault="0004515F" w:rsidP="0004515F">
            <w:pPr>
              <w:pStyle w:val="XML1"/>
              <w:rPr>
                <w:del w:id="1677" w:author="aas" w:date="2013-10-14T02:06:00Z"/>
              </w:rPr>
            </w:pPr>
            <w:del w:id="1678" w:author="aas" w:date="2013-10-14T02:06:00Z">
              <w:r>
                <w:delText xml:space="preserve">  &lt;xs:simpleType name="OFConfigurationPointProtocolType"&gt;</w:delText>
              </w:r>
            </w:del>
          </w:p>
          <w:p w14:paraId="31BD2A01" w14:textId="77777777" w:rsidR="0004515F" w:rsidRDefault="0004515F" w:rsidP="0004515F">
            <w:pPr>
              <w:pStyle w:val="XML1"/>
              <w:rPr>
                <w:del w:id="1679" w:author="aas" w:date="2013-10-14T02:06:00Z"/>
              </w:rPr>
            </w:pPr>
            <w:del w:id="1680" w:author="aas" w:date="2013-10-14T02:06:00Z">
              <w:r>
                <w:delText xml:space="preserve">    &lt;xs:annotation&gt;</w:delText>
              </w:r>
            </w:del>
          </w:p>
          <w:p w14:paraId="41012FEC" w14:textId="77777777" w:rsidR="0004515F" w:rsidRDefault="0004515F" w:rsidP="0004515F">
            <w:pPr>
              <w:pStyle w:val="XML1"/>
              <w:rPr>
                <w:del w:id="1681" w:author="aas" w:date="2013-10-14T02:06:00Z"/>
              </w:rPr>
            </w:pPr>
            <w:del w:id="1682" w:author="aas" w:date="2013-10-14T02:06:00Z">
              <w:r>
                <w:delText xml:space="preserve">      &lt;xs:documentation&gt;</w:delText>
              </w:r>
            </w:del>
          </w:p>
          <w:p w14:paraId="6598361E" w14:textId="77777777" w:rsidR="0004515F" w:rsidRDefault="0004515F" w:rsidP="0004515F">
            <w:pPr>
              <w:pStyle w:val="XML1"/>
              <w:rPr>
                <w:del w:id="1683" w:author="aas" w:date="2013-10-14T02:06:00Z"/>
              </w:rPr>
            </w:pPr>
            <w:del w:id="1684" w:author="aas" w:date="2013-10-14T02:06:00Z">
              <w:r>
                <w:delText xml:space="preserve">        Possible protocols to connect ot an OF</w:delText>
              </w:r>
            </w:del>
          </w:p>
          <w:p w14:paraId="1B60FE62" w14:textId="77777777" w:rsidR="0004515F" w:rsidRDefault="0004515F" w:rsidP="0004515F">
            <w:pPr>
              <w:pStyle w:val="XML1"/>
              <w:rPr>
                <w:del w:id="1685" w:author="aas" w:date="2013-10-14T02:06:00Z"/>
              </w:rPr>
            </w:pPr>
            <w:del w:id="1686" w:author="aas" w:date="2013-10-14T02:06:00Z">
              <w:r>
                <w:delText xml:space="preserve">        Configuration Point</w:delText>
              </w:r>
            </w:del>
          </w:p>
          <w:p w14:paraId="730BB523" w14:textId="77777777" w:rsidR="0004515F" w:rsidRDefault="0004515F" w:rsidP="0004515F">
            <w:pPr>
              <w:pStyle w:val="XML1"/>
              <w:rPr>
                <w:del w:id="1687" w:author="aas" w:date="2013-10-14T02:06:00Z"/>
              </w:rPr>
            </w:pPr>
            <w:del w:id="1688" w:author="aas" w:date="2013-10-14T02:06:00Z">
              <w:r>
                <w:delText xml:space="preserve">      &lt;/xs:documentation&gt;</w:delText>
              </w:r>
            </w:del>
          </w:p>
          <w:p w14:paraId="2331011E" w14:textId="77777777" w:rsidR="0004515F" w:rsidRDefault="0004515F" w:rsidP="0004515F">
            <w:pPr>
              <w:pStyle w:val="XML1"/>
              <w:rPr>
                <w:del w:id="1689" w:author="aas" w:date="2013-10-14T02:06:00Z"/>
              </w:rPr>
            </w:pPr>
            <w:del w:id="1690" w:author="aas" w:date="2013-10-14T02:06:00Z">
              <w:r>
                <w:delText xml:space="preserve">    &lt;/xs:annotation&gt;</w:delText>
              </w:r>
            </w:del>
          </w:p>
          <w:p w14:paraId="2A04AA0D" w14:textId="77777777" w:rsidR="0004515F" w:rsidRDefault="0004515F" w:rsidP="0004515F">
            <w:pPr>
              <w:pStyle w:val="XML1"/>
              <w:rPr>
                <w:del w:id="1691" w:author="aas" w:date="2013-10-14T02:06:00Z"/>
              </w:rPr>
            </w:pPr>
          </w:p>
          <w:p w14:paraId="0FFC7983" w14:textId="77777777" w:rsidR="0004515F" w:rsidRDefault="0004515F" w:rsidP="0004515F">
            <w:pPr>
              <w:pStyle w:val="XML1"/>
              <w:rPr>
                <w:del w:id="1692" w:author="aas" w:date="2013-10-14T02:06:00Z"/>
              </w:rPr>
            </w:pPr>
            <w:del w:id="1693" w:author="aas" w:date="2013-10-14T02:06:00Z">
              <w:r>
                <w:delText xml:space="preserve">    &lt;xs:restriction base="xs:string"&gt;</w:delText>
              </w:r>
            </w:del>
          </w:p>
          <w:p w14:paraId="63CE4053" w14:textId="77777777" w:rsidR="0004515F" w:rsidRDefault="0004515F" w:rsidP="0004515F">
            <w:pPr>
              <w:pStyle w:val="XML1"/>
              <w:rPr>
                <w:del w:id="1694" w:author="aas" w:date="2013-10-14T02:06:00Z"/>
              </w:rPr>
            </w:pPr>
            <w:del w:id="1695" w:author="aas" w:date="2013-10-14T02:06:00Z">
              <w:r>
                <w:delText xml:space="preserve">      &lt;xs:enumeration value="ssh"/&gt;</w:delText>
              </w:r>
            </w:del>
          </w:p>
          <w:p w14:paraId="7A8690A8" w14:textId="77777777" w:rsidR="0004515F" w:rsidRDefault="0004515F" w:rsidP="0004515F">
            <w:pPr>
              <w:pStyle w:val="XML1"/>
              <w:rPr>
                <w:del w:id="1696" w:author="aas" w:date="2013-10-14T02:06:00Z"/>
              </w:rPr>
            </w:pPr>
            <w:del w:id="1697" w:author="aas" w:date="2013-10-14T02:06:00Z">
              <w:r>
                <w:delText xml:space="preserve">      &lt;xs:enumeration value="soap"/&gt;</w:delText>
              </w:r>
            </w:del>
          </w:p>
          <w:p w14:paraId="17687B70" w14:textId="77777777" w:rsidR="0004515F" w:rsidRDefault="0004515F" w:rsidP="0004515F">
            <w:pPr>
              <w:pStyle w:val="XML1"/>
              <w:rPr>
                <w:del w:id="1698" w:author="aas" w:date="2013-10-14T02:06:00Z"/>
              </w:rPr>
            </w:pPr>
            <w:del w:id="1699" w:author="aas" w:date="2013-10-14T02:06:00Z">
              <w:r>
                <w:delText xml:space="preserve">      &lt;xs:enumeration value="tls"/&gt;</w:delText>
              </w:r>
            </w:del>
          </w:p>
          <w:p w14:paraId="1E543BA6" w14:textId="77777777" w:rsidR="0004515F" w:rsidRDefault="0004515F" w:rsidP="0004515F">
            <w:pPr>
              <w:pStyle w:val="XML1"/>
              <w:rPr>
                <w:del w:id="1700" w:author="aas" w:date="2013-10-14T02:06:00Z"/>
              </w:rPr>
            </w:pPr>
            <w:del w:id="1701" w:author="aas" w:date="2013-10-14T02:06:00Z">
              <w:r>
                <w:delText xml:space="preserve">      &lt;xs:enumeration value="beep"/&gt;</w:delText>
              </w:r>
            </w:del>
          </w:p>
          <w:p w14:paraId="20811F7B" w14:textId="77777777" w:rsidR="0004515F" w:rsidRDefault="0004515F" w:rsidP="0004515F">
            <w:pPr>
              <w:pStyle w:val="XML1"/>
              <w:rPr>
                <w:del w:id="1702" w:author="aas" w:date="2013-10-14T02:06:00Z"/>
              </w:rPr>
            </w:pPr>
            <w:del w:id="1703" w:author="aas" w:date="2013-10-14T02:06:00Z">
              <w:r>
                <w:delText xml:space="preserve">    &lt;/xs:restriction&gt;</w:delText>
              </w:r>
            </w:del>
          </w:p>
          <w:p w14:paraId="14A172CD" w14:textId="77777777" w:rsidR="00A47610" w:rsidRPr="009F1B7D" w:rsidRDefault="0004515F" w:rsidP="0004515F">
            <w:pPr>
              <w:pStyle w:val="XML1"/>
              <w:rPr>
                <w:del w:id="1704" w:author="aas" w:date="2013-10-14T02:06:00Z"/>
                <w:b/>
              </w:rPr>
            </w:pPr>
            <w:del w:id="1705"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06" w:name="_Toc315953991"/>
      <w:bookmarkStart w:id="1707" w:name="_Toc316542501"/>
      <w:bookmarkStart w:id="1708" w:name="_Toc243774059"/>
      <w:r w:rsidRPr="00DB42FD">
        <w:t>XML Example</w:t>
      </w:r>
      <w:bookmarkEnd w:id="1706"/>
      <w:bookmarkEnd w:id="1707"/>
      <w:bookmarkEnd w:id="1708"/>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lastRenderedPageBreak/>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709" w:name="_Toc243774060"/>
      <w:r>
        <w:t>OpenFlow Logical Switch</w:t>
      </w:r>
      <w:bookmarkEnd w:id="1709"/>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710" w:name="_Toc315953995"/>
      <w:bookmarkStart w:id="1711" w:name="_Toc316542505"/>
      <w:bookmarkStart w:id="1712" w:name="_Toc243774061"/>
      <w:r w:rsidRPr="00DB42FD">
        <w:t>UML Diagram</w:t>
      </w:r>
      <w:bookmarkEnd w:id="1710"/>
      <w:bookmarkEnd w:id="1711"/>
      <w:bookmarkEnd w:id="1712"/>
    </w:p>
    <w:p w14:paraId="1C1F23C0" w14:textId="19B7D0FB" w:rsidR="00C805D1" w:rsidRPr="009F1B7D" w:rsidRDefault="00056F2B" w:rsidP="00C805D1">
      <w:pPr>
        <w:keepNext/>
        <w:jc w:val="center"/>
      </w:pPr>
      <w:r>
        <w:object w:dxaOrig="7209" w:dyaOrig="5365" w14:anchorId="6ED26D4B">
          <v:shape id="_x0000_i1030" type="#_x0000_t75" style="width:5in;height:269.25pt" o:ole="">
            <v:imagedata r:id="rId25" o:title=""/>
          </v:shape>
          <o:OLEObject Type="Embed" ProgID="Visio.Drawing.11" ShapeID="_x0000_i1030" DrawAspect="Content" ObjectID="_1446886547" r:id="rId26"/>
        </w:object>
      </w:r>
    </w:p>
    <w:p w14:paraId="71AB38BA" w14:textId="77777777" w:rsidR="00C805D1" w:rsidRPr="00CE3A81" w:rsidRDefault="00C805D1" w:rsidP="00C805D1">
      <w:pPr>
        <w:pStyle w:val="Caption"/>
      </w:pPr>
      <w:r w:rsidRPr="00CE3A81">
        <w:t xml:space="preserve">Figure </w:t>
      </w:r>
      <w:r w:rsidR="00F36150">
        <w:fldChar w:fldCharType="begin"/>
      </w:r>
      <w:r w:rsidR="00F36150">
        <w:instrText xml:space="preserve"> SEQ Figure \* ARABIC </w:instrText>
      </w:r>
      <w:r w:rsidR="00F36150">
        <w:fldChar w:fldCharType="separate"/>
      </w:r>
      <w:ins w:id="1713" w:author="Anees Shaikh" w:date="2013-10-19T23:57:00Z">
        <w:r w:rsidR="00EE43EB">
          <w:rPr>
            <w:noProof/>
          </w:rPr>
          <w:t>7</w:t>
        </w:r>
      </w:ins>
      <w:del w:id="1714" w:author="Anees Shaikh" w:date="2013-10-19T23:57:00Z">
        <w:r w:rsidRPr="00CE3A81" w:rsidDel="00EE43EB">
          <w:rPr>
            <w:noProof/>
          </w:rPr>
          <w:delText>6</w:delText>
        </w:r>
      </w:del>
      <w:r w:rsidR="00F36150">
        <w:rPr>
          <w:noProof/>
        </w:rPr>
        <w:fldChar w:fldCharType="end"/>
      </w:r>
      <w:r w:rsidRPr="00CE3A81">
        <w:t>: Data Model Diagram for an OpenFlow Logical Switch</w:t>
      </w:r>
    </w:p>
    <w:p w14:paraId="5CE2872A" w14:textId="77777777" w:rsidR="00C805D1" w:rsidRPr="009F1B7D" w:rsidRDefault="00C805D1" w:rsidP="00BA30A0">
      <w:pPr>
        <w:pStyle w:val="Heading3"/>
        <w:rPr>
          <w:del w:id="1715" w:author="aas" w:date="2013-10-14T02:06:00Z"/>
        </w:rPr>
      </w:pPr>
      <w:bookmarkStart w:id="1716" w:name="_Toc315953996"/>
      <w:bookmarkStart w:id="1717" w:name="_Toc316542506"/>
      <w:del w:id="1718" w:author="aas" w:date="2013-10-14T02:06:00Z">
        <w:r w:rsidRPr="00DB42FD">
          <w:delText>XML Schema</w:delText>
        </w:r>
        <w:bookmarkEnd w:id="1716"/>
        <w:bookmarkEnd w:id="1717"/>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19" w:author="aas" w:date="2013-10-14T02:06:00Z"/>
        </w:trPr>
        <w:tc>
          <w:tcPr>
            <w:tcW w:w="5000" w:type="pct"/>
          </w:tcPr>
          <w:p w14:paraId="7968424D" w14:textId="77777777" w:rsidR="00257D58" w:rsidRDefault="00257D58" w:rsidP="00257D58">
            <w:pPr>
              <w:pStyle w:val="XML1"/>
              <w:rPr>
                <w:del w:id="1720" w:author="aas" w:date="2013-10-14T02:06:00Z"/>
              </w:rPr>
            </w:pPr>
            <w:del w:id="1721" w:author="aas" w:date="2013-10-14T02:06:00Z">
              <w:r>
                <w:delText xml:space="preserve">  &lt;xs:group name="OFLogicalSwitchType"&gt;</w:delText>
              </w:r>
            </w:del>
          </w:p>
          <w:p w14:paraId="2FC48154" w14:textId="77777777" w:rsidR="00257D58" w:rsidRDefault="00257D58" w:rsidP="00257D58">
            <w:pPr>
              <w:pStyle w:val="XML1"/>
              <w:rPr>
                <w:del w:id="1722" w:author="aas" w:date="2013-10-14T02:06:00Z"/>
              </w:rPr>
            </w:pPr>
            <w:del w:id="1723" w:author="aas" w:date="2013-10-14T02:06:00Z">
              <w:r>
                <w:delText xml:space="preserve">    &lt;xs:annotation&gt;</w:delText>
              </w:r>
            </w:del>
          </w:p>
          <w:p w14:paraId="20A24903" w14:textId="77777777" w:rsidR="00257D58" w:rsidRDefault="00257D58" w:rsidP="00257D58">
            <w:pPr>
              <w:pStyle w:val="XML1"/>
              <w:rPr>
                <w:del w:id="1724" w:author="aas" w:date="2013-10-14T02:06:00Z"/>
              </w:rPr>
            </w:pPr>
            <w:del w:id="1725" w:author="aas" w:date="2013-10-14T02:06:00Z">
              <w:r>
                <w:delText xml:space="preserve">      &lt;xs:documentation&gt;</w:delText>
              </w:r>
            </w:del>
          </w:p>
          <w:p w14:paraId="0CD7B53C" w14:textId="77777777" w:rsidR="00257D58" w:rsidRDefault="00257D58" w:rsidP="00257D58">
            <w:pPr>
              <w:pStyle w:val="XML1"/>
              <w:rPr>
                <w:del w:id="1726" w:author="aas" w:date="2013-10-14T02:06:00Z"/>
              </w:rPr>
            </w:pPr>
            <w:del w:id="1727" w:author="aas" w:date="2013-10-14T02:06:00Z">
              <w:r>
                <w:delText xml:space="preserve">        This grouping specifies all properties of an</w:delText>
              </w:r>
            </w:del>
          </w:p>
          <w:p w14:paraId="4A507AAA" w14:textId="77777777" w:rsidR="00257D58" w:rsidRDefault="00257D58" w:rsidP="00257D58">
            <w:pPr>
              <w:pStyle w:val="XML1"/>
              <w:rPr>
                <w:del w:id="1728" w:author="aas" w:date="2013-10-14T02:06:00Z"/>
              </w:rPr>
            </w:pPr>
            <w:del w:id="1729" w:author="aas" w:date="2013-10-14T02:06:00Z">
              <w:r>
                <w:delText xml:space="preserve">        OpenFlow Logical Switch.</w:delText>
              </w:r>
            </w:del>
          </w:p>
          <w:p w14:paraId="0C7EAA9F" w14:textId="77777777" w:rsidR="00257D58" w:rsidRDefault="00257D58" w:rsidP="00257D58">
            <w:pPr>
              <w:pStyle w:val="XML1"/>
              <w:rPr>
                <w:del w:id="1730" w:author="aas" w:date="2013-10-14T02:06:00Z"/>
              </w:rPr>
            </w:pPr>
          </w:p>
          <w:p w14:paraId="72644796" w14:textId="77777777" w:rsidR="00257D58" w:rsidRDefault="00257D58" w:rsidP="00257D58">
            <w:pPr>
              <w:pStyle w:val="XML1"/>
              <w:rPr>
                <w:del w:id="1731" w:author="aas" w:date="2013-10-14T02:06:00Z"/>
              </w:rPr>
            </w:pPr>
            <w:del w:id="1732"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3" w:author="aas" w:date="2013-10-14T02:06:00Z"/>
              </w:rPr>
            </w:pPr>
            <w:del w:id="1734" w:author="aas" w:date="2013-10-14T02:06:00Z">
              <w:r>
                <w:delText xml:space="preserve">        deleted with NETCONF &amp;lt;edit-config&amp;gt; 'create' or</w:delText>
              </w:r>
            </w:del>
          </w:p>
          <w:p w14:paraId="0C19FD2D" w14:textId="77777777" w:rsidR="00257D58" w:rsidRDefault="00257D58" w:rsidP="00257D58">
            <w:pPr>
              <w:pStyle w:val="XML1"/>
              <w:rPr>
                <w:del w:id="1735" w:author="aas" w:date="2013-10-14T02:06:00Z"/>
              </w:rPr>
            </w:pPr>
            <w:del w:id="1736"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37" w:author="aas" w:date="2013-10-14T02:06:00Z"/>
              </w:rPr>
            </w:pPr>
            <w:del w:id="1738" w:author="aas" w:date="2013-10-14T02:06:00Z">
              <w:r>
                <w:delText xml:space="preserve">        implemented as follows: </w:delText>
              </w:r>
            </w:del>
          </w:p>
          <w:p w14:paraId="49F92261" w14:textId="77777777" w:rsidR="00257D58" w:rsidRDefault="00257D58" w:rsidP="00257D58">
            <w:pPr>
              <w:pStyle w:val="XML1"/>
              <w:rPr>
                <w:del w:id="1739" w:author="aas" w:date="2013-10-14T02:06:00Z"/>
              </w:rPr>
            </w:pPr>
          </w:p>
          <w:p w14:paraId="75A8CE88" w14:textId="77777777" w:rsidR="00257D58" w:rsidRDefault="00257D58" w:rsidP="00257D58">
            <w:pPr>
              <w:pStyle w:val="XML1"/>
              <w:rPr>
                <w:del w:id="1740" w:author="aas" w:date="2013-10-14T02:06:00Z"/>
              </w:rPr>
            </w:pPr>
            <w:del w:id="1741" w:author="aas" w:date="2013-10-14T02:06:00Z">
              <w:r>
                <w:delText xml:space="preserve">        * The 'id' element MUST be present at all &amp;lt;edit-config&amp;gt;</w:delText>
              </w:r>
            </w:del>
          </w:p>
          <w:p w14:paraId="68083BCD" w14:textId="77777777" w:rsidR="00257D58" w:rsidRDefault="00257D58" w:rsidP="00257D58">
            <w:pPr>
              <w:pStyle w:val="XML1"/>
              <w:rPr>
                <w:del w:id="1742" w:author="aas" w:date="2013-10-14T02:06:00Z"/>
              </w:rPr>
            </w:pPr>
            <w:del w:id="1743" w:author="aas" w:date="2013-10-14T02:06:00Z">
              <w:r>
                <w:delText xml:space="preserve">        operations to identify the OpenFlow Logical Switch.</w:delText>
              </w:r>
            </w:del>
          </w:p>
          <w:p w14:paraId="1EEB262E" w14:textId="77777777" w:rsidR="00257D58" w:rsidRDefault="00257D58" w:rsidP="00257D58">
            <w:pPr>
              <w:pStyle w:val="XML1"/>
              <w:rPr>
                <w:del w:id="1744" w:author="aas" w:date="2013-10-14T02:06:00Z"/>
              </w:rPr>
            </w:pPr>
            <w:del w:id="1745" w:author="aas" w:date="2013-10-14T02:06:00Z">
              <w:r>
                <w:delText xml:space="preserve">        * If the operation is 'merge' or 'replace', and the element</w:delText>
              </w:r>
            </w:del>
          </w:p>
          <w:p w14:paraId="3E246C1B" w14:textId="77777777" w:rsidR="00257D58" w:rsidRDefault="00257D58" w:rsidP="00257D58">
            <w:pPr>
              <w:pStyle w:val="XML1"/>
              <w:rPr>
                <w:del w:id="1746" w:author="aas" w:date="2013-10-14T02:06:00Z"/>
              </w:rPr>
            </w:pPr>
            <w:del w:id="1747" w:author="aas" w:date="2013-10-14T02:06:00Z">
              <w:r>
                <w:delText xml:space="preserve">        does not exist, a 'data-missing' error is returned. If the</w:delText>
              </w:r>
            </w:del>
          </w:p>
          <w:p w14:paraId="165426E5" w14:textId="77777777" w:rsidR="00257D58" w:rsidRDefault="00257D58" w:rsidP="00257D58">
            <w:pPr>
              <w:pStyle w:val="XML1"/>
              <w:rPr>
                <w:del w:id="1748" w:author="aas" w:date="2013-10-14T02:06:00Z"/>
              </w:rPr>
            </w:pPr>
            <w:del w:id="1749" w:author="aas" w:date="2013-10-14T02:06:00Z">
              <w:r>
                <w:delText xml:space="preserve">        element exists its value is set to the value found in the</w:delText>
              </w:r>
            </w:del>
          </w:p>
          <w:p w14:paraId="3564E5ED" w14:textId="77777777" w:rsidR="00257D58" w:rsidRDefault="00257D58" w:rsidP="00257D58">
            <w:pPr>
              <w:pStyle w:val="XML1"/>
              <w:rPr>
                <w:del w:id="1750" w:author="aas" w:date="2013-10-14T02:06:00Z"/>
              </w:rPr>
            </w:pPr>
            <w:del w:id="1751" w:author="aas" w:date="2013-10-14T02:06:00Z">
              <w:r>
                <w:delText xml:space="preserve">        XML RPC data.</w:delText>
              </w:r>
            </w:del>
          </w:p>
          <w:p w14:paraId="7AD57A8E" w14:textId="77777777" w:rsidR="00257D58" w:rsidRDefault="00257D58" w:rsidP="00257D58">
            <w:pPr>
              <w:pStyle w:val="XML1"/>
              <w:rPr>
                <w:del w:id="1752" w:author="aas" w:date="2013-10-14T02:06:00Z"/>
              </w:rPr>
            </w:pPr>
            <w:del w:id="1753" w:author="aas" w:date="2013-10-14T02:06:00Z">
              <w:r>
                <w:delText xml:space="preserve">        * If the operation is 'create', a 'operation-not-supported'</w:delText>
              </w:r>
            </w:del>
          </w:p>
          <w:p w14:paraId="6ACB8209" w14:textId="77777777" w:rsidR="00257D58" w:rsidRDefault="00257D58" w:rsidP="00257D58">
            <w:pPr>
              <w:pStyle w:val="XML1"/>
              <w:rPr>
                <w:del w:id="1754" w:author="aas" w:date="2013-10-14T02:06:00Z"/>
              </w:rPr>
            </w:pPr>
            <w:del w:id="1755" w:author="aas" w:date="2013-10-14T02:06:00Z">
              <w:r>
                <w:delText xml:space="preserve">        error with type 'application' is returned.</w:delText>
              </w:r>
            </w:del>
          </w:p>
          <w:p w14:paraId="1C487534" w14:textId="77777777" w:rsidR="00257D58" w:rsidRDefault="00257D58" w:rsidP="00257D58">
            <w:pPr>
              <w:pStyle w:val="XML1"/>
              <w:rPr>
                <w:del w:id="1756" w:author="aas" w:date="2013-10-14T02:06:00Z"/>
              </w:rPr>
            </w:pPr>
            <w:del w:id="1757" w:author="aas" w:date="2013-10-14T02:06:00Z">
              <w:r>
                <w:delText xml:space="preserve">        * If the operation is 'delete', 'operation-not-supported'</w:delText>
              </w:r>
            </w:del>
          </w:p>
          <w:p w14:paraId="22C50EF4" w14:textId="77777777" w:rsidR="00257D58" w:rsidRDefault="00257D58" w:rsidP="00257D58">
            <w:pPr>
              <w:pStyle w:val="XML1"/>
              <w:rPr>
                <w:del w:id="1758" w:author="aas" w:date="2013-10-14T02:06:00Z"/>
              </w:rPr>
            </w:pPr>
            <w:del w:id="1759" w:author="aas" w:date="2013-10-14T02:06:00Z">
              <w:r>
                <w:delText xml:space="preserve">        error with type 'application' is returned.</w:delText>
              </w:r>
            </w:del>
          </w:p>
          <w:p w14:paraId="7CDB6FEB" w14:textId="77777777" w:rsidR="00257D58" w:rsidRDefault="00257D58" w:rsidP="00257D58">
            <w:pPr>
              <w:pStyle w:val="XML1"/>
              <w:rPr>
                <w:del w:id="1760" w:author="aas" w:date="2013-10-14T02:06:00Z"/>
              </w:rPr>
            </w:pPr>
            <w:del w:id="1761" w:author="aas" w:date="2013-10-14T02:06:00Z">
              <w:r>
                <w:delText xml:space="preserve">      &lt;/xs:documentation&gt;</w:delText>
              </w:r>
            </w:del>
          </w:p>
          <w:p w14:paraId="09617CF1" w14:textId="77777777" w:rsidR="00257D58" w:rsidRDefault="00257D58" w:rsidP="00257D58">
            <w:pPr>
              <w:pStyle w:val="XML1"/>
              <w:rPr>
                <w:del w:id="1762" w:author="aas" w:date="2013-10-14T02:06:00Z"/>
              </w:rPr>
            </w:pPr>
            <w:del w:id="1763" w:author="aas" w:date="2013-10-14T02:06:00Z">
              <w:r>
                <w:delText xml:space="preserve">    &lt;/xs:annotation&gt;</w:delText>
              </w:r>
            </w:del>
          </w:p>
          <w:p w14:paraId="7C02D2AF" w14:textId="77777777" w:rsidR="00257D58" w:rsidRDefault="00257D58" w:rsidP="00257D58">
            <w:pPr>
              <w:pStyle w:val="XML1"/>
              <w:rPr>
                <w:del w:id="1764" w:author="aas" w:date="2013-10-14T02:06:00Z"/>
              </w:rPr>
            </w:pPr>
          </w:p>
          <w:p w14:paraId="13597911" w14:textId="77777777" w:rsidR="00257D58" w:rsidRDefault="00257D58" w:rsidP="00257D58">
            <w:pPr>
              <w:pStyle w:val="XML1"/>
              <w:rPr>
                <w:del w:id="1765" w:author="aas" w:date="2013-10-14T02:06:00Z"/>
              </w:rPr>
            </w:pPr>
            <w:del w:id="1766" w:author="aas" w:date="2013-10-14T02:06:00Z">
              <w:r>
                <w:delText xml:space="preserve">    &lt;xs:sequence&gt;</w:delText>
              </w:r>
            </w:del>
          </w:p>
          <w:p w14:paraId="6A862D75" w14:textId="77777777" w:rsidR="00257D58" w:rsidRDefault="00257D58" w:rsidP="00257D58">
            <w:pPr>
              <w:pStyle w:val="XML1"/>
              <w:rPr>
                <w:del w:id="1767" w:author="aas" w:date="2013-10-14T02:06:00Z"/>
              </w:rPr>
            </w:pPr>
            <w:del w:id="1768" w:author="aas" w:date="2013-10-14T02:06:00Z">
              <w:r>
                <w:delText xml:space="preserve">      &lt;xs:element name="id"  type="OFConfigId"&gt;</w:delText>
              </w:r>
            </w:del>
          </w:p>
          <w:p w14:paraId="388AC8C2" w14:textId="77777777" w:rsidR="00257D58" w:rsidRDefault="00257D58" w:rsidP="00257D58">
            <w:pPr>
              <w:pStyle w:val="XML1"/>
              <w:rPr>
                <w:del w:id="1769" w:author="aas" w:date="2013-10-14T02:06:00Z"/>
              </w:rPr>
            </w:pPr>
            <w:del w:id="1770" w:author="aas" w:date="2013-10-14T02:06:00Z">
              <w:r>
                <w:delText xml:space="preserve">        &lt;xs:annotation&gt;</w:delText>
              </w:r>
            </w:del>
          </w:p>
          <w:p w14:paraId="3F44797E" w14:textId="77777777" w:rsidR="00257D58" w:rsidRDefault="00257D58" w:rsidP="00257D58">
            <w:pPr>
              <w:pStyle w:val="XML1"/>
              <w:rPr>
                <w:del w:id="1771" w:author="aas" w:date="2013-10-14T02:06:00Z"/>
              </w:rPr>
            </w:pPr>
            <w:del w:id="1772" w:author="aas" w:date="2013-10-14T02:06:00Z">
              <w:r>
                <w:delText xml:space="preserve">          &lt;xs:documentation&gt;</w:delText>
              </w:r>
            </w:del>
          </w:p>
          <w:p w14:paraId="40F5A766" w14:textId="77777777" w:rsidR="00257D58" w:rsidRDefault="00257D58" w:rsidP="00257D58">
            <w:pPr>
              <w:pStyle w:val="XML1"/>
              <w:rPr>
                <w:del w:id="1773" w:author="aas" w:date="2013-10-14T02:06:00Z"/>
              </w:rPr>
            </w:pPr>
            <w:del w:id="1774" w:author="aas" w:date="2013-10-14T02:06:00Z">
              <w:r>
                <w:delText xml:space="preserve">            A unique but locally arbitrary identifier that</w:delText>
              </w:r>
            </w:del>
          </w:p>
          <w:p w14:paraId="2B23B89E" w14:textId="77777777" w:rsidR="00257D58" w:rsidRDefault="00257D58" w:rsidP="00257D58">
            <w:pPr>
              <w:pStyle w:val="XML1"/>
              <w:rPr>
                <w:del w:id="1775" w:author="aas" w:date="2013-10-14T02:06:00Z"/>
              </w:rPr>
            </w:pPr>
            <w:del w:id="1776" w:author="aas" w:date="2013-10-14T02:06:00Z">
              <w:r>
                <w:delText xml:space="preserve">            identifies a Logical Switch within the context of an</w:delText>
              </w:r>
            </w:del>
          </w:p>
          <w:p w14:paraId="146E4098" w14:textId="77777777" w:rsidR="00257D58" w:rsidRDefault="00257D58" w:rsidP="00257D58">
            <w:pPr>
              <w:pStyle w:val="XML1"/>
              <w:rPr>
                <w:del w:id="1777" w:author="aas" w:date="2013-10-14T02:06:00Z"/>
              </w:rPr>
            </w:pPr>
            <w:del w:id="1778" w:author="aas" w:date="2013-10-14T02:06:00Z">
              <w:r>
                <w:delText xml:space="preserve">            OpenFlow Capable Switch. It MUST be persistent across</w:delText>
              </w:r>
            </w:del>
          </w:p>
          <w:p w14:paraId="64B0CDB9" w14:textId="77777777" w:rsidR="00257D58" w:rsidRDefault="00257D58" w:rsidP="00257D58">
            <w:pPr>
              <w:pStyle w:val="XML1"/>
              <w:rPr>
                <w:del w:id="1779" w:author="aas" w:date="2013-10-14T02:06:00Z"/>
              </w:rPr>
            </w:pPr>
            <w:del w:id="1780" w:author="aas" w:date="2013-10-14T02:06:00Z">
              <w:r>
                <w:delText xml:space="preserve">            reboots of the OpenFlow Capable Switch.</w:delText>
              </w:r>
            </w:del>
          </w:p>
          <w:p w14:paraId="6DD12F7C" w14:textId="77777777" w:rsidR="00257D58" w:rsidRDefault="00257D58" w:rsidP="00257D58">
            <w:pPr>
              <w:pStyle w:val="XML1"/>
              <w:rPr>
                <w:del w:id="1781" w:author="aas" w:date="2013-10-14T02:06:00Z"/>
              </w:rPr>
            </w:pPr>
          </w:p>
          <w:p w14:paraId="0D179CDD" w14:textId="77777777" w:rsidR="00257D58" w:rsidRDefault="00257D58" w:rsidP="00257D58">
            <w:pPr>
              <w:pStyle w:val="XML1"/>
              <w:rPr>
                <w:del w:id="1782" w:author="aas" w:date="2013-10-14T02:06:00Z"/>
              </w:rPr>
            </w:pPr>
            <w:del w:id="1783" w:author="aas" w:date="2013-10-14T02:06:00Z">
              <w:r>
                <w:delText xml:space="preserve">            This element MUST be present to identify the OpenFlow</w:delText>
              </w:r>
            </w:del>
          </w:p>
          <w:p w14:paraId="5DE984A7" w14:textId="77777777" w:rsidR="00257D58" w:rsidRDefault="00257D58" w:rsidP="00257D58">
            <w:pPr>
              <w:pStyle w:val="XML1"/>
              <w:rPr>
                <w:del w:id="1784" w:author="aas" w:date="2013-10-14T02:06:00Z"/>
              </w:rPr>
            </w:pPr>
            <w:del w:id="1785" w:author="aas" w:date="2013-10-14T02:06:00Z">
              <w:r>
                <w:delText xml:space="preserve">            Logical Switch.</w:delText>
              </w:r>
            </w:del>
          </w:p>
          <w:p w14:paraId="6292E79D" w14:textId="77777777" w:rsidR="00257D58" w:rsidRDefault="00257D58" w:rsidP="00257D58">
            <w:pPr>
              <w:pStyle w:val="XML1"/>
              <w:rPr>
                <w:del w:id="1786" w:author="aas" w:date="2013-10-14T02:06:00Z"/>
              </w:rPr>
            </w:pPr>
            <w:del w:id="1787" w:author="aas" w:date="2013-10-14T02:06:00Z">
              <w:r>
                <w:delText xml:space="preserve">          &lt;/xs:documentation&gt;</w:delText>
              </w:r>
            </w:del>
          </w:p>
          <w:p w14:paraId="38CC4FEC" w14:textId="77777777" w:rsidR="00257D58" w:rsidRDefault="00257D58" w:rsidP="00257D58">
            <w:pPr>
              <w:pStyle w:val="XML1"/>
              <w:rPr>
                <w:del w:id="1788" w:author="aas" w:date="2013-10-14T02:06:00Z"/>
              </w:rPr>
            </w:pPr>
            <w:del w:id="1789" w:author="aas" w:date="2013-10-14T02:06:00Z">
              <w:r>
                <w:delText xml:space="preserve">        &lt;/xs:annotation&gt;</w:delText>
              </w:r>
            </w:del>
          </w:p>
          <w:p w14:paraId="1122DB11" w14:textId="77777777" w:rsidR="00257D58" w:rsidRDefault="00257D58" w:rsidP="00257D58">
            <w:pPr>
              <w:pStyle w:val="XML1"/>
              <w:rPr>
                <w:del w:id="1790" w:author="aas" w:date="2013-10-14T02:06:00Z"/>
              </w:rPr>
            </w:pPr>
            <w:del w:id="1791" w:author="aas" w:date="2013-10-14T02:06:00Z">
              <w:r>
                <w:delText xml:space="preserve">      &lt;/xs:element&gt;</w:delText>
              </w:r>
            </w:del>
          </w:p>
          <w:p w14:paraId="013AD5D9" w14:textId="77777777" w:rsidR="00257D58" w:rsidRDefault="00257D58" w:rsidP="00257D58">
            <w:pPr>
              <w:pStyle w:val="XML1"/>
              <w:rPr>
                <w:del w:id="1792" w:author="aas" w:date="2013-10-14T02:06:00Z"/>
              </w:rPr>
            </w:pPr>
            <w:del w:id="1793" w:author="aas" w:date="2013-10-14T02:06:00Z">
              <w:r>
                <w:delText xml:space="preserve">      &lt;xs:element name="capabilities"&gt;</w:delText>
              </w:r>
            </w:del>
          </w:p>
          <w:p w14:paraId="492AA1ED" w14:textId="77777777" w:rsidR="00257D58" w:rsidRDefault="00257D58" w:rsidP="00257D58">
            <w:pPr>
              <w:pStyle w:val="XML1"/>
              <w:rPr>
                <w:del w:id="1794" w:author="aas" w:date="2013-10-14T02:06:00Z"/>
              </w:rPr>
            </w:pPr>
            <w:del w:id="1795" w:author="aas" w:date="2013-10-14T02:06:00Z">
              <w:r>
                <w:delText xml:space="preserve">        &lt;xs:annotation&gt;</w:delText>
              </w:r>
            </w:del>
          </w:p>
          <w:p w14:paraId="0392CE81" w14:textId="77777777" w:rsidR="00257D58" w:rsidRDefault="00257D58" w:rsidP="00257D58">
            <w:pPr>
              <w:pStyle w:val="XML1"/>
              <w:rPr>
                <w:del w:id="1796" w:author="aas" w:date="2013-10-14T02:06:00Z"/>
              </w:rPr>
            </w:pPr>
            <w:del w:id="1797" w:author="aas" w:date="2013-10-14T02:06:00Z">
              <w:r>
                <w:delText xml:space="preserve">          &lt;xs:documentation&gt;</w:delText>
              </w:r>
            </w:del>
          </w:p>
          <w:p w14:paraId="3208DBCB" w14:textId="77777777" w:rsidR="00257D58" w:rsidRDefault="00257D58" w:rsidP="00257D58">
            <w:pPr>
              <w:pStyle w:val="XML1"/>
              <w:rPr>
                <w:del w:id="1798" w:author="aas" w:date="2013-10-14T02:06:00Z"/>
              </w:rPr>
            </w:pPr>
            <w:del w:id="1799" w:author="aas" w:date="2013-10-14T02:06:00Z">
              <w:r>
                <w:delText xml:space="preserve">            This element contains all capability items that</w:delText>
              </w:r>
            </w:del>
          </w:p>
          <w:p w14:paraId="18E4C5AD" w14:textId="77777777" w:rsidR="00257D58" w:rsidRDefault="00257D58" w:rsidP="00257D58">
            <w:pPr>
              <w:pStyle w:val="XML1"/>
              <w:rPr>
                <w:del w:id="1800" w:author="aas" w:date="2013-10-14T02:06:00Z"/>
              </w:rPr>
            </w:pPr>
            <w:del w:id="1801" w:author="aas" w:date="2013-10-14T02:06:00Z">
              <w:r>
                <w:delText xml:space="preserve">            an OpenFlow Logical Switch MAY implement.</w:delText>
              </w:r>
            </w:del>
          </w:p>
          <w:p w14:paraId="1B8049E7" w14:textId="77777777" w:rsidR="00257D58" w:rsidRDefault="00257D58" w:rsidP="00257D58">
            <w:pPr>
              <w:pStyle w:val="XML1"/>
              <w:rPr>
                <w:del w:id="1802" w:author="aas" w:date="2013-10-14T02:06:00Z"/>
              </w:rPr>
            </w:pPr>
          </w:p>
          <w:p w14:paraId="239FE468" w14:textId="77777777" w:rsidR="00257D58" w:rsidRDefault="00257D58" w:rsidP="00257D58">
            <w:pPr>
              <w:pStyle w:val="XML1"/>
              <w:rPr>
                <w:del w:id="1803" w:author="aas" w:date="2013-10-14T02:06:00Z"/>
              </w:rPr>
            </w:pPr>
            <w:del w:id="1804" w:author="aas" w:date="2013-10-14T02:06:00Z">
              <w:r>
                <w:delText xml:space="preserve">            This element and its children can only be retrieved by</w:delText>
              </w:r>
            </w:del>
          </w:p>
          <w:p w14:paraId="480A3A2E" w14:textId="77777777" w:rsidR="00257D58" w:rsidRDefault="00257D58" w:rsidP="00257D58">
            <w:pPr>
              <w:pStyle w:val="XML1"/>
              <w:rPr>
                <w:del w:id="1805" w:author="aas" w:date="2013-10-14T02:06:00Z"/>
              </w:rPr>
            </w:pPr>
            <w:del w:id="1806" w:author="aas" w:date="2013-10-14T02:06:00Z">
              <w:r>
                <w:delText xml:space="preserve">            NETCONF &amp;lt;get&amp;gt; operation since it contain no configuration</w:delText>
              </w:r>
            </w:del>
          </w:p>
          <w:p w14:paraId="4B66CCBA" w14:textId="77777777" w:rsidR="00257D58" w:rsidRDefault="00257D58" w:rsidP="00257D58">
            <w:pPr>
              <w:pStyle w:val="XML1"/>
              <w:rPr>
                <w:del w:id="1807" w:author="aas" w:date="2013-10-14T02:06:00Z"/>
              </w:rPr>
            </w:pPr>
            <w:del w:id="1808" w:author="aas" w:date="2013-10-14T02:06:00Z">
              <w:r>
                <w:delText xml:space="preserve">            data.</w:delText>
              </w:r>
            </w:del>
          </w:p>
          <w:p w14:paraId="41C8E97E" w14:textId="77777777" w:rsidR="00257D58" w:rsidRDefault="00257D58" w:rsidP="00257D58">
            <w:pPr>
              <w:pStyle w:val="XML1"/>
              <w:rPr>
                <w:del w:id="1809" w:author="aas" w:date="2013-10-14T02:06:00Z"/>
              </w:rPr>
            </w:pPr>
            <w:del w:id="1810" w:author="aas" w:date="2013-10-14T02:06:00Z">
              <w:r>
                <w:delText xml:space="preserve">          &lt;/xs:documentation&gt;</w:delText>
              </w:r>
            </w:del>
          </w:p>
          <w:p w14:paraId="53B24C28" w14:textId="77777777" w:rsidR="00257D58" w:rsidRDefault="00257D58" w:rsidP="00257D58">
            <w:pPr>
              <w:pStyle w:val="XML1"/>
              <w:rPr>
                <w:del w:id="1811" w:author="aas" w:date="2013-10-14T02:06:00Z"/>
              </w:rPr>
            </w:pPr>
            <w:del w:id="1812" w:author="aas" w:date="2013-10-14T02:06:00Z">
              <w:r>
                <w:delText xml:space="preserve">        &lt;/xs:annotation&gt;</w:delText>
              </w:r>
            </w:del>
          </w:p>
          <w:p w14:paraId="7A207C02" w14:textId="77777777" w:rsidR="00257D58" w:rsidRDefault="00257D58" w:rsidP="00257D58">
            <w:pPr>
              <w:pStyle w:val="XML1"/>
              <w:rPr>
                <w:del w:id="1813" w:author="aas" w:date="2013-10-14T02:06:00Z"/>
              </w:rPr>
            </w:pPr>
            <w:del w:id="1814" w:author="aas" w:date="2013-10-14T02:06:00Z">
              <w:r>
                <w:delText xml:space="preserve">        &lt;xs:complexType&gt;</w:delText>
              </w:r>
            </w:del>
          </w:p>
          <w:p w14:paraId="4B4264FE" w14:textId="77777777" w:rsidR="00257D58" w:rsidRDefault="00257D58" w:rsidP="00257D58">
            <w:pPr>
              <w:pStyle w:val="XML1"/>
              <w:rPr>
                <w:del w:id="1815" w:author="aas" w:date="2013-10-14T02:06:00Z"/>
              </w:rPr>
            </w:pPr>
            <w:del w:id="1816" w:author="aas" w:date="2013-10-14T02:06:00Z">
              <w:r>
                <w:delText xml:space="preserve">          &lt;xs:sequence&gt;</w:delText>
              </w:r>
            </w:del>
          </w:p>
          <w:p w14:paraId="4D293F50" w14:textId="77777777" w:rsidR="00257D58" w:rsidRDefault="00257D58" w:rsidP="00257D58">
            <w:pPr>
              <w:pStyle w:val="XML1"/>
              <w:rPr>
                <w:del w:id="1817" w:author="aas" w:date="2013-10-14T02:06:00Z"/>
              </w:rPr>
            </w:pPr>
            <w:del w:id="1818" w:author="aas" w:date="2013-10-14T02:06:00Z">
              <w:r>
                <w:delText xml:space="preserve">            &lt;xs:group ref="OFLogicalSwitchCapabilitiesType"/&gt;</w:delText>
              </w:r>
            </w:del>
          </w:p>
          <w:p w14:paraId="426EAE23" w14:textId="77777777" w:rsidR="00257D58" w:rsidRDefault="00257D58" w:rsidP="00257D58">
            <w:pPr>
              <w:pStyle w:val="XML1"/>
              <w:rPr>
                <w:del w:id="1819" w:author="aas" w:date="2013-10-14T02:06:00Z"/>
              </w:rPr>
            </w:pPr>
            <w:del w:id="1820" w:author="aas" w:date="2013-10-14T02:06:00Z">
              <w:r>
                <w:delText xml:space="preserve">          &lt;/xs:sequence&gt;</w:delText>
              </w:r>
            </w:del>
          </w:p>
          <w:p w14:paraId="2B1B58E5" w14:textId="77777777" w:rsidR="00257D58" w:rsidRDefault="00257D58" w:rsidP="00257D58">
            <w:pPr>
              <w:pStyle w:val="XML1"/>
              <w:rPr>
                <w:del w:id="1821" w:author="aas" w:date="2013-10-14T02:06:00Z"/>
              </w:rPr>
            </w:pPr>
            <w:del w:id="1822" w:author="aas" w:date="2013-10-14T02:06:00Z">
              <w:r>
                <w:delText xml:space="preserve">        &lt;/xs:complexType&gt;</w:delText>
              </w:r>
            </w:del>
          </w:p>
          <w:p w14:paraId="532E1D69" w14:textId="77777777" w:rsidR="00257D58" w:rsidRDefault="00257D58" w:rsidP="00257D58">
            <w:pPr>
              <w:pStyle w:val="XML1"/>
              <w:rPr>
                <w:del w:id="1823" w:author="aas" w:date="2013-10-14T02:06:00Z"/>
              </w:rPr>
            </w:pPr>
            <w:del w:id="1824" w:author="aas" w:date="2013-10-14T02:06:00Z">
              <w:r>
                <w:delText xml:space="preserve">      &lt;/xs:element&gt;</w:delText>
              </w:r>
            </w:del>
          </w:p>
          <w:p w14:paraId="2B2B2547" w14:textId="77777777" w:rsidR="00257D58" w:rsidRDefault="00257D58" w:rsidP="00257D58">
            <w:pPr>
              <w:pStyle w:val="XML1"/>
              <w:rPr>
                <w:del w:id="1825" w:author="aas" w:date="2013-10-14T02:06:00Z"/>
              </w:rPr>
            </w:pPr>
            <w:del w:id="1826" w:author="aas" w:date="2013-10-14T02:06:00Z">
              <w:r>
                <w:delText xml:space="preserve">      &lt;xs:element name="datapath-id"  type="datapath-id-type"&gt;</w:delText>
              </w:r>
            </w:del>
          </w:p>
          <w:p w14:paraId="3141F05B" w14:textId="77777777" w:rsidR="00257D58" w:rsidRDefault="00257D58" w:rsidP="00257D58">
            <w:pPr>
              <w:pStyle w:val="XML1"/>
              <w:rPr>
                <w:del w:id="1827" w:author="aas" w:date="2013-10-14T02:06:00Z"/>
              </w:rPr>
            </w:pPr>
            <w:del w:id="1828" w:author="aas" w:date="2013-10-14T02:06:00Z">
              <w:r>
                <w:delText xml:space="preserve">        &lt;xs:annotation&gt;</w:delText>
              </w:r>
            </w:del>
          </w:p>
          <w:p w14:paraId="49AEAB8C" w14:textId="77777777" w:rsidR="00257D58" w:rsidRDefault="00257D58" w:rsidP="00257D58">
            <w:pPr>
              <w:pStyle w:val="XML1"/>
              <w:rPr>
                <w:del w:id="1829" w:author="aas" w:date="2013-10-14T02:06:00Z"/>
              </w:rPr>
            </w:pPr>
            <w:del w:id="1830" w:author="aas" w:date="2013-10-14T02:06:00Z">
              <w:r>
                <w:delText xml:space="preserve">          &lt;xs:documentation&gt;</w:delText>
              </w:r>
            </w:del>
          </w:p>
          <w:p w14:paraId="4CF8078E" w14:textId="77777777" w:rsidR="00257D58" w:rsidRDefault="00257D58" w:rsidP="00257D58">
            <w:pPr>
              <w:pStyle w:val="XML1"/>
              <w:rPr>
                <w:del w:id="1831" w:author="aas" w:date="2013-10-14T02:06:00Z"/>
              </w:rPr>
            </w:pPr>
            <w:del w:id="1832" w:author="aas" w:date="2013-10-14T02:06:00Z">
              <w:r>
                <w:delText xml:space="preserve">            The datapath identifier of the Logical Switch</w:delText>
              </w:r>
            </w:del>
          </w:p>
          <w:p w14:paraId="6246A96D" w14:textId="77777777" w:rsidR="00257D58" w:rsidRDefault="00257D58" w:rsidP="00257D58">
            <w:pPr>
              <w:pStyle w:val="XML1"/>
              <w:rPr>
                <w:del w:id="1833" w:author="aas" w:date="2013-10-14T02:06:00Z"/>
              </w:rPr>
            </w:pPr>
            <w:del w:id="1834" w:author="aas" w:date="2013-10-14T02:06:00Z">
              <w:r>
                <w:delText xml:space="preserve">            that uniquely identifies this Logical Switch within the</w:delText>
              </w:r>
            </w:del>
          </w:p>
          <w:p w14:paraId="4BDEA871" w14:textId="77777777" w:rsidR="00257D58" w:rsidRDefault="00257D58" w:rsidP="00257D58">
            <w:pPr>
              <w:pStyle w:val="XML1"/>
              <w:rPr>
                <w:del w:id="1835" w:author="aas" w:date="2013-10-14T02:06:00Z"/>
              </w:rPr>
            </w:pPr>
            <w:del w:id="1836" w:author="aas" w:date="2013-10-14T02:06:00Z">
              <w:r>
                <w:delText xml:space="preserve">            context of all OpenFlow Controllers associated with the</w:delText>
              </w:r>
            </w:del>
          </w:p>
          <w:p w14:paraId="37F0DBD5" w14:textId="77777777" w:rsidR="00257D58" w:rsidRDefault="00257D58" w:rsidP="00257D58">
            <w:pPr>
              <w:pStyle w:val="XML1"/>
              <w:rPr>
                <w:del w:id="1837" w:author="aas" w:date="2013-10-14T02:06:00Z"/>
              </w:rPr>
            </w:pPr>
            <w:del w:id="1838" w:author="aas" w:date="2013-10-14T02:06:00Z">
              <w:r>
                <w:delText xml:space="preserve">            OpenFlow Logical Switch.  The datapath identifier is a</w:delText>
              </w:r>
            </w:del>
          </w:p>
          <w:p w14:paraId="2E2E399F" w14:textId="77777777" w:rsidR="00257D58" w:rsidRDefault="00257D58" w:rsidP="00257D58">
            <w:pPr>
              <w:pStyle w:val="XML1"/>
              <w:rPr>
                <w:del w:id="1839" w:author="aas" w:date="2013-10-14T02:06:00Z"/>
              </w:rPr>
            </w:pPr>
            <w:del w:id="1840" w:author="aas" w:date="2013-10-14T02:06:00Z">
              <w:r>
                <w:delText xml:space="preserve">            string value that MUST be formatted as a sequence of 8</w:delText>
              </w:r>
            </w:del>
          </w:p>
          <w:p w14:paraId="3E6547ED" w14:textId="77777777" w:rsidR="00257D58" w:rsidRDefault="00257D58" w:rsidP="00257D58">
            <w:pPr>
              <w:pStyle w:val="XML1"/>
              <w:rPr>
                <w:del w:id="1841" w:author="aas" w:date="2013-10-14T02:06:00Z"/>
              </w:rPr>
            </w:pPr>
            <w:del w:id="1842" w:author="aas" w:date="2013-10-14T02:06:00Z">
              <w:r>
                <w:delText xml:space="preserve">            2-digit hexadecimal numbers that are separated by colons,</w:delText>
              </w:r>
            </w:del>
          </w:p>
          <w:p w14:paraId="4E852DA8" w14:textId="77777777" w:rsidR="00257D58" w:rsidRDefault="00257D58" w:rsidP="00257D58">
            <w:pPr>
              <w:pStyle w:val="XML1"/>
              <w:rPr>
                <w:del w:id="1843" w:author="aas" w:date="2013-10-14T02:06:00Z"/>
              </w:rPr>
            </w:pPr>
            <w:del w:id="1844" w:author="aas" w:date="2013-10-14T02:06:00Z">
              <w:r>
                <w:delText xml:space="preserve">            for example, '01:23:45:67:89:ab:cd:ef'.  When processing a</w:delText>
              </w:r>
            </w:del>
          </w:p>
          <w:p w14:paraId="663568B6" w14:textId="77777777" w:rsidR="00257D58" w:rsidRDefault="00257D58" w:rsidP="00257D58">
            <w:pPr>
              <w:pStyle w:val="XML1"/>
              <w:rPr>
                <w:del w:id="1845" w:author="aas" w:date="2013-10-14T02:06:00Z"/>
              </w:rPr>
            </w:pPr>
            <w:del w:id="1846" w:author="aas" w:date="2013-10-14T02:06:00Z">
              <w:r>
                <w:delText xml:space="preserve">            datapath identifier, the case of the decimal digits MUST be</w:delText>
              </w:r>
            </w:del>
          </w:p>
          <w:p w14:paraId="29FEF06D" w14:textId="77777777" w:rsidR="00257D58" w:rsidRDefault="00257D58" w:rsidP="00257D58">
            <w:pPr>
              <w:pStyle w:val="XML1"/>
              <w:rPr>
                <w:del w:id="1847" w:author="aas" w:date="2013-10-14T02:06:00Z"/>
              </w:rPr>
            </w:pPr>
            <w:del w:id="1848" w:author="aas" w:date="2013-10-14T02:06:00Z">
              <w:r>
                <w:delText xml:space="preserve">            ignored.</w:delText>
              </w:r>
            </w:del>
          </w:p>
          <w:p w14:paraId="345A4510" w14:textId="77777777" w:rsidR="00257D58" w:rsidRDefault="00257D58" w:rsidP="00257D58">
            <w:pPr>
              <w:pStyle w:val="XML1"/>
              <w:rPr>
                <w:del w:id="1849" w:author="aas" w:date="2013-10-14T02:06:00Z"/>
              </w:rPr>
            </w:pPr>
          </w:p>
          <w:p w14:paraId="06184AE3" w14:textId="77777777" w:rsidR="00257D58" w:rsidRDefault="00257D58" w:rsidP="00257D58">
            <w:pPr>
              <w:pStyle w:val="XML1"/>
              <w:rPr>
                <w:del w:id="1850" w:author="aas" w:date="2013-10-14T02:06:00Z"/>
              </w:rPr>
            </w:pPr>
            <w:del w:id="1851" w:author="aas" w:date="2013-10-14T02:06:00Z">
              <w:r>
                <w:delText xml:space="preserve">            This element MUST be present in the NETCONF data store.</w:delText>
              </w:r>
            </w:del>
          </w:p>
          <w:p w14:paraId="6CFD924C" w14:textId="77777777" w:rsidR="00257D58" w:rsidRDefault="00257D58" w:rsidP="00257D58">
            <w:pPr>
              <w:pStyle w:val="XML1"/>
              <w:rPr>
                <w:del w:id="1852" w:author="aas" w:date="2013-10-14T02:06:00Z"/>
              </w:rPr>
            </w:pPr>
            <w:del w:id="1853" w:author="aas" w:date="2013-10-14T02:06:00Z">
              <w:r>
                <w:delText xml:space="preserve">            If this element is not present in a NETCONF &amp;lt;edit-config&amp;gt;</w:delText>
              </w:r>
            </w:del>
          </w:p>
          <w:p w14:paraId="56E2516A" w14:textId="77777777" w:rsidR="00257D58" w:rsidRDefault="00257D58" w:rsidP="00257D58">
            <w:pPr>
              <w:pStyle w:val="XML1"/>
              <w:rPr>
                <w:del w:id="1854" w:author="aas" w:date="2013-10-14T02:06:00Z"/>
              </w:rPr>
            </w:pPr>
            <w:del w:id="1855" w:author="aas" w:date="2013-10-14T02:06:00Z">
              <w:r>
                <w:delText xml:space="preserve">            operation 'create', 'merge' or 'replace' and the parent</w:delText>
              </w:r>
            </w:del>
          </w:p>
          <w:p w14:paraId="435A2740" w14:textId="77777777" w:rsidR="00257D58" w:rsidRDefault="00257D58" w:rsidP="00257D58">
            <w:pPr>
              <w:pStyle w:val="XML1"/>
              <w:rPr>
                <w:del w:id="1856" w:author="aas" w:date="2013-10-14T02:06:00Z"/>
              </w:rPr>
            </w:pPr>
            <w:del w:id="1857" w:author="aas" w:date="2013-10-14T02:06:00Z">
              <w:r>
                <w:delText xml:space="preserve">            element does not exist, a 'data-missing' error is</w:delText>
              </w:r>
            </w:del>
          </w:p>
          <w:p w14:paraId="74A0909F" w14:textId="77777777" w:rsidR="00257D58" w:rsidRDefault="00257D58" w:rsidP="00257D58">
            <w:pPr>
              <w:pStyle w:val="XML1"/>
              <w:rPr>
                <w:del w:id="1858" w:author="aas" w:date="2013-10-14T02:06:00Z"/>
              </w:rPr>
            </w:pPr>
            <w:del w:id="1859" w:author="aas" w:date="2013-10-14T02:06:00Z">
              <w:r>
                <w:delText xml:space="preserve">            returned.</w:delText>
              </w:r>
            </w:del>
          </w:p>
          <w:p w14:paraId="4ED923D0" w14:textId="77777777" w:rsidR="00257D58" w:rsidRDefault="00257D58" w:rsidP="00257D58">
            <w:pPr>
              <w:pStyle w:val="XML1"/>
              <w:rPr>
                <w:del w:id="1860" w:author="aas" w:date="2013-10-14T02:06:00Z"/>
              </w:rPr>
            </w:pPr>
            <w:del w:id="1861" w:author="aas" w:date="2013-10-14T02:06:00Z">
              <w:r>
                <w:delText xml:space="preserve">          &lt;/xs:documentation&gt;</w:delText>
              </w:r>
            </w:del>
          </w:p>
          <w:p w14:paraId="7B3FCCBC" w14:textId="77777777" w:rsidR="00257D58" w:rsidRDefault="00257D58" w:rsidP="00257D58">
            <w:pPr>
              <w:pStyle w:val="XML1"/>
              <w:rPr>
                <w:del w:id="1862" w:author="aas" w:date="2013-10-14T02:06:00Z"/>
              </w:rPr>
            </w:pPr>
            <w:del w:id="1863" w:author="aas" w:date="2013-10-14T02:06:00Z">
              <w:r>
                <w:delText xml:space="preserve">        &lt;/xs:annotation&gt;</w:delText>
              </w:r>
            </w:del>
          </w:p>
          <w:p w14:paraId="599E30E5" w14:textId="77777777" w:rsidR="00257D58" w:rsidRDefault="00257D58" w:rsidP="00257D58">
            <w:pPr>
              <w:pStyle w:val="XML1"/>
              <w:rPr>
                <w:del w:id="1864" w:author="aas" w:date="2013-10-14T02:06:00Z"/>
              </w:rPr>
            </w:pPr>
            <w:del w:id="1865" w:author="aas" w:date="2013-10-14T02:06:00Z">
              <w:r>
                <w:delText xml:space="preserve">      &lt;/xs:element&gt;</w:delText>
              </w:r>
            </w:del>
          </w:p>
          <w:p w14:paraId="24C6B0E9" w14:textId="77777777" w:rsidR="00257D58" w:rsidRDefault="00257D58" w:rsidP="00257D58">
            <w:pPr>
              <w:pStyle w:val="XML1"/>
              <w:rPr>
                <w:del w:id="1866" w:author="aas" w:date="2013-10-14T02:06:00Z"/>
              </w:rPr>
            </w:pPr>
            <w:del w:id="1867" w:author="aas" w:date="2013-10-14T02:06:00Z">
              <w:r>
                <w:delText xml:space="preserve">      &lt;xs:element name="enabled"  type="xs:boolean"&gt;</w:delText>
              </w:r>
            </w:del>
          </w:p>
          <w:p w14:paraId="757DADD0" w14:textId="77777777" w:rsidR="00257D58" w:rsidRDefault="00257D58" w:rsidP="00257D58">
            <w:pPr>
              <w:pStyle w:val="XML1"/>
              <w:rPr>
                <w:del w:id="1868" w:author="aas" w:date="2013-10-14T02:06:00Z"/>
              </w:rPr>
            </w:pPr>
            <w:del w:id="1869" w:author="aas" w:date="2013-10-14T02:06:00Z">
              <w:r>
                <w:delText xml:space="preserve">        &lt;xs:annotation&gt;</w:delText>
              </w:r>
            </w:del>
          </w:p>
          <w:p w14:paraId="7181F63A" w14:textId="77777777" w:rsidR="00257D58" w:rsidRDefault="00257D58" w:rsidP="00257D58">
            <w:pPr>
              <w:pStyle w:val="XML1"/>
              <w:rPr>
                <w:del w:id="1870" w:author="aas" w:date="2013-10-14T02:06:00Z"/>
              </w:rPr>
            </w:pPr>
            <w:del w:id="1871" w:author="aas" w:date="2013-10-14T02:06:00Z">
              <w:r>
                <w:delText xml:space="preserve">          &lt;xs:documentation&gt;</w:delText>
              </w:r>
            </w:del>
          </w:p>
          <w:p w14:paraId="21CFFE0B" w14:textId="77777777" w:rsidR="00257D58" w:rsidRDefault="00257D58" w:rsidP="00257D58">
            <w:pPr>
              <w:pStyle w:val="XML1"/>
              <w:rPr>
                <w:del w:id="1872" w:author="aas" w:date="2013-10-14T02:06:00Z"/>
              </w:rPr>
            </w:pPr>
            <w:del w:id="1873" w:author="aas" w:date="2013-10-14T02:06:00Z">
              <w:r>
                <w:delText xml:space="preserve">            This element indicates the administrative state</w:delText>
              </w:r>
            </w:del>
          </w:p>
          <w:p w14:paraId="43519FEC" w14:textId="77777777" w:rsidR="00257D58" w:rsidRDefault="00257D58" w:rsidP="00257D58">
            <w:pPr>
              <w:pStyle w:val="XML1"/>
              <w:rPr>
                <w:del w:id="1874" w:author="aas" w:date="2013-10-14T02:06:00Z"/>
              </w:rPr>
            </w:pPr>
            <w:del w:id="1875" w:author="aas" w:date="2013-10-14T02:06:00Z">
              <w:r>
                <w:delText xml:space="preserve">            of the OpenFlow Logical Switch.  A value of 'false' means</w:delText>
              </w:r>
            </w:del>
          </w:p>
          <w:p w14:paraId="2D70F5DB" w14:textId="77777777" w:rsidR="00257D58" w:rsidRDefault="00257D58" w:rsidP="00257D58">
            <w:pPr>
              <w:pStyle w:val="XML1"/>
              <w:rPr>
                <w:del w:id="1876" w:author="aas" w:date="2013-10-14T02:06:00Z"/>
              </w:rPr>
            </w:pPr>
            <w:del w:id="1877" w:author="aas" w:date="2013-10-14T02:06:00Z">
              <w:r>
                <w:delText xml:space="preserve">            the OpenFlow Logical Switch MUST NOT communicate with any </w:delText>
              </w:r>
            </w:del>
          </w:p>
          <w:p w14:paraId="61949338" w14:textId="77777777" w:rsidR="00257D58" w:rsidRDefault="00257D58" w:rsidP="00257D58">
            <w:pPr>
              <w:pStyle w:val="XML1"/>
              <w:rPr>
                <w:del w:id="1878" w:author="aas" w:date="2013-10-14T02:06:00Z"/>
              </w:rPr>
            </w:pPr>
            <w:del w:id="1879" w:author="aas" w:date="2013-10-14T02:06:00Z">
              <w:r>
                <w:delText xml:space="preserve">            OpenFlow Controllers, MUST NOT conduct any OpenFlow </w:delText>
              </w:r>
            </w:del>
          </w:p>
          <w:p w14:paraId="1BE0C22F" w14:textId="77777777" w:rsidR="00257D58" w:rsidRDefault="00257D58" w:rsidP="00257D58">
            <w:pPr>
              <w:pStyle w:val="XML1"/>
              <w:rPr>
                <w:del w:id="1880" w:author="aas" w:date="2013-10-14T02:06:00Z"/>
              </w:rPr>
            </w:pPr>
            <w:del w:id="1881" w:author="aas" w:date="2013-10-14T02:06:00Z">
              <w:r>
                <w:delText xml:space="preserve">            processing, and SHOULD NOT be utilizing computational or </w:delText>
              </w:r>
            </w:del>
          </w:p>
          <w:p w14:paraId="18863BB3" w14:textId="77777777" w:rsidR="00257D58" w:rsidRDefault="00257D58" w:rsidP="00257D58">
            <w:pPr>
              <w:pStyle w:val="XML1"/>
              <w:rPr>
                <w:del w:id="1882" w:author="aas" w:date="2013-10-14T02:06:00Z"/>
              </w:rPr>
            </w:pPr>
            <w:del w:id="1883" w:author="aas" w:date="2013-10-14T02:06:00Z">
              <w:r>
                <w:delText xml:space="preserve">            network resources of the underlying platform.</w:delText>
              </w:r>
            </w:del>
          </w:p>
          <w:p w14:paraId="70AD0576" w14:textId="77777777" w:rsidR="00257D58" w:rsidRDefault="00257D58" w:rsidP="00257D58">
            <w:pPr>
              <w:pStyle w:val="XML1"/>
              <w:rPr>
                <w:del w:id="1884" w:author="aas" w:date="2013-10-14T02:06:00Z"/>
              </w:rPr>
            </w:pPr>
          </w:p>
          <w:p w14:paraId="38B76BFD" w14:textId="77777777" w:rsidR="00257D58" w:rsidRDefault="00257D58" w:rsidP="00257D58">
            <w:pPr>
              <w:pStyle w:val="XML1"/>
              <w:rPr>
                <w:del w:id="1885" w:author="aas" w:date="2013-10-14T02:06:00Z"/>
              </w:rPr>
            </w:pPr>
            <w:del w:id="1886" w:author="aas" w:date="2013-10-14T02:06:00Z">
              <w:r>
                <w:delText xml:space="preserve">            This element is optional. If this element is not present it</w:delText>
              </w:r>
            </w:del>
          </w:p>
          <w:p w14:paraId="6FB6A6F1" w14:textId="77777777" w:rsidR="00257D58" w:rsidRDefault="00257D58" w:rsidP="00257D58">
            <w:pPr>
              <w:pStyle w:val="XML1"/>
              <w:rPr>
                <w:del w:id="1887" w:author="aas" w:date="2013-10-14T02:06:00Z"/>
              </w:rPr>
            </w:pPr>
            <w:del w:id="1888" w:author="aas" w:date="2013-10-14T02:06:00Z">
              <w:r>
                <w:delText xml:space="preserve">            defaults to 'false'.</w:delText>
              </w:r>
            </w:del>
          </w:p>
          <w:p w14:paraId="4D2F6A2E" w14:textId="77777777" w:rsidR="00257D58" w:rsidRDefault="00257D58" w:rsidP="00257D58">
            <w:pPr>
              <w:pStyle w:val="XML1"/>
              <w:rPr>
                <w:del w:id="1889" w:author="aas" w:date="2013-10-14T02:06:00Z"/>
              </w:rPr>
            </w:pPr>
            <w:del w:id="1890" w:author="aas" w:date="2013-10-14T02:06:00Z">
              <w:r>
                <w:delText xml:space="preserve">          &lt;/xs:documentation&gt;</w:delText>
              </w:r>
            </w:del>
          </w:p>
          <w:p w14:paraId="2F093FA7" w14:textId="77777777" w:rsidR="00257D58" w:rsidRDefault="00257D58" w:rsidP="00257D58">
            <w:pPr>
              <w:pStyle w:val="XML1"/>
              <w:rPr>
                <w:del w:id="1891" w:author="aas" w:date="2013-10-14T02:06:00Z"/>
              </w:rPr>
            </w:pPr>
            <w:del w:id="1892" w:author="aas" w:date="2013-10-14T02:06:00Z">
              <w:r>
                <w:delText xml:space="preserve">        &lt;/xs:annotation&gt;</w:delText>
              </w:r>
            </w:del>
          </w:p>
          <w:p w14:paraId="10DBB473" w14:textId="77777777" w:rsidR="00257D58" w:rsidRDefault="00257D58" w:rsidP="00257D58">
            <w:pPr>
              <w:pStyle w:val="XML1"/>
              <w:rPr>
                <w:del w:id="1893" w:author="aas" w:date="2013-10-14T02:06:00Z"/>
              </w:rPr>
            </w:pPr>
            <w:del w:id="1894" w:author="aas" w:date="2013-10-14T02:06:00Z">
              <w:r>
                <w:delText xml:space="preserve">      &lt;/xs:element&gt;</w:delText>
              </w:r>
            </w:del>
          </w:p>
          <w:p w14:paraId="57A65DE4" w14:textId="77777777" w:rsidR="00257D58" w:rsidRDefault="00257D58" w:rsidP="00257D58">
            <w:pPr>
              <w:pStyle w:val="XML1"/>
              <w:rPr>
                <w:del w:id="1895" w:author="aas" w:date="2013-10-14T02:06:00Z"/>
              </w:rPr>
            </w:pPr>
            <w:del w:id="1896" w:author="aas" w:date="2013-10-14T02:06:00Z">
              <w:r>
                <w:delText xml:space="preserve">      &lt;xs:element name="check-controller-certificate"  type="xs:boolean"&gt;</w:delText>
              </w:r>
            </w:del>
          </w:p>
          <w:p w14:paraId="246CE3EC" w14:textId="77777777" w:rsidR="00257D58" w:rsidRDefault="00257D58" w:rsidP="00257D58">
            <w:pPr>
              <w:pStyle w:val="XML1"/>
              <w:rPr>
                <w:del w:id="1897" w:author="aas" w:date="2013-10-14T02:06:00Z"/>
              </w:rPr>
            </w:pPr>
            <w:del w:id="1898" w:author="aas" w:date="2013-10-14T02:06:00Z">
              <w:r>
                <w:delText xml:space="preserve">        &lt;xs:annotation&gt;</w:delText>
              </w:r>
            </w:del>
          </w:p>
          <w:p w14:paraId="0070A463" w14:textId="77777777" w:rsidR="00257D58" w:rsidRDefault="00257D58" w:rsidP="00257D58">
            <w:pPr>
              <w:pStyle w:val="XML1"/>
              <w:rPr>
                <w:del w:id="1899" w:author="aas" w:date="2013-10-14T02:06:00Z"/>
              </w:rPr>
            </w:pPr>
            <w:del w:id="1900" w:author="aas" w:date="2013-10-14T02:06:00Z">
              <w:r>
                <w:delText xml:space="preserve">          &lt;xs:documentation&gt;</w:delText>
              </w:r>
            </w:del>
          </w:p>
          <w:p w14:paraId="7C5F20A9" w14:textId="77777777" w:rsidR="00257D58" w:rsidRDefault="00257D58" w:rsidP="00257D58">
            <w:pPr>
              <w:pStyle w:val="XML1"/>
              <w:rPr>
                <w:del w:id="1901" w:author="aas" w:date="2013-10-14T02:06:00Z"/>
              </w:rPr>
            </w:pPr>
            <w:del w:id="1902" w:author="aas" w:date="2013-10-14T02:06:00Z">
              <w:r>
                <w:delText xml:space="preserve">            This element indicates the behavior of the </w:delText>
              </w:r>
            </w:del>
          </w:p>
          <w:p w14:paraId="6874E429" w14:textId="77777777" w:rsidR="00257D58" w:rsidRDefault="00257D58" w:rsidP="00257D58">
            <w:pPr>
              <w:pStyle w:val="XML1"/>
              <w:rPr>
                <w:del w:id="1903" w:author="aas" w:date="2013-10-14T02:06:00Z"/>
              </w:rPr>
            </w:pPr>
            <w:del w:id="1904" w:author="aas" w:date="2013-10-14T02:06:00Z">
              <w:r>
                <w:delText xml:space="preserve">            OpenFlow Logical Switch when connecting to an OpenFlow</w:delText>
              </w:r>
            </w:del>
          </w:p>
          <w:p w14:paraId="6761EC82" w14:textId="77777777" w:rsidR="00257D58" w:rsidRDefault="00257D58" w:rsidP="00257D58">
            <w:pPr>
              <w:pStyle w:val="XML1"/>
              <w:rPr>
                <w:del w:id="1905" w:author="aas" w:date="2013-10-14T02:06:00Z"/>
              </w:rPr>
            </w:pPr>
            <w:del w:id="1906" w:author="aas" w:date="2013-10-14T02:06:00Z">
              <w:r>
                <w:delText xml:space="preserve">            Controller.  </w:delText>
              </w:r>
            </w:del>
          </w:p>
          <w:p w14:paraId="32BB1B7B" w14:textId="77777777" w:rsidR="00257D58" w:rsidRDefault="00257D58" w:rsidP="00257D58">
            <w:pPr>
              <w:pStyle w:val="XML1"/>
              <w:rPr>
                <w:del w:id="1907" w:author="aas" w:date="2013-10-14T02:06:00Z"/>
              </w:rPr>
            </w:pPr>
            <w:del w:id="1908" w:author="aas" w:date="2013-10-14T02:06:00Z">
              <w:r>
                <w:delText xml:space="preserve">                  </w:delText>
              </w:r>
            </w:del>
          </w:p>
          <w:p w14:paraId="4F1A18DF" w14:textId="77777777" w:rsidR="00257D58" w:rsidRDefault="00257D58" w:rsidP="00257D58">
            <w:pPr>
              <w:pStyle w:val="XML1"/>
              <w:rPr>
                <w:del w:id="1909" w:author="aas" w:date="2013-10-14T02:06:00Z"/>
              </w:rPr>
            </w:pPr>
            <w:del w:id="1910" w:author="aas" w:date="2013-10-14T02:06:00Z">
              <w:r>
                <w:delText xml:space="preserve">            If set to value 'false', the logical switch will connect to</w:delText>
              </w:r>
            </w:del>
          </w:p>
          <w:p w14:paraId="3738FF06" w14:textId="77777777" w:rsidR="00257D58" w:rsidRDefault="00257D58" w:rsidP="00257D58">
            <w:pPr>
              <w:pStyle w:val="XML1"/>
              <w:rPr>
                <w:del w:id="1911" w:author="aas" w:date="2013-10-14T02:06:00Z"/>
              </w:rPr>
            </w:pPr>
            <w:del w:id="1912" w:author="aas" w:date="2013-10-14T02:06:00Z">
              <w:r>
                <w:delText xml:space="preserve">            a controller without checking any controller certificate.  </w:delText>
              </w:r>
            </w:del>
          </w:p>
          <w:p w14:paraId="209C651E" w14:textId="77777777" w:rsidR="00257D58" w:rsidRDefault="00257D58" w:rsidP="00257D58">
            <w:pPr>
              <w:pStyle w:val="XML1"/>
              <w:rPr>
                <w:del w:id="1913" w:author="aas" w:date="2013-10-14T02:06:00Z"/>
              </w:rPr>
            </w:pPr>
            <w:del w:id="1914" w:author="aas" w:date="2013-10-14T02:06:00Z">
              <w:r>
                <w:delText xml:space="preserve">                  </w:delText>
              </w:r>
            </w:del>
          </w:p>
          <w:p w14:paraId="2AE004DE" w14:textId="77777777" w:rsidR="00257D58" w:rsidRDefault="00257D58" w:rsidP="00257D58">
            <w:pPr>
              <w:pStyle w:val="XML1"/>
              <w:rPr>
                <w:del w:id="1915" w:author="aas" w:date="2013-10-14T02:06:00Z"/>
              </w:rPr>
            </w:pPr>
            <w:del w:id="1916" w:author="aas" w:date="2013-10-14T02:06:00Z">
              <w:r>
                <w:delText xml:space="preserve">            If set to value 'true', then the logical switch will</w:delText>
              </w:r>
            </w:del>
          </w:p>
          <w:p w14:paraId="6F2791BC" w14:textId="77777777" w:rsidR="00257D58" w:rsidRDefault="00257D58" w:rsidP="00257D58">
            <w:pPr>
              <w:pStyle w:val="XML1"/>
              <w:rPr>
                <w:del w:id="1917" w:author="aas" w:date="2013-10-14T02:06:00Z"/>
              </w:rPr>
            </w:pPr>
            <w:del w:id="1918" w:author="aas" w:date="2013-10-14T02:06:00Z">
              <w:r>
                <w:delText xml:space="preserve">            connect to a controller with element &amp;lt;protocol&amp;gt; set to</w:delText>
              </w:r>
            </w:del>
          </w:p>
          <w:p w14:paraId="5C0ED860" w14:textId="77777777" w:rsidR="00257D58" w:rsidRDefault="00257D58" w:rsidP="00257D58">
            <w:pPr>
              <w:pStyle w:val="XML1"/>
              <w:rPr>
                <w:del w:id="1919" w:author="aas" w:date="2013-10-14T02:06:00Z"/>
              </w:rPr>
            </w:pPr>
            <w:del w:id="1920" w:author="aas" w:date="2013-10-14T02:06:00Z">
              <w:r>
                <w:delText xml:space="preserve">            'TLS', only if the controller provides a certificate that</w:delText>
              </w:r>
            </w:del>
          </w:p>
          <w:p w14:paraId="408FB71D" w14:textId="77777777" w:rsidR="00257D58" w:rsidRDefault="00257D58" w:rsidP="00257D58">
            <w:pPr>
              <w:pStyle w:val="XML1"/>
              <w:rPr>
                <w:del w:id="1921" w:author="aas" w:date="2013-10-14T02:06:00Z"/>
              </w:rPr>
            </w:pPr>
            <w:del w:id="1922" w:author="aas" w:date="2013-10-14T02:06:00Z">
              <w:r>
                <w:delText xml:space="preserve">            can be verified with one of the certificates stored in the</w:delText>
              </w:r>
            </w:del>
          </w:p>
          <w:p w14:paraId="64709E03" w14:textId="77777777" w:rsidR="00257D58" w:rsidRDefault="00257D58" w:rsidP="00257D58">
            <w:pPr>
              <w:pStyle w:val="XML1"/>
              <w:rPr>
                <w:del w:id="1923" w:author="aas" w:date="2013-10-14T02:06:00Z"/>
              </w:rPr>
            </w:pPr>
            <w:del w:id="1924" w:author="aas" w:date="2013-10-14T02:06:00Z">
              <w:r>
                <w:delText xml:space="preserve">            list called external-certificates in the OpenFlow Capable</w:delText>
              </w:r>
            </w:del>
          </w:p>
          <w:p w14:paraId="4F6AC80F" w14:textId="77777777" w:rsidR="00257D58" w:rsidRDefault="00257D58" w:rsidP="00257D58">
            <w:pPr>
              <w:pStyle w:val="XML1"/>
              <w:rPr>
                <w:del w:id="1925" w:author="aas" w:date="2013-10-14T02:06:00Z"/>
              </w:rPr>
            </w:pPr>
            <w:del w:id="1926" w:author="aas" w:date="2013-10-14T02:06:00Z">
              <w:r>
                <w:delText xml:space="preserve">            Switch.  </w:delText>
              </w:r>
            </w:del>
          </w:p>
          <w:p w14:paraId="4E89C1AA" w14:textId="77777777" w:rsidR="00257D58" w:rsidRDefault="00257D58" w:rsidP="00257D58">
            <w:pPr>
              <w:pStyle w:val="XML1"/>
              <w:rPr>
                <w:del w:id="1927" w:author="aas" w:date="2013-10-14T02:06:00Z"/>
              </w:rPr>
            </w:pPr>
            <w:del w:id="1928" w:author="aas" w:date="2013-10-14T02:06:00Z">
              <w:r>
                <w:delText xml:space="preserve">                  </w:delText>
              </w:r>
            </w:del>
          </w:p>
          <w:p w14:paraId="15D764E9" w14:textId="77777777" w:rsidR="00257D58" w:rsidRDefault="00257D58" w:rsidP="00257D58">
            <w:pPr>
              <w:pStyle w:val="XML1"/>
              <w:rPr>
                <w:del w:id="1929" w:author="aas" w:date="2013-10-14T02:06:00Z"/>
              </w:rPr>
            </w:pPr>
            <w:del w:id="1930" w:author="aas" w:date="2013-10-14T02:06:00Z">
              <w:r>
                <w:delText xml:space="preserve">            If a certificate cannot be validated, the OpenFlow Logical </w:delText>
              </w:r>
            </w:del>
          </w:p>
          <w:p w14:paraId="0347036F" w14:textId="77777777" w:rsidR="00257D58" w:rsidRDefault="00257D58" w:rsidP="00257D58">
            <w:pPr>
              <w:pStyle w:val="XML1"/>
              <w:rPr>
                <w:del w:id="1931" w:author="aas" w:date="2013-10-14T02:06:00Z"/>
              </w:rPr>
            </w:pPr>
            <w:del w:id="1932" w:author="aas" w:date="2013-10-14T02:06:00Z">
              <w:r>
                <w:delText xml:space="preserve">            Switch MUST terminate communication with the corresponding</w:delText>
              </w:r>
            </w:del>
          </w:p>
          <w:p w14:paraId="565B630F" w14:textId="77777777" w:rsidR="00257D58" w:rsidRDefault="00257D58" w:rsidP="00257D58">
            <w:pPr>
              <w:pStyle w:val="XML1"/>
              <w:rPr>
                <w:del w:id="1933" w:author="aas" w:date="2013-10-14T02:06:00Z"/>
              </w:rPr>
            </w:pPr>
            <w:del w:id="1934" w:author="aas" w:date="2013-10-14T02:06:00Z">
              <w:r>
                <w:delText xml:space="preserve">            OpenFlow Controller, MUST NOT conduct any OpenFlow</w:delText>
              </w:r>
            </w:del>
          </w:p>
          <w:p w14:paraId="0AF416F6" w14:textId="77777777" w:rsidR="00257D58" w:rsidRDefault="00257D58" w:rsidP="00257D58">
            <w:pPr>
              <w:pStyle w:val="XML1"/>
              <w:rPr>
                <w:del w:id="1935" w:author="aas" w:date="2013-10-14T02:06:00Z"/>
              </w:rPr>
            </w:pPr>
            <w:del w:id="1936" w:author="aas" w:date="2013-10-14T02:06:00Z">
              <w:r>
                <w:delText xml:space="preserve">            processing on requests of this OpenFlow controller, and </w:delText>
              </w:r>
            </w:del>
          </w:p>
          <w:p w14:paraId="5121A40C" w14:textId="77777777" w:rsidR="00257D58" w:rsidRDefault="00257D58" w:rsidP="00257D58">
            <w:pPr>
              <w:pStyle w:val="XML1"/>
              <w:rPr>
                <w:del w:id="1937" w:author="aas" w:date="2013-10-14T02:06:00Z"/>
              </w:rPr>
            </w:pPr>
            <w:del w:id="1938" w:author="aas" w:date="2013-10-14T02:06:00Z">
              <w:r>
                <w:delText xml:space="preserve">            SHOULD NOT further utilize any computational or network </w:delText>
              </w:r>
            </w:del>
          </w:p>
          <w:p w14:paraId="129F418B" w14:textId="77777777" w:rsidR="00257D58" w:rsidRDefault="00257D58" w:rsidP="00257D58">
            <w:pPr>
              <w:pStyle w:val="XML1"/>
              <w:rPr>
                <w:del w:id="1939" w:author="aas" w:date="2013-10-14T02:06:00Z"/>
              </w:rPr>
            </w:pPr>
            <w:del w:id="1940" w:author="aas" w:date="2013-10-14T02:06:00Z">
              <w:r>
                <w:delText xml:space="preserve">            resources of for dealing with this connection.</w:delText>
              </w:r>
            </w:del>
          </w:p>
          <w:p w14:paraId="02A23B88" w14:textId="77777777" w:rsidR="00257D58" w:rsidRDefault="00257D58" w:rsidP="00257D58">
            <w:pPr>
              <w:pStyle w:val="XML1"/>
              <w:rPr>
                <w:del w:id="1941" w:author="aas" w:date="2013-10-14T02:06:00Z"/>
              </w:rPr>
            </w:pPr>
            <w:del w:id="1942" w:author="aas" w:date="2013-10-14T02:06:00Z">
              <w:r>
                <w:delText xml:space="preserve">                  </w:delText>
              </w:r>
            </w:del>
          </w:p>
          <w:p w14:paraId="24D26F34" w14:textId="77777777" w:rsidR="00257D58" w:rsidRDefault="00257D58" w:rsidP="00257D58">
            <w:pPr>
              <w:pStyle w:val="XML1"/>
              <w:rPr>
                <w:del w:id="1943" w:author="aas" w:date="2013-10-14T02:06:00Z"/>
              </w:rPr>
            </w:pPr>
            <w:del w:id="1944" w:author="aas" w:date="2013-10-14T02:06:00Z">
              <w:r>
                <w:delText xml:space="preserve">            If set to value 'true', the OpenFlow Logical Switch MUST</w:delText>
              </w:r>
            </w:del>
          </w:p>
          <w:p w14:paraId="3800EA78" w14:textId="77777777" w:rsidR="00257D58" w:rsidRDefault="00257D58" w:rsidP="00257D58">
            <w:pPr>
              <w:pStyle w:val="XML1"/>
              <w:rPr>
                <w:del w:id="1945" w:author="aas" w:date="2013-10-14T02:06:00Z"/>
              </w:rPr>
            </w:pPr>
            <w:del w:id="1946" w:author="aas" w:date="2013-10-14T02:06:00Z">
              <w:r>
                <w:delText xml:space="preserve">            NOT connect to any OpenFlow Controller that does not</w:delText>
              </w:r>
            </w:del>
          </w:p>
          <w:p w14:paraId="162FE081" w14:textId="77777777" w:rsidR="00257D58" w:rsidRDefault="00257D58" w:rsidP="00257D58">
            <w:pPr>
              <w:pStyle w:val="XML1"/>
              <w:rPr>
                <w:del w:id="1947" w:author="aas" w:date="2013-10-14T02:06:00Z"/>
              </w:rPr>
            </w:pPr>
            <w:del w:id="1948" w:author="aas" w:date="2013-10-14T02:06:00Z">
              <w:r>
                <w:delText xml:space="preserve">            provide a certificate. This implies that it cannot connect</w:delText>
              </w:r>
            </w:del>
          </w:p>
          <w:p w14:paraId="45C45F59" w14:textId="77777777" w:rsidR="00257D58" w:rsidRDefault="00257D58" w:rsidP="00257D58">
            <w:pPr>
              <w:pStyle w:val="XML1"/>
              <w:rPr>
                <w:del w:id="1949" w:author="aas" w:date="2013-10-14T02:06:00Z"/>
              </w:rPr>
            </w:pPr>
            <w:del w:id="1950" w:author="aas" w:date="2013-10-14T02:06:00Z">
              <w:r>
                <w:delText xml:space="preserve">            to an OpenFlow controller that has the value of element</w:delText>
              </w:r>
            </w:del>
          </w:p>
          <w:p w14:paraId="198AB2CD" w14:textId="77777777" w:rsidR="00257D58" w:rsidRDefault="00257D58" w:rsidP="00257D58">
            <w:pPr>
              <w:pStyle w:val="XML1"/>
              <w:rPr>
                <w:del w:id="1951" w:author="aas" w:date="2013-10-14T02:06:00Z"/>
              </w:rPr>
            </w:pPr>
            <w:del w:id="1952" w:author="aas" w:date="2013-10-14T02:06:00Z">
              <w:r>
                <w:delText xml:space="preserve">            protocol set to 'TCP'. Only connections with protocol 'TLS'</w:delText>
              </w:r>
            </w:del>
          </w:p>
          <w:p w14:paraId="78FA114D" w14:textId="77777777" w:rsidR="00257D58" w:rsidRDefault="00257D58" w:rsidP="00257D58">
            <w:pPr>
              <w:pStyle w:val="XML1"/>
              <w:rPr>
                <w:del w:id="1953" w:author="aas" w:date="2013-10-14T02:06:00Z"/>
              </w:rPr>
            </w:pPr>
            <w:del w:id="1954" w:author="aas" w:date="2013-10-14T02:06:00Z">
              <w:r>
                <w:delText xml:space="preserve">            are possible in this case.</w:delText>
              </w:r>
            </w:del>
          </w:p>
          <w:p w14:paraId="2C76A4F8" w14:textId="77777777" w:rsidR="00257D58" w:rsidRDefault="00257D58" w:rsidP="00257D58">
            <w:pPr>
              <w:pStyle w:val="XML1"/>
              <w:rPr>
                <w:del w:id="1955" w:author="aas" w:date="2013-10-14T02:06:00Z"/>
              </w:rPr>
            </w:pPr>
          </w:p>
          <w:p w14:paraId="5EA38A72" w14:textId="77777777" w:rsidR="00257D58" w:rsidRDefault="00257D58" w:rsidP="00257D58">
            <w:pPr>
              <w:pStyle w:val="XML1"/>
              <w:rPr>
                <w:del w:id="1956" w:author="aas" w:date="2013-10-14T02:06:00Z"/>
              </w:rPr>
            </w:pPr>
            <w:del w:id="1957" w:author="aas" w:date="2013-10-14T02:06:00Z">
              <w:r>
                <w:delText xml:space="preserve">            This element is optional. If this element is not present it</w:delText>
              </w:r>
            </w:del>
          </w:p>
          <w:p w14:paraId="430314C6" w14:textId="77777777" w:rsidR="00257D58" w:rsidRDefault="00257D58" w:rsidP="00257D58">
            <w:pPr>
              <w:pStyle w:val="XML1"/>
              <w:rPr>
                <w:del w:id="1958" w:author="aas" w:date="2013-10-14T02:06:00Z"/>
              </w:rPr>
            </w:pPr>
            <w:del w:id="1959" w:author="aas" w:date="2013-10-14T02:06:00Z">
              <w:r>
                <w:delText xml:space="preserve">            defaults to 'false'.</w:delText>
              </w:r>
            </w:del>
          </w:p>
          <w:p w14:paraId="6840D634" w14:textId="77777777" w:rsidR="00257D58" w:rsidRDefault="00257D58" w:rsidP="00257D58">
            <w:pPr>
              <w:pStyle w:val="XML1"/>
              <w:rPr>
                <w:del w:id="1960" w:author="aas" w:date="2013-10-14T02:06:00Z"/>
              </w:rPr>
            </w:pPr>
            <w:del w:id="1961" w:author="aas" w:date="2013-10-14T02:06:00Z">
              <w:r>
                <w:delText xml:space="preserve">          &lt;/xs:documentation&gt;</w:delText>
              </w:r>
            </w:del>
          </w:p>
          <w:p w14:paraId="1A6686C6" w14:textId="77777777" w:rsidR="00257D58" w:rsidRDefault="00257D58" w:rsidP="00257D58">
            <w:pPr>
              <w:pStyle w:val="XML1"/>
              <w:rPr>
                <w:del w:id="1962" w:author="aas" w:date="2013-10-14T02:06:00Z"/>
              </w:rPr>
            </w:pPr>
            <w:del w:id="1963" w:author="aas" w:date="2013-10-14T02:06:00Z">
              <w:r>
                <w:delText xml:space="preserve">        &lt;/xs:annotation&gt;</w:delText>
              </w:r>
            </w:del>
          </w:p>
          <w:p w14:paraId="6A4D1366" w14:textId="77777777" w:rsidR="00257D58" w:rsidRDefault="00257D58" w:rsidP="00257D58">
            <w:pPr>
              <w:pStyle w:val="XML1"/>
              <w:rPr>
                <w:del w:id="1964" w:author="aas" w:date="2013-10-14T02:06:00Z"/>
              </w:rPr>
            </w:pPr>
            <w:del w:id="1965" w:author="aas" w:date="2013-10-14T02:06:00Z">
              <w:r>
                <w:delText xml:space="preserve">      &lt;/xs:element&gt;</w:delText>
              </w:r>
            </w:del>
          </w:p>
          <w:p w14:paraId="29EE161C" w14:textId="77777777" w:rsidR="00257D58" w:rsidRDefault="00257D58" w:rsidP="00257D58">
            <w:pPr>
              <w:pStyle w:val="XML1"/>
              <w:rPr>
                <w:del w:id="1966" w:author="aas" w:date="2013-10-14T02:06:00Z"/>
              </w:rPr>
            </w:pPr>
            <w:del w:id="1967" w:author="aas" w:date="2013-10-14T02:06:00Z">
              <w:r>
                <w:delText xml:space="preserve">      &lt;xs:element name="lost-connection-behavior"&gt;</w:delText>
              </w:r>
            </w:del>
          </w:p>
          <w:p w14:paraId="2DD2F2C9" w14:textId="77777777" w:rsidR="00257D58" w:rsidRDefault="00257D58" w:rsidP="00257D58">
            <w:pPr>
              <w:pStyle w:val="XML1"/>
              <w:rPr>
                <w:del w:id="1968" w:author="aas" w:date="2013-10-14T02:06:00Z"/>
              </w:rPr>
            </w:pPr>
            <w:del w:id="1969" w:author="aas" w:date="2013-10-14T02:06:00Z">
              <w:r>
                <w:delText xml:space="preserve">        &lt;xs:annotation&gt;</w:delText>
              </w:r>
            </w:del>
          </w:p>
          <w:p w14:paraId="10B8CEDB" w14:textId="77777777" w:rsidR="00257D58" w:rsidRDefault="00257D58" w:rsidP="00257D58">
            <w:pPr>
              <w:pStyle w:val="XML1"/>
              <w:rPr>
                <w:del w:id="1970" w:author="aas" w:date="2013-10-14T02:06:00Z"/>
              </w:rPr>
            </w:pPr>
            <w:del w:id="1971" w:author="aas" w:date="2013-10-14T02:06:00Z">
              <w:r>
                <w:delText xml:space="preserve">          &lt;xs:documentation&gt;</w:delText>
              </w:r>
            </w:del>
          </w:p>
          <w:p w14:paraId="1CE46620" w14:textId="77777777" w:rsidR="00257D58" w:rsidRDefault="00257D58" w:rsidP="00257D58">
            <w:pPr>
              <w:pStyle w:val="XML1"/>
              <w:rPr>
                <w:del w:id="1972" w:author="aas" w:date="2013-10-14T02:06:00Z"/>
              </w:rPr>
            </w:pPr>
            <w:del w:id="1973" w:author="aas" w:date="2013-10-14T02:06:00Z">
              <w:r>
                <w:delText xml:space="preserve">            This element indicates the the behavior of the </w:delText>
              </w:r>
            </w:del>
          </w:p>
          <w:p w14:paraId="012EA6CE" w14:textId="77777777" w:rsidR="00257D58" w:rsidRDefault="00257D58" w:rsidP="00257D58">
            <w:pPr>
              <w:pStyle w:val="XML1"/>
              <w:rPr>
                <w:del w:id="1974" w:author="aas" w:date="2013-10-14T02:06:00Z"/>
              </w:rPr>
            </w:pPr>
            <w:del w:id="1975" w:author="aas" w:date="2013-10-14T02:06:00Z">
              <w:r>
                <w:delText xml:space="preserve">            OpenFlow Logical Switch in case it loses contact with all </w:delText>
              </w:r>
            </w:del>
          </w:p>
          <w:p w14:paraId="75C1E3C1" w14:textId="77777777" w:rsidR="00257D58" w:rsidRDefault="00257D58" w:rsidP="00257D58">
            <w:pPr>
              <w:pStyle w:val="XML1"/>
              <w:rPr>
                <w:del w:id="1976" w:author="aas" w:date="2013-10-14T02:06:00Z"/>
              </w:rPr>
            </w:pPr>
            <w:del w:id="1977" w:author="aas" w:date="2013-10-14T02:06:00Z">
              <w:r>
                <w:delText xml:space="preserve">            OpenFlow Controllers.  There are two alternative modes in</w:delText>
              </w:r>
            </w:del>
          </w:p>
          <w:p w14:paraId="2A4B68CA" w14:textId="77777777" w:rsidR="00257D58" w:rsidRDefault="00257D58" w:rsidP="00257D58">
            <w:pPr>
              <w:pStyle w:val="XML1"/>
              <w:rPr>
                <w:del w:id="1978" w:author="aas" w:date="2013-10-14T02:06:00Z"/>
              </w:rPr>
            </w:pPr>
            <w:del w:id="1979" w:author="aas" w:date="2013-10-14T02:06:00Z">
              <w:r>
                <w:delText xml:space="preserve">            such a case: fails secure mode and fail standalone mode as</w:delText>
              </w:r>
            </w:del>
          </w:p>
          <w:p w14:paraId="29FFCE33" w14:textId="77777777" w:rsidR="00257D58" w:rsidRDefault="00257D58" w:rsidP="00257D58">
            <w:pPr>
              <w:pStyle w:val="XML1"/>
              <w:rPr>
                <w:del w:id="1980" w:author="aas" w:date="2013-10-14T02:06:00Z"/>
              </w:rPr>
            </w:pPr>
            <w:del w:id="1981" w:author="aas" w:date="2013-10-14T02:06:00Z">
              <w:r>
                <w:delText xml:space="preserve">            defined by the OpenFlow protocol specification version 1.2,</w:delText>
              </w:r>
            </w:del>
          </w:p>
          <w:p w14:paraId="55963293" w14:textId="77777777" w:rsidR="00257D58" w:rsidRDefault="00257D58" w:rsidP="00257D58">
            <w:pPr>
              <w:pStyle w:val="XML1"/>
              <w:rPr>
                <w:del w:id="1982" w:author="aas" w:date="2013-10-14T02:06:00Z"/>
              </w:rPr>
            </w:pPr>
            <w:del w:id="1983" w:author="aas" w:date="2013-10-14T02:06:00Z">
              <w:r>
                <w:delText xml:space="preserve">            section 6.4.  These are the only allowed values for this</w:delText>
              </w:r>
            </w:del>
          </w:p>
          <w:p w14:paraId="7E1F0625" w14:textId="77777777" w:rsidR="00257D58" w:rsidRDefault="00257D58" w:rsidP="00257D58">
            <w:pPr>
              <w:pStyle w:val="XML1"/>
              <w:rPr>
                <w:del w:id="1984" w:author="aas" w:date="2013-10-14T02:06:00Z"/>
              </w:rPr>
            </w:pPr>
            <w:del w:id="1985" w:author="aas" w:date="2013-10-14T02:06:00Z">
              <w:r>
                <w:delText xml:space="preserve">            element. Default is the fail secure mode.</w:delText>
              </w:r>
            </w:del>
          </w:p>
          <w:p w14:paraId="073BA3FE" w14:textId="77777777" w:rsidR="00257D58" w:rsidRDefault="00257D58" w:rsidP="00257D58">
            <w:pPr>
              <w:pStyle w:val="XML1"/>
              <w:rPr>
                <w:del w:id="1986" w:author="aas" w:date="2013-10-14T02:06:00Z"/>
              </w:rPr>
            </w:pPr>
          </w:p>
          <w:p w14:paraId="160F0624" w14:textId="77777777" w:rsidR="00257D58" w:rsidRDefault="00257D58" w:rsidP="00257D58">
            <w:pPr>
              <w:pStyle w:val="XML1"/>
              <w:rPr>
                <w:del w:id="1987" w:author="aas" w:date="2013-10-14T02:06:00Z"/>
              </w:rPr>
            </w:pPr>
            <w:del w:id="1988" w:author="aas" w:date="2013-10-14T02:06:00Z">
              <w:r>
                <w:delText xml:space="preserve">            This element is optional. If this element is not present it</w:delText>
              </w:r>
            </w:del>
          </w:p>
          <w:p w14:paraId="596B55C3" w14:textId="77777777" w:rsidR="00257D58" w:rsidRDefault="00257D58" w:rsidP="00257D58">
            <w:pPr>
              <w:pStyle w:val="XML1"/>
              <w:rPr>
                <w:del w:id="1989" w:author="aas" w:date="2013-10-14T02:06:00Z"/>
              </w:rPr>
            </w:pPr>
            <w:del w:id="1990" w:author="aas" w:date="2013-10-14T02:06:00Z">
              <w:r>
                <w:delText xml:space="preserve">            defaults to 'failSecureMode'.</w:delText>
              </w:r>
            </w:del>
          </w:p>
          <w:p w14:paraId="05C60D02" w14:textId="77777777" w:rsidR="00257D58" w:rsidRDefault="00257D58" w:rsidP="00257D58">
            <w:pPr>
              <w:pStyle w:val="XML1"/>
              <w:rPr>
                <w:del w:id="1991" w:author="aas" w:date="2013-10-14T02:06:00Z"/>
              </w:rPr>
            </w:pPr>
            <w:del w:id="1992" w:author="aas" w:date="2013-10-14T02:06:00Z">
              <w:r>
                <w:delText xml:space="preserve">          &lt;/xs:documentation&gt;</w:delText>
              </w:r>
            </w:del>
          </w:p>
          <w:p w14:paraId="19EDC02C" w14:textId="77777777" w:rsidR="00257D58" w:rsidRDefault="00257D58" w:rsidP="00257D58">
            <w:pPr>
              <w:pStyle w:val="XML1"/>
              <w:rPr>
                <w:del w:id="1993" w:author="aas" w:date="2013-10-14T02:06:00Z"/>
              </w:rPr>
            </w:pPr>
            <w:del w:id="1994" w:author="aas" w:date="2013-10-14T02:06:00Z">
              <w:r>
                <w:delText xml:space="preserve">        &lt;/xs:annotation&gt;</w:delText>
              </w:r>
            </w:del>
          </w:p>
          <w:p w14:paraId="50F22589" w14:textId="77777777" w:rsidR="00257D58" w:rsidRDefault="00257D58" w:rsidP="00257D58">
            <w:pPr>
              <w:pStyle w:val="XML1"/>
              <w:rPr>
                <w:del w:id="1995" w:author="aas" w:date="2013-10-14T02:06:00Z"/>
              </w:rPr>
            </w:pPr>
            <w:del w:id="1996" w:author="aas" w:date="2013-10-14T02:06:00Z">
              <w:r>
                <w:delText xml:space="preserve">        &lt;xs:simpleType&gt;</w:delText>
              </w:r>
            </w:del>
          </w:p>
          <w:p w14:paraId="7496D288" w14:textId="77777777" w:rsidR="00257D58" w:rsidRDefault="00257D58" w:rsidP="00257D58">
            <w:pPr>
              <w:pStyle w:val="XML1"/>
              <w:rPr>
                <w:del w:id="1997" w:author="aas" w:date="2013-10-14T02:06:00Z"/>
              </w:rPr>
            </w:pPr>
            <w:del w:id="1998" w:author="aas" w:date="2013-10-14T02:06:00Z">
              <w:r>
                <w:delText xml:space="preserve">          &lt;xs:restriction base="xs:string"&gt;</w:delText>
              </w:r>
            </w:del>
          </w:p>
          <w:p w14:paraId="59179C79" w14:textId="77777777" w:rsidR="00257D58" w:rsidRDefault="00257D58" w:rsidP="00257D58">
            <w:pPr>
              <w:pStyle w:val="XML1"/>
              <w:rPr>
                <w:del w:id="1999" w:author="aas" w:date="2013-10-14T02:06:00Z"/>
              </w:rPr>
            </w:pPr>
            <w:del w:id="2000" w:author="aas" w:date="2013-10-14T02:06:00Z">
              <w:r>
                <w:delText xml:space="preserve">            &lt;xs:enumeration value="failSecureMode"/&gt;</w:delText>
              </w:r>
            </w:del>
          </w:p>
          <w:p w14:paraId="79DAAB8A" w14:textId="77777777" w:rsidR="00257D58" w:rsidRDefault="00257D58" w:rsidP="00257D58">
            <w:pPr>
              <w:pStyle w:val="XML1"/>
              <w:rPr>
                <w:del w:id="2001" w:author="aas" w:date="2013-10-14T02:06:00Z"/>
              </w:rPr>
            </w:pPr>
            <w:del w:id="2002" w:author="aas" w:date="2013-10-14T02:06:00Z">
              <w:r>
                <w:delText xml:space="preserve">            &lt;xs:enumeration value="failStandaloneMode"/&gt;</w:delText>
              </w:r>
            </w:del>
          </w:p>
          <w:p w14:paraId="54F3C850" w14:textId="77777777" w:rsidR="00257D58" w:rsidRDefault="00257D58" w:rsidP="00257D58">
            <w:pPr>
              <w:pStyle w:val="XML1"/>
              <w:rPr>
                <w:del w:id="2003" w:author="aas" w:date="2013-10-14T02:06:00Z"/>
              </w:rPr>
            </w:pPr>
            <w:del w:id="2004" w:author="aas" w:date="2013-10-14T02:06:00Z">
              <w:r>
                <w:delText xml:space="preserve">          &lt;/xs:restriction&gt;</w:delText>
              </w:r>
            </w:del>
          </w:p>
          <w:p w14:paraId="27589695" w14:textId="77777777" w:rsidR="00257D58" w:rsidRDefault="00257D58" w:rsidP="00257D58">
            <w:pPr>
              <w:pStyle w:val="XML1"/>
              <w:rPr>
                <w:del w:id="2005" w:author="aas" w:date="2013-10-14T02:06:00Z"/>
              </w:rPr>
            </w:pPr>
            <w:del w:id="2006" w:author="aas" w:date="2013-10-14T02:06:00Z">
              <w:r>
                <w:delText xml:space="preserve">        &lt;/xs:simpleType&gt;</w:delText>
              </w:r>
            </w:del>
          </w:p>
          <w:p w14:paraId="0C958CBA" w14:textId="77777777" w:rsidR="00257D58" w:rsidRDefault="00257D58" w:rsidP="00257D58">
            <w:pPr>
              <w:pStyle w:val="XML1"/>
              <w:rPr>
                <w:del w:id="2007" w:author="aas" w:date="2013-10-14T02:06:00Z"/>
              </w:rPr>
            </w:pPr>
            <w:del w:id="2008" w:author="aas" w:date="2013-10-14T02:06:00Z">
              <w:r>
                <w:delText xml:space="preserve">      &lt;/xs:element&gt;</w:delText>
              </w:r>
            </w:del>
          </w:p>
          <w:p w14:paraId="604470B1" w14:textId="77777777" w:rsidR="00257D58" w:rsidRDefault="00257D58" w:rsidP="00257D58">
            <w:pPr>
              <w:pStyle w:val="XML1"/>
              <w:rPr>
                <w:del w:id="2009" w:author="aas" w:date="2013-10-14T02:06:00Z"/>
              </w:rPr>
            </w:pPr>
            <w:del w:id="2010" w:author="aas" w:date="2013-10-14T02:06:00Z">
              <w:r>
                <w:delText xml:space="preserve">      &lt;xs:element name="controllers"&gt;</w:delText>
              </w:r>
            </w:del>
          </w:p>
          <w:p w14:paraId="3CA42E30" w14:textId="77777777" w:rsidR="00257D58" w:rsidRDefault="00257D58" w:rsidP="00257D58">
            <w:pPr>
              <w:pStyle w:val="XML1"/>
              <w:rPr>
                <w:del w:id="2011" w:author="aas" w:date="2013-10-14T02:06:00Z"/>
              </w:rPr>
            </w:pPr>
            <w:del w:id="2012" w:author="aas" w:date="2013-10-14T02:06:00Z">
              <w:r>
                <w:delText xml:space="preserve">        &lt;xs:annotation&gt;</w:delText>
              </w:r>
            </w:del>
          </w:p>
          <w:p w14:paraId="018CB2E5" w14:textId="77777777" w:rsidR="00257D58" w:rsidRDefault="00257D58" w:rsidP="00257D58">
            <w:pPr>
              <w:pStyle w:val="XML1"/>
              <w:rPr>
                <w:del w:id="2013" w:author="aas" w:date="2013-10-14T02:06:00Z"/>
              </w:rPr>
            </w:pPr>
            <w:del w:id="2014" w:author="aas" w:date="2013-10-14T02:06:00Z">
              <w:r>
                <w:delText xml:space="preserve">          &lt;xs:documentation&gt;</w:delText>
              </w:r>
            </w:del>
          </w:p>
          <w:p w14:paraId="0DB7AB4C" w14:textId="77777777" w:rsidR="00257D58" w:rsidRDefault="00257D58" w:rsidP="00257D58">
            <w:pPr>
              <w:pStyle w:val="XML1"/>
              <w:rPr>
                <w:del w:id="2015" w:author="aas" w:date="2013-10-14T02:06:00Z"/>
              </w:rPr>
            </w:pPr>
            <w:del w:id="2016" w:author="aas" w:date="2013-10-14T02:06:00Z">
              <w:r>
                <w:delText xml:space="preserve">            The list of controllers for this Logical switch.</w:delText>
              </w:r>
            </w:del>
          </w:p>
          <w:p w14:paraId="5A334D9D" w14:textId="77777777" w:rsidR="00257D58" w:rsidRDefault="00257D58" w:rsidP="00257D58">
            <w:pPr>
              <w:pStyle w:val="XML1"/>
              <w:rPr>
                <w:del w:id="2017" w:author="aas" w:date="2013-10-14T02:06:00Z"/>
              </w:rPr>
            </w:pPr>
          </w:p>
          <w:p w14:paraId="7D355E8E" w14:textId="77777777" w:rsidR="00257D58" w:rsidRDefault="00257D58" w:rsidP="00257D58">
            <w:pPr>
              <w:pStyle w:val="XML1"/>
              <w:rPr>
                <w:del w:id="2018" w:author="aas" w:date="2013-10-14T02:06:00Z"/>
              </w:rPr>
            </w:pPr>
            <w:del w:id="2019" w:author="aas" w:date="2013-10-14T02:06:00Z">
              <w:r>
                <w:delText xml:space="preserve">            The element 'id' of OFControllerType MUST be unique within</w:delText>
              </w:r>
            </w:del>
          </w:p>
          <w:p w14:paraId="03795FEE" w14:textId="77777777" w:rsidR="00257D58" w:rsidRDefault="00257D58" w:rsidP="00257D58">
            <w:pPr>
              <w:pStyle w:val="XML1"/>
              <w:rPr>
                <w:del w:id="2020" w:author="aas" w:date="2013-10-14T02:06:00Z"/>
              </w:rPr>
            </w:pPr>
            <w:del w:id="2021" w:author="aas" w:date="2013-10-14T02:06:00Z">
              <w:r>
                <w:delText xml:space="preserve">            this list.</w:delText>
              </w:r>
            </w:del>
          </w:p>
          <w:p w14:paraId="6261E821" w14:textId="77777777" w:rsidR="00257D58" w:rsidRDefault="00257D58" w:rsidP="00257D58">
            <w:pPr>
              <w:pStyle w:val="XML1"/>
              <w:rPr>
                <w:del w:id="2022" w:author="aas" w:date="2013-10-14T02:06:00Z"/>
              </w:rPr>
            </w:pPr>
            <w:del w:id="2023" w:author="aas" w:date="2013-10-14T02:06:00Z">
              <w:r>
                <w:delText xml:space="preserve">          &lt;/xs:documentation&gt;</w:delText>
              </w:r>
            </w:del>
          </w:p>
          <w:p w14:paraId="61131C71" w14:textId="77777777" w:rsidR="00257D58" w:rsidRDefault="00257D58" w:rsidP="00257D58">
            <w:pPr>
              <w:pStyle w:val="XML1"/>
              <w:rPr>
                <w:del w:id="2024" w:author="aas" w:date="2013-10-14T02:06:00Z"/>
              </w:rPr>
            </w:pPr>
            <w:del w:id="2025" w:author="aas" w:date="2013-10-14T02:06:00Z">
              <w:r>
                <w:delText xml:space="preserve">        &lt;/xs:annotation&gt;</w:delText>
              </w:r>
            </w:del>
          </w:p>
          <w:p w14:paraId="35370ED1" w14:textId="77777777" w:rsidR="00257D58" w:rsidRDefault="00257D58" w:rsidP="00257D58">
            <w:pPr>
              <w:pStyle w:val="XML1"/>
              <w:rPr>
                <w:del w:id="2026" w:author="aas" w:date="2013-10-14T02:06:00Z"/>
              </w:rPr>
            </w:pPr>
            <w:del w:id="2027" w:author="aas" w:date="2013-10-14T02:06:00Z">
              <w:r>
                <w:delText xml:space="preserve">        &lt;xs:complexType&gt;</w:delText>
              </w:r>
            </w:del>
          </w:p>
          <w:p w14:paraId="1C4033C1" w14:textId="77777777" w:rsidR="00257D58" w:rsidRDefault="00257D58" w:rsidP="00257D58">
            <w:pPr>
              <w:pStyle w:val="XML1"/>
              <w:rPr>
                <w:del w:id="2028" w:author="aas" w:date="2013-10-14T02:06:00Z"/>
              </w:rPr>
            </w:pPr>
            <w:del w:id="2029" w:author="aas" w:date="2013-10-14T02:06:00Z">
              <w:r>
                <w:delText xml:space="preserve">          &lt;xs:sequence&gt;</w:delText>
              </w:r>
            </w:del>
          </w:p>
          <w:p w14:paraId="660E460F" w14:textId="77777777" w:rsidR="00257D58" w:rsidRDefault="00257D58" w:rsidP="00257D58">
            <w:pPr>
              <w:pStyle w:val="XML1"/>
              <w:rPr>
                <w:del w:id="2030" w:author="aas" w:date="2013-10-14T02:06:00Z"/>
              </w:rPr>
            </w:pPr>
            <w:del w:id="2031" w:author="aas" w:date="2013-10-14T02:06:00Z">
              <w:r>
                <w:delText xml:space="preserve">            &lt;xs:element name="controller" minOccurs="0" maxOccurs="unbounded"&gt;</w:delText>
              </w:r>
            </w:del>
          </w:p>
          <w:p w14:paraId="4CA28A36" w14:textId="77777777" w:rsidR="00257D58" w:rsidRDefault="00257D58" w:rsidP="00257D58">
            <w:pPr>
              <w:pStyle w:val="XML1"/>
              <w:rPr>
                <w:del w:id="2032" w:author="aas" w:date="2013-10-14T02:06:00Z"/>
              </w:rPr>
            </w:pPr>
            <w:del w:id="2033" w:author="aas" w:date="2013-10-14T02:06:00Z">
              <w:r>
                <w:delText xml:space="preserve">              &lt;xs:annotation&gt;</w:delText>
              </w:r>
            </w:del>
          </w:p>
          <w:p w14:paraId="129D0E84" w14:textId="77777777" w:rsidR="00257D58" w:rsidRDefault="00257D58" w:rsidP="00257D58">
            <w:pPr>
              <w:pStyle w:val="XML1"/>
              <w:rPr>
                <w:del w:id="2034" w:author="aas" w:date="2013-10-14T02:06:00Z"/>
              </w:rPr>
            </w:pPr>
            <w:del w:id="2035" w:author="aas" w:date="2013-10-14T02:06:00Z">
              <w:r>
                <w:delText xml:space="preserve">                &lt;xs:documentation&gt;</w:delText>
              </w:r>
            </w:del>
          </w:p>
          <w:p w14:paraId="2E4289B6" w14:textId="77777777" w:rsidR="00257D58" w:rsidRDefault="00257D58" w:rsidP="00257D58">
            <w:pPr>
              <w:pStyle w:val="XML1"/>
              <w:rPr>
                <w:del w:id="2036" w:author="aas" w:date="2013-10-14T02:06:00Z"/>
              </w:rPr>
            </w:pPr>
            <w:del w:id="2037" w:author="aas" w:date="2013-10-14T02:06:00Z">
              <w:r>
                <w:delText xml:space="preserve">                  The list of OpenFlow Controllers that are </w:delText>
              </w:r>
            </w:del>
          </w:p>
          <w:p w14:paraId="49A9E7F4" w14:textId="77777777" w:rsidR="00257D58" w:rsidRDefault="00257D58" w:rsidP="00257D58">
            <w:pPr>
              <w:pStyle w:val="XML1"/>
              <w:rPr>
                <w:del w:id="2038" w:author="aas" w:date="2013-10-14T02:06:00Z"/>
              </w:rPr>
            </w:pPr>
            <w:del w:id="2039" w:author="aas" w:date="2013-10-14T02:06:00Z">
              <w:r>
                <w:delText xml:space="preserve">                  assigned to the OpenFlow Logical Switch.  The switch MUST</w:delText>
              </w:r>
            </w:del>
          </w:p>
          <w:p w14:paraId="16345781" w14:textId="77777777" w:rsidR="00257D58" w:rsidRDefault="00257D58" w:rsidP="00257D58">
            <w:pPr>
              <w:pStyle w:val="XML1"/>
              <w:rPr>
                <w:del w:id="2040" w:author="aas" w:date="2013-10-14T02:06:00Z"/>
              </w:rPr>
            </w:pPr>
            <w:del w:id="2041" w:author="aas" w:date="2013-10-14T02:06:00Z">
              <w:r>
                <w:delText xml:space="preserve">                  NOT connect to any OpenFlow Controller that is not</w:delText>
              </w:r>
            </w:del>
          </w:p>
          <w:p w14:paraId="710DBDDC" w14:textId="77777777" w:rsidR="00257D58" w:rsidRDefault="00257D58" w:rsidP="00257D58">
            <w:pPr>
              <w:pStyle w:val="XML1"/>
              <w:rPr>
                <w:del w:id="2042" w:author="aas" w:date="2013-10-14T02:06:00Z"/>
              </w:rPr>
            </w:pPr>
            <w:del w:id="2043" w:author="aas" w:date="2013-10-14T02:06:00Z">
              <w:r>
                <w:delText xml:space="preserve">                  contained in this list.</w:delText>
              </w:r>
            </w:del>
          </w:p>
          <w:p w14:paraId="3739A47F" w14:textId="77777777" w:rsidR="00257D58" w:rsidRDefault="00257D58" w:rsidP="00257D58">
            <w:pPr>
              <w:pStyle w:val="XML1"/>
              <w:rPr>
                <w:del w:id="2044" w:author="aas" w:date="2013-10-14T02:06:00Z"/>
              </w:rPr>
            </w:pPr>
          </w:p>
          <w:p w14:paraId="3968747A" w14:textId="77777777" w:rsidR="00257D58" w:rsidRDefault="00257D58" w:rsidP="00257D58">
            <w:pPr>
              <w:pStyle w:val="XML1"/>
              <w:rPr>
                <w:del w:id="2045" w:author="aas" w:date="2013-10-14T02:06:00Z"/>
              </w:rPr>
            </w:pPr>
            <w:del w:id="2046" w:author="aas" w:date="2013-10-14T02:06:00Z">
              <w:r>
                <w:delText xml:space="preserve">                  NETCONF &amp;lt;edit-config&amp;gt; operations MUST be implemented as </w:delText>
              </w:r>
            </w:del>
          </w:p>
          <w:p w14:paraId="77494C13" w14:textId="77777777" w:rsidR="00257D58" w:rsidRDefault="00257D58" w:rsidP="00257D58">
            <w:pPr>
              <w:pStyle w:val="XML1"/>
              <w:rPr>
                <w:del w:id="2047" w:author="aas" w:date="2013-10-14T02:06:00Z"/>
              </w:rPr>
            </w:pPr>
            <w:del w:id="2048" w:author="aas" w:date="2013-10-14T02:06:00Z">
              <w:r>
                <w:delText xml:space="preserve">                  follows: </w:delText>
              </w:r>
            </w:del>
          </w:p>
          <w:p w14:paraId="51F87A59" w14:textId="77777777" w:rsidR="00257D58" w:rsidRDefault="00257D58" w:rsidP="00257D58">
            <w:pPr>
              <w:pStyle w:val="XML1"/>
              <w:rPr>
                <w:del w:id="2049" w:author="aas" w:date="2013-10-14T02:06:00Z"/>
              </w:rPr>
            </w:pPr>
          </w:p>
          <w:p w14:paraId="447A9581" w14:textId="77777777" w:rsidR="00257D58" w:rsidRDefault="00257D58" w:rsidP="00257D58">
            <w:pPr>
              <w:pStyle w:val="XML1"/>
              <w:rPr>
                <w:del w:id="2050" w:author="aas" w:date="2013-10-14T02:06:00Z"/>
              </w:rPr>
            </w:pPr>
            <w:del w:id="2051" w:author="aas" w:date="2013-10-14T02:06:00Z">
              <w:r>
                <w:delText xml:space="preserve">                  * The 'id' element MUST be present at all &amp;lt;edit-config&amp;gt;</w:delText>
              </w:r>
            </w:del>
          </w:p>
          <w:p w14:paraId="2DC6424B" w14:textId="77777777" w:rsidR="00257D58" w:rsidRDefault="00257D58" w:rsidP="00257D58">
            <w:pPr>
              <w:pStyle w:val="XML1"/>
              <w:rPr>
                <w:del w:id="2052" w:author="aas" w:date="2013-10-14T02:06:00Z"/>
              </w:rPr>
            </w:pPr>
            <w:del w:id="2053" w:author="aas" w:date="2013-10-14T02:06:00Z">
              <w:r>
                <w:delText xml:space="preserve">                  operations to identify the controller.</w:delText>
              </w:r>
            </w:del>
          </w:p>
          <w:p w14:paraId="29E9F537" w14:textId="77777777" w:rsidR="00257D58" w:rsidRDefault="00257D58" w:rsidP="00257D58">
            <w:pPr>
              <w:pStyle w:val="XML1"/>
              <w:rPr>
                <w:del w:id="2054" w:author="aas" w:date="2013-10-14T02:06:00Z"/>
              </w:rPr>
            </w:pPr>
            <w:del w:id="2055" w:author="aas" w:date="2013-10-14T02:06:00Z">
              <w:r>
                <w:delText xml:space="preserve">                  * If the operation is 'merge' or 'replace', the element</w:delText>
              </w:r>
            </w:del>
          </w:p>
          <w:p w14:paraId="0F70FAC7" w14:textId="77777777" w:rsidR="00257D58" w:rsidRDefault="00257D58" w:rsidP="00257D58">
            <w:pPr>
              <w:pStyle w:val="XML1"/>
              <w:rPr>
                <w:del w:id="2056" w:author="aas" w:date="2013-10-14T02:06:00Z"/>
              </w:rPr>
            </w:pPr>
            <w:del w:id="2057" w:author="aas" w:date="2013-10-14T02:06:00Z">
              <w:r>
                <w:delText xml:space="preserve">                  is created if it does not exist, and its value is set</w:delText>
              </w:r>
            </w:del>
          </w:p>
          <w:p w14:paraId="7C5155D1" w14:textId="77777777" w:rsidR="00257D58" w:rsidRDefault="00257D58" w:rsidP="00257D58">
            <w:pPr>
              <w:pStyle w:val="XML1"/>
              <w:rPr>
                <w:del w:id="2058" w:author="aas" w:date="2013-10-14T02:06:00Z"/>
              </w:rPr>
            </w:pPr>
            <w:del w:id="2059" w:author="aas" w:date="2013-10-14T02:06:00Z">
              <w:r>
                <w:delText xml:space="preserve">                  to the value found in the XML RPC data.</w:delText>
              </w:r>
            </w:del>
          </w:p>
          <w:p w14:paraId="5756359A" w14:textId="77777777" w:rsidR="00257D58" w:rsidRDefault="00257D58" w:rsidP="00257D58">
            <w:pPr>
              <w:pStyle w:val="XML1"/>
              <w:rPr>
                <w:del w:id="2060" w:author="aas" w:date="2013-10-14T02:06:00Z"/>
              </w:rPr>
            </w:pPr>
            <w:del w:id="2061" w:author="aas" w:date="2013-10-14T02:06:00Z">
              <w:r>
                <w:delText xml:space="preserve">                  * If the operation is 'create', the element is created if</w:delText>
              </w:r>
            </w:del>
          </w:p>
          <w:p w14:paraId="21532665" w14:textId="77777777" w:rsidR="00257D58" w:rsidRDefault="00257D58" w:rsidP="00257D58">
            <w:pPr>
              <w:pStyle w:val="XML1"/>
              <w:rPr>
                <w:del w:id="2062" w:author="aas" w:date="2013-10-14T02:06:00Z"/>
              </w:rPr>
            </w:pPr>
            <w:del w:id="2063" w:author="aas" w:date="2013-10-14T02:06:00Z">
              <w:r>
                <w:delText xml:space="preserve">                  it does not exist. If the element already exists, a</w:delText>
              </w:r>
            </w:del>
          </w:p>
          <w:p w14:paraId="0DF4B52E" w14:textId="77777777" w:rsidR="00257D58" w:rsidRDefault="00257D58" w:rsidP="00257D58">
            <w:pPr>
              <w:pStyle w:val="XML1"/>
              <w:rPr>
                <w:del w:id="2064" w:author="aas" w:date="2013-10-14T02:06:00Z"/>
              </w:rPr>
            </w:pPr>
            <w:del w:id="2065"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66" w:author="aas" w:date="2013-10-14T02:06:00Z"/>
              </w:rPr>
            </w:pPr>
            <w:del w:id="2067" w:author="aas" w:date="2013-10-14T02:06:00Z">
              <w:r>
                <w:delText xml:space="preserve">                  * If the operation is 'delete', the element is deleted if</w:delText>
              </w:r>
            </w:del>
          </w:p>
          <w:p w14:paraId="03A216D2" w14:textId="77777777" w:rsidR="00257D58" w:rsidRDefault="00257D58" w:rsidP="00257D58">
            <w:pPr>
              <w:pStyle w:val="XML1"/>
              <w:rPr>
                <w:del w:id="2068" w:author="aas" w:date="2013-10-14T02:06:00Z"/>
              </w:rPr>
            </w:pPr>
            <w:del w:id="2069" w:author="aas" w:date="2013-10-14T02:06:00Z">
              <w:r>
                <w:delText xml:space="preserve">                  it exists. If the element does not exist, a </w:delText>
              </w:r>
            </w:del>
          </w:p>
          <w:p w14:paraId="7C522677" w14:textId="77777777" w:rsidR="00257D58" w:rsidRDefault="00257D58" w:rsidP="00257D58">
            <w:pPr>
              <w:pStyle w:val="XML1"/>
              <w:rPr>
                <w:del w:id="2070" w:author="aas" w:date="2013-10-14T02:06:00Z"/>
              </w:rPr>
            </w:pPr>
            <w:del w:id="2071"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2" w:author="aas" w:date="2013-10-14T02:06:00Z"/>
              </w:rPr>
            </w:pPr>
            <w:del w:id="2073" w:author="aas" w:date="2013-10-14T02:06:00Z">
              <w:r>
                <w:delText xml:space="preserve">                &lt;/xs:documentation&gt;</w:delText>
              </w:r>
            </w:del>
          </w:p>
          <w:p w14:paraId="244ED8BA" w14:textId="77777777" w:rsidR="00257D58" w:rsidRDefault="00257D58" w:rsidP="00257D58">
            <w:pPr>
              <w:pStyle w:val="XML1"/>
              <w:rPr>
                <w:del w:id="2074" w:author="aas" w:date="2013-10-14T02:06:00Z"/>
              </w:rPr>
            </w:pPr>
            <w:del w:id="2075" w:author="aas" w:date="2013-10-14T02:06:00Z">
              <w:r>
                <w:delText xml:space="preserve">              &lt;/xs:annotation&gt;</w:delText>
              </w:r>
            </w:del>
          </w:p>
          <w:p w14:paraId="7FDD2352" w14:textId="77777777" w:rsidR="00257D58" w:rsidRDefault="00257D58" w:rsidP="00257D58">
            <w:pPr>
              <w:pStyle w:val="XML1"/>
              <w:rPr>
                <w:del w:id="2076" w:author="aas" w:date="2013-10-14T02:06:00Z"/>
              </w:rPr>
            </w:pPr>
            <w:del w:id="2077" w:author="aas" w:date="2013-10-14T02:06:00Z">
              <w:r>
                <w:delText xml:space="preserve">              &lt;xs:complexType&gt;</w:delText>
              </w:r>
            </w:del>
          </w:p>
          <w:p w14:paraId="61A0F321" w14:textId="77777777" w:rsidR="00257D58" w:rsidRDefault="00257D58" w:rsidP="00257D58">
            <w:pPr>
              <w:pStyle w:val="XML1"/>
              <w:rPr>
                <w:del w:id="2078" w:author="aas" w:date="2013-10-14T02:06:00Z"/>
              </w:rPr>
            </w:pPr>
            <w:del w:id="2079" w:author="aas" w:date="2013-10-14T02:06:00Z">
              <w:r>
                <w:delText xml:space="preserve">                &lt;xs:sequence&gt;</w:delText>
              </w:r>
            </w:del>
          </w:p>
          <w:p w14:paraId="769C1A04" w14:textId="77777777" w:rsidR="00257D58" w:rsidRDefault="00257D58" w:rsidP="00257D58">
            <w:pPr>
              <w:pStyle w:val="XML1"/>
              <w:rPr>
                <w:del w:id="2080" w:author="aas" w:date="2013-10-14T02:06:00Z"/>
              </w:rPr>
            </w:pPr>
            <w:del w:id="2081" w:author="aas" w:date="2013-10-14T02:06:00Z">
              <w:r>
                <w:delText xml:space="preserve">                  &lt;xs:group ref="OFControllerType"/&gt;</w:delText>
              </w:r>
            </w:del>
          </w:p>
          <w:p w14:paraId="5D9F1445" w14:textId="77777777" w:rsidR="00257D58" w:rsidRDefault="00257D58" w:rsidP="00257D58">
            <w:pPr>
              <w:pStyle w:val="XML1"/>
              <w:rPr>
                <w:del w:id="2082" w:author="aas" w:date="2013-10-14T02:06:00Z"/>
              </w:rPr>
            </w:pPr>
            <w:del w:id="2083" w:author="aas" w:date="2013-10-14T02:06:00Z">
              <w:r>
                <w:delText xml:space="preserve">                &lt;/xs:sequence&gt;</w:delText>
              </w:r>
            </w:del>
          </w:p>
          <w:p w14:paraId="3AD98EFB" w14:textId="77777777" w:rsidR="00257D58" w:rsidRDefault="00257D58" w:rsidP="00257D58">
            <w:pPr>
              <w:pStyle w:val="XML1"/>
              <w:rPr>
                <w:del w:id="2084" w:author="aas" w:date="2013-10-14T02:06:00Z"/>
              </w:rPr>
            </w:pPr>
            <w:del w:id="2085" w:author="aas" w:date="2013-10-14T02:06:00Z">
              <w:r>
                <w:delText xml:space="preserve">              &lt;/xs:complexType&gt;</w:delText>
              </w:r>
            </w:del>
          </w:p>
          <w:p w14:paraId="474F0CF3" w14:textId="77777777" w:rsidR="00257D58" w:rsidRDefault="00257D58" w:rsidP="00257D58">
            <w:pPr>
              <w:pStyle w:val="XML1"/>
              <w:rPr>
                <w:del w:id="2086" w:author="aas" w:date="2013-10-14T02:06:00Z"/>
              </w:rPr>
            </w:pPr>
            <w:del w:id="2087" w:author="aas" w:date="2013-10-14T02:06:00Z">
              <w:r>
                <w:delText xml:space="preserve">            &lt;/xs:element&gt;</w:delText>
              </w:r>
            </w:del>
          </w:p>
          <w:p w14:paraId="3EB090FB" w14:textId="77777777" w:rsidR="00257D58" w:rsidRDefault="00257D58" w:rsidP="00257D58">
            <w:pPr>
              <w:pStyle w:val="XML1"/>
              <w:rPr>
                <w:del w:id="2088" w:author="aas" w:date="2013-10-14T02:06:00Z"/>
              </w:rPr>
            </w:pPr>
            <w:del w:id="2089" w:author="aas" w:date="2013-10-14T02:06:00Z">
              <w:r>
                <w:delText xml:space="preserve">          &lt;/xs:sequence&gt;</w:delText>
              </w:r>
            </w:del>
          </w:p>
          <w:p w14:paraId="16B6CAB2" w14:textId="77777777" w:rsidR="00257D58" w:rsidRDefault="00257D58" w:rsidP="00257D58">
            <w:pPr>
              <w:pStyle w:val="XML1"/>
              <w:rPr>
                <w:del w:id="2090" w:author="aas" w:date="2013-10-14T02:06:00Z"/>
              </w:rPr>
            </w:pPr>
            <w:del w:id="2091" w:author="aas" w:date="2013-10-14T02:06:00Z">
              <w:r>
                <w:delText xml:space="preserve">        &lt;/xs:complexType&gt;</w:delText>
              </w:r>
            </w:del>
          </w:p>
          <w:p w14:paraId="7D8ADC83" w14:textId="77777777" w:rsidR="00257D58" w:rsidRDefault="00257D58" w:rsidP="00257D58">
            <w:pPr>
              <w:pStyle w:val="XML1"/>
              <w:rPr>
                <w:del w:id="2092" w:author="aas" w:date="2013-10-14T02:06:00Z"/>
              </w:rPr>
            </w:pPr>
            <w:del w:id="2093" w:author="aas" w:date="2013-10-14T02:06:00Z">
              <w:r>
                <w:delText xml:space="preserve">        &lt;xs:key name="key_controllers_controller"&gt;</w:delText>
              </w:r>
            </w:del>
          </w:p>
          <w:p w14:paraId="533A833A" w14:textId="77777777" w:rsidR="00257D58" w:rsidRDefault="00257D58" w:rsidP="00257D58">
            <w:pPr>
              <w:pStyle w:val="XML1"/>
              <w:rPr>
                <w:del w:id="2094" w:author="aas" w:date="2013-10-14T02:06:00Z"/>
              </w:rPr>
            </w:pPr>
            <w:del w:id="2095" w:author="aas" w:date="2013-10-14T02:06:00Z">
              <w:r>
                <w:delText xml:space="preserve">          &lt;xs:selector xpath="of11-config:controller"/&gt;</w:delText>
              </w:r>
            </w:del>
          </w:p>
          <w:p w14:paraId="06C928CE" w14:textId="77777777" w:rsidR="00257D58" w:rsidRDefault="00257D58" w:rsidP="00257D58">
            <w:pPr>
              <w:pStyle w:val="XML1"/>
              <w:rPr>
                <w:del w:id="2096" w:author="aas" w:date="2013-10-14T02:06:00Z"/>
              </w:rPr>
            </w:pPr>
            <w:del w:id="2097" w:author="aas" w:date="2013-10-14T02:06:00Z">
              <w:r>
                <w:delText xml:space="preserve">          &lt;xs:field xpath="of11-config:id"/&gt;</w:delText>
              </w:r>
            </w:del>
          </w:p>
          <w:p w14:paraId="6E2F2D6A" w14:textId="77777777" w:rsidR="00257D58" w:rsidRDefault="00257D58" w:rsidP="00257D58">
            <w:pPr>
              <w:pStyle w:val="XML1"/>
              <w:rPr>
                <w:del w:id="2098" w:author="aas" w:date="2013-10-14T02:06:00Z"/>
              </w:rPr>
            </w:pPr>
            <w:del w:id="2099" w:author="aas" w:date="2013-10-14T02:06:00Z">
              <w:r>
                <w:delText xml:space="preserve">        &lt;/xs:key&gt;</w:delText>
              </w:r>
            </w:del>
          </w:p>
          <w:p w14:paraId="22EE3FC2" w14:textId="77777777" w:rsidR="00257D58" w:rsidRDefault="00257D58" w:rsidP="00257D58">
            <w:pPr>
              <w:pStyle w:val="XML1"/>
              <w:rPr>
                <w:del w:id="2100" w:author="aas" w:date="2013-10-14T02:06:00Z"/>
              </w:rPr>
            </w:pPr>
            <w:del w:id="2101" w:author="aas" w:date="2013-10-14T02:06:00Z">
              <w:r>
                <w:delText xml:space="preserve">      &lt;/xs:element&gt;</w:delText>
              </w:r>
            </w:del>
          </w:p>
          <w:p w14:paraId="2910BFE2" w14:textId="77777777" w:rsidR="00257D58" w:rsidRDefault="00257D58" w:rsidP="00257D58">
            <w:pPr>
              <w:pStyle w:val="XML1"/>
              <w:rPr>
                <w:del w:id="2102" w:author="aas" w:date="2013-10-14T02:06:00Z"/>
              </w:rPr>
            </w:pPr>
            <w:del w:id="2103" w:author="aas" w:date="2013-10-14T02:06:00Z">
              <w:r>
                <w:delText xml:space="preserve">      &lt;xs:element name="resources"&gt;</w:delText>
              </w:r>
            </w:del>
          </w:p>
          <w:p w14:paraId="029E02BE" w14:textId="77777777" w:rsidR="00257D58" w:rsidRDefault="00257D58" w:rsidP="00257D58">
            <w:pPr>
              <w:pStyle w:val="XML1"/>
              <w:rPr>
                <w:del w:id="2104" w:author="aas" w:date="2013-10-14T02:06:00Z"/>
              </w:rPr>
            </w:pPr>
            <w:del w:id="2105" w:author="aas" w:date="2013-10-14T02:06:00Z">
              <w:r>
                <w:delText xml:space="preserve">        &lt;xs:annotation&gt;</w:delText>
              </w:r>
            </w:del>
          </w:p>
          <w:p w14:paraId="02DBEB00" w14:textId="77777777" w:rsidR="00257D58" w:rsidRDefault="00257D58" w:rsidP="00257D58">
            <w:pPr>
              <w:pStyle w:val="XML1"/>
              <w:rPr>
                <w:del w:id="2106" w:author="aas" w:date="2013-10-14T02:06:00Z"/>
              </w:rPr>
            </w:pPr>
            <w:del w:id="2107" w:author="aas" w:date="2013-10-14T02:06:00Z">
              <w:r>
                <w:delText xml:space="preserve">          &lt;xs:documentation&gt;</w:delText>
              </w:r>
            </w:del>
          </w:p>
          <w:p w14:paraId="49D3066A" w14:textId="77777777" w:rsidR="00257D58" w:rsidRDefault="00257D58" w:rsidP="00257D58">
            <w:pPr>
              <w:pStyle w:val="XML1"/>
              <w:rPr>
                <w:del w:id="2108" w:author="aas" w:date="2013-10-14T02:06:00Z"/>
              </w:rPr>
            </w:pPr>
            <w:del w:id="2109" w:author="aas" w:date="2013-10-14T02:06:00Z">
              <w:r>
                <w:delText xml:space="preserve">            The list of identifiers of all resources of the</w:delText>
              </w:r>
            </w:del>
          </w:p>
          <w:p w14:paraId="3FA9EFD0" w14:textId="77777777" w:rsidR="00257D58" w:rsidRDefault="00257D58" w:rsidP="00257D58">
            <w:pPr>
              <w:pStyle w:val="XML1"/>
              <w:rPr>
                <w:del w:id="2110" w:author="aas" w:date="2013-10-14T02:06:00Z"/>
              </w:rPr>
            </w:pPr>
            <w:del w:id="2111" w:author="aas" w:date="2013-10-14T02:06:00Z">
              <w:r>
                <w:delText xml:space="preserve">            OpenFlow Capable Switch that the OpenFlow Logical Switch</w:delText>
              </w:r>
            </w:del>
          </w:p>
          <w:p w14:paraId="7561D28E" w14:textId="77777777" w:rsidR="00257D58" w:rsidRDefault="00257D58" w:rsidP="00257D58">
            <w:pPr>
              <w:pStyle w:val="XML1"/>
              <w:rPr>
                <w:del w:id="2112" w:author="aas" w:date="2013-10-14T02:06:00Z"/>
              </w:rPr>
            </w:pPr>
            <w:del w:id="2113" w:author="aas" w:date="2013-10-14T02:06:00Z">
              <w:r>
                <w:delText xml:space="preserve">            has exclusive or non-exclusive access to.  A resource is </w:delText>
              </w:r>
            </w:del>
          </w:p>
          <w:p w14:paraId="44D7832D" w14:textId="77777777" w:rsidR="00257D58" w:rsidRDefault="00257D58" w:rsidP="00257D58">
            <w:pPr>
              <w:pStyle w:val="XML1"/>
              <w:rPr>
                <w:del w:id="2114" w:author="aas" w:date="2013-10-14T02:06:00Z"/>
              </w:rPr>
            </w:pPr>
            <w:del w:id="2115" w:author="aas" w:date="2013-10-14T02:06:00Z">
              <w:r>
                <w:delText xml:space="preserve">            identified by the value of its resource-identifier element.</w:delText>
              </w:r>
            </w:del>
          </w:p>
          <w:p w14:paraId="1AD03D47" w14:textId="77777777" w:rsidR="00257D58" w:rsidRDefault="00257D58" w:rsidP="00257D58">
            <w:pPr>
              <w:pStyle w:val="XML1"/>
              <w:rPr>
                <w:del w:id="2116" w:author="aas" w:date="2013-10-14T02:06:00Z"/>
              </w:rPr>
            </w:pPr>
            <w:del w:id="2117" w:author="aas" w:date="2013-10-14T02:06:00Z">
              <w:r>
                <w:delText xml:space="preserve">            For each resource identifier value in this list, there MUST</w:delText>
              </w:r>
            </w:del>
          </w:p>
          <w:p w14:paraId="41CB7DCC" w14:textId="77777777" w:rsidR="00257D58" w:rsidRDefault="00257D58" w:rsidP="00257D58">
            <w:pPr>
              <w:pStyle w:val="XML1"/>
              <w:rPr>
                <w:del w:id="2118" w:author="aas" w:date="2013-10-14T02:06:00Z"/>
              </w:rPr>
            </w:pPr>
            <w:del w:id="2119" w:author="aas" w:date="2013-10-14T02:06:00Z">
              <w:r>
                <w:delText xml:space="preserve">            be an element with a matching resource identifier value in </w:delText>
              </w:r>
            </w:del>
          </w:p>
          <w:p w14:paraId="36A5CD02" w14:textId="77777777" w:rsidR="00257D58" w:rsidRDefault="00257D58" w:rsidP="00257D58">
            <w:pPr>
              <w:pStyle w:val="XML1"/>
              <w:rPr>
                <w:del w:id="2120" w:author="aas" w:date="2013-10-14T02:06:00Z"/>
              </w:rPr>
            </w:pPr>
            <w:del w:id="2121" w:author="aas" w:date="2013-10-14T02:06:00Z">
              <w:r>
                <w:delText xml:space="preserve">            the resources list of the OpenFlow Capable Switch.</w:delText>
              </w:r>
            </w:del>
          </w:p>
          <w:p w14:paraId="11B68DA9" w14:textId="77777777" w:rsidR="00257D58" w:rsidRDefault="00257D58" w:rsidP="00257D58">
            <w:pPr>
              <w:pStyle w:val="XML1"/>
              <w:rPr>
                <w:del w:id="2122" w:author="aas" w:date="2013-10-14T02:06:00Z"/>
              </w:rPr>
            </w:pPr>
            <w:del w:id="2123" w:author="aas" w:date="2013-10-14T02:06:00Z">
              <w:r>
                <w:delText xml:space="preserve">                  </w:delText>
              </w:r>
            </w:del>
          </w:p>
          <w:p w14:paraId="23654E42" w14:textId="77777777" w:rsidR="00257D58" w:rsidRDefault="00257D58" w:rsidP="00257D58">
            <w:pPr>
              <w:pStyle w:val="XML1"/>
              <w:rPr>
                <w:del w:id="2124" w:author="aas" w:date="2013-10-14T02:06:00Z"/>
              </w:rPr>
            </w:pPr>
            <w:del w:id="2125" w:author="aas" w:date="2013-10-14T02:06:00Z">
              <w:r>
                <w:delText xml:space="preserve">            Identifiers of this list are contained in elements</w:delText>
              </w:r>
            </w:del>
          </w:p>
          <w:p w14:paraId="007806DB" w14:textId="77777777" w:rsidR="00257D58" w:rsidRDefault="00257D58" w:rsidP="00257D58">
            <w:pPr>
              <w:pStyle w:val="XML1"/>
              <w:rPr>
                <w:del w:id="2126" w:author="aas" w:date="2013-10-14T02:06:00Z"/>
              </w:rPr>
            </w:pPr>
            <w:del w:id="2127" w:author="aas" w:date="2013-10-14T02:06:00Z">
              <w:r>
                <w:delText xml:space="preserve">            indicating the type of resource: 'port', 'queue',</w:delText>
              </w:r>
            </w:del>
          </w:p>
          <w:p w14:paraId="17ABC0F9" w14:textId="77777777" w:rsidR="00257D58" w:rsidRDefault="00257D58" w:rsidP="00257D58">
            <w:pPr>
              <w:pStyle w:val="XML1"/>
              <w:rPr>
                <w:del w:id="2128" w:author="aas" w:date="2013-10-14T02:06:00Z"/>
              </w:rPr>
            </w:pPr>
            <w:del w:id="2129" w:author="aas" w:date="2013-10-14T02:06:00Z">
              <w:r>
                <w:delText xml:space="preserve">            'certificate', or 'flow-table'.  Depending on the type,</w:delText>
              </w:r>
            </w:del>
          </w:p>
          <w:p w14:paraId="3316D9E4" w14:textId="77777777" w:rsidR="00257D58" w:rsidRDefault="00257D58" w:rsidP="00257D58">
            <w:pPr>
              <w:pStyle w:val="XML1"/>
              <w:rPr>
                <w:del w:id="2130" w:author="aas" w:date="2013-10-14T02:06:00Z"/>
              </w:rPr>
            </w:pPr>
            <w:del w:id="2131" w:author="aas" w:date="2013-10-14T02:06:00Z">
              <w:r>
                <w:delText xml:space="preserve">            different constraints apply.  These are specified in</w:delText>
              </w:r>
            </w:del>
          </w:p>
          <w:p w14:paraId="0EB1BF1C" w14:textId="77777777" w:rsidR="00257D58" w:rsidRDefault="00257D58" w:rsidP="00257D58">
            <w:pPr>
              <w:pStyle w:val="XML1"/>
              <w:rPr>
                <w:del w:id="2132" w:author="aas" w:date="2013-10-14T02:06:00Z"/>
              </w:rPr>
            </w:pPr>
            <w:del w:id="2133" w:author="aas" w:date="2013-10-14T02:06:00Z">
              <w:r>
                <w:delText xml:space="preserve">            separate descriptions per type.</w:delText>
              </w:r>
            </w:del>
          </w:p>
          <w:p w14:paraId="53FD44A3" w14:textId="77777777" w:rsidR="00257D58" w:rsidRDefault="00257D58" w:rsidP="00257D58">
            <w:pPr>
              <w:pStyle w:val="XML1"/>
              <w:rPr>
                <w:del w:id="2134" w:author="aas" w:date="2013-10-14T02:06:00Z"/>
              </w:rPr>
            </w:pPr>
          </w:p>
          <w:p w14:paraId="363F10E5" w14:textId="77777777" w:rsidR="0079721D" w:rsidRDefault="00257D58">
            <w:pPr>
              <w:pStyle w:val="XML1"/>
              <w:rPr>
                <w:del w:id="2135" w:author="aas" w:date="2013-10-14T02:06:00Z"/>
              </w:rPr>
            </w:pPr>
            <w:del w:id="2136"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37" w:author="aas" w:date="2013-10-14T02:06:00Z"/>
              </w:rPr>
            </w:pPr>
            <w:del w:id="2138"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39" w:author="aas" w:date="2013-10-14T02:06:00Z"/>
              </w:rPr>
            </w:pPr>
            <w:del w:id="2140" w:author="aas" w:date="2013-10-14T02:06:00Z">
              <w:r>
                <w:delText xml:space="preserve">            </w:delText>
              </w:r>
              <w:r w:rsidR="00257D58">
                <w:delText>&amp;lt;get&amp;gt; or &amp;lt;get-config&amp;gt;</w:delText>
              </w:r>
            </w:del>
          </w:p>
          <w:p w14:paraId="669D9AEC" w14:textId="77777777" w:rsidR="00257D58" w:rsidRDefault="00257D58">
            <w:pPr>
              <w:pStyle w:val="XML1"/>
              <w:rPr>
                <w:del w:id="2141" w:author="aas" w:date="2013-10-14T02:06:00Z"/>
              </w:rPr>
            </w:pPr>
            <w:del w:id="2142" w:author="aas" w:date="2013-10-14T02:06:00Z">
              <w:r>
                <w:delText xml:space="preserve">            operations. </w:delText>
              </w:r>
            </w:del>
          </w:p>
          <w:p w14:paraId="474D4B4A" w14:textId="77777777" w:rsidR="00257D58" w:rsidRDefault="00257D58" w:rsidP="00257D58">
            <w:pPr>
              <w:pStyle w:val="XML1"/>
              <w:rPr>
                <w:del w:id="2143" w:author="aas" w:date="2013-10-14T02:06:00Z"/>
              </w:rPr>
            </w:pPr>
            <w:del w:id="2144" w:author="aas" w:date="2013-10-14T02:06:00Z">
              <w:r>
                <w:delText xml:space="preserve">          &lt;/xs:documentation&gt;</w:delText>
              </w:r>
            </w:del>
          </w:p>
          <w:p w14:paraId="7B4E43E0" w14:textId="77777777" w:rsidR="00257D58" w:rsidRDefault="00257D58" w:rsidP="00257D58">
            <w:pPr>
              <w:pStyle w:val="XML1"/>
              <w:rPr>
                <w:del w:id="2145" w:author="aas" w:date="2013-10-14T02:06:00Z"/>
              </w:rPr>
            </w:pPr>
            <w:del w:id="2146" w:author="aas" w:date="2013-10-14T02:06:00Z">
              <w:r>
                <w:delText xml:space="preserve">        &lt;/xs:annotation&gt;</w:delText>
              </w:r>
            </w:del>
          </w:p>
          <w:p w14:paraId="048EDB18" w14:textId="77777777" w:rsidR="00257D58" w:rsidRDefault="00257D58" w:rsidP="00257D58">
            <w:pPr>
              <w:pStyle w:val="XML1"/>
              <w:rPr>
                <w:del w:id="2147" w:author="aas" w:date="2013-10-14T02:06:00Z"/>
              </w:rPr>
            </w:pPr>
            <w:del w:id="2148" w:author="aas" w:date="2013-10-14T02:06:00Z">
              <w:r>
                <w:delText xml:space="preserve">        &lt;xs:complexType&gt;</w:delText>
              </w:r>
            </w:del>
          </w:p>
          <w:p w14:paraId="7777DECA" w14:textId="77777777" w:rsidR="00257D58" w:rsidRDefault="00257D58" w:rsidP="00257D58">
            <w:pPr>
              <w:pStyle w:val="XML1"/>
              <w:rPr>
                <w:del w:id="2149" w:author="aas" w:date="2013-10-14T02:06:00Z"/>
              </w:rPr>
            </w:pPr>
            <w:del w:id="2150" w:author="aas" w:date="2013-10-14T02:06:00Z">
              <w:r>
                <w:delText xml:space="preserve">          &lt;xs:sequence&gt;</w:delText>
              </w:r>
            </w:del>
          </w:p>
          <w:p w14:paraId="4CAAD8A1" w14:textId="77777777" w:rsidR="00257D58" w:rsidRDefault="00257D58" w:rsidP="00257D58">
            <w:pPr>
              <w:pStyle w:val="XML1"/>
              <w:rPr>
                <w:del w:id="2151" w:author="aas" w:date="2013-10-14T02:06:00Z"/>
              </w:rPr>
            </w:pPr>
            <w:del w:id="2152" w:author="aas" w:date="2013-10-14T02:06:00Z">
              <w:r>
                <w:delText xml:space="preserve">            &lt;xs:element name="port" minOccurs="0" maxOccurs="unbounded"&gt;</w:delText>
              </w:r>
            </w:del>
          </w:p>
          <w:p w14:paraId="51456C08" w14:textId="77777777" w:rsidR="00257D58" w:rsidRDefault="00257D58" w:rsidP="00257D58">
            <w:pPr>
              <w:pStyle w:val="XML1"/>
              <w:rPr>
                <w:del w:id="2153" w:author="aas" w:date="2013-10-14T02:06:00Z"/>
              </w:rPr>
            </w:pPr>
            <w:del w:id="2154" w:author="aas" w:date="2013-10-14T02:06:00Z">
              <w:r>
                <w:delText xml:space="preserve">              &lt;xs:annotation&gt;</w:delText>
              </w:r>
            </w:del>
          </w:p>
          <w:p w14:paraId="6F4E5D0C" w14:textId="77777777" w:rsidR="00257D58" w:rsidRDefault="00257D58" w:rsidP="00257D58">
            <w:pPr>
              <w:pStyle w:val="XML1"/>
              <w:rPr>
                <w:del w:id="2155" w:author="aas" w:date="2013-10-14T02:06:00Z"/>
              </w:rPr>
            </w:pPr>
            <w:del w:id="2156" w:author="aas" w:date="2013-10-14T02:06:00Z">
              <w:r>
                <w:delText xml:space="preserve">                &lt;xs:documentation&gt;</w:delText>
              </w:r>
            </w:del>
          </w:p>
          <w:p w14:paraId="2C549603" w14:textId="77777777" w:rsidR="00257D58" w:rsidRDefault="00257D58" w:rsidP="00257D58">
            <w:pPr>
              <w:pStyle w:val="XML1"/>
              <w:rPr>
                <w:del w:id="2157" w:author="aas" w:date="2013-10-14T02:06:00Z"/>
              </w:rPr>
            </w:pPr>
            <w:del w:id="2158" w:author="aas" w:date="2013-10-14T02:06:00Z">
              <w:r>
                <w:delText xml:space="preserve">                  A resource identifier of a port of the </w:delText>
              </w:r>
            </w:del>
          </w:p>
          <w:p w14:paraId="440BC649" w14:textId="77777777" w:rsidR="00257D58" w:rsidRDefault="00257D58" w:rsidP="00257D58">
            <w:pPr>
              <w:pStyle w:val="XML1"/>
              <w:rPr>
                <w:del w:id="2159" w:author="aas" w:date="2013-10-14T02:06:00Z"/>
              </w:rPr>
            </w:pPr>
            <w:del w:id="2160" w:author="aas" w:date="2013-10-14T02:06:00Z">
              <w:r>
                <w:delText xml:space="preserve">                  OpenFlow Capable Switch that the OpenFlow Logical Switch</w:delText>
              </w:r>
            </w:del>
          </w:p>
          <w:p w14:paraId="12C2A627" w14:textId="77777777" w:rsidR="00257D58" w:rsidRDefault="00257D58" w:rsidP="00257D58">
            <w:pPr>
              <w:pStyle w:val="XML1"/>
              <w:rPr>
                <w:del w:id="2161" w:author="aas" w:date="2013-10-14T02:06:00Z"/>
              </w:rPr>
            </w:pPr>
            <w:del w:id="2162" w:author="aas" w:date="2013-10-14T02:06:00Z">
              <w:r>
                <w:delText xml:space="preserve">                  has exclusive access to.</w:delText>
              </w:r>
            </w:del>
          </w:p>
          <w:p w14:paraId="506CF285" w14:textId="77777777" w:rsidR="00257D58" w:rsidRDefault="00257D58" w:rsidP="00257D58">
            <w:pPr>
              <w:pStyle w:val="XML1"/>
              <w:rPr>
                <w:del w:id="2163" w:author="aas" w:date="2013-10-14T02:06:00Z"/>
              </w:rPr>
            </w:pPr>
          </w:p>
          <w:p w14:paraId="7EA0B5AC" w14:textId="77777777" w:rsidR="00257D58" w:rsidRDefault="00257D58" w:rsidP="00257D58">
            <w:pPr>
              <w:pStyle w:val="XML1"/>
              <w:rPr>
                <w:del w:id="2164" w:author="aas" w:date="2013-10-14T02:06:00Z"/>
              </w:rPr>
            </w:pPr>
            <w:del w:id="2165" w:author="aas" w:date="2013-10-14T02:06:00Z">
              <w:r>
                <w:delText xml:space="preserve">                  The elements in this list MUST refer to elements at the</w:delText>
              </w:r>
            </w:del>
          </w:p>
          <w:p w14:paraId="7666941F" w14:textId="77777777" w:rsidR="00257D58" w:rsidRDefault="00257D58" w:rsidP="00257D58">
            <w:pPr>
              <w:pStyle w:val="XML1"/>
              <w:rPr>
                <w:del w:id="2166" w:author="aas" w:date="2013-10-14T02:06:00Z"/>
              </w:rPr>
            </w:pPr>
            <w:del w:id="2167" w:author="aas" w:date="2013-10-14T02:06:00Z">
              <w:r>
                <w:delText xml:space="preserve">                  following path:</w:delText>
              </w:r>
            </w:del>
          </w:p>
          <w:p w14:paraId="584D6737" w14:textId="77777777" w:rsidR="00257D58" w:rsidRDefault="00257D58" w:rsidP="00257D58">
            <w:pPr>
              <w:pStyle w:val="XML1"/>
              <w:rPr>
                <w:del w:id="2168" w:author="aas" w:date="2013-10-14T02:06:00Z"/>
              </w:rPr>
            </w:pPr>
            <w:del w:id="2169" w:author="aas" w:date="2013-10-14T02:06:00Z">
              <w:r>
                <w:delText xml:space="preserve">                  /capable-switch/resources/port/resource-id</w:delText>
              </w:r>
            </w:del>
          </w:p>
          <w:p w14:paraId="2C7D8FDC" w14:textId="77777777" w:rsidR="00257D58" w:rsidRDefault="00257D58" w:rsidP="00257D58">
            <w:pPr>
              <w:pStyle w:val="XML1"/>
              <w:rPr>
                <w:del w:id="2170" w:author="aas" w:date="2013-10-14T02:06:00Z"/>
              </w:rPr>
            </w:pPr>
          </w:p>
          <w:p w14:paraId="6804AD75" w14:textId="77777777" w:rsidR="00257D58" w:rsidRDefault="00257D58" w:rsidP="00257D58">
            <w:pPr>
              <w:pStyle w:val="XML1"/>
              <w:rPr>
                <w:del w:id="2171" w:author="aas" w:date="2013-10-14T02:06:00Z"/>
              </w:rPr>
            </w:pPr>
            <w:del w:id="2172" w:author="aas" w:date="2013-10-14T02:06:00Z">
              <w:r>
                <w:delText xml:space="preserve">                  Elements in this list MUST be unique. This means each</w:delText>
              </w:r>
            </w:del>
          </w:p>
          <w:p w14:paraId="167F46BC" w14:textId="77777777" w:rsidR="00257D58" w:rsidRDefault="00257D58" w:rsidP="00257D58">
            <w:pPr>
              <w:pStyle w:val="XML1"/>
              <w:rPr>
                <w:del w:id="2173" w:author="aas" w:date="2013-10-14T02:06:00Z"/>
              </w:rPr>
            </w:pPr>
            <w:del w:id="2174" w:author="aas" w:date="2013-10-14T02:06:00Z">
              <w:r>
                <w:delText xml:space="preserve">                  port element can only be referenced once.</w:delText>
              </w:r>
            </w:del>
          </w:p>
          <w:p w14:paraId="2BC95CFC" w14:textId="77777777" w:rsidR="00257D58" w:rsidRDefault="00257D58" w:rsidP="00257D58">
            <w:pPr>
              <w:pStyle w:val="XML1"/>
              <w:rPr>
                <w:del w:id="2175" w:author="aas" w:date="2013-10-14T02:06:00Z"/>
              </w:rPr>
            </w:pPr>
            <w:del w:id="2176" w:author="aas" w:date="2013-10-14T02:06:00Z">
              <w:r>
                <w:delText xml:space="preserve">                &lt;/xs:documentation&gt;</w:delText>
              </w:r>
            </w:del>
          </w:p>
          <w:p w14:paraId="6700FC59" w14:textId="77777777" w:rsidR="00257D58" w:rsidRDefault="00257D58" w:rsidP="00257D58">
            <w:pPr>
              <w:pStyle w:val="XML1"/>
              <w:rPr>
                <w:del w:id="2177" w:author="aas" w:date="2013-10-14T02:06:00Z"/>
              </w:rPr>
            </w:pPr>
            <w:del w:id="2178" w:author="aas" w:date="2013-10-14T02:06:00Z">
              <w:r>
                <w:delText xml:space="preserve">              &lt;/xs:annotation&gt;</w:delText>
              </w:r>
            </w:del>
          </w:p>
          <w:p w14:paraId="2BDDC324" w14:textId="77777777" w:rsidR="00257D58" w:rsidRDefault="00257D58" w:rsidP="00257D58">
            <w:pPr>
              <w:pStyle w:val="XML1"/>
              <w:rPr>
                <w:del w:id="2179" w:author="aas" w:date="2013-10-14T02:06:00Z"/>
              </w:rPr>
            </w:pPr>
            <w:del w:id="2180" w:author="aas" w:date="2013-10-14T02:06:00Z">
              <w:r>
                <w:delText xml:space="preserve">              &lt;xs:simpleType&gt;</w:delText>
              </w:r>
            </w:del>
          </w:p>
          <w:p w14:paraId="759409A0" w14:textId="77777777" w:rsidR="00257D58" w:rsidRDefault="00257D58" w:rsidP="00257D58">
            <w:pPr>
              <w:pStyle w:val="XML1"/>
              <w:rPr>
                <w:del w:id="2181" w:author="aas" w:date="2013-10-14T02:06:00Z"/>
              </w:rPr>
            </w:pPr>
            <w:del w:id="2182" w:author="aas" w:date="2013-10-14T02:06:00Z">
              <w:r>
                <w:delText xml:space="preserve">                &lt;xs:restriction base="inet:uri"&gt;</w:delText>
              </w:r>
            </w:del>
          </w:p>
          <w:p w14:paraId="4B423F41" w14:textId="77777777" w:rsidR="00257D58" w:rsidRDefault="00257D58" w:rsidP="00257D58">
            <w:pPr>
              <w:pStyle w:val="XML1"/>
              <w:rPr>
                <w:del w:id="2183" w:author="aas" w:date="2013-10-14T02:06:00Z"/>
              </w:rPr>
            </w:pPr>
            <w:del w:id="2184" w:author="aas" w:date="2013-10-14T02:06:00Z">
              <w:r>
                <w:delText xml:space="preserve">                &lt;/xs:restriction&gt;</w:delText>
              </w:r>
            </w:del>
          </w:p>
          <w:p w14:paraId="47816B77" w14:textId="77777777" w:rsidR="00257D58" w:rsidRDefault="00257D58" w:rsidP="00257D58">
            <w:pPr>
              <w:pStyle w:val="XML1"/>
              <w:rPr>
                <w:del w:id="2185" w:author="aas" w:date="2013-10-14T02:06:00Z"/>
              </w:rPr>
            </w:pPr>
            <w:del w:id="2186" w:author="aas" w:date="2013-10-14T02:06:00Z">
              <w:r>
                <w:delText xml:space="preserve">              &lt;/xs:simpleType&gt;</w:delText>
              </w:r>
            </w:del>
          </w:p>
          <w:p w14:paraId="4B049FAD" w14:textId="77777777" w:rsidR="00257D58" w:rsidRDefault="00257D58" w:rsidP="00257D58">
            <w:pPr>
              <w:pStyle w:val="XML1"/>
              <w:rPr>
                <w:del w:id="2187" w:author="aas" w:date="2013-10-14T02:06:00Z"/>
              </w:rPr>
            </w:pPr>
            <w:del w:id="2188" w:author="aas" w:date="2013-10-14T02:06:00Z">
              <w:r>
                <w:delText xml:space="preserve">            &lt;/xs:element&gt;</w:delText>
              </w:r>
            </w:del>
          </w:p>
          <w:p w14:paraId="0B6E9BD3" w14:textId="77777777" w:rsidR="00257D58" w:rsidRDefault="00257D58" w:rsidP="00257D58">
            <w:pPr>
              <w:pStyle w:val="XML1"/>
              <w:rPr>
                <w:del w:id="2189" w:author="aas" w:date="2013-10-14T02:06:00Z"/>
              </w:rPr>
            </w:pPr>
            <w:del w:id="2190" w:author="aas" w:date="2013-10-14T02:06:00Z">
              <w:r>
                <w:delText xml:space="preserve">            &lt;xs:element name="queue" minOccurs="0" maxOccurs="unbounded"&gt;</w:delText>
              </w:r>
            </w:del>
          </w:p>
          <w:p w14:paraId="2D5C9750" w14:textId="77777777" w:rsidR="00257D58" w:rsidRDefault="00257D58" w:rsidP="00257D58">
            <w:pPr>
              <w:pStyle w:val="XML1"/>
              <w:rPr>
                <w:del w:id="2191" w:author="aas" w:date="2013-10-14T02:06:00Z"/>
              </w:rPr>
            </w:pPr>
            <w:del w:id="2192" w:author="aas" w:date="2013-10-14T02:06:00Z">
              <w:r>
                <w:delText xml:space="preserve">              &lt;xs:annotation&gt;</w:delText>
              </w:r>
            </w:del>
          </w:p>
          <w:p w14:paraId="5425B19A" w14:textId="77777777" w:rsidR="00257D58" w:rsidRDefault="00257D58" w:rsidP="00257D58">
            <w:pPr>
              <w:pStyle w:val="XML1"/>
              <w:rPr>
                <w:del w:id="2193" w:author="aas" w:date="2013-10-14T02:06:00Z"/>
              </w:rPr>
            </w:pPr>
            <w:del w:id="2194" w:author="aas" w:date="2013-10-14T02:06:00Z">
              <w:r>
                <w:delText xml:space="preserve">                &lt;xs:documentation&gt;</w:delText>
              </w:r>
            </w:del>
          </w:p>
          <w:p w14:paraId="451B3D1B" w14:textId="77777777" w:rsidR="00257D58" w:rsidRDefault="00257D58" w:rsidP="00257D58">
            <w:pPr>
              <w:pStyle w:val="XML1"/>
              <w:rPr>
                <w:del w:id="2195" w:author="aas" w:date="2013-10-14T02:06:00Z"/>
              </w:rPr>
            </w:pPr>
            <w:del w:id="2196" w:author="aas" w:date="2013-10-14T02:06:00Z">
              <w:r>
                <w:delText xml:space="preserve">                  A resource identifier of a queue of the</w:delText>
              </w:r>
            </w:del>
          </w:p>
          <w:p w14:paraId="41041EAF" w14:textId="77777777" w:rsidR="00257D58" w:rsidRDefault="00257D58" w:rsidP="00257D58">
            <w:pPr>
              <w:pStyle w:val="XML1"/>
              <w:rPr>
                <w:del w:id="2197" w:author="aas" w:date="2013-10-14T02:06:00Z"/>
              </w:rPr>
            </w:pPr>
            <w:del w:id="2198" w:author="aas" w:date="2013-10-14T02:06:00Z">
              <w:r>
                <w:delText xml:space="preserve">                  OpenFlow Capable Switch that the OpenFlow Logical Switch</w:delText>
              </w:r>
            </w:del>
          </w:p>
          <w:p w14:paraId="5619EC4D" w14:textId="77777777" w:rsidR="00257D58" w:rsidRDefault="00257D58" w:rsidP="00257D58">
            <w:pPr>
              <w:pStyle w:val="XML1"/>
              <w:rPr>
                <w:del w:id="2199" w:author="aas" w:date="2013-10-14T02:06:00Z"/>
              </w:rPr>
            </w:pPr>
            <w:del w:id="2200" w:author="aas" w:date="2013-10-14T02:06:00Z">
              <w:r>
                <w:delText xml:space="preserve">                  has exclusive access to.</w:delText>
              </w:r>
            </w:del>
          </w:p>
          <w:p w14:paraId="3B8B1FD0" w14:textId="77777777" w:rsidR="00257D58" w:rsidRDefault="00257D58" w:rsidP="00257D58">
            <w:pPr>
              <w:pStyle w:val="XML1"/>
              <w:rPr>
                <w:del w:id="2201" w:author="aas" w:date="2013-10-14T02:06:00Z"/>
              </w:rPr>
            </w:pPr>
          </w:p>
          <w:p w14:paraId="6350403C" w14:textId="77777777" w:rsidR="00257D58" w:rsidRDefault="00257D58" w:rsidP="00257D58">
            <w:pPr>
              <w:pStyle w:val="XML1"/>
              <w:rPr>
                <w:del w:id="2202" w:author="aas" w:date="2013-10-14T02:06:00Z"/>
              </w:rPr>
            </w:pPr>
            <w:del w:id="2203" w:author="aas" w:date="2013-10-14T02:06:00Z">
              <w:r>
                <w:delText xml:space="preserve">                  The elements in this list MUST refer to elements at the</w:delText>
              </w:r>
            </w:del>
          </w:p>
          <w:p w14:paraId="18BD1730" w14:textId="77777777" w:rsidR="00257D58" w:rsidRDefault="00257D58" w:rsidP="00257D58">
            <w:pPr>
              <w:pStyle w:val="XML1"/>
              <w:rPr>
                <w:del w:id="2204" w:author="aas" w:date="2013-10-14T02:06:00Z"/>
              </w:rPr>
            </w:pPr>
            <w:del w:id="2205" w:author="aas" w:date="2013-10-14T02:06:00Z">
              <w:r>
                <w:delText xml:space="preserve">                  following path:</w:delText>
              </w:r>
            </w:del>
          </w:p>
          <w:p w14:paraId="292F5AAA" w14:textId="77777777" w:rsidR="00257D58" w:rsidRDefault="00257D58" w:rsidP="00257D58">
            <w:pPr>
              <w:pStyle w:val="XML1"/>
              <w:rPr>
                <w:del w:id="2206" w:author="aas" w:date="2013-10-14T02:06:00Z"/>
              </w:rPr>
            </w:pPr>
            <w:del w:id="2207" w:author="aas" w:date="2013-10-14T02:06:00Z">
              <w:r>
                <w:delText xml:space="preserve">                  /capable-switch/resources/queue/resource-id</w:delText>
              </w:r>
            </w:del>
          </w:p>
          <w:p w14:paraId="18B5F783" w14:textId="77777777" w:rsidR="00257D58" w:rsidRDefault="00257D58" w:rsidP="00257D58">
            <w:pPr>
              <w:pStyle w:val="XML1"/>
              <w:rPr>
                <w:del w:id="2208" w:author="aas" w:date="2013-10-14T02:06:00Z"/>
              </w:rPr>
            </w:pPr>
          </w:p>
          <w:p w14:paraId="17E52892" w14:textId="77777777" w:rsidR="00257D58" w:rsidRDefault="00257D58" w:rsidP="00257D58">
            <w:pPr>
              <w:pStyle w:val="XML1"/>
              <w:rPr>
                <w:del w:id="2209" w:author="aas" w:date="2013-10-14T02:06:00Z"/>
              </w:rPr>
            </w:pPr>
            <w:del w:id="2210" w:author="aas" w:date="2013-10-14T02:06:00Z">
              <w:r>
                <w:delText xml:space="preserve">                  Elements in this list MUST be unique. This means each</w:delText>
              </w:r>
            </w:del>
          </w:p>
          <w:p w14:paraId="4D52238F" w14:textId="77777777" w:rsidR="00257D58" w:rsidRDefault="00257D58" w:rsidP="00257D58">
            <w:pPr>
              <w:pStyle w:val="XML1"/>
              <w:rPr>
                <w:del w:id="2211" w:author="aas" w:date="2013-10-14T02:06:00Z"/>
              </w:rPr>
            </w:pPr>
            <w:del w:id="2212" w:author="aas" w:date="2013-10-14T02:06:00Z">
              <w:r>
                <w:delText xml:space="preserve">                  queue element can only be referenced once.</w:delText>
              </w:r>
            </w:del>
          </w:p>
          <w:p w14:paraId="632AF977" w14:textId="77777777" w:rsidR="00257D58" w:rsidRDefault="00257D58" w:rsidP="00257D58">
            <w:pPr>
              <w:pStyle w:val="XML1"/>
              <w:rPr>
                <w:del w:id="2213" w:author="aas" w:date="2013-10-14T02:06:00Z"/>
              </w:rPr>
            </w:pPr>
            <w:del w:id="2214" w:author="aas" w:date="2013-10-14T02:06:00Z">
              <w:r>
                <w:delText xml:space="preserve">                &lt;/xs:documentation&gt;</w:delText>
              </w:r>
            </w:del>
          </w:p>
          <w:p w14:paraId="02B1463E" w14:textId="77777777" w:rsidR="00257D58" w:rsidRDefault="00257D58" w:rsidP="00257D58">
            <w:pPr>
              <w:pStyle w:val="XML1"/>
              <w:rPr>
                <w:del w:id="2215" w:author="aas" w:date="2013-10-14T02:06:00Z"/>
              </w:rPr>
            </w:pPr>
            <w:del w:id="2216" w:author="aas" w:date="2013-10-14T02:06:00Z">
              <w:r>
                <w:delText xml:space="preserve">              &lt;/xs:annotation&gt;</w:delText>
              </w:r>
            </w:del>
          </w:p>
          <w:p w14:paraId="65E05D3C" w14:textId="77777777" w:rsidR="00257D58" w:rsidRDefault="00257D58" w:rsidP="00257D58">
            <w:pPr>
              <w:pStyle w:val="XML1"/>
              <w:rPr>
                <w:del w:id="2217" w:author="aas" w:date="2013-10-14T02:06:00Z"/>
              </w:rPr>
            </w:pPr>
            <w:del w:id="2218" w:author="aas" w:date="2013-10-14T02:06:00Z">
              <w:r>
                <w:delText xml:space="preserve">              &lt;xs:simpleType&gt;</w:delText>
              </w:r>
            </w:del>
          </w:p>
          <w:p w14:paraId="6B65C726" w14:textId="77777777" w:rsidR="00257D58" w:rsidRDefault="00257D58" w:rsidP="00257D58">
            <w:pPr>
              <w:pStyle w:val="XML1"/>
              <w:rPr>
                <w:del w:id="2219" w:author="aas" w:date="2013-10-14T02:06:00Z"/>
              </w:rPr>
            </w:pPr>
            <w:del w:id="2220" w:author="aas" w:date="2013-10-14T02:06:00Z">
              <w:r>
                <w:delText xml:space="preserve">                &lt;xs:restriction base="inet:uri"&gt;</w:delText>
              </w:r>
            </w:del>
          </w:p>
          <w:p w14:paraId="3A95F36B" w14:textId="77777777" w:rsidR="00257D58" w:rsidRDefault="00257D58" w:rsidP="00257D58">
            <w:pPr>
              <w:pStyle w:val="XML1"/>
              <w:rPr>
                <w:del w:id="2221" w:author="aas" w:date="2013-10-14T02:06:00Z"/>
              </w:rPr>
            </w:pPr>
            <w:del w:id="2222" w:author="aas" w:date="2013-10-14T02:06:00Z">
              <w:r>
                <w:delText xml:space="preserve">                &lt;/xs:restriction&gt;</w:delText>
              </w:r>
            </w:del>
          </w:p>
          <w:p w14:paraId="25A81807" w14:textId="77777777" w:rsidR="00257D58" w:rsidRDefault="00257D58" w:rsidP="00257D58">
            <w:pPr>
              <w:pStyle w:val="XML1"/>
              <w:rPr>
                <w:del w:id="2223" w:author="aas" w:date="2013-10-14T02:06:00Z"/>
              </w:rPr>
            </w:pPr>
            <w:del w:id="2224" w:author="aas" w:date="2013-10-14T02:06:00Z">
              <w:r>
                <w:delText xml:space="preserve">              &lt;/xs:simpleType&gt;</w:delText>
              </w:r>
            </w:del>
          </w:p>
          <w:p w14:paraId="3CAE9B4F" w14:textId="77777777" w:rsidR="00257D58" w:rsidRDefault="00257D58" w:rsidP="00257D58">
            <w:pPr>
              <w:pStyle w:val="XML1"/>
              <w:rPr>
                <w:del w:id="2225" w:author="aas" w:date="2013-10-14T02:06:00Z"/>
              </w:rPr>
            </w:pPr>
            <w:del w:id="2226" w:author="aas" w:date="2013-10-14T02:06:00Z">
              <w:r>
                <w:delText xml:space="preserve">            &lt;/xs:element&gt;</w:delText>
              </w:r>
            </w:del>
          </w:p>
          <w:p w14:paraId="11890C94" w14:textId="77777777" w:rsidR="00257D58" w:rsidRDefault="00257D58" w:rsidP="00257D58">
            <w:pPr>
              <w:pStyle w:val="XML1"/>
              <w:rPr>
                <w:del w:id="2227" w:author="aas" w:date="2013-10-14T02:06:00Z"/>
              </w:rPr>
            </w:pPr>
            <w:del w:id="2228" w:author="aas" w:date="2013-10-14T02:06:00Z">
              <w:r>
                <w:delText xml:space="preserve">            &lt;xs:element name="certificate" minOccurs="0"&gt;</w:delText>
              </w:r>
            </w:del>
          </w:p>
          <w:p w14:paraId="51B44C4D" w14:textId="77777777" w:rsidR="00257D58" w:rsidRDefault="00257D58" w:rsidP="00257D58">
            <w:pPr>
              <w:pStyle w:val="XML1"/>
              <w:rPr>
                <w:del w:id="2229" w:author="aas" w:date="2013-10-14T02:06:00Z"/>
              </w:rPr>
            </w:pPr>
            <w:del w:id="2230" w:author="aas" w:date="2013-10-14T02:06:00Z">
              <w:r>
                <w:delText xml:space="preserve">              &lt;xs:annotation&gt;</w:delText>
              </w:r>
            </w:del>
          </w:p>
          <w:p w14:paraId="0CE00B34" w14:textId="77777777" w:rsidR="00257D58" w:rsidRDefault="00257D58" w:rsidP="00257D58">
            <w:pPr>
              <w:pStyle w:val="XML1"/>
              <w:rPr>
                <w:del w:id="2231" w:author="aas" w:date="2013-10-14T02:06:00Z"/>
              </w:rPr>
            </w:pPr>
            <w:del w:id="2232" w:author="aas" w:date="2013-10-14T02:06:00Z">
              <w:r>
                <w:delText xml:space="preserve">                &lt;xs:documentation&gt;</w:delText>
              </w:r>
            </w:del>
          </w:p>
          <w:p w14:paraId="0A1A8C95" w14:textId="77777777" w:rsidR="00257D58" w:rsidRDefault="00257D58" w:rsidP="00257D58">
            <w:pPr>
              <w:pStyle w:val="XML1"/>
              <w:rPr>
                <w:del w:id="2233" w:author="aas" w:date="2013-10-14T02:06:00Z"/>
              </w:rPr>
            </w:pPr>
            <w:del w:id="2234" w:author="aas" w:date="2013-10-14T02:06:00Z">
              <w:r>
                <w:delText xml:space="preserve">                  The resource identifier of the owned</w:delText>
              </w:r>
            </w:del>
          </w:p>
          <w:p w14:paraId="378FD691" w14:textId="77777777" w:rsidR="00257D58" w:rsidRDefault="00257D58" w:rsidP="00257D58">
            <w:pPr>
              <w:pStyle w:val="XML1"/>
              <w:rPr>
                <w:del w:id="2235" w:author="aas" w:date="2013-10-14T02:06:00Z"/>
              </w:rPr>
            </w:pPr>
            <w:del w:id="2236" w:author="aas" w:date="2013-10-14T02:06:00Z">
              <w:r>
                <w:delText xml:space="preserve">                  certificate in the OpenFlow Capable Switch that the</w:delText>
              </w:r>
            </w:del>
          </w:p>
          <w:p w14:paraId="2427597C" w14:textId="77777777" w:rsidR="00257D58" w:rsidRDefault="00257D58" w:rsidP="00257D58">
            <w:pPr>
              <w:pStyle w:val="XML1"/>
              <w:rPr>
                <w:del w:id="2237" w:author="aas" w:date="2013-10-14T02:06:00Z"/>
              </w:rPr>
            </w:pPr>
            <w:del w:id="2238" w:author="aas" w:date="2013-10-14T02:06:00Z">
              <w:r>
                <w:delText xml:space="preserve">                  OpenFlow Logical Switch uses to identify itself.  This</w:delText>
              </w:r>
            </w:del>
          </w:p>
          <w:p w14:paraId="14A0B79A" w14:textId="77777777" w:rsidR="00257D58" w:rsidRDefault="00257D58" w:rsidP="00257D58">
            <w:pPr>
              <w:pStyle w:val="XML1"/>
              <w:rPr>
                <w:del w:id="2239" w:author="aas" w:date="2013-10-14T02:06:00Z"/>
              </w:rPr>
            </w:pPr>
            <w:del w:id="2240" w:author="aas" w:date="2013-10-14T02:06:00Z">
              <w:r>
                <w:delText xml:space="preserve">                  element MUST NOT occur more than once in an OpenFlow</w:delText>
              </w:r>
            </w:del>
          </w:p>
          <w:p w14:paraId="74B04258" w14:textId="77777777" w:rsidR="00257D58" w:rsidRDefault="00257D58" w:rsidP="00257D58">
            <w:pPr>
              <w:pStyle w:val="XML1"/>
              <w:rPr>
                <w:del w:id="2241" w:author="aas" w:date="2013-10-14T02:06:00Z"/>
              </w:rPr>
            </w:pPr>
            <w:del w:id="2242" w:author="aas" w:date="2013-10-14T02:06:00Z">
              <w:r>
                <w:delText xml:space="preserve">                  Logical Switch's resource list.  </w:delText>
              </w:r>
            </w:del>
          </w:p>
          <w:p w14:paraId="28EE1B0A" w14:textId="77777777" w:rsidR="00257D58" w:rsidRDefault="00257D58" w:rsidP="00257D58">
            <w:pPr>
              <w:pStyle w:val="XML1"/>
              <w:rPr>
                <w:del w:id="2243" w:author="aas" w:date="2013-10-14T02:06:00Z"/>
              </w:rPr>
            </w:pPr>
            <w:del w:id="2244" w:author="aas" w:date="2013-10-14T02:06:00Z">
              <w:r>
                <w:delText xml:space="preserve">                          </w:delText>
              </w:r>
            </w:del>
          </w:p>
          <w:p w14:paraId="519005DB" w14:textId="77777777" w:rsidR="00257D58" w:rsidRDefault="00257D58" w:rsidP="00257D58">
            <w:pPr>
              <w:pStyle w:val="XML1"/>
              <w:rPr>
                <w:del w:id="2245" w:author="aas" w:date="2013-10-14T02:06:00Z"/>
              </w:rPr>
            </w:pPr>
            <w:del w:id="2246" w:author="aas" w:date="2013-10-14T02:06:00Z">
              <w:r>
                <w:delText xml:space="preserve">                  If no such element is in an OpenFlow Logical Switch's </w:delText>
              </w:r>
            </w:del>
          </w:p>
          <w:p w14:paraId="1D3D7761" w14:textId="77777777" w:rsidR="00257D58" w:rsidRDefault="00257D58" w:rsidP="00257D58">
            <w:pPr>
              <w:pStyle w:val="XML1"/>
              <w:rPr>
                <w:del w:id="2247" w:author="aas" w:date="2013-10-14T02:06:00Z"/>
              </w:rPr>
            </w:pPr>
            <w:del w:id="2248" w:author="aas" w:date="2013-10-14T02:06:00Z">
              <w:r>
                <w:delText xml:space="preserve">                  resource list, then the OpenFlow Logical Switch does not </w:delText>
              </w:r>
            </w:del>
          </w:p>
          <w:p w14:paraId="5A198F64" w14:textId="77777777" w:rsidR="00257D58" w:rsidRDefault="00257D58" w:rsidP="00257D58">
            <w:pPr>
              <w:pStyle w:val="XML1"/>
              <w:rPr>
                <w:del w:id="2249" w:author="aas" w:date="2013-10-14T02:06:00Z"/>
              </w:rPr>
            </w:pPr>
            <w:del w:id="2250" w:author="aas" w:date="2013-10-14T02:06:00Z">
              <w:r>
                <w:delText xml:space="preserve">                  authenticate itself towards an OpenFloe Controller with a</w:delText>
              </w:r>
            </w:del>
          </w:p>
          <w:p w14:paraId="219ED04A" w14:textId="77777777" w:rsidR="00257D58" w:rsidRDefault="00257D58" w:rsidP="00257D58">
            <w:pPr>
              <w:pStyle w:val="XML1"/>
              <w:rPr>
                <w:del w:id="2251" w:author="aas" w:date="2013-10-14T02:06:00Z"/>
              </w:rPr>
            </w:pPr>
            <w:del w:id="2252" w:author="aas" w:date="2013-10-14T02:06:00Z">
              <w:r>
                <w:delText xml:space="preserve">                  certificate.  If this element is present, then the</w:delText>
              </w:r>
            </w:del>
          </w:p>
          <w:p w14:paraId="64A95C01" w14:textId="77777777" w:rsidR="00257D58" w:rsidRDefault="00257D58" w:rsidP="00257D58">
            <w:pPr>
              <w:pStyle w:val="XML1"/>
              <w:rPr>
                <w:del w:id="2253" w:author="aas" w:date="2013-10-14T02:06:00Z"/>
              </w:rPr>
            </w:pPr>
            <w:del w:id="2254" w:author="aas" w:date="2013-10-14T02:06:00Z">
              <w:r>
                <w:delText xml:space="preserve">                  OpenFlow Logical Switch MUST provide this certificate for</w:delText>
              </w:r>
            </w:del>
          </w:p>
          <w:p w14:paraId="503B8A3F" w14:textId="77777777" w:rsidR="00257D58" w:rsidRDefault="00257D58" w:rsidP="00257D58">
            <w:pPr>
              <w:pStyle w:val="XML1"/>
              <w:rPr>
                <w:del w:id="2255" w:author="aas" w:date="2013-10-14T02:06:00Z"/>
              </w:rPr>
            </w:pPr>
            <w:del w:id="2256" w:author="aas" w:date="2013-10-14T02:06:00Z">
              <w:r>
                <w:delText xml:space="preserve">                  authentication to an OpenFlow Controller when setting up</w:delText>
              </w:r>
            </w:del>
          </w:p>
          <w:p w14:paraId="173384B5" w14:textId="77777777" w:rsidR="00257D58" w:rsidRDefault="00257D58" w:rsidP="00257D58">
            <w:pPr>
              <w:pStyle w:val="XML1"/>
              <w:rPr>
                <w:del w:id="2257" w:author="aas" w:date="2013-10-14T02:06:00Z"/>
              </w:rPr>
            </w:pPr>
            <w:del w:id="2258" w:author="aas" w:date="2013-10-14T02:06:00Z">
              <w:r>
                <w:delText xml:space="preserve">                  a TLS connection.  </w:delText>
              </w:r>
            </w:del>
          </w:p>
          <w:p w14:paraId="2E76C3DC" w14:textId="77777777" w:rsidR="00257D58" w:rsidRDefault="00257D58" w:rsidP="00257D58">
            <w:pPr>
              <w:pStyle w:val="XML1"/>
              <w:rPr>
                <w:del w:id="2259" w:author="aas" w:date="2013-10-14T02:06:00Z"/>
              </w:rPr>
            </w:pPr>
            <w:del w:id="2260" w:author="aas" w:date="2013-10-14T02:06:00Z">
              <w:r>
                <w:delText xml:space="preserve">                          </w:delText>
              </w:r>
            </w:del>
          </w:p>
          <w:p w14:paraId="1D4499ED" w14:textId="77777777" w:rsidR="00257D58" w:rsidRDefault="00257D58" w:rsidP="00257D58">
            <w:pPr>
              <w:pStyle w:val="XML1"/>
              <w:rPr>
                <w:del w:id="2261" w:author="aas" w:date="2013-10-14T02:06:00Z"/>
              </w:rPr>
            </w:pPr>
            <w:del w:id="2262" w:author="aas" w:date="2013-10-14T02:06:00Z">
              <w:r>
                <w:delText xml:space="preserve">                  For TCP connections this element is irrelevant.</w:delText>
              </w:r>
            </w:del>
          </w:p>
          <w:p w14:paraId="6BD1EC1E" w14:textId="77777777" w:rsidR="00257D58" w:rsidRDefault="00257D58" w:rsidP="00257D58">
            <w:pPr>
              <w:pStyle w:val="XML1"/>
              <w:rPr>
                <w:del w:id="2263" w:author="aas" w:date="2013-10-14T02:06:00Z"/>
              </w:rPr>
            </w:pPr>
          </w:p>
          <w:p w14:paraId="6F5C1EA0" w14:textId="77777777" w:rsidR="00257D58" w:rsidRDefault="00257D58" w:rsidP="00257D58">
            <w:pPr>
              <w:pStyle w:val="XML1"/>
              <w:rPr>
                <w:del w:id="2264" w:author="aas" w:date="2013-10-14T02:06:00Z"/>
              </w:rPr>
            </w:pPr>
            <w:del w:id="2265" w:author="aas" w:date="2013-10-14T02:06:00Z">
              <w:r>
                <w:delText xml:space="preserve">                  The element MUST refer to an element at the following</w:delText>
              </w:r>
            </w:del>
          </w:p>
          <w:p w14:paraId="3C0FD756" w14:textId="77777777" w:rsidR="00257D58" w:rsidRDefault="00257D58" w:rsidP="00257D58">
            <w:pPr>
              <w:pStyle w:val="XML1"/>
              <w:rPr>
                <w:del w:id="2266" w:author="aas" w:date="2013-10-14T02:06:00Z"/>
              </w:rPr>
            </w:pPr>
            <w:del w:id="2267" w:author="aas" w:date="2013-10-14T02:06:00Z">
              <w:r>
                <w:delText xml:space="preserve">                  path:</w:delText>
              </w:r>
            </w:del>
          </w:p>
          <w:p w14:paraId="46C4D7C8" w14:textId="77777777" w:rsidR="00257D58" w:rsidRDefault="00257D58" w:rsidP="00257D58">
            <w:pPr>
              <w:pStyle w:val="XML1"/>
              <w:rPr>
                <w:del w:id="2268" w:author="aas" w:date="2013-10-14T02:06:00Z"/>
              </w:rPr>
            </w:pPr>
            <w:del w:id="2269" w:author="aas" w:date="2013-10-14T02:06:00Z">
              <w:r>
                <w:delText xml:space="preserve">                  /capable-switch/resources/owned-certificate/resource-id</w:delText>
              </w:r>
            </w:del>
          </w:p>
          <w:p w14:paraId="0896EFD2" w14:textId="77777777" w:rsidR="00257D58" w:rsidRDefault="00257D58" w:rsidP="00257D58">
            <w:pPr>
              <w:pStyle w:val="XML1"/>
              <w:rPr>
                <w:del w:id="2270" w:author="aas" w:date="2013-10-14T02:06:00Z"/>
              </w:rPr>
            </w:pPr>
          </w:p>
          <w:p w14:paraId="217B0ECD" w14:textId="77777777" w:rsidR="00257D58" w:rsidRDefault="00257D58" w:rsidP="00257D58">
            <w:pPr>
              <w:pStyle w:val="XML1"/>
              <w:rPr>
                <w:del w:id="2271" w:author="aas" w:date="2013-10-14T02:06:00Z"/>
              </w:rPr>
            </w:pPr>
            <w:del w:id="2272" w:author="aas" w:date="2013-10-14T02:06:00Z">
              <w:r>
                <w:delText xml:space="preserve">                &lt;/xs:documentation&gt;</w:delText>
              </w:r>
            </w:del>
          </w:p>
          <w:p w14:paraId="08F39B34" w14:textId="77777777" w:rsidR="00257D58" w:rsidRDefault="00257D58" w:rsidP="00257D58">
            <w:pPr>
              <w:pStyle w:val="XML1"/>
              <w:rPr>
                <w:del w:id="2273" w:author="aas" w:date="2013-10-14T02:06:00Z"/>
              </w:rPr>
            </w:pPr>
            <w:del w:id="2274" w:author="aas" w:date="2013-10-14T02:06:00Z">
              <w:r>
                <w:delText xml:space="preserve">              &lt;/xs:annotation&gt;</w:delText>
              </w:r>
            </w:del>
          </w:p>
          <w:p w14:paraId="0495CD5F" w14:textId="77777777" w:rsidR="00257D58" w:rsidRDefault="00257D58" w:rsidP="00257D58">
            <w:pPr>
              <w:pStyle w:val="XML1"/>
              <w:rPr>
                <w:del w:id="2275" w:author="aas" w:date="2013-10-14T02:06:00Z"/>
              </w:rPr>
            </w:pPr>
            <w:del w:id="2276" w:author="aas" w:date="2013-10-14T02:06:00Z">
              <w:r>
                <w:delText xml:space="preserve">              &lt;xs:simpleType&gt;</w:delText>
              </w:r>
            </w:del>
          </w:p>
          <w:p w14:paraId="01F460D3" w14:textId="77777777" w:rsidR="00257D58" w:rsidRDefault="00257D58" w:rsidP="00257D58">
            <w:pPr>
              <w:pStyle w:val="XML1"/>
              <w:rPr>
                <w:del w:id="2277" w:author="aas" w:date="2013-10-14T02:06:00Z"/>
              </w:rPr>
            </w:pPr>
            <w:del w:id="2278" w:author="aas" w:date="2013-10-14T02:06:00Z">
              <w:r>
                <w:delText xml:space="preserve">                &lt;xs:restriction base="inet:uri"&gt;</w:delText>
              </w:r>
            </w:del>
          </w:p>
          <w:p w14:paraId="173331AE" w14:textId="77777777" w:rsidR="00257D58" w:rsidRDefault="00257D58" w:rsidP="00257D58">
            <w:pPr>
              <w:pStyle w:val="XML1"/>
              <w:rPr>
                <w:del w:id="2279" w:author="aas" w:date="2013-10-14T02:06:00Z"/>
              </w:rPr>
            </w:pPr>
            <w:del w:id="2280" w:author="aas" w:date="2013-10-14T02:06:00Z">
              <w:r>
                <w:delText xml:space="preserve">                &lt;/xs:restriction&gt;</w:delText>
              </w:r>
            </w:del>
          </w:p>
          <w:p w14:paraId="2205AE71" w14:textId="77777777" w:rsidR="00257D58" w:rsidRDefault="00257D58" w:rsidP="00257D58">
            <w:pPr>
              <w:pStyle w:val="XML1"/>
              <w:rPr>
                <w:del w:id="2281" w:author="aas" w:date="2013-10-14T02:06:00Z"/>
              </w:rPr>
            </w:pPr>
            <w:del w:id="2282" w:author="aas" w:date="2013-10-14T02:06:00Z">
              <w:r>
                <w:delText xml:space="preserve">              &lt;/xs:simpleType&gt;</w:delText>
              </w:r>
            </w:del>
          </w:p>
          <w:p w14:paraId="4F01E171" w14:textId="77777777" w:rsidR="00257D58" w:rsidRDefault="00257D58" w:rsidP="00257D58">
            <w:pPr>
              <w:pStyle w:val="XML1"/>
              <w:rPr>
                <w:del w:id="2283" w:author="aas" w:date="2013-10-14T02:06:00Z"/>
              </w:rPr>
            </w:pPr>
            <w:del w:id="2284" w:author="aas" w:date="2013-10-14T02:06:00Z">
              <w:r>
                <w:delText xml:space="preserve">            &lt;/xs:element&gt;</w:delText>
              </w:r>
            </w:del>
          </w:p>
          <w:p w14:paraId="16329554" w14:textId="77777777" w:rsidR="00257D58" w:rsidRDefault="00257D58" w:rsidP="00257D58">
            <w:pPr>
              <w:pStyle w:val="XML1"/>
              <w:rPr>
                <w:del w:id="2285" w:author="aas" w:date="2013-10-14T02:06:00Z"/>
              </w:rPr>
            </w:pPr>
            <w:del w:id="2286" w:author="aas" w:date="2013-10-14T02:06:00Z">
              <w:r>
                <w:delText xml:space="preserve">            &lt;xs:element name="flow-table" minOccurs="0" maxOccurs="unbounded"&gt;</w:delText>
              </w:r>
            </w:del>
          </w:p>
          <w:p w14:paraId="2D9772DC" w14:textId="77777777" w:rsidR="00257D58" w:rsidRDefault="00257D58" w:rsidP="00257D58">
            <w:pPr>
              <w:pStyle w:val="XML1"/>
              <w:rPr>
                <w:del w:id="2287" w:author="aas" w:date="2013-10-14T02:06:00Z"/>
              </w:rPr>
            </w:pPr>
            <w:del w:id="2288" w:author="aas" w:date="2013-10-14T02:06:00Z">
              <w:r>
                <w:delText xml:space="preserve">              &lt;xs:annotation&gt;</w:delText>
              </w:r>
            </w:del>
          </w:p>
          <w:p w14:paraId="261E365E" w14:textId="77777777" w:rsidR="00257D58" w:rsidRDefault="00257D58" w:rsidP="00257D58">
            <w:pPr>
              <w:pStyle w:val="XML1"/>
              <w:rPr>
                <w:del w:id="2289" w:author="aas" w:date="2013-10-14T02:06:00Z"/>
              </w:rPr>
            </w:pPr>
            <w:del w:id="2290" w:author="aas" w:date="2013-10-14T02:06:00Z">
              <w:r>
                <w:delText xml:space="preserve">                &lt;xs:documentation&gt;</w:delText>
              </w:r>
            </w:del>
          </w:p>
          <w:p w14:paraId="701882D2" w14:textId="77777777" w:rsidR="00257D58" w:rsidRDefault="00257D58" w:rsidP="00257D58">
            <w:pPr>
              <w:pStyle w:val="XML1"/>
              <w:rPr>
                <w:del w:id="2291" w:author="aas" w:date="2013-10-14T02:06:00Z"/>
              </w:rPr>
            </w:pPr>
            <w:del w:id="2292" w:author="aas" w:date="2013-10-14T02:06:00Z">
              <w:r>
                <w:delText xml:space="preserve">                  A resource identifier of a flow table of the </w:delText>
              </w:r>
            </w:del>
          </w:p>
          <w:p w14:paraId="775FA7D9" w14:textId="77777777" w:rsidR="00257D58" w:rsidRDefault="00257D58" w:rsidP="00257D58">
            <w:pPr>
              <w:pStyle w:val="XML1"/>
              <w:rPr>
                <w:del w:id="2293" w:author="aas" w:date="2013-10-14T02:06:00Z"/>
              </w:rPr>
            </w:pPr>
            <w:del w:id="2294" w:author="aas" w:date="2013-10-14T02:06:00Z">
              <w:r>
                <w:delText xml:space="preserve">                  OpenFlow Capable Switch that the OpenFlow Logical Switch </w:delText>
              </w:r>
            </w:del>
          </w:p>
          <w:p w14:paraId="2BB72FE3" w14:textId="77777777" w:rsidR="00257D58" w:rsidRDefault="00257D58" w:rsidP="00257D58">
            <w:pPr>
              <w:pStyle w:val="XML1"/>
              <w:rPr>
                <w:del w:id="2295" w:author="aas" w:date="2013-10-14T02:06:00Z"/>
              </w:rPr>
            </w:pPr>
            <w:del w:id="2296" w:author="aas" w:date="2013-10-14T02:06:00Z">
              <w:r>
                <w:delText xml:space="preserve">                  has exclusive access to.</w:delText>
              </w:r>
            </w:del>
          </w:p>
          <w:p w14:paraId="2DB4DB47" w14:textId="77777777" w:rsidR="00257D58" w:rsidRDefault="00257D58" w:rsidP="00257D58">
            <w:pPr>
              <w:pStyle w:val="XML1"/>
              <w:rPr>
                <w:del w:id="2297" w:author="aas" w:date="2013-10-14T02:06:00Z"/>
              </w:rPr>
            </w:pPr>
          </w:p>
          <w:p w14:paraId="0E4CF508" w14:textId="77777777" w:rsidR="00257D58" w:rsidRDefault="00257D58" w:rsidP="00257D58">
            <w:pPr>
              <w:pStyle w:val="XML1"/>
              <w:rPr>
                <w:del w:id="2298" w:author="aas" w:date="2013-10-14T02:06:00Z"/>
              </w:rPr>
            </w:pPr>
            <w:del w:id="2299" w:author="aas" w:date="2013-10-14T02:06:00Z">
              <w:r>
                <w:delText xml:space="preserve">                  The elements in this list MUST refer to elements at the</w:delText>
              </w:r>
            </w:del>
          </w:p>
          <w:p w14:paraId="3960FD43" w14:textId="77777777" w:rsidR="00257D58" w:rsidRDefault="00257D58" w:rsidP="00257D58">
            <w:pPr>
              <w:pStyle w:val="XML1"/>
              <w:rPr>
                <w:del w:id="2300" w:author="aas" w:date="2013-10-14T02:06:00Z"/>
              </w:rPr>
            </w:pPr>
            <w:del w:id="2301" w:author="aas" w:date="2013-10-14T02:06:00Z">
              <w:r>
                <w:delText xml:space="preserve">                  following path:</w:delText>
              </w:r>
            </w:del>
          </w:p>
          <w:p w14:paraId="58E0C682" w14:textId="77777777" w:rsidR="00257D58" w:rsidRDefault="00257D58" w:rsidP="00257D58">
            <w:pPr>
              <w:pStyle w:val="XML1"/>
              <w:rPr>
                <w:del w:id="2302" w:author="aas" w:date="2013-10-14T02:06:00Z"/>
              </w:rPr>
            </w:pPr>
            <w:del w:id="2303" w:author="aas" w:date="2013-10-14T02:06:00Z">
              <w:r>
                <w:delText xml:space="preserve">                  /capable-switch/resources/flow-table/resource-id</w:delText>
              </w:r>
            </w:del>
          </w:p>
          <w:p w14:paraId="422C5AE5" w14:textId="77777777" w:rsidR="00257D58" w:rsidRDefault="00257D58" w:rsidP="00257D58">
            <w:pPr>
              <w:pStyle w:val="XML1"/>
              <w:rPr>
                <w:del w:id="2304" w:author="aas" w:date="2013-10-14T02:06:00Z"/>
              </w:rPr>
            </w:pPr>
          </w:p>
          <w:p w14:paraId="3AA7CBB9" w14:textId="77777777" w:rsidR="00257D58" w:rsidRDefault="00257D58" w:rsidP="00257D58">
            <w:pPr>
              <w:pStyle w:val="XML1"/>
              <w:rPr>
                <w:del w:id="2305" w:author="aas" w:date="2013-10-14T02:06:00Z"/>
              </w:rPr>
            </w:pPr>
            <w:del w:id="2306" w:author="aas" w:date="2013-10-14T02:06:00Z">
              <w:r>
                <w:delText xml:space="preserve">                  Elements in this list MUST be unique. This means each</w:delText>
              </w:r>
            </w:del>
          </w:p>
          <w:p w14:paraId="523F4B74" w14:textId="77777777" w:rsidR="00257D58" w:rsidRDefault="00257D58" w:rsidP="00257D58">
            <w:pPr>
              <w:pStyle w:val="XML1"/>
              <w:rPr>
                <w:del w:id="2307" w:author="aas" w:date="2013-10-14T02:06:00Z"/>
              </w:rPr>
            </w:pPr>
            <w:del w:id="2308" w:author="aas" w:date="2013-10-14T02:06:00Z">
              <w:r>
                <w:delText xml:space="preserve">                  flow-table element can only be referenced once.</w:delText>
              </w:r>
            </w:del>
          </w:p>
          <w:p w14:paraId="613E7369" w14:textId="77777777" w:rsidR="00257D58" w:rsidRDefault="00257D58" w:rsidP="00257D58">
            <w:pPr>
              <w:pStyle w:val="XML1"/>
              <w:rPr>
                <w:del w:id="2309" w:author="aas" w:date="2013-10-14T02:06:00Z"/>
              </w:rPr>
            </w:pPr>
            <w:del w:id="2310" w:author="aas" w:date="2013-10-14T02:06:00Z">
              <w:r>
                <w:delText xml:space="preserve">                &lt;/xs:documentation&gt;</w:delText>
              </w:r>
            </w:del>
          </w:p>
          <w:p w14:paraId="33DE6DEB" w14:textId="77777777" w:rsidR="00257D58" w:rsidRDefault="00257D58" w:rsidP="00257D58">
            <w:pPr>
              <w:pStyle w:val="XML1"/>
              <w:rPr>
                <w:del w:id="2311" w:author="aas" w:date="2013-10-14T02:06:00Z"/>
              </w:rPr>
            </w:pPr>
            <w:del w:id="2312" w:author="aas" w:date="2013-10-14T02:06:00Z">
              <w:r>
                <w:delText xml:space="preserve">              &lt;/xs:annotation&gt;</w:delText>
              </w:r>
            </w:del>
          </w:p>
          <w:p w14:paraId="772BA3FD" w14:textId="77777777" w:rsidR="00257D58" w:rsidRDefault="00257D58" w:rsidP="00257D58">
            <w:pPr>
              <w:pStyle w:val="XML1"/>
              <w:rPr>
                <w:del w:id="2313" w:author="aas" w:date="2013-10-14T02:06:00Z"/>
              </w:rPr>
            </w:pPr>
            <w:del w:id="2314" w:author="aas" w:date="2013-10-14T02:06:00Z">
              <w:r>
                <w:delText xml:space="preserve">              &lt;xs:simpleType&gt;</w:delText>
              </w:r>
            </w:del>
          </w:p>
          <w:p w14:paraId="603F1605" w14:textId="77777777" w:rsidR="00257D58" w:rsidRDefault="00257D58" w:rsidP="00257D58">
            <w:pPr>
              <w:pStyle w:val="XML1"/>
              <w:rPr>
                <w:del w:id="2315" w:author="aas" w:date="2013-10-14T02:06:00Z"/>
              </w:rPr>
            </w:pPr>
            <w:del w:id="2316" w:author="aas" w:date="2013-10-14T02:06:00Z">
              <w:r>
                <w:delText xml:space="preserve">                &lt;xs:restriction base="inet:uri"&gt;</w:delText>
              </w:r>
            </w:del>
          </w:p>
          <w:p w14:paraId="6F3CBA6B" w14:textId="77777777" w:rsidR="00257D58" w:rsidRDefault="00257D58" w:rsidP="00257D58">
            <w:pPr>
              <w:pStyle w:val="XML1"/>
              <w:rPr>
                <w:del w:id="2317" w:author="aas" w:date="2013-10-14T02:06:00Z"/>
              </w:rPr>
            </w:pPr>
            <w:del w:id="2318" w:author="aas" w:date="2013-10-14T02:06:00Z">
              <w:r>
                <w:delText xml:space="preserve">                &lt;/xs:restriction&gt;</w:delText>
              </w:r>
            </w:del>
          </w:p>
          <w:p w14:paraId="07C89DB3" w14:textId="77777777" w:rsidR="00257D58" w:rsidRDefault="00257D58" w:rsidP="00257D58">
            <w:pPr>
              <w:pStyle w:val="XML1"/>
              <w:rPr>
                <w:del w:id="2319" w:author="aas" w:date="2013-10-14T02:06:00Z"/>
              </w:rPr>
            </w:pPr>
            <w:del w:id="2320" w:author="aas" w:date="2013-10-14T02:06:00Z">
              <w:r>
                <w:delText xml:space="preserve">              &lt;/xs:simpleType&gt;</w:delText>
              </w:r>
            </w:del>
          </w:p>
          <w:p w14:paraId="36569533" w14:textId="77777777" w:rsidR="00257D58" w:rsidRDefault="00257D58" w:rsidP="00257D58">
            <w:pPr>
              <w:pStyle w:val="XML1"/>
              <w:rPr>
                <w:del w:id="2321" w:author="aas" w:date="2013-10-14T02:06:00Z"/>
              </w:rPr>
            </w:pPr>
            <w:del w:id="2322" w:author="aas" w:date="2013-10-14T02:06:00Z">
              <w:r>
                <w:delText xml:space="preserve">            &lt;/xs:element&gt;</w:delText>
              </w:r>
            </w:del>
          </w:p>
          <w:p w14:paraId="32A68FB5" w14:textId="77777777" w:rsidR="00257D58" w:rsidRDefault="00257D58" w:rsidP="00257D58">
            <w:pPr>
              <w:pStyle w:val="XML1"/>
              <w:rPr>
                <w:del w:id="2323" w:author="aas" w:date="2013-10-14T02:06:00Z"/>
              </w:rPr>
            </w:pPr>
            <w:del w:id="2324" w:author="aas" w:date="2013-10-14T02:06:00Z">
              <w:r>
                <w:delText xml:space="preserve">          &lt;/xs:sequence&gt;</w:delText>
              </w:r>
            </w:del>
          </w:p>
          <w:p w14:paraId="3AE3E5DA" w14:textId="77777777" w:rsidR="00257D58" w:rsidRDefault="00257D58" w:rsidP="00257D58">
            <w:pPr>
              <w:pStyle w:val="XML1"/>
              <w:rPr>
                <w:del w:id="2325" w:author="aas" w:date="2013-10-14T02:06:00Z"/>
              </w:rPr>
            </w:pPr>
            <w:del w:id="2326" w:author="aas" w:date="2013-10-14T02:06:00Z">
              <w:r>
                <w:delText xml:space="preserve">        &lt;/xs:complexType&gt;</w:delText>
              </w:r>
            </w:del>
          </w:p>
          <w:p w14:paraId="53F5A087" w14:textId="77777777" w:rsidR="00257D58" w:rsidRDefault="00257D58" w:rsidP="00257D58">
            <w:pPr>
              <w:pStyle w:val="XML1"/>
              <w:rPr>
                <w:del w:id="2327" w:author="aas" w:date="2013-10-14T02:06:00Z"/>
              </w:rPr>
            </w:pPr>
            <w:del w:id="2328" w:author="aas" w:date="2013-10-14T02:06:00Z">
              <w:r>
                <w:delText xml:space="preserve">      &lt;/xs:element&gt;</w:delText>
              </w:r>
            </w:del>
          </w:p>
          <w:p w14:paraId="111C4E10" w14:textId="77777777" w:rsidR="00257D58" w:rsidRDefault="00257D58" w:rsidP="00257D58">
            <w:pPr>
              <w:pStyle w:val="XML1"/>
              <w:rPr>
                <w:del w:id="2329" w:author="aas" w:date="2013-10-14T02:06:00Z"/>
              </w:rPr>
            </w:pPr>
            <w:del w:id="2330" w:author="aas" w:date="2013-10-14T02:06:00Z">
              <w:r>
                <w:delText xml:space="preserve">    &lt;/xs:sequence&gt;</w:delText>
              </w:r>
            </w:del>
          </w:p>
          <w:p w14:paraId="05EB6853" w14:textId="77777777" w:rsidR="00C805D1" w:rsidRDefault="00257D58" w:rsidP="00257D58">
            <w:pPr>
              <w:pStyle w:val="XML1"/>
              <w:rPr>
                <w:del w:id="2331" w:author="aas" w:date="2013-10-14T02:06:00Z"/>
              </w:rPr>
            </w:pPr>
            <w:del w:id="2332" w:author="aas" w:date="2013-10-14T02:06:00Z">
              <w:r>
                <w:delText xml:space="preserve">  &lt;/xs:group&gt;</w:delText>
              </w:r>
            </w:del>
          </w:p>
          <w:p w14:paraId="330DE795" w14:textId="77777777" w:rsidR="0004515F" w:rsidRPr="001D1E49" w:rsidRDefault="0004515F" w:rsidP="00257D58">
            <w:pPr>
              <w:pStyle w:val="XML1"/>
              <w:rPr>
                <w:del w:id="2333" w:author="aas" w:date="2013-10-14T02:06:00Z"/>
              </w:rPr>
            </w:pPr>
          </w:p>
          <w:p w14:paraId="377A1825" w14:textId="77777777" w:rsidR="0004515F" w:rsidRPr="00C128FA" w:rsidRDefault="0004515F" w:rsidP="0004515F">
            <w:pPr>
              <w:pStyle w:val="XML1"/>
              <w:rPr>
                <w:del w:id="2334" w:author="aas" w:date="2013-10-14T02:06:00Z"/>
              </w:rPr>
            </w:pPr>
            <w:del w:id="2335"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36" w:author="aas" w:date="2013-10-14T02:06:00Z"/>
              </w:rPr>
            </w:pPr>
            <w:del w:id="2337" w:author="aas" w:date="2013-10-14T02:06:00Z">
              <w:r w:rsidRPr="00C128FA">
                <w:delText xml:space="preserve">    &lt;xs:annotation&gt;</w:delText>
              </w:r>
            </w:del>
          </w:p>
          <w:p w14:paraId="4522B2CC" w14:textId="77777777" w:rsidR="0004515F" w:rsidRPr="00C128FA" w:rsidRDefault="0004515F" w:rsidP="0004515F">
            <w:pPr>
              <w:pStyle w:val="XML1"/>
              <w:rPr>
                <w:del w:id="2338" w:author="aas" w:date="2013-10-14T02:06:00Z"/>
              </w:rPr>
            </w:pPr>
            <w:del w:id="2339" w:author="aas" w:date="2013-10-14T02:06:00Z">
              <w:r w:rsidRPr="00C128FA">
                <w:delText xml:space="preserve">      &lt;xs:documentation&gt;</w:delText>
              </w:r>
            </w:del>
          </w:p>
          <w:p w14:paraId="5F320636" w14:textId="77777777" w:rsidR="0004515F" w:rsidRPr="00C128FA" w:rsidRDefault="0004515F" w:rsidP="0004515F">
            <w:pPr>
              <w:pStyle w:val="XML1"/>
              <w:rPr>
                <w:del w:id="2340" w:author="aas" w:date="2013-10-14T02:06:00Z"/>
              </w:rPr>
            </w:pPr>
            <w:del w:id="2341"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2" w:author="aas" w:date="2013-10-14T02:06:00Z"/>
              </w:rPr>
            </w:pPr>
            <w:del w:id="2343" w:author="aas" w:date="2013-10-14T02:06:00Z">
              <w:r w:rsidRPr="00C128FA">
                <w:delText xml:space="preserve">        datapath identifier.</w:delText>
              </w:r>
            </w:del>
          </w:p>
          <w:p w14:paraId="37E652A1" w14:textId="77777777" w:rsidR="0004515F" w:rsidRPr="00C128FA" w:rsidRDefault="0004515F" w:rsidP="0004515F">
            <w:pPr>
              <w:pStyle w:val="XML1"/>
              <w:rPr>
                <w:del w:id="2344" w:author="aas" w:date="2013-10-14T02:06:00Z"/>
              </w:rPr>
            </w:pPr>
            <w:del w:id="2345" w:author="aas" w:date="2013-10-14T02:06:00Z">
              <w:r w:rsidRPr="00C128FA">
                <w:delText xml:space="preserve">      &lt;/xs:documentation&gt;</w:delText>
              </w:r>
            </w:del>
          </w:p>
          <w:p w14:paraId="19FCB6C5" w14:textId="77777777" w:rsidR="0004515F" w:rsidRPr="00C128FA" w:rsidRDefault="0004515F" w:rsidP="0004515F">
            <w:pPr>
              <w:pStyle w:val="XML1"/>
              <w:rPr>
                <w:del w:id="2346" w:author="aas" w:date="2013-10-14T02:06:00Z"/>
              </w:rPr>
            </w:pPr>
            <w:del w:id="2347" w:author="aas" w:date="2013-10-14T02:06:00Z">
              <w:r w:rsidRPr="00C128FA">
                <w:delText xml:space="preserve">    &lt;/xs:annotation&gt;</w:delText>
              </w:r>
            </w:del>
          </w:p>
          <w:p w14:paraId="0EFC5399" w14:textId="77777777" w:rsidR="0004515F" w:rsidRPr="00C128FA" w:rsidRDefault="0004515F" w:rsidP="0004515F">
            <w:pPr>
              <w:pStyle w:val="XML1"/>
              <w:rPr>
                <w:del w:id="2348" w:author="aas" w:date="2013-10-14T02:06:00Z"/>
              </w:rPr>
            </w:pPr>
          </w:p>
          <w:p w14:paraId="011FD89F" w14:textId="77777777" w:rsidR="0004515F" w:rsidRPr="00C128FA" w:rsidRDefault="0004515F" w:rsidP="0004515F">
            <w:pPr>
              <w:pStyle w:val="XML1"/>
              <w:rPr>
                <w:del w:id="2349" w:author="aas" w:date="2013-10-14T02:06:00Z"/>
              </w:rPr>
            </w:pPr>
            <w:del w:id="2350" w:author="aas" w:date="2013-10-14T02:06:00Z">
              <w:r w:rsidRPr="00C128FA">
                <w:delText xml:space="preserve">    &lt;xs:restriction base="xs:string"&gt;</w:delText>
              </w:r>
            </w:del>
          </w:p>
          <w:p w14:paraId="3DC5FC8A" w14:textId="77777777" w:rsidR="0004515F" w:rsidRPr="00C128FA" w:rsidRDefault="0004515F" w:rsidP="0004515F">
            <w:pPr>
              <w:pStyle w:val="XML1"/>
              <w:rPr>
                <w:del w:id="2351" w:author="aas" w:date="2013-10-14T02:06:00Z"/>
              </w:rPr>
            </w:pPr>
            <w:del w:id="2352"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3" w:author="aas" w:date="2013-10-14T02:06:00Z"/>
              </w:rPr>
            </w:pPr>
            <w:del w:id="2354" w:author="aas" w:date="2013-10-14T02:06:00Z">
              <w:r w:rsidRPr="00C128FA">
                <w:delText xml:space="preserve">    &lt;/xs:restriction&gt;</w:delText>
              </w:r>
            </w:del>
          </w:p>
          <w:p w14:paraId="2156242C" w14:textId="77777777" w:rsidR="0004515F" w:rsidRPr="009F1B7D" w:rsidRDefault="0004515F" w:rsidP="0004515F">
            <w:pPr>
              <w:pStyle w:val="XML1"/>
              <w:rPr>
                <w:del w:id="2355" w:author="aas" w:date="2013-10-14T02:06:00Z"/>
                <w:b/>
              </w:rPr>
            </w:pPr>
            <w:del w:id="2356"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57"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8" w:name="_Toc315953997"/>
      <w:bookmarkStart w:id="2359" w:name="_Toc316542507"/>
      <w:bookmarkStart w:id="2360" w:name="_Toc243774062"/>
      <w:r w:rsidRPr="00DB42FD">
        <w:t>XML Example</w:t>
      </w:r>
      <w:bookmarkEnd w:id="2358"/>
      <w:bookmarkEnd w:id="2359"/>
      <w:bookmarkEnd w:id="2360"/>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lastRenderedPageBreak/>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1" w:name="_Toc333522898"/>
      <w:bookmarkStart w:id="2362" w:name="_Toc335146985"/>
      <w:bookmarkStart w:id="2363" w:name="_Toc333522899"/>
      <w:bookmarkStart w:id="2364" w:name="_Toc335146986"/>
      <w:bookmarkStart w:id="2365" w:name="_Toc333522900"/>
      <w:bookmarkStart w:id="2366" w:name="_Toc335146987"/>
      <w:bookmarkStart w:id="2367" w:name="_Toc333522901"/>
      <w:bookmarkStart w:id="2368" w:name="_Toc335146988"/>
      <w:bookmarkStart w:id="2369" w:name="_Toc333522902"/>
      <w:bookmarkStart w:id="2370" w:name="_Toc335146989"/>
      <w:bookmarkStart w:id="2371" w:name="_Toc333522903"/>
      <w:bookmarkStart w:id="2372" w:name="_Toc335146990"/>
      <w:bookmarkStart w:id="2373" w:name="_Toc333522904"/>
      <w:bookmarkStart w:id="2374" w:name="_Toc335146991"/>
      <w:bookmarkStart w:id="2375" w:name="_Toc333522905"/>
      <w:bookmarkStart w:id="2376" w:name="_Toc335146992"/>
      <w:bookmarkStart w:id="2377" w:name="_Toc333522906"/>
      <w:bookmarkStart w:id="2378" w:name="_Toc335146993"/>
      <w:bookmarkStart w:id="2379" w:name="_Toc333522907"/>
      <w:bookmarkStart w:id="2380" w:name="_Toc335146994"/>
      <w:bookmarkStart w:id="2381" w:name="_Toc333522908"/>
      <w:bookmarkStart w:id="2382" w:name="_Toc335146995"/>
      <w:bookmarkStart w:id="2383" w:name="_Toc333522909"/>
      <w:bookmarkStart w:id="2384" w:name="_Toc335146996"/>
      <w:bookmarkStart w:id="2385" w:name="_Ref320556201"/>
      <w:bookmarkStart w:id="2386" w:name="_Toc243774063"/>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r>
        <w:lastRenderedPageBreak/>
        <w:t xml:space="preserve">Logical </w:t>
      </w:r>
      <w:r w:rsidRPr="0082590C">
        <w:t>Switch</w:t>
      </w:r>
      <w:r>
        <w:t xml:space="preserve"> Capabilities</w:t>
      </w:r>
      <w:bookmarkEnd w:id="2385"/>
      <w:bookmarkEnd w:id="2386"/>
    </w:p>
    <w:p w14:paraId="5A2DC302" w14:textId="77777777" w:rsidR="00D8113B" w:rsidRDefault="00D8113B" w:rsidP="00C128FA">
      <w:pPr>
        <w:pStyle w:val="Heading3"/>
      </w:pPr>
      <w:bookmarkStart w:id="2387" w:name="_Toc243774064"/>
      <w:r>
        <w:t>UML Diagram</w:t>
      </w:r>
      <w:bookmarkEnd w:id="2387"/>
    </w:p>
    <w:p w14:paraId="6376345E" w14:textId="28853628" w:rsidR="00AF1D6D" w:rsidRDefault="00AF1D6D" w:rsidP="00AF1D6D">
      <w:pPr>
        <w:jc w:val="center"/>
      </w:pPr>
      <w:r>
        <w:object w:dxaOrig="6040" w:dyaOrig="6895" w14:anchorId="71B78564">
          <v:shape id="_x0000_i1031" type="#_x0000_t75" style="width:297.75pt;height:346.5pt" o:ole="">
            <v:imagedata r:id="rId27" o:title=""/>
          </v:shape>
          <o:OLEObject Type="Embed" ProgID="Visio.Drawing.11" ShapeID="_x0000_i1031" DrawAspect="Content" ObjectID="_1446886548" r:id="rId28"/>
        </w:object>
      </w:r>
    </w:p>
    <w:p w14:paraId="2BFAE4F6" w14:textId="20412BAD" w:rsidR="00D8113B" w:rsidRPr="00BB2984" w:rsidRDefault="00AF1D6D" w:rsidP="00874469">
      <w:pPr>
        <w:pStyle w:val="Caption"/>
      </w:pPr>
      <w:r w:rsidRPr="00CE3A81">
        <w:t xml:space="preserve">Figure </w:t>
      </w:r>
      <w:r>
        <w:t>7</w:t>
      </w:r>
      <w:r w:rsidRPr="00CE3A81">
        <w:t>: Data Model Diagram for an OpenFlow Logical Switch</w:t>
      </w:r>
      <w:r>
        <w:t xml:space="preserve"> Capabilities</w:t>
      </w:r>
    </w:p>
    <w:p w14:paraId="7047FA3A" w14:textId="77777777" w:rsidR="00D8113B" w:rsidRPr="009F1B7D" w:rsidRDefault="00D8113B" w:rsidP="00BA30A0">
      <w:pPr>
        <w:pStyle w:val="Heading3"/>
        <w:rPr>
          <w:del w:id="2388" w:author="aas" w:date="2013-10-14T02:06:00Z"/>
        </w:rPr>
      </w:pPr>
      <w:del w:id="2389"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0" w:author="aas" w:date="2013-10-14T02:06:00Z"/>
        </w:trPr>
        <w:tc>
          <w:tcPr>
            <w:tcW w:w="5000" w:type="pct"/>
          </w:tcPr>
          <w:p w14:paraId="145766A7" w14:textId="77777777" w:rsidR="00860C7A" w:rsidRPr="00C128FA" w:rsidRDefault="00860C7A" w:rsidP="00860C7A">
            <w:pPr>
              <w:pStyle w:val="XML1"/>
              <w:rPr>
                <w:del w:id="2391" w:author="aas" w:date="2013-10-14T02:06:00Z"/>
              </w:rPr>
            </w:pPr>
            <w:del w:id="2392"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3" w:author="aas" w:date="2013-10-14T02:06:00Z"/>
              </w:rPr>
            </w:pPr>
            <w:del w:id="2394" w:author="aas" w:date="2013-10-14T02:06:00Z">
              <w:r w:rsidRPr="00C128FA">
                <w:delText xml:space="preserve">    &lt;xs:annotation&gt;</w:delText>
              </w:r>
            </w:del>
          </w:p>
          <w:p w14:paraId="2E5AD68F" w14:textId="77777777" w:rsidR="00860C7A" w:rsidRPr="00C128FA" w:rsidRDefault="00860C7A" w:rsidP="00860C7A">
            <w:pPr>
              <w:pStyle w:val="XML1"/>
              <w:rPr>
                <w:del w:id="2395" w:author="aas" w:date="2013-10-14T02:06:00Z"/>
              </w:rPr>
            </w:pPr>
            <w:del w:id="2396" w:author="aas" w:date="2013-10-14T02:06:00Z">
              <w:r w:rsidRPr="00C128FA">
                <w:delText xml:space="preserve">      &lt;xs:documentation&gt;</w:delText>
              </w:r>
            </w:del>
          </w:p>
          <w:p w14:paraId="6DE5EBB6" w14:textId="77777777" w:rsidR="00860C7A" w:rsidRPr="00C128FA" w:rsidRDefault="00860C7A" w:rsidP="00860C7A">
            <w:pPr>
              <w:pStyle w:val="XML1"/>
              <w:rPr>
                <w:del w:id="2397" w:author="aas" w:date="2013-10-14T02:06:00Z"/>
              </w:rPr>
            </w:pPr>
            <w:del w:id="2398"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399" w:author="aas" w:date="2013-10-14T02:06:00Z"/>
              </w:rPr>
            </w:pPr>
            <w:del w:id="2400"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1" w:author="aas" w:date="2013-10-14T02:06:00Z"/>
              </w:rPr>
            </w:pPr>
          </w:p>
          <w:p w14:paraId="71F7E1B9" w14:textId="77777777" w:rsidR="00860C7A" w:rsidRPr="00C128FA" w:rsidRDefault="00860C7A" w:rsidP="00860C7A">
            <w:pPr>
              <w:pStyle w:val="XML1"/>
              <w:rPr>
                <w:del w:id="2402" w:author="aas" w:date="2013-10-14T02:06:00Z"/>
              </w:rPr>
            </w:pPr>
            <w:del w:id="2403"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4" w:author="aas" w:date="2013-10-14T02:06:00Z"/>
              </w:rPr>
            </w:pPr>
            <w:del w:id="2405"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06" w:author="aas" w:date="2013-10-14T02:06:00Z"/>
              </w:rPr>
            </w:pPr>
            <w:del w:id="2407"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8" w:author="aas" w:date="2013-10-14T02:06:00Z"/>
              </w:rPr>
            </w:pPr>
            <w:del w:id="2409"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0" w:author="aas" w:date="2013-10-14T02:06:00Z"/>
              </w:rPr>
            </w:pPr>
            <w:del w:id="2411"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2" w:author="aas" w:date="2013-10-14T02:06:00Z"/>
              </w:rPr>
            </w:pPr>
            <w:del w:id="2413" w:author="aas" w:date="2013-10-14T02:06:00Z">
              <w:r w:rsidRPr="00C128FA">
                <w:delText xml:space="preserve">      &lt;/xs:documentation&gt;</w:delText>
              </w:r>
            </w:del>
          </w:p>
          <w:p w14:paraId="5A036B15" w14:textId="77777777" w:rsidR="00860C7A" w:rsidRPr="00C128FA" w:rsidRDefault="00860C7A" w:rsidP="00860C7A">
            <w:pPr>
              <w:pStyle w:val="XML1"/>
              <w:rPr>
                <w:del w:id="2414" w:author="aas" w:date="2013-10-14T02:06:00Z"/>
              </w:rPr>
            </w:pPr>
            <w:del w:id="2415" w:author="aas" w:date="2013-10-14T02:06:00Z">
              <w:r w:rsidRPr="00C128FA">
                <w:delText xml:space="preserve">    &lt;/xs:annotation&gt;</w:delText>
              </w:r>
            </w:del>
          </w:p>
          <w:p w14:paraId="502FF159" w14:textId="77777777" w:rsidR="00860C7A" w:rsidRPr="00C128FA" w:rsidRDefault="00860C7A" w:rsidP="00860C7A">
            <w:pPr>
              <w:pStyle w:val="XML1"/>
              <w:rPr>
                <w:del w:id="2416" w:author="aas" w:date="2013-10-14T02:06:00Z"/>
              </w:rPr>
            </w:pPr>
          </w:p>
          <w:p w14:paraId="5A4AD2AD" w14:textId="77777777" w:rsidR="00860C7A" w:rsidRPr="00C128FA" w:rsidRDefault="00860C7A" w:rsidP="00860C7A">
            <w:pPr>
              <w:pStyle w:val="XML1"/>
              <w:rPr>
                <w:del w:id="2417" w:author="aas" w:date="2013-10-14T02:06:00Z"/>
              </w:rPr>
            </w:pPr>
            <w:del w:id="2418" w:author="aas" w:date="2013-10-14T02:06:00Z">
              <w:r w:rsidRPr="00C128FA">
                <w:delText xml:space="preserve">    &lt;xs:sequence&gt;</w:delText>
              </w:r>
            </w:del>
          </w:p>
          <w:p w14:paraId="03810D8B" w14:textId="77777777" w:rsidR="00860C7A" w:rsidRPr="00C128FA" w:rsidRDefault="00860C7A" w:rsidP="00860C7A">
            <w:pPr>
              <w:pStyle w:val="XML1"/>
              <w:rPr>
                <w:del w:id="2419" w:author="aas" w:date="2013-10-14T02:06:00Z"/>
              </w:rPr>
            </w:pPr>
            <w:del w:id="2420"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1" w:author="aas" w:date="2013-10-14T02:06:00Z"/>
              </w:rPr>
            </w:pPr>
            <w:del w:id="2422" w:author="aas" w:date="2013-10-14T02:06:00Z">
              <w:r w:rsidRPr="00C128FA">
                <w:delText xml:space="preserve">        &lt;xs:annotation&gt;</w:delText>
              </w:r>
            </w:del>
          </w:p>
          <w:p w14:paraId="2B3F37A8" w14:textId="77777777" w:rsidR="00860C7A" w:rsidRPr="00C128FA" w:rsidRDefault="00860C7A" w:rsidP="00860C7A">
            <w:pPr>
              <w:pStyle w:val="XML1"/>
              <w:rPr>
                <w:del w:id="2423" w:author="aas" w:date="2013-10-14T02:06:00Z"/>
              </w:rPr>
            </w:pPr>
            <w:del w:id="2424" w:author="aas" w:date="2013-10-14T02:06:00Z">
              <w:r w:rsidRPr="00C128FA">
                <w:delText xml:space="preserve">          &lt;xs:documentation&gt;</w:delText>
              </w:r>
            </w:del>
          </w:p>
          <w:p w14:paraId="3346E686" w14:textId="77777777" w:rsidR="00860C7A" w:rsidRPr="00C128FA" w:rsidRDefault="00860C7A" w:rsidP="00860C7A">
            <w:pPr>
              <w:pStyle w:val="XML1"/>
              <w:rPr>
                <w:del w:id="2425" w:author="aas" w:date="2013-10-14T02:06:00Z"/>
              </w:rPr>
            </w:pPr>
            <w:del w:id="2426"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27" w:author="aas" w:date="2013-10-14T02:06:00Z"/>
              </w:rPr>
            </w:pPr>
            <w:del w:id="2428"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29" w:author="aas" w:date="2013-10-14T02:06:00Z"/>
              </w:rPr>
            </w:pPr>
            <w:del w:id="2430" w:author="aas" w:date="2013-10-14T02:06:00Z">
              <w:r w:rsidRPr="00C128FA">
                <w:delText xml:space="preserve">            packet-in messages.</w:delText>
              </w:r>
            </w:del>
          </w:p>
          <w:p w14:paraId="1B0522F3" w14:textId="77777777" w:rsidR="00860C7A" w:rsidRPr="00C128FA" w:rsidRDefault="00860C7A" w:rsidP="00860C7A">
            <w:pPr>
              <w:pStyle w:val="XML1"/>
              <w:rPr>
                <w:del w:id="2431" w:author="aas" w:date="2013-10-14T02:06:00Z"/>
              </w:rPr>
            </w:pPr>
            <w:del w:id="2432" w:author="aas" w:date="2013-10-14T02:06:00Z">
              <w:r w:rsidRPr="00C128FA">
                <w:delText xml:space="preserve">          &lt;/xs:documentation&gt;</w:delText>
              </w:r>
            </w:del>
          </w:p>
          <w:p w14:paraId="2F1A7D13" w14:textId="77777777" w:rsidR="00860C7A" w:rsidRPr="00C128FA" w:rsidRDefault="00860C7A" w:rsidP="00860C7A">
            <w:pPr>
              <w:pStyle w:val="XML1"/>
              <w:rPr>
                <w:del w:id="2433" w:author="aas" w:date="2013-10-14T02:06:00Z"/>
              </w:rPr>
            </w:pPr>
            <w:del w:id="2434" w:author="aas" w:date="2013-10-14T02:06:00Z">
              <w:r w:rsidRPr="00C128FA">
                <w:delText xml:space="preserve">        &lt;/xs:annotation&gt;</w:delText>
              </w:r>
            </w:del>
          </w:p>
          <w:p w14:paraId="263D0F9B" w14:textId="77777777" w:rsidR="00860C7A" w:rsidRPr="00C128FA" w:rsidRDefault="00860C7A" w:rsidP="00860C7A">
            <w:pPr>
              <w:pStyle w:val="XML1"/>
              <w:rPr>
                <w:del w:id="2435" w:author="aas" w:date="2013-10-14T02:06:00Z"/>
              </w:rPr>
            </w:pPr>
            <w:del w:id="2436" w:author="aas" w:date="2013-10-14T02:06:00Z">
              <w:r w:rsidRPr="00C128FA">
                <w:delText xml:space="preserve">      &lt;/xs:element&gt;</w:delText>
              </w:r>
            </w:del>
          </w:p>
          <w:p w14:paraId="0F8C6EA6" w14:textId="77777777" w:rsidR="00860C7A" w:rsidRPr="00C128FA" w:rsidRDefault="00860C7A" w:rsidP="00860C7A">
            <w:pPr>
              <w:pStyle w:val="XML1"/>
              <w:rPr>
                <w:del w:id="2437" w:author="aas" w:date="2013-10-14T02:06:00Z"/>
              </w:rPr>
            </w:pPr>
            <w:del w:id="2438"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39" w:author="aas" w:date="2013-10-14T02:06:00Z"/>
              </w:rPr>
            </w:pPr>
            <w:del w:id="2440" w:author="aas" w:date="2013-10-14T02:06:00Z">
              <w:r w:rsidRPr="00C128FA">
                <w:delText xml:space="preserve">        &lt;xs:annotation&gt;</w:delText>
              </w:r>
            </w:del>
          </w:p>
          <w:p w14:paraId="025A7578" w14:textId="77777777" w:rsidR="00860C7A" w:rsidRPr="00C128FA" w:rsidRDefault="00860C7A" w:rsidP="00860C7A">
            <w:pPr>
              <w:pStyle w:val="XML1"/>
              <w:rPr>
                <w:del w:id="2441" w:author="aas" w:date="2013-10-14T02:06:00Z"/>
              </w:rPr>
            </w:pPr>
            <w:del w:id="2442" w:author="aas" w:date="2013-10-14T02:06:00Z">
              <w:r w:rsidRPr="00C128FA">
                <w:delText xml:space="preserve">          &lt;xs:documentation&gt;</w:delText>
              </w:r>
            </w:del>
          </w:p>
          <w:p w14:paraId="63591D09" w14:textId="77777777" w:rsidR="00860C7A" w:rsidRPr="00C128FA" w:rsidRDefault="00860C7A" w:rsidP="00860C7A">
            <w:pPr>
              <w:pStyle w:val="XML1"/>
              <w:rPr>
                <w:del w:id="2443" w:author="aas" w:date="2013-10-14T02:06:00Z"/>
              </w:rPr>
            </w:pPr>
            <w:del w:id="2444"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45" w:author="aas" w:date="2013-10-14T02:06:00Z"/>
              </w:rPr>
            </w:pPr>
            <w:del w:id="2446" w:author="aas" w:date="2013-10-14T02:06:00Z">
              <w:r w:rsidRPr="00C128FA">
                <w:delText xml:space="preserve">            logical switch.</w:delText>
              </w:r>
            </w:del>
          </w:p>
          <w:p w14:paraId="7CE99BC7" w14:textId="77777777" w:rsidR="00860C7A" w:rsidRPr="00C128FA" w:rsidRDefault="00860C7A" w:rsidP="00860C7A">
            <w:pPr>
              <w:pStyle w:val="XML1"/>
              <w:rPr>
                <w:del w:id="2447" w:author="aas" w:date="2013-10-14T02:06:00Z"/>
              </w:rPr>
            </w:pPr>
            <w:del w:id="2448" w:author="aas" w:date="2013-10-14T02:06:00Z">
              <w:r w:rsidRPr="00C128FA">
                <w:delText xml:space="preserve">          &lt;/xs:documentation&gt;</w:delText>
              </w:r>
            </w:del>
          </w:p>
          <w:p w14:paraId="290A20E6" w14:textId="77777777" w:rsidR="00860C7A" w:rsidRPr="00C128FA" w:rsidRDefault="00860C7A" w:rsidP="00860C7A">
            <w:pPr>
              <w:pStyle w:val="XML1"/>
              <w:rPr>
                <w:del w:id="2449" w:author="aas" w:date="2013-10-14T02:06:00Z"/>
              </w:rPr>
            </w:pPr>
            <w:del w:id="2450" w:author="aas" w:date="2013-10-14T02:06:00Z">
              <w:r w:rsidRPr="00C128FA">
                <w:delText xml:space="preserve">        &lt;/xs:annotation&gt;</w:delText>
              </w:r>
            </w:del>
          </w:p>
          <w:p w14:paraId="049CD7EC" w14:textId="77777777" w:rsidR="00860C7A" w:rsidRPr="00C128FA" w:rsidRDefault="00860C7A" w:rsidP="00860C7A">
            <w:pPr>
              <w:pStyle w:val="XML1"/>
              <w:rPr>
                <w:del w:id="2451" w:author="aas" w:date="2013-10-14T02:06:00Z"/>
              </w:rPr>
            </w:pPr>
            <w:del w:id="2452" w:author="aas" w:date="2013-10-14T02:06:00Z">
              <w:r w:rsidRPr="00C128FA">
                <w:delText xml:space="preserve">      &lt;/xs:element&gt;</w:delText>
              </w:r>
            </w:del>
          </w:p>
          <w:p w14:paraId="10142D56" w14:textId="77777777" w:rsidR="00860C7A" w:rsidRPr="00C128FA" w:rsidRDefault="00860C7A" w:rsidP="00860C7A">
            <w:pPr>
              <w:pStyle w:val="XML1"/>
              <w:rPr>
                <w:del w:id="2453" w:author="aas" w:date="2013-10-14T02:06:00Z"/>
              </w:rPr>
            </w:pPr>
            <w:del w:id="2454"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55" w:author="aas" w:date="2013-10-14T02:06:00Z"/>
              </w:rPr>
            </w:pPr>
            <w:del w:id="2456" w:author="aas" w:date="2013-10-14T02:06:00Z">
              <w:r w:rsidRPr="00C128FA">
                <w:delText xml:space="preserve">        &lt;xs:annotation&gt;</w:delText>
              </w:r>
            </w:del>
          </w:p>
          <w:p w14:paraId="5AB955A2" w14:textId="77777777" w:rsidR="00860C7A" w:rsidRPr="00C128FA" w:rsidRDefault="00860C7A" w:rsidP="00860C7A">
            <w:pPr>
              <w:pStyle w:val="XML1"/>
              <w:rPr>
                <w:del w:id="2457" w:author="aas" w:date="2013-10-14T02:06:00Z"/>
              </w:rPr>
            </w:pPr>
            <w:del w:id="2458" w:author="aas" w:date="2013-10-14T02:06:00Z">
              <w:r w:rsidRPr="00C128FA">
                <w:delText xml:space="preserve">          &lt;xs:documentation&gt;</w:delText>
              </w:r>
            </w:del>
          </w:p>
          <w:p w14:paraId="1316FBB3" w14:textId="77777777" w:rsidR="00860C7A" w:rsidRPr="00C128FA" w:rsidRDefault="00860C7A" w:rsidP="00860C7A">
            <w:pPr>
              <w:pStyle w:val="XML1"/>
              <w:rPr>
                <w:del w:id="2459" w:author="aas" w:date="2013-10-14T02:06:00Z"/>
              </w:rPr>
            </w:pPr>
            <w:del w:id="2460"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1" w:author="aas" w:date="2013-10-14T02:06:00Z"/>
              </w:rPr>
            </w:pPr>
            <w:del w:id="2462" w:author="aas" w:date="2013-10-14T02:06:00Z">
              <w:r w:rsidRPr="00C128FA">
                <w:delText xml:space="preserve">            logical switch.</w:delText>
              </w:r>
            </w:del>
          </w:p>
          <w:p w14:paraId="11327699" w14:textId="77777777" w:rsidR="00860C7A" w:rsidRPr="00C128FA" w:rsidRDefault="00860C7A" w:rsidP="00860C7A">
            <w:pPr>
              <w:pStyle w:val="XML1"/>
              <w:rPr>
                <w:del w:id="2463" w:author="aas" w:date="2013-10-14T02:06:00Z"/>
              </w:rPr>
            </w:pPr>
            <w:del w:id="2464" w:author="aas" w:date="2013-10-14T02:06:00Z">
              <w:r w:rsidRPr="00C128FA">
                <w:delText xml:space="preserve">          &lt;/xs:documentation&gt;</w:delText>
              </w:r>
            </w:del>
          </w:p>
          <w:p w14:paraId="57FC7BE9" w14:textId="77777777" w:rsidR="00860C7A" w:rsidRPr="00C128FA" w:rsidRDefault="00860C7A" w:rsidP="00860C7A">
            <w:pPr>
              <w:pStyle w:val="XML1"/>
              <w:rPr>
                <w:del w:id="2465" w:author="aas" w:date="2013-10-14T02:06:00Z"/>
              </w:rPr>
            </w:pPr>
            <w:del w:id="2466" w:author="aas" w:date="2013-10-14T02:06:00Z">
              <w:r w:rsidRPr="00C128FA">
                <w:delText xml:space="preserve">        &lt;/xs:annotation&gt;</w:delText>
              </w:r>
            </w:del>
          </w:p>
          <w:p w14:paraId="0C2A798E" w14:textId="77777777" w:rsidR="00860C7A" w:rsidRPr="00C128FA" w:rsidRDefault="00860C7A" w:rsidP="00860C7A">
            <w:pPr>
              <w:pStyle w:val="XML1"/>
              <w:rPr>
                <w:del w:id="2467" w:author="aas" w:date="2013-10-14T02:06:00Z"/>
              </w:rPr>
            </w:pPr>
            <w:del w:id="2468" w:author="aas" w:date="2013-10-14T02:06:00Z">
              <w:r w:rsidRPr="00C128FA">
                <w:delText xml:space="preserve">      &lt;/xs:element&gt;</w:delText>
              </w:r>
            </w:del>
          </w:p>
          <w:p w14:paraId="5486033E" w14:textId="77777777" w:rsidR="00860C7A" w:rsidRPr="00C128FA" w:rsidRDefault="00860C7A" w:rsidP="00860C7A">
            <w:pPr>
              <w:pStyle w:val="XML1"/>
              <w:rPr>
                <w:del w:id="2469" w:author="aas" w:date="2013-10-14T02:06:00Z"/>
              </w:rPr>
            </w:pPr>
            <w:del w:id="2470"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1" w:author="aas" w:date="2013-10-14T02:06:00Z"/>
              </w:rPr>
            </w:pPr>
            <w:del w:id="2472" w:author="aas" w:date="2013-10-14T02:06:00Z">
              <w:r w:rsidRPr="00C128FA">
                <w:delText xml:space="preserve">        &lt;xs:annotation&gt;</w:delText>
              </w:r>
            </w:del>
          </w:p>
          <w:p w14:paraId="4793BD72" w14:textId="77777777" w:rsidR="00860C7A" w:rsidRPr="00C128FA" w:rsidRDefault="00860C7A" w:rsidP="00860C7A">
            <w:pPr>
              <w:pStyle w:val="XML1"/>
              <w:rPr>
                <w:del w:id="2473" w:author="aas" w:date="2013-10-14T02:06:00Z"/>
              </w:rPr>
            </w:pPr>
            <w:del w:id="2474" w:author="aas" w:date="2013-10-14T02:06:00Z">
              <w:r w:rsidRPr="00C128FA">
                <w:delText xml:space="preserve">          &lt;xs:documentation&gt;</w:delText>
              </w:r>
            </w:del>
          </w:p>
          <w:p w14:paraId="09D79FD3" w14:textId="77777777" w:rsidR="00860C7A" w:rsidRPr="00C128FA" w:rsidRDefault="00860C7A" w:rsidP="00860C7A">
            <w:pPr>
              <w:pStyle w:val="XML1"/>
              <w:rPr>
                <w:del w:id="2475" w:author="aas" w:date="2013-10-14T02:06:00Z"/>
              </w:rPr>
            </w:pPr>
            <w:del w:id="2476"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77" w:author="aas" w:date="2013-10-14T02:06:00Z"/>
              </w:rPr>
            </w:pPr>
            <w:del w:id="2478" w:author="aas" w:date="2013-10-14T02:06:00Z">
              <w:r w:rsidRPr="00C128FA">
                <w:delText xml:space="preserve">            statistics.</w:delText>
              </w:r>
            </w:del>
          </w:p>
          <w:p w14:paraId="1AC9DBDE" w14:textId="77777777" w:rsidR="00860C7A" w:rsidRPr="00C128FA" w:rsidRDefault="00860C7A" w:rsidP="00860C7A">
            <w:pPr>
              <w:pStyle w:val="XML1"/>
              <w:rPr>
                <w:del w:id="2479" w:author="aas" w:date="2013-10-14T02:06:00Z"/>
              </w:rPr>
            </w:pPr>
            <w:del w:id="2480" w:author="aas" w:date="2013-10-14T02:06:00Z">
              <w:r w:rsidRPr="00C128FA">
                <w:delText xml:space="preserve">          &lt;/xs:documentation&gt;</w:delText>
              </w:r>
            </w:del>
          </w:p>
          <w:p w14:paraId="4D04A159" w14:textId="77777777" w:rsidR="00860C7A" w:rsidRPr="00C128FA" w:rsidRDefault="00860C7A" w:rsidP="00860C7A">
            <w:pPr>
              <w:pStyle w:val="XML1"/>
              <w:rPr>
                <w:del w:id="2481" w:author="aas" w:date="2013-10-14T02:06:00Z"/>
              </w:rPr>
            </w:pPr>
            <w:del w:id="2482" w:author="aas" w:date="2013-10-14T02:06:00Z">
              <w:r w:rsidRPr="00C128FA">
                <w:delText xml:space="preserve">        &lt;/xs:annotation&gt;</w:delText>
              </w:r>
            </w:del>
          </w:p>
          <w:p w14:paraId="45AEBB08" w14:textId="77777777" w:rsidR="00860C7A" w:rsidRPr="00C128FA" w:rsidRDefault="00860C7A" w:rsidP="00860C7A">
            <w:pPr>
              <w:pStyle w:val="XML1"/>
              <w:rPr>
                <w:del w:id="2483" w:author="aas" w:date="2013-10-14T02:06:00Z"/>
              </w:rPr>
            </w:pPr>
            <w:del w:id="2484" w:author="aas" w:date="2013-10-14T02:06:00Z">
              <w:r w:rsidRPr="00C128FA">
                <w:delText xml:space="preserve">      &lt;/xs:element&gt;</w:delText>
              </w:r>
            </w:del>
          </w:p>
          <w:p w14:paraId="5B4A0ABB" w14:textId="77777777" w:rsidR="00860C7A" w:rsidRPr="00C128FA" w:rsidRDefault="00860C7A" w:rsidP="00860C7A">
            <w:pPr>
              <w:pStyle w:val="XML1"/>
              <w:rPr>
                <w:del w:id="2485" w:author="aas" w:date="2013-10-14T02:06:00Z"/>
              </w:rPr>
            </w:pPr>
            <w:del w:id="2486"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87" w:author="aas" w:date="2013-10-14T02:06:00Z"/>
              </w:rPr>
            </w:pPr>
            <w:del w:id="2488" w:author="aas" w:date="2013-10-14T02:06:00Z">
              <w:r w:rsidRPr="00C128FA">
                <w:delText xml:space="preserve">        &lt;xs:annotation&gt;</w:delText>
              </w:r>
            </w:del>
          </w:p>
          <w:p w14:paraId="574AF2F8" w14:textId="77777777" w:rsidR="00860C7A" w:rsidRPr="00C128FA" w:rsidRDefault="00860C7A" w:rsidP="00860C7A">
            <w:pPr>
              <w:pStyle w:val="XML1"/>
              <w:rPr>
                <w:del w:id="2489" w:author="aas" w:date="2013-10-14T02:06:00Z"/>
              </w:rPr>
            </w:pPr>
            <w:del w:id="2490" w:author="aas" w:date="2013-10-14T02:06:00Z">
              <w:r w:rsidRPr="00C128FA">
                <w:delText xml:space="preserve">          &lt;xs:documentation&gt;</w:delText>
              </w:r>
            </w:del>
          </w:p>
          <w:p w14:paraId="715806E2" w14:textId="77777777" w:rsidR="00860C7A" w:rsidRPr="00C128FA" w:rsidRDefault="00860C7A" w:rsidP="00860C7A">
            <w:pPr>
              <w:pStyle w:val="XML1"/>
              <w:rPr>
                <w:del w:id="2491" w:author="aas" w:date="2013-10-14T02:06:00Z"/>
              </w:rPr>
            </w:pPr>
            <w:del w:id="2492"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3" w:author="aas" w:date="2013-10-14T02:06:00Z"/>
              </w:rPr>
            </w:pPr>
            <w:del w:id="2494" w:author="aas" w:date="2013-10-14T02:06:00Z">
              <w:r w:rsidRPr="00C128FA">
                <w:delText xml:space="preserve">            statistics.</w:delText>
              </w:r>
            </w:del>
          </w:p>
          <w:p w14:paraId="60708E31" w14:textId="77777777" w:rsidR="00860C7A" w:rsidRPr="00C128FA" w:rsidRDefault="00860C7A" w:rsidP="00860C7A">
            <w:pPr>
              <w:pStyle w:val="XML1"/>
              <w:rPr>
                <w:del w:id="2495" w:author="aas" w:date="2013-10-14T02:06:00Z"/>
              </w:rPr>
            </w:pPr>
            <w:del w:id="2496" w:author="aas" w:date="2013-10-14T02:06:00Z">
              <w:r w:rsidRPr="00C128FA">
                <w:delText xml:space="preserve">          &lt;/xs:documentation&gt;</w:delText>
              </w:r>
            </w:del>
          </w:p>
          <w:p w14:paraId="590BCCA9" w14:textId="77777777" w:rsidR="00860C7A" w:rsidRPr="00C128FA" w:rsidRDefault="00860C7A" w:rsidP="00860C7A">
            <w:pPr>
              <w:pStyle w:val="XML1"/>
              <w:rPr>
                <w:del w:id="2497" w:author="aas" w:date="2013-10-14T02:06:00Z"/>
              </w:rPr>
            </w:pPr>
            <w:del w:id="2498" w:author="aas" w:date="2013-10-14T02:06:00Z">
              <w:r w:rsidRPr="00C128FA">
                <w:delText xml:space="preserve">        &lt;/xs:annotation&gt;</w:delText>
              </w:r>
            </w:del>
          </w:p>
          <w:p w14:paraId="34B74796" w14:textId="77777777" w:rsidR="00860C7A" w:rsidRPr="00C128FA" w:rsidRDefault="00860C7A" w:rsidP="00860C7A">
            <w:pPr>
              <w:pStyle w:val="XML1"/>
              <w:rPr>
                <w:del w:id="2499" w:author="aas" w:date="2013-10-14T02:06:00Z"/>
              </w:rPr>
            </w:pPr>
            <w:del w:id="2500" w:author="aas" w:date="2013-10-14T02:06:00Z">
              <w:r w:rsidRPr="00C128FA">
                <w:delText xml:space="preserve">      &lt;/xs:element&gt;</w:delText>
              </w:r>
            </w:del>
          </w:p>
          <w:p w14:paraId="76421750" w14:textId="77777777" w:rsidR="00860C7A" w:rsidRPr="00C128FA" w:rsidRDefault="00860C7A" w:rsidP="00860C7A">
            <w:pPr>
              <w:pStyle w:val="XML1"/>
              <w:rPr>
                <w:del w:id="2501" w:author="aas" w:date="2013-10-14T02:06:00Z"/>
              </w:rPr>
            </w:pPr>
            <w:del w:id="2502"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3" w:author="aas" w:date="2013-10-14T02:06:00Z"/>
              </w:rPr>
            </w:pPr>
            <w:del w:id="2504" w:author="aas" w:date="2013-10-14T02:06:00Z">
              <w:r w:rsidRPr="00C128FA">
                <w:delText xml:space="preserve">        &lt;xs:annotation&gt;</w:delText>
              </w:r>
            </w:del>
          </w:p>
          <w:p w14:paraId="72DDA562" w14:textId="77777777" w:rsidR="00860C7A" w:rsidRPr="00C128FA" w:rsidRDefault="00860C7A" w:rsidP="00860C7A">
            <w:pPr>
              <w:pStyle w:val="XML1"/>
              <w:rPr>
                <w:del w:id="2505" w:author="aas" w:date="2013-10-14T02:06:00Z"/>
              </w:rPr>
            </w:pPr>
            <w:del w:id="2506" w:author="aas" w:date="2013-10-14T02:06:00Z">
              <w:r w:rsidRPr="00C128FA">
                <w:delText xml:space="preserve">          &lt;xs:documentation&gt;</w:delText>
              </w:r>
            </w:del>
          </w:p>
          <w:p w14:paraId="3C1E9A6F" w14:textId="77777777" w:rsidR="00860C7A" w:rsidRPr="00C128FA" w:rsidRDefault="00860C7A" w:rsidP="00860C7A">
            <w:pPr>
              <w:pStyle w:val="XML1"/>
              <w:rPr>
                <w:del w:id="2507" w:author="aas" w:date="2013-10-14T02:06:00Z"/>
              </w:rPr>
            </w:pPr>
            <w:del w:id="2508"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09" w:author="aas" w:date="2013-10-14T02:06:00Z"/>
              </w:rPr>
            </w:pPr>
            <w:del w:id="2510" w:author="aas" w:date="2013-10-14T02:06:00Z">
              <w:r w:rsidRPr="00C128FA">
                <w:delText xml:space="preserve">            statistics.</w:delText>
              </w:r>
            </w:del>
          </w:p>
          <w:p w14:paraId="08EF7BA8" w14:textId="77777777" w:rsidR="00860C7A" w:rsidRPr="00C128FA" w:rsidRDefault="00860C7A" w:rsidP="00860C7A">
            <w:pPr>
              <w:pStyle w:val="XML1"/>
              <w:rPr>
                <w:del w:id="2511" w:author="aas" w:date="2013-10-14T02:06:00Z"/>
              </w:rPr>
            </w:pPr>
            <w:del w:id="2512" w:author="aas" w:date="2013-10-14T02:06:00Z">
              <w:r w:rsidRPr="00C128FA">
                <w:delText xml:space="preserve">          &lt;/xs:documentation&gt;</w:delText>
              </w:r>
            </w:del>
          </w:p>
          <w:p w14:paraId="66678251" w14:textId="77777777" w:rsidR="00860C7A" w:rsidRPr="00C128FA" w:rsidRDefault="00860C7A" w:rsidP="00860C7A">
            <w:pPr>
              <w:pStyle w:val="XML1"/>
              <w:rPr>
                <w:del w:id="2513" w:author="aas" w:date="2013-10-14T02:06:00Z"/>
              </w:rPr>
            </w:pPr>
            <w:del w:id="2514" w:author="aas" w:date="2013-10-14T02:06:00Z">
              <w:r w:rsidRPr="00C128FA">
                <w:delText xml:space="preserve">        &lt;/xs:annotation&gt;</w:delText>
              </w:r>
            </w:del>
          </w:p>
          <w:p w14:paraId="2BFF56A9" w14:textId="77777777" w:rsidR="00860C7A" w:rsidRPr="00C128FA" w:rsidRDefault="00860C7A" w:rsidP="00860C7A">
            <w:pPr>
              <w:pStyle w:val="XML1"/>
              <w:rPr>
                <w:del w:id="2515" w:author="aas" w:date="2013-10-14T02:06:00Z"/>
              </w:rPr>
            </w:pPr>
            <w:del w:id="2516" w:author="aas" w:date="2013-10-14T02:06:00Z">
              <w:r w:rsidRPr="00C128FA">
                <w:delText xml:space="preserve">      &lt;/xs:element&gt;</w:delText>
              </w:r>
            </w:del>
          </w:p>
          <w:p w14:paraId="7DAC672F" w14:textId="77777777" w:rsidR="00860C7A" w:rsidRPr="00C128FA" w:rsidRDefault="00860C7A" w:rsidP="00860C7A">
            <w:pPr>
              <w:pStyle w:val="XML1"/>
              <w:rPr>
                <w:del w:id="2517" w:author="aas" w:date="2013-10-14T02:06:00Z"/>
              </w:rPr>
            </w:pPr>
            <w:del w:id="2518"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19" w:author="aas" w:date="2013-10-14T02:06:00Z"/>
              </w:rPr>
            </w:pPr>
            <w:del w:id="2520" w:author="aas" w:date="2013-10-14T02:06:00Z">
              <w:r w:rsidRPr="00C128FA">
                <w:delText xml:space="preserve">        &lt;xs:annotation&gt;</w:delText>
              </w:r>
            </w:del>
          </w:p>
          <w:p w14:paraId="3849B4E3" w14:textId="77777777" w:rsidR="00860C7A" w:rsidRPr="00C128FA" w:rsidRDefault="00860C7A" w:rsidP="00860C7A">
            <w:pPr>
              <w:pStyle w:val="XML1"/>
              <w:rPr>
                <w:del w:id="2521" w:author="aas" w:date="2013-10-14T02:06:00Z"/>
              </w:rPr>
            </w:pPr>
            <w:del w:id="2522" w:author="aas" w:date="2013-10-14T02:06:00Z">
              <w:r w:rsidRPr="00C128FA">
                <w:delText xml:space="preserve">          &lt;xs:documentation&gt;</w:delText>
              </w:r>
            </w:del>
          </w:p>
          <w:p w14:paraId="7EAD48D2" w14:textId="77777777" w:rsidR="00860C7A" w:rsidRPr="00C128FA" w:rsidRDefault="00860C7A" w:rsidP="00860C7A">
            <w:pPr>
              <w:pStyle w:val="XML1"/>
              <w:rPr>
                <w:del w:id="2523" w:author="aas" w:date="2013-10-14T02:06:00Z"/>
              </w:rPr>
            </w:pPr>
            <w:del w:id="2524"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25" w:author="aas" w:date="2013-10-14T02:06:00Z"/>
              </w:rPr>
            </w:pPr>
            <w:del w:id="2526" w:author="aas" w:date="2013-10-14T02:06:00Z">
              <w:r w:rsidRPr="00C128FA">
                <w:delText xml:space="preserve">            statistics.</w:delText>
              </w:r>
            </w:del>
          </w:p>
          <w:p w14:paraId="2DF12EAE" w14:textId="77777777" w:rsidR="00860C7A" w:rsidRPr="00C128FA" w:rsidRDefault="00860C7A" w:rsidP="00860C7A">
            <w:pPr>
              <w:pStyle w:val="XML1"/>
              <w:rPr>
                <w:del w:id="2527" w:author="aas" w:date="2013-10-14T02:06:00Z"/>
              </w:rPr>
            </w:pPr>
            <w:del w:id="2528" w:author="aas" w:date="2013-10-14T02:06:00Z">
              <w:r w:rsidRPr="00C128FA">
                <w:delText xml:space="preserve">          &lt;/xs:documentation&gt;</w:delText>
              </w:r>
            </w:del>
          </w:p>
          <w:p w14:paraId="189898A3" w14:textId="77777777" w:rsidR="00860C7A" w:rsidRPr="00C128FA" w:rsidRDefault="00860C7A" w:rsidP="00860C7A">
            <w:pPr>
              <w:pStyle w:val="XML1"/>
              <w:rPr>
                <w:del w:id="2529" w:author="aas" w:date="2013-10-14T02:06:00Z"/>
              </w:rPr>
            </w:pPr>
            <w:del w:id="2530" w:author="aas" w:date="2013-10-14T02:06:00Z">
              <w:r w:rsidRPr="00C128FA">
                <w:delText xml:space="preserve">        &lt;/xs:annotation&gt;</w:delText>
              </w:r>
            </w:del>
          </w:p>
          <w:p w14:paraId="31246D5F" w14:textId="77777777" w:rsidR="00860C7A" w:rsidRPr="00C128FA" w:rsidRDefault="00860C7A" w:rsidP="00860C7A">
            <w:pPr>
              <w:pStyle w:val="XML1"/>
              <w:rPr>
                <w:del w:id="2531" w:author="aas" w:date="2013-10-14T02:06:00Z"/>
              </w:rPr>
            </w:pPr>
            <w:del w:id="2532" w:author="aas" w:date="2013-10-14T02:06:00Z">
              <w:r w:rsidRPr="00C128FA">
                <w:delText xml:space="preserve">      &lt;/xs:element&gt;</w:delText>
              </w:r>
            </w:del>
          </w:p>
          <w:p w14:paraId="5D84AC47" w14:textId="77777777" w:rsidR="00860C7A" w:rsidRPr="00C128FA" w:rsidRDefault="00860C7A" w:rsidP="00860C7A">
            <w:pPr>
              <w:pStyle w:val="XML1"/>
              <w:rPr>
                <w:del w:id="2533" w:author="aas" w:date="2013-10-14T02:06:00Z"/>
              </w:rPr>
            </w:pPr>
            <w:del w:id="2534"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35" w:author="aas" w:date="2013-10-14T02:06:00Z"/>
              </w:rPr>
            </w:pPr>
            <w:del w:id="2536" w:author="aas" w:date="2013-10-14T02:06:00Z">
              <w:r w:rsidRPr="00C128FA">
                <w:delText xml:space="preserve">        &lt;xs:annotation&gt;</w:delText>
              </w:r>
            </w:del>
          </w:p>
          <w:p w14:paraId="2556B706" w14:textId="77777777" w:rsidR="00860C7A" w:rsidRPr="00C128FA" w:rsidRDefault="00860C7A" w:rsidP="00860C7A">
            <w:pPr>
              <w:pStyle w:val="XML1"/>
              <w:rPr>
                <w:del w:id="2537" w:author="aas" w:date="2013-10-14T02:06:00Z"/>
              </w:rPr>
            </w:pPr>
            <w:del w:id="2538" w:author="aas" w:date="2013-10-14T02:06:00Z">
              <w:r w:rsidRPr="00C128FA">
                <w:delText xml:space="preserve">          &lt;xs:documentation&gt;</w:delText>
              </w:r>
            </w:del>
          </w:p>
          <w:p w14:paraId="0AB8200C" w14:textId="77777777" w:rsidR="00860C7A" w:rsidRPr="00C128FA" w:rsidRDefault="00860C7A" w:rsidP="00860C7A">
            <w:pPr>
              <w:pStyle w:val="XML1"/>
              <w:rPr>
                <w:del w:id="2539" w:author="aas" w:date="2013-10-14T02:06:00Z"/>
              </w:rPr>
            </w:pPr>
            <w:del w:id="2540"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1" w:author="aas" w:date="2013-10-14T02:06:00Z"/>
              </w:rPr>
            </w:pPr>
            <w:del w:id="2542" w:author="aas" w:date="2013-10-14T02:06:00Z">
              <w:r w:rsidRPr="00C128FA">
                <w:delText xml:space="preserve">            statistics.</w:delText>
              </w:r>
            </w:del>
          </w:p>
          <w:p w14:paraId="52C3AC29" w14:textId="77777777" w:rsidR="00860C7A" w:rsidRPr="00C128FA" w:rsidRDefault="00860C7A" w:rsidP="00860C7A">
            <w:pPr>
              <w:pStyle w:val="XML1"/>
              <w:rPr>
                <w:del w:id="2543" w:author="aas" w:date="2013-10-14T02:06:00Z"/>
              </w:rPr>
            </w:pPr>
            <w:del w:id="2544" w:author="aas" w:date="2013-10-14T02:06:00Z">
              <w:r w:rsidRPr="00C128FA">
                <w:delText xml:space="preserve">          &lt;/xs:documentation&gt;</w:delText>
              </w:r>
            </w:del>
          </w:p>
          <w:p w14:paraId="37B081B4" w14:textId="77777777" w:rsidR="00860C7A" w:rsidRPr="00C128FA" w:rsidRDefault="00860C7A" w:rsidP="00860C7A">
            <w:pPr>
              <w:pStyle w:val="XML1"/>
              <w:rPr>
                <w:del w:id="2545" w:author="aas" w:date="2013-10-14T02:06:00Z"/>
              </w:rPr>
            </w:pPr>
            <w:del w:id="2546" w:author="aas" w:date="2013-10-14T02:06:00Z">
              <w:r w:rsidRPr="00C128FA">
                <w:delText xml:space="preserve">        &lt;/xs:annotation&gt;</w:delText>
              </w:r>
            </w:del>
          </w:p>
          <w:p w14:paraId="096CA3F2" w14:textId="77777777" w:rsidR="00860C7A" w:rsidRPr="00C128FA" w:rsidRDefault="00860C7A" w:rsidP="00860C7A">
            <w:pPr>
              <w:pStyle w:val="XML1"/>
              <w:rPr>
                <w:del w:id="2547" w:author="aas" w:date="2013-10-14T02:06:00Z"/>
              </w:rPr>
            </w:pPr>
            <w:del w:id="2548" w:author="aas" w:date="2013-10-14T02:06:00Z">
              <w:r w:rsidRPr="00C128FA">
                <w:delText xml:space="preserve">      &lt;/xs:element&gt;</w:delText>
              </w:r>
            </w:del>
          </w:p>
          <w:p w14:paraId="27DA2E51" w14:textId="77777777" w:rsidR="00860C7A" w:rsidRPr="00C128FA" w:rsidRDefault="00860C7A" w:rsidP="00860C7A">
            <w:pPr>
              <w:pStyle w:val="XML1"/>
              <w:rPr>
                <w:del w:id="2549" w:author="aas" w:date="2013-10-14T02:06:00Z"/>
              </w:rPr>
            </w:pPr>
            <w:del w:id="2550"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1" w:author="aas" w:date="2013-10-14T02:06:00Z"/>
              </w:rPr>
            </w:pPr>
            <w:del w:id="2552" w:author="aas" w:date="2013-10-14T02:06:00Z">
              <w:r w:rsidRPr="00C128FA">
                <w:delText xml:space="preserve">        &lt;xs:annotation&gt;</w:delText>
              </w:r>
            </w:del>
          </w:p>
          <w:p w14:paraId="56B8637F" w14:textId="77777777" w:rsidR="00860C7A" w:rsidRPr="00C128FA" w:rsidRDefault="00860C7A" w:rsidP="00860C7A">
            <w:pPr>
              <w:pStyle w:val="XML1"/>
              <w:rPr>
                <w:del w:id="2553" w:author="aas" w:date="2013-10-14T02:06:00Z"/>
              </w:rPr>
            </w:pPr>
            <w:del w:id="2554" w:author="aas" w:date="2013-10-14T02:06:00Z">
              <w:r w:rsidRPr="00C128FA">
                <w:delText xml:space="preserve">          &lt;xs:documentation&gt;</w:delText>
              </w:r>
            </w:del>
          </w:p>
          <w:p w14:paraId="7ACDF359" w14:textId="77777777" w:rsidR="00860C7A" w:rsidRPr="00C128FA" w:rsidRDefault="00860C7A" w:rsidP="00860C7A">
            <w:pPr>
              <w:pStyle w:val="XML1"/>
              <w:rPr>
                <w:del w:id="2555" w:author="aas" w:date="2013-10-14T02:06:00Z"/>
              </w:rPr>
            </w:pPr>
            <w:del w:id="2556"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57" w:author="aas" w:date="2013-10-14T02:06:00Z"/>
              </w:rPr>
            </w:pPr>
            <w:del w:id="2558" w:author="aas" w:date="2013-10-14T02:06:00Z">
              <w:r w:rsidRPr="00C128FA">
                <w:delText xml:space="preserve">            reassemble IP fragments.</w:delText>
              </w:r>
            </w:del>
          </w:p>
          <w:p w14:paraId="1FFC14D4" w14:textId="77777777" w:rsidR="00860C7A" w:rsidRPr="00C128FA" w:rsidRDefault="00860C7A" w:rsidP="00860C7A">
            <w:pPr>
              <w:pStyle w:val="XML1"/>
              <w:rPr>
                <w:del w:id="2559" w:author="aas" w:date="2013-10-14T02:06:00Z"/>
              </w:rPr>
            </w:pPr>
            <w:del w:id="2560" w:author="aas" w:date="2013-10-14T02:06:00Z">
              <w:r w:rsidRPr="00C128FA">
                <w:delText xml:space="preserve">          &lt;/xs:documentation&gt;</w:delText>
              </w:r>
            </w:del>
          </w:p>
          <w:p w14:paraId="24B7CF9A" w14:textId="77777777" w:rsidR="00860C7A" w:rsidRPr="00C128FA" w:rsidRDefault="00860C7A" w:rsidP="00860C7A">
            <w:pPr>
              <w:pStyle w:val="XML1"/>
              <w:rPr>
                <w:del w:id="2561" w:author="aas" w:date="2013-10-14T02:06:00Z"/>
              </w:rPr>
            </w:pPr>
            <w:del w:id="2562" w:author="aas" w:date="2013-10-14T02:06:00Z">
              <w:r w:rsidRPr="00C128FA">
                <w:delText xml:space="preserve">        &lt;/xs:annotation&gt;</w:delText>
              </w:r>
            </w:del>
          </w:p>
          <w:p w14:paraId="3AA3FE78" w14:textId="77777777" w:rsidR="00860C7A" w:rsidRPr="00C128FA" w:rsidRDefault="00860C7A" w:rsidP="00860C7A">
            <w:pPr>
              <w:pStyle w:val="XML1"/>
              <w:rPr>
                <w:del w:id="2563" w:author="aas" w:date="2013-10-14T02:06:00Z"/>
              </w:rPr>
            </w:pPr>
            <w:del w:id="2564" w:author="aas" w:date="2013-10-14T02:06:00Z">
              <w:r w:rsidRPr="00C128FA">
                <w:delText xml:space="preserve">      &lt;/xs:element&gt;</w:delText>
              </w:r>
            </w:del>
          </w:p>
          <w:p w14:paraId="40660BEC" w14:textId="77777777" w:rsidR="00860C7A" w:rsidRPr="00C128FA" w:rsidRDefault="00860C7A" w:rsidP="00860C7A">
            <w:pPr>
              <w:pStyle w:val="XML1"/>
              <w:rPr>
                <w:del w:id="2565" w:author="aas" w:date="2013-10-14T02:06:00Z"/>
              </w:rPr>
            </w:pPr>
            <w:del w:id="2566"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67" w:author="aas" w:date="2013-10-14T02:06:00Z"/>
              </w:rPr>
            </w:pPr>
            <w:del w:id="2568" w:author="aas" w:date="2013-10-14T02:06:00Z">
              <w:r w:rsidRPr="00C128FA">
                <w:delText xml:space="preserve">        &lt;xs:annotation&gt;</w:delText>
              </w:r>
            </w:del>
          </w:p>
          <w:p w14:paraId="40226AA9" w14:textId="77777777" w:rsidR="00860C7A" w:rsidRPr="00C128FA" w:rsidRDefault="00860C7A" w:rsidP="00860C7A">
            <w:pPr>
              <w:pStyle w:val="XML1"/>
              <w:rPr>
                <w:del w:id="2569" w:author="aas" w:date="2013-10-14T02:06:00Z"/>
              </w:rPr>
            </w:pPr>
            <w:del w:id="2570" w:author="aas" w:date="2013-10-14T02:06:00Z">
              <w:r w:rsidRPr="00C128FA">
                <w:delText xml:space="preserve">          &lt;xs:documentation&gt;</w:delText>
              </w:r>
            </w:del>
          </w:p>
          <w:p w14:paraId="0362A2CD" w14:textId="77777777" w:rsidR="00860C7A" w:rsidRPr="00C128FA" w:rsidRDefault="00860C7A" w:rsidP="00860C7A">
            <w:pPr>
              <w:pStyle w:val="XML1"/>
              <w:rPr>
                <w:del w:id="2571" w:author="aas" w:date="2013-10-14T02:06:00Z"/>
              </w:rPr>
            </w:pPr>
            <w:del w:id="2572"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3" w:author="aas" w:date="2013-10-14T02:06:00Z"/>
              </w:rPr>
            </w:pPr>
            <w:del w:id="2574"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75" w:author="aas" w:date="2013-10-14T02:06:00Z"/>
              </w:rPr>
            </w:pPr>
            <w:del w:id="2576"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77" w:author="aas" w:date="2013-10-14T02:06:00Z"/>
              </w:rPr>
            </w:pPr>
            <w:del w:id="2578" w:author="aas" w:date="2013-10-14T02:06:00Z">
              <w:r w:rsidRPr="00C128FA">
                <w:delText xml:space="preserve">          &lt;/xs:documentation&gt;</w:delText>
              </w:r>
            </w:del>
          </w:p>
          <w:p w14:paraId="719DBB4C" w14:textId="77777777" w:rsidR="00860C7A" w:rsidRPr="00C128FA" w:rsidRDefault="00860C7A" w:rsidP="00860C7A">
            <w:pPr>
              <w:pStyle w:val="XML1"/>
              <w:rPr>
                <w:del w:id="2579" w:author="aas" w:date="2013-10-14T02:06:00Z"/>
              </w:rPr>
            </w:pPr>
            <w:del w:id="2580" w:author="aas" w:date="2013-10-14T02:06:00Z">
              <w:r w:rsidRPr="00C128FA">
                <w:delText xml:space="preserve">        &lt;/xs:annotation&gt;</w:delText>
              </w:r>
            </w:del>
          </w:p>
          <w:p w14:paraId="4B2746F9" w14:textId="77777777" w:rsidR="00860C7A" w:rsidRPr="00C128FA" w:rsidRDefault="00860C7A" w:rsidP="00860C7A">
            <w:pPr>
              <w:pStyle w:val="XML1"/>
              <w:rPr>
                <w:del w:id="2581" w:author="aas" w:date="2013-10-14T02:06:00Z"/>
              </w:rPr>
            </w:pPr>
            <w:del w:id="2582" w:author="aas" w:date="2013-10-14T02:06:00Z">
              <w:r w:rsidRPr="00C128FA">
                <w:delText xml:space="preserve">      &lt;/xs:element&gt;</w:delText>
              </w:r>
            </w:del>
          </w:p>
          <w:p w14:paraId="3CDA9BBE" w14:textId="77777777" w:rsidR="00860C7A" w:rsidRPr="00C128FA" w:rsidRDefault="00860C7A" w:rsidP="00860C7A">
            <w:pPr>
              <w:pStyle w:val="XML1"/>
              <w:rPr>
                <w:del w:id="2583" w:author="aas" w:date="2013-10-14T02:06:00Z"/>
              </w:rPr>
            </w:pPr>
            <w:del w:id="2584"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85" w:author="aas" w:date="2013-10-14T02:06:00Z"/>
              </w:rPr>
            </w:pPr>
            <w:del w:id="2586" w:author="aas" w:date="2013-10-14T02:06:00Z">
              <w:r w:rsidRPr="00C128FA">
                <w:delText xml:space="preserve">        &lt;xs:annotation&gt;</w:delText>
              </w:r>
            </w:del>
          </w:p>
          <w:p w14:paraId="6D414384" w14:textId="77777777" w:rsidR="00860C7A" w:rsidRPr="00C128FA" w:rsidRDefault="00860C7A" w:rsidP="00860C7A">
            <w:pPr>
              <w:pStyle w:val="XML1"/>
              <w:rPr>
                <w:del w:id="2587" w:author="aas" w:date="2013-10-14T02:06:00Z"/>
              </w:rPr>
            </w:pPr>
            <w:del w:id="2588" w:author="aas" w:date="2013-10-14T02:06:00Z">
              <w:r w:rsidRPr="00C128FA">
                <w:delText xml:space="preserve">          &lt;xs:documentation&gt;</w:delText>
              </w:r>
            </w:del>
          </w:p>
          <w:p w14:paraId="7BC7FE69" w14:textId="77777777" w:rsidR="00860C7A" w:rsidRPr="00C128FA" w:rsidRDefault="00860C7A" w:rsidP="00860C7A">
            <w:pPr>
              <w:pStyle w:val="XML1"/>
              <w:rPr>
                <w:del w:id="2589" w:author="aas" w:date="2013-10-14T02:06:00Z"/>
              </w:rPr>
            </w:pPr>
            <w:del w:id="2590"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1" w:author="aas" w:date="2013-10-14T02:06:00Z"/>
              </w:rPr>
            </w:pPr>
            <w:del w:id="2592"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3" w:author="aas" w:date="2013-10-14T02:06:00Z"/>
              </w:rPr>
            </w:pPr>
            <w:del w:id="2594"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95" w:author="aas" w:date="2013-10-14T02:06:00Z"/>
              </w:rPr>
            </w:pPr>
            <w:del w:id="2596" w:author="aas" w:date="2013-10-14T02:06:00Z">
              <w:r w:rsidRPr="00C128FA">
                <w:delText xml:space="preserve">          &lt;/xs:documentation&gt;</w:delText>
              </w:r>
            </w:del>
          </w:p>
          <w:p w14:paraId="108E3C67" w14:textId="77777777" w:rsidR="00860C7A" w:rsidRPr="00C128FA" w:rsidRDefault="00860C7A" w:rsidP="00860C7A">
            <w:pPr>
              <w:pStyle w:val="XML1"/>
              <w:rPr>
                <w:del w:id="2597" w:author="aas" w:date="2013-10-14T02:06:00Z"/>
              </w:rPr>
            </w:pPr>
            <w:del w:id="2598" w:author="aas" w:date="2013-10-14T02:06:00Z">
              <w:r w:rsidRPr="00C128FA">
                <w:delText xml:space="preserve">        &lt;/xs:annotation&gt;</w:delText>
              </w:r>
            </w:del>
          </w:p>
          <w:p w14:paraId="3BAFF5DD" w14:textId="77777777" w:rsidR="00860C7A" w:rsidRPr="00C128FA" w:rsidRDefault="00860C7A" w:rsidP="00860C7A">
            <w:pPr>
              <w:pStyle w:val="XML1"/>
              <w:rPr>
                <w:del w:id="2599" w:author="aas" w:date="2013-10-14T02:06:00Z"/>
              </w:rPr>
            </w:pPr>
            <w:del w:id="2600" w:author="aas" w:date="2013-10-14T02:06:00Z">
              <w:r w:rsidRPr="00C128FA">
                <w:delText xml:space="preserve">        &lt;xs:complexType&gt;</w:delText>
              </w:r>
            </w:del>
          </w:p>
          <w:p w14:paraId="6877ECD5" w14:textId="77777777" w:rsidR="00860C7A" w:rsidRPr="00C128FA" w:rsidRDefault="00860C7A" w:rsidP="00860C7A">
            <w:pPr>
              <w:pStyle w:val="XML1"/>
              <w:rPr>
                <w:del w:id="2601" w:author="aas" w:date="2013-10-14T02:06:00Z"/>
              </w:rPr>
            </w:pPr>
            <w:del w:id="2602" w:author="aas" w:date="2013-10-14T02:06:00Z">
              <w:r w:rsidRPr="00C128FA">
                <w:delText xml:space="preserve">          &lt;xs:sequence&gt;</w:delText>
              </w:r>
            </w:del>
          </w:p>
          <w:p w14:paraId="5BC5A781" w14:textId="77777777" w:rsidR="00860C7A" w:rsidRPr="00C128FA" w:rsidRDefault="00860C7A" w:rsidP="00860C7A">
            <w:pPr>
              <w:pStyle w:val="XML1"/>
              <w:rPr>
                <w:del w:id="2603" w:author="aas" w:date="2013-10-14T02:06:00Z"/>
              </w:rPr>
            </w:pPr>
            <w:del w:id="2604"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05" w:author="aas" w:date="2013-10-14T02:06:00Z"/>
              </w:rPr>
            </w:pPr>
            <w:del w:id="2606" w:author="aas" w:date="2013-10-14T02:06:00Z">
              <w:r w:rsidRPr="00C128FA">
                <w:delText xml:space="preserve">              &lt;xs:simpleType&gt;</w:delText>
              </w:r>
            </w:del>
          </w:p>
          <w:p w14:paraId="53A2B7F8" w14:textId="77777777" w:rsidR="00860C7A" w:rsidRPr="00C128FA" w:rsidRDefault="00860C7A" w:rsidP="00860C7A">
            <w:pPr>
              <w:pStyle w:val="XML1"/>
              <w:rPr>
                <w:del w:id="2607" w:author="aas" w:date="2013-10-14T02:06:00Z"/>
              </w:rPr>
            </w:pPr>
            <w:del w:id="2608" w:author="aas" w:date="2013-10-14T02:06:00Z">
              <w:r w:rsidRPr="00C128FA">
                <w:delText xml:space="preserve">                &lt;xs:restriction base="xs:string"&gt;</w:delText>
              </w:r>
            </w:del>
          </w:p>
          <w:p w14:paraId="2478994F" w14:textId="77777777" w:rsidR="00860C7A" w:rsidRPr="00C128FA" w:rsidRDefault="00860C7A" w:rsidP="00860C7A">
            <w:pPr>
              <w:pStyle w:val="XML1"/>
              <w:rPr>
                <w:del w:id="2609" w:author="aas" w:date="2013-10-14T02:06:00Z"/>
              </w:rPr>
            </w:pPr>
            <w:del w:id="2610" w:author="aas" w:date="2013-10-14T02:06:00Z">
              <w:r w:rsidRPr="00C128FA">
                <w:delText xml:space="preserve">                  &lt;xs:enumeration value="all"/&gt;</w:delText>
              </w:r>
            </w:del>
          </w:p>
          <w:p w14:paraId="419E3AF9" w14:textId="77777777" w:rsidR="00860C7A" w:rsidRPr="00C128FA" w:rsidRDefault="00860C7A" w:rsidP="00860C7A">
            <w:pPr>
              <w:pStyle w:val="XML1"/>
              <w:rPr>
                <w:del w:id="2611" w:author="aas" w:date="2013-10-14T02:06:00Z"/>
              </w:rPr>
            </w:pPr>
            <w:del w:id="2612" w:author="aas" w:date="2013-10-14T02:06:00Z">
              <w:r w:rsidRPr="00C128FA">
                <w:delText xml:space="preserve">                  &lt;xs:enumeration value="controller"/&gt;</w:delText>
              </w:r>
            </w:del>
          </w:p>
          <w:p w14:paraId="6E494309" w14:textId="77777777" w:rsidR="00860C7A" w:rsidRPr="00C128FA" w:rsidRDefault="00860C7A" w:rsidP="00860C7A">
            <w:pPr>
              <w:pStyle w:val="XML1"/>
              <w:rPr>
                <w:del w:id="2613" w:author="aas" w:date="2013-10-14T02:06:00Z"/>
              </w:rPr>
            </w:pPr>
            <w:del w:id="2614" w:author="aas" w:date="2013-10-14T02:06:00Z">
              <w:r w:rsidRPr="00C128FA">
                <w:delText xml:space="preserve">                  &lt;xs:enumeration value="table"/&gt;</w:delText>
              </w:r>
            </w:del>
          </w:p>
          <w:p w14:paraId="0B9DB5A5" w14:textId="77777777" w:rsidR="00860C7A" w:rsidRPr="00C128FA" w:rsidRDefault="00860C7A" w:rsidP="00860C7A">
            <w:pPr>
              <w:pStyle w:val="XML1"/>
              <w:rPr>
                <w:del w:id="2615" w:author="aas" w:date="2013-10-14T02:06:00Z"/>
              </w:rPr>
            </w:pPr>
            <w:del w:id="2616" w:author="aas" w:date="2013-10-14T02:06:00Z">
              <w:r w:rsidRPr="00C128FA">
                <w:delText xml:space="preserve">                  &lt;xs:enumeration value="inport"/&gt;</w:delText>
              </w:r>
            </w:del>
          </w:p>
          <w:p w14:paraId="3C4E3AB5" w14:textId="77777777" w:rsidR="00860C7A" w:rsidRPr="00C128FA" w:rsidRDefault="00860C7A" w:rsidP="00860C7A">
            <w:pPr>
              <w:pStyle w:val="XML1"/>
              <w:rPr>
                <w:del w:id="2617" w:author="aas" w:date="2013-10-14T02:06:00Z"/>
              </w:rPr>
            </w:pPr>
            <w:del w:id="2618" w:author="aas" w:date="2013-10-14T02:06:00Z">
              <w:r w:rsidRPr="00C128FA">
                <w:delText xml:space="preserve">                  &lt;xs:enumeration value="any"/&gt;</w:delText>
              </w:r>
            </w:del>
          </w:p>
          <w:p w14:paraId="202EFB56" w14:textId="77777777" w:rsidR="00860C7A" w:rsidRPr="00C128FA" w:rsidRDefault="00860C7A" w:rsidP="00860C7A">
            <w:pPr>
              <w:pStyle w:val="XML1"/>
              <w:rPr>
                <w:del w:id="2619" w:author="aas" w:date="2013-10-14T02:06:00Z"/>
              </w:rPr>
            </w:pPr>
            <w:del w:id="2620" w:author="aas" w:date="2013-10-14T02:06:00Z">
              <w:r w:rsidRPr="00C128FA">
                <w:delText xml:space="preserve">                  &lt;xs:enumeration value="normal"/&gt;</w:delText>
              </w:r>
            </w:del>
          </w:p>
          <w:p w14:paraId="456CD3F4" w14:textId="77777777" w:rsidR="00860C7A" w:rsidRPr="00C128FA" w:rsidRDefault="00860C7A" w:rsidP="00860C7A">
            <w:pPr>
              <w:pStyle w:val="XML1"/>
              <w:rPr>
                <w:del w:id="2621" w:author="aas" w:date="2013-10-14T02:06:00Z"/>
              </w:rPr>
            </w:pPr>
            <w:del w:id="2622" w:author="aas" w:date="2013-10-14T02:06:00Z">
              <w:r w:rsidRPr="00C128FA">
                <w:delText xml:space="preserve">                  &lt;xs:enumeration value="flood"/&gt;</w:delText>
              </w:r>
            </w:del>
          </w:p>
          <w:p w14:paraId="7B0C1CF1" w14:textId="77777777" w:rsidR="00860C7A" w:rsidRPr="00C128FA" w:rsidRDefault="00860C7A" w:rsidP="00860C7A">
            <w:pPr>
              <w:pStyle w:val="XML1"/>
              <w:rPr>
                <w:del w:id="2623" w:author="aas" w:date="2013-10-14T02:06:00Z"/>
              </w:rPr>
            </w:pPr>
            <w:del w:id="2624" w:author="aas" w:date="2013-10-14T02:06:00Z">
              <w:r w:rsidRPr="00C128FA">
                <w:delText xml:space="preserve">                &lt;/xs:restriction&gt;</w:delText>
              </w:r>
            </w:del>
          </w:p>
          <w:p w14:paraId="1ABF3992" w14:textId="77777777" w:rsidR="00860C7A" w:rsidRPr="00C128FA" w:rsidRDefault="00860C7A" w:rsidP="00860C7A">
            <w:pPr>
              <w:pStyle w:val="XML1"/>
              <w:rPr>
                <w:del w:id="2625" w:author="aas" w:date="2013-10-14T02:06:00Z"/>
              </w:rPr>
            </w:pPr>
            <w:del w:id="2626" w:author="aas" w:date="2013-10-14T02:06:00Z">
              <w:r w:rsidRPr="00C128FA">
                <w:delText xml:space="preserve">              &lt;/xs:simpleType&gt;</w:delText>
              </w:r>
            </w:del>
          </w:p>
          <w:p w14:paraId="35105ECC" w14:textId="77777777" w:rsidR="00860C7A" w:rsidRPr="00C128FA" w:rsidRDefault="00860C7A" w:rsidP="00860C7A">
            <w:pPr>
              <w:pStyle w:val="XML1"/>
              <w:rPr>
                <w:del w:id="2627" w:author="aas" w:date="2013-10-14T02:06:00Z"/>
              </w:rPr>
            </w:pPr>
            <w:del w:id="2628" w:author="aas" w:date="2013-10-14T02:06:00Z">
              <w:r w:rsidRPr="00C128FA">
                <w:delText xml:space="preserve">            &lt;/xs:element&gt;</w:delText>
              </w:r>
            </w:del>
          </w:p>
          <w:p w14:paraId="501179E5" w14:textId="77777777" w:rsidR="00860C7A" w:rsidRPr="00C128FA" w:rsidRDefault="00860C7A" w:rsidP="00860C7A">
            <w:pPr>
              <w:pStyle w:val="XML1"/>
              <w:rPr>
                <w:del w:id="2629" w:author="aas" w:date="2013-10-14T02:06:00Z"/>
              </w:rPr>
            </w:pPr>
            <w:del w:id="2630" w:author="aas" w:date="2013-10-14T02:06:00Z">
              <w:r w:rsidRPr="00C128FA">
                <w:delText xml:space="preserve">          &lt;/xs:sequence&gt;</w:delText>
              </w:r>
            </w:del>
          </w:p>
          <w:p w14:paraId="497E3276" w14:textId="77777777" w:rsidR="00860C7A" w:rsidRPr="00C128FA" w:rsidRDefault="00860C7A" w:rsidP="00860C7A">
            <w:pPr>
              <w:pStyle w:val="XML1"/>
              <w:rPr>
                <w:del w:id="2631" w:author="aas" w:date="2013-10-14T02:06:00Z"/>
              </w:rPr>
            </w:pPr>
            <w:del w:id="2632" w:author="aas" w:date="2013-10-14T02:06:00Z">
              <w:r w:rsidRPr="00C128FA">
                <w:delText xml:space="preserve">        &lt;/xs:complexType&gt;</w:delText>
              </w:r>
            </w:del>
          </w:p>
          <w:p w14:paraId="0962C4C5" w14:textId="77777777" w:rsidR="00860C7A" w:rsidRPr="00C128FA" w:rsidRDefault="00860C7A" w:rsidP="00860C7A">
            <w:pPr>
              <w:pStyle w:val="XML1"/>
              <w:rPr>
                <w:del w:id="2633" w:author="aas" w:date="2013-10-14T02:06:00Z"/>
              </w:rPr>
            </w:pPr>
            <w:del w:id="2634" w:author="aas" w:date="2013-10-14T02:06:00Z">
              <w:r w:rsidRPr="00C128FA">
                <w:delText xml:space="preserve">      &lt;/xs:element&gt;</w:delText>
              </w:r>
            </w:del>
          </w:p>
          <w:p w14:paraId="2D235C42" w14:textId="77777777" w:rsidR="00860C7A" w:rsidRPr="00C128FA" w:rsidRDefault="00860C7A" w:rsidP="00860C7A">
            <w:pPr>
              <w:pStyle w:val="XML1"/>
              <w:rPr>
                <w:del w:id="2635" w:author="aas" w:date="2013-10-14T02:06:00Z"/>
              </w:rPr>
            </w:pPr>
            <w:del w:id="2636" w:author="aas" w:date="2013-10-14T02:06:00Z">
              <w:r w:rsidRPr="00C128FA">
                <w:delText xml:space="preserve">      &lt;xs:element name="group-types"&gt;</w:delText>
              </w:r>
            </w:del>
          </w:p>
          <w:p w14:paraId="40972DA3" w14:textId="77777777" w:rsidR="00860C7A" w:rsidRPr="00C128FA" w:rsidRDefault="00860C7A" w:rsidP="00860C7A">
            <w:pPr>
              <w:pStyle w:val="XML1"/>
              <w:rPr>
                <w:del w:id="2637" w:author="aas" w:date="2013-10-14T02:06:00Z"/>
              </w:rPr>
            </w:pPr>
            <w:del w:id="2638" w:author="aas" w:date="2013-10-14T02:06:00Z">
              <w:r w:rsidRPr="00C128FA">
                <w:delText xml:space="preserve">        &lt;xs:annotation&gt;</w:delText>
              </w:r>
            </w:del>
          </w:p>
          <w:p w14:paraId="02BEA202" w14:textId="77777777" w:rsidR="00860C7A" w:rsidRPr="00C128FA" w:rsidRDefault="00860C7A" w:rsidP="00860C7A">
            <w:pPr>
              <w:pStyle w:val="XML1"/>
              <w:rPr>
                <w:del w:id="2639" w:author="aas" w:date="2013-10-14T02:06:00Z"/>
              </w:rPr>
            </w:pPr>
            <w:del w:id="2640" w:author="aas" w:date="2013-10-14T02:06:00Z">
              <w:r w:rsidRPr="00C128FA">
                <w:delText xml:space="preserve">          &lt;xs:documentation&gt;</w:delText>
              </w:r>
            </w:del>
          </w:p>
          <w:p w14:paraId="6659C765" w14:textId="77777777" w:rsidR="00860C7A" w:rsidRPr="00C128FA" w:rsidRDefault="00860C7A" w:rsidP="00860C7A">
            <w:pPr>
              <w:pStyle w:val="XML1"/>
              <w:rPr>
                <w:del w:id="2641" w:author="aas" w:date="2013-10-14T02:06:00Z"/>
              </w:rPr>
            </w:pPr>
            <w:del w:id="2642"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3" w:author="aas" w:date="2013-10-14T02:06:00Z"/>
              </w:rPr>
            </w:pPr>
            <w:del w:id="2644" w:author="aas" w:date="2013-10-14T02:06:00Z">
              <w:r w:rsidRPr="00C128FA">
                <w:delText xml:space="preserve">            switch.</w:delText>
              </w:r>
            </w:del>
          </w:p>
          <w:p w14:paraId="3A3B8826" w14:textId="77777777" w:rsidR="00860C7A" w:rsidRPr="00C128FA" w:rsidRDefault="00860C7A" w:rsidP="00860C7A">
            <w:pPr>
              <w:pStyle w:val="XML1"/>
              <w:rPr>
                <w:del w:id="2645" w:author="aas" w:date="2013-10-14T02:06:00Z"/>
              </w:rPr>
            </w:pPr>
            <w:del w:id="2646" w:author="aas" w:date="2013-10-14T02:06:00Z">
              <w:r w:rsidRPr="00C128FA">
                <w:delText xml:space="preserve">          &lt;/xs:documentation&gt;</w:delText>
              </w:r>
            </w:del>
          </w:p>
          <w:p w14:paraId="18E2F405" w14:textId="77777777" w:rsidR="00860C7A" w:rsidRPr="00C128FA" w:rsidRDefault="00860C7A" w:rsidP="00860C7A">
            <w:pPr>
              <w:pStyle w:val="XML1"/>
              <w:rPr>
                <w:del w:id="2647" w:author="aas" w:date="2013-10-14T02:06:00Z"/>
              </w:rPr>
            </w:pPr>
            <w:del w:id="2648" w:author="aas" w:date="2013-10-14T02:06:00Z">
              <w:r w:rsidRPr="00C128FA">
                <w:delText xml:space="preserve">        &lt;/xs:annotation&gt;</w:delText>
              </w:r>
            </w:del>
          </w:p>
          <w:p w14:paraId="55B831F7" w14:textId="77777777" w:rsidR="00860C7A" w:rsidRPr="00C128FA" w:rsidRDefault="00860C7A" w:rsidP="00860C7A">
            <w:pPr>
              <w:pStyle w:val="XML1"/>
              <w:rPr>
                <w:del w:id="2649" w:author="aas" w:date="2013-10-14T02:06:00Z"/>
              </w:rPr>
            </w:pPr>
            <w:del w:id="2650" w:author="aas" w:date="2013-10-14T02:06:00Z">
              <w:r w:rsidRPr="00C128FA">
                <w:delText xml:space="preserve">        &lt;xs:complexType&gt;</w:delText>
              </w:r>
            </w:del>
          </w:p>
          <w:p w14:paraId="1661BBE1" w14:textId="77777777" w:rsidR="00860C7A" w:rsidRPr="00C128FA" w:rsidRDefault="00860C7A" w:rsidP="00860C7A">
            <w:pPr>
              <w:pStyle w:val="XML1"/>
              <w:rPr>
                <w:del w:id="2651" w:author="aas" w:date="2013-10-14T02:06:00Z"/>
              </w:rPr>
            </w:pPr>
            <w:del w:id="2652" w:author="aas" w:date="2013-10-14T02:06:00Z">
              <w:r w:rsidRPr="00C128FA">
                <w:delText xml:space="preserve">          &lt;xs:sequence&gt;</w:delText>
              </w:r>
            </w:del>
          </w:p>
          <w:p w14:paraId="3E7176D6" w14:textId="77777777" w:rsidR="00860C7A" w:rsidRPr="00C128FA" w:rsidRDefault="00860C7A" w:rsidP="00860C7A">
            <w:pPr>
              <w:pStyle w:val="XML1"/>
              <w:rPr>
                <w:del w:id="2653" w:author="aas" w:date="2013-10-14T02:06:00Z"/>
              </w:rPr>
            </w:pPr>
            <w:del w:id="2654"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55" w:author="aas" w:date="2013-10-14T02:06:00Z"/>
              </w:rPr>
            </w:pPr>
            <w:del w:id="2656" w:author="aas" w:date="2013-10-14T02:06:00Z">
              <w:r w:rsidRPr="00C128FA">
                <w:delText xml:space="preserve">              &lt;xs:simpleType&gt;</w:delText>
              </w:r>
            </w:del>
          </w:p>
          <w:p w14:paraId="7B89FF4A" w14:textId="77777777" w:rsidR="00860C7A" w:rsidRPr="00C128FA" w:rsidRDefault="00860C7A" w:rsidP="00860C7A">
            <w:pPr>
              <w:pStyle w:val="XML1"/>
              <w:rPr>
                <w:del w:id="2657" w:author="aas" w:date="2013-10-14T02:06:00Z"/>
              </w:rPr>
            </w:pPr>
            <w:del w:id="2658" w:author="aas" w:date="2013-10-14T02:06:00Z">
              <w:r w:rsidRPr="00C128FA">
                <w:delText xml:space="preserve">                &lt;xs:restriction base="xs:string"&gt;</w:delText>
              </w:r>
            </w:del>
          </w:p>
          <w:p w14:paraId="7813A421" w14:textId="77777777" w:rsidR="00860C7A" w:rsidRPr="00C128FA" w:rsidRDefault="00860C7A" w:rsidP="00860C7A">
            <w:pPr>
              <w:pStyle w:val="XML1"/>
              <w:rPr>
                <w:del w:id="2659" w:author="aas" w:date="2013-10-14T02:06:00Z"/>
              </w:rPr>
            </w:pPr>
            <w:del w:id="2660" w:author="aas" w:date="2013-10-14T02:06:00Z">
              <w:r w:rsidRPr="00C128FA">
                <w:delText xml:space="preserve">                  &lt;xs:enumeration value="all"/&gt;</w:delText>
              </w:r>
            </w:del>
          </w:p>
          <w:p w14:paraId="248C75B5" w14:textId="77777777" w:rsidR="00860C7A" w:rsidRPr="00C128FA" w:rsidRDefault="00860C7A" w:rsidP="00860C7A">
            <w:pPr>
              <w:pStyle w:val="XML1"/>
              <w:rPr>
                <w:del w:id="2661" w:author="aas" w:date="2013-10-14T02:06:00Z"/>
              </w:rPr>
            </w:pPr>
            <w:del w:id="2662" w:author="aas" w:date="2013-10-14T02:06:00Z">
              <w:r w:rsidRPr="00C128FA">
                <w:delText xml:space="preserve">                  &lt;xs:enumeration value="select"/&gt;</w:delText>
              </w:r>
            </w:del>
          </w:p>
          <w:p w14:paraId="3B8C7400" w14:textId="77777777" w:rsidR="00860C7A" w:rsidRPr="00C128FA" w:rsidRDefault="00860C7A" w:rsidP="00860C7A">
            <w:pPr>
              <w:pStyle w:val="XML1"/>
              <w:rPr>
                <w:del w:id="2663" w:author="aas" w:date="2013-10-14T02:06:00Z"/>
              </w:rPr>
            </w:pPr>
            <w:del w:id="2664" w:author="aas" w:date="2013-10-14T02:06:00Z">
              <w:r w:rsidRPr="00C128FA">
                <w:delText xml:space="preserve">                  &lt;xs:enumeration value="indirect"/&gt;</w:delText>
              </w:r>
            </w:del>
          </w:p>
          <w:p w14:paraId="164AF646" w14:textId="77777777" w:rsidR="00860C7A" w:rsidRPr="00C128FA" w:rsidRDefault="00860C7A" w:rsidP="00860C7A">
            <w:pPr>
              <w:pStyle w:val="XML1"/>
              <w:rPr>
                <w:del w:id="2665" w:author="aas" w:date="2013-10-14T02:06:00Z"/>
              </w:rPr>
            </w:pPr>
            <w:del w:id="2666"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67" w:author="aas" w:date="2013-10-14T02:06:00Z"/>
              </w:rPr>
            </w:pPr>
            <w:del w:id="2668" w:author="aas" w:date="2013-10-14T02:06:00Z">
              <w:r w:rsidRPr="00C128FA">
                <w:delText xml:space="preserve">                &lt;/xs:restriction&gt;</w:delText>
              </w:r>
            </w:del>
          </w:p>
          <w:p w14:paraId="48BECEBA" w14:textId="77777777" w:rsidR="00860C7A" w:rsidRPr="00C128FA" w:rsidRDefault="00860C7A" w:rsidP="00860C7A">
            <w:pPr>
              <w:pStyle w:val="XML1"/>
              <w:rPr>
                <w:del w:id="2669" w:author="aas" w:date="2013-10-14T02:06:00Z"/>
              </w:rPr>
            </w:pPr>
            <w:del w:id="2670" w:author="aas" w:date="2013-10-14T02:06:00Z">
              <w:r w:rsidRPr="00C128FA">
                <w:delText xml:space="preserve">              &lt;/xs:simpleType&gt;</w:delText>
              </w:r>
            </w:del>
          </w:p>
          <w:p w14:paraId="5B0D8452" w14:textId="77777777" w:rsidR="00860C7A" w:rsidRPr="00C128FA" w:rsidRDefault="00860C7A" w:rsidP="00860C7A">
            <w:pPr>
              <w:pStyle w:val="XML1"/>
              <w:rPr>
                <w:del w:id="2671" w:author="aas" w:date="2013-10-14T02:06:00Z"/>
              </w:rPr>
            </w:pPr>
            <w:del w:id="2672" w:author="aas" w:date="2013-10-14T02:06:00Z">
              <w:r w:rsidRPr="00C128FA">
                <w:delText xml:space="preserve">            &lt;/xs:element&gt;</w:delText>
              </w:r>
            </w:del>
          </w:p>
          <w:p w14:paraId="309A13F5" w14:textId="77777777" w:rsidR="00860C7A" w:rsidRPr="00C128FA" w:rsidRDefault="00860C7A" w:rsidP="00860C7A">
            <w:pPr>
              <w:pStyle w:val="XML1"/>
              <w:rPr>
                <w:del w:id="2673" w:author="aas" w:date="2013-10-14T02:06:00Z"/>
              </w:rPr>
            </w:pPr>
            <w:del w:id="2674" w:author="aas" w:date="2013-10-14T02:06:00Z">
              <w:r w:rsidRPr="00C128FA">
                <w:delText xml:space="preserve">          &lt;/xs:sequence&gt;</w:delText>
              </w:r>
            </w:del>
          </w:p>
          <w:p w14:paraId="21FC7380" w14:textId="77777777" w:rsidR="00860C7A" w:rsidRPr="00C128FA" w:rsidRDefault="00860C7A" w:rsidP="00860C7A">
            <w:pPr>
              <w:pStyle w:val="XML1"/>
              <w:rPr>
                <w:del w:id="2675" w:author="aas" w:date="2013-10-14T02:06:00Z"/>
              </w:rPr>
            </w:pPr>
            <w:del w:id="2676" w:author="aas" w:date="2013-10-14T02:06:00Z">
              <w:r w:rsidRPr="00C128FA">
                <w:delText xml:space="preserve">        &lt;/xs:complexType&gt;</w:delText>
              </w:r>
            </w:del>
          </w:p>
          <w:p w14:paraId="6CE7B2A4" w14:textId="77777777" w:rsidR="00860C7A" w:rsidRPr="00C128FA" w:rsidRDefault="00860C7A" w:rsidP="00860C7A">
            <w:pPr>
              <w:pStyle w:val="XML1"/>
              <w:rPr>
                <w:del w:id="2677" w:author="aas" w:date="2013-10-14T02:06:00Z"/>
              </w:rPr>
            </w:pPr>
            <w:del w:id="2678" w:author="aas" w:date="2013-10-14T02:06:00Z">
              <w:r w:rsidRPr="00C128FA">
                <w:delText xml:space="preserve">      &lt;/xs:element&gt;</w:delText>
              </w:r>
            </w:del>
          </w:p>
          <w:p w14:paraId="0FBD1FD0" w14:textId="77777777" w:rsidR="00860C7A" w:rsidRPr="00C128FA" w:rsidRDefault="00860C7A" w:rsidP="00860C7A">
            <w:pPr>
              <w:pStyle w:val="XML1"/>
              <w:rPr>
                <w:del w:id="2679" w:author="aas" w:date="2013-10-14T02:06:00Z"/>
              </w:rPr>
            </w:pPr>
            <w:del w:id="2680"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1" w:author="aas" w:date="2013-10-14T02:06:00Z"/>
              </w:rPr>
            </w:pPr>
            <w:del w:id="2682" w:author="aas" w:date="2013-10-14T02:06:00Z">
              <w:r w:rsidRPr="00C128FA">
                <w:delText xml:space="preserve">        &lt;xs:annotation&gt;</w:delText>
              </w:r>
            </w:del>
          </w:p>
          <w:p w14:paraId="1A3C2283" w14:textId="77777777" w:rsidR="00860C7A" w:rsidRPr="00C128FA" w:rsidRDefault="00860C7A" w:rsidP="00860C7A">
            <w:pPr>
              <w:pStyle w:val="XML1"/>
              <w:rPr>
                <w:del w:id="2683" w:author="aas" w:date="2013-10-14T02:06:00Z"/>
              </w:rPr>
            </w:pPr>
            <w:del w:id="2684" w:author="aas" w:date="2013-10-14T02:06:00Z">
              <w:r w:rsidRPr="00C128FA">
                <w:delText xml:space="preserve">          &lt;xs:documentation&gt;</w:delText>
              </w:r>
            </w:del>
          </w:p>
          <w:p w14:paraId="1004C94B" w14:textId="77777777" w:rsidR="00860C7A" w:rsidRPr="00C128FA" w:rsidRDefault="00860C7A" w:rsidP="00860C7A">
            <w:pPr>
              <w:pStyle w:val="XML1"/>
              <w:rPr>
                <w:del w:id="2685" w:author="aas" w:date="2013-10-14T02:06:00Z"/>
              </w:rPr>
            </w:pPr>
            <w:del w:id="2686"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87" w:author="aas" w:date="2013-10-14T02:06:00Z"/>
              </w:rPr>
            </w:pPr>
            <w:del w:id="2688" w:author="aas" w:date="2013-10-14T02:06:00Z">
              <w:r w:rsidRPr="00C128FA">
                <w:delText xml:space="preserve">            logical switch.</w:delText>
              </w:r>
            </w:del>
          </w:p>
          <w:p w14:paraId="15B553F5" w14:textId="77777777" w:rsidR="00860C7A" w:rsidRPr="00C128FA" w:rsidRDefault="00860C7A" w:rsidP="00860C7A">
            <w:pPr>
              <w:pStyle w:val="XML1"/>
              <w:rPr>
                <w:del w:id="2689" w:author="aas" w:date="2013-10-14T02:06:00Z"/>
              </w:rPr>
            </w:pPr>
            <w:del w:id="2690" w:author="aas" w:date="2013-10-14T02:06:00Z">
              <w:r w:rsidRPr="00C128FA">
                <w:delText xml:space="preserve">          &lt;/xs:documentation&gt;</w:delText>
              </w:r>
            </w:del>
          </w:p>
          <w:p w14:paraId="686295E6" w14:textId="77777777" w:rsidR="00860C7A" w:rsidRPr="00C128FA" w:rsidRDefault="00860C7A" w:rsidP="00860C7A">
            <w:pPr>
              <w:pStyle w:val="XML1"/>
              <w:rPr>
                <w:del w:id="2691" w:author="aas" w:date="2013-10-14T02:06:00Z"/>
              </w:rPr>
            </w:pPr>
            <w:del w:id="2692" w:author="aas" w:date="2013-10-14T02:06:00Z">
              <w:r w:rsidRPr="00C128FA">
                <w:delText xml:space="preserve">        &lt;/xs:annotation&gt;</w:delText>
              </w:r>
            </w:del>
          </w:p>
          <w:p w14:paraId="291D85BA" w14:textId="77777777" w:rsidR="00860C7A" w:rsidRPr="00C128FA" w:rsidRDefault="00860C7A" w:rsidP="00860C7A">
            <w:pPr>
              <w:pStyle w:val="XML1"/>
              <w:rPr>
                <w:del w:id="2693" w:author="aas" w:date="2013-10-14T02:06:00Z"/>
              </w:rPr>
            </w:pPr>
            <w:del w:id="2694" w:author="aas" w:date="2013-10-14T02:06:00Z">
              <w:r w:rsidRPr="00C128FA">
                <w:delText xml:space="preserve">        &lt;xs:complexType&gt;</w:delText>
              </w:r>
            </w:del>
          </w:p>
          <w:p w14:paraId="6C9FFCFF" w14:textId="77777777" w:rsidR="00860C7A" w:rsidRPr="00C128FA" w:rsidRDefault="00860C7A" w:rsidP="00860C7A">
            <w:pPr>
              <w:pStyle w:val="XML1"/>
              <w:rPr>
                <w:del w:id="2695" w:author="aas" w:date="2013-10-14T02:06:00Z"/>
              </w:rPr>
            </w:pPr>
            <w:del w:id="2696" w:author="aas" w:date="2013-10-14T02:06:00Z">
              <w:r w:rsidRPr="00C128FA">
                <w:delText xml:space="preserve">          &lt;xs:sequence&gt;</w:delText>
              </w:r>
            </w:del>
          </w:p>
          <w:p w14:paraId="50B9A6F7" w14:textId="77777777" w:rsidR="00860C7A" w:rsidRPr="00C128FA" w:rsidRDefault="00860C7A" w:rsidP="00860C7A">
            <w:pPr>
              <w:pStyle w:val="XML1"/>
              <w:rPr>
                <w:del w:id="2697" w:author="aas" w:date="2013-10-14T02:06:00Z"/>
              </w:rPr>
            </w:pPr>
            <w:del w:id="2698"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699" w:author="aas" w:date="2013-10-14T02:06:00Z"/>
              </w:rPr>
            </w:pPr>
            <w:del w:id="2700" w:author="aas" w:date="2013-10-14T02:06:00Z">
              <w:r w:rsidRPr="00C128FA">
                <w:delText xml:space="preserve">              &lt;xs:simpleType&gt;</w:delText>
              </w:r>
            </w:del>
          </w:p>
          <w:p w14:paraId="2FA1433A" w14:textId="77777777" w:rsidR="00860C7A" w:rsidRPr="00C128FA" w:rsidRDefault="00860C7A" w:rsidP="00860C7A">
            <w:pPr>
              <w:pStyle w:val="XML1"/>
              <w:rPr>
                <w:del w:id="2701" w:author="aas" w:date="2013-10-14T02:06:00Z"/>
              </w:rPr>
            </w:pPr>
            <w:del w:id="2702" w:author="aas" w:date="2013-10-14T02:06:00Z">
              <w:r w:rsidRPr="00C128FA">
                <w:delText xml:space="preserve">                &lt;xs:restriction base="xs:string"&gt;</w:delText>
              </w:r>
            </w:del>
          </w:p>
          <w:p w14:paraId="589CE069" w14:textId="77777777" w:rsidR="00860C7A" w:rsidRPr="00C128FA" w:rsidRDefault="00860C7A" w:rsidP="00860C7A">
            <w:pPr>
              <w:pStyle w:val="XML1"/>
              <w:rPr>
                <w:del w:id="2703" w:author="aas" w:date="2013-10-14T02:06:00Z"/>
              </w:rPr>
            </w:pPr>
            <w:del w:id="2704"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05" w:author="aas" w:date="2013-10-14T02:06:00Z"/>
              </w:rPr>
            </w:pPr>
            <w:del w:id="2706"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07" w:author="aas" w:date="2013-10-14T02:06:00Z"/>
              </w:rPr>
            </w:pPr>
            <w:del w:id="2708" w:author="aas" w:date="2013-10-14T02:06:00Z">
              <w:r w:rsidRPr="00C128FA">
                <w:delText xml:space="preserve">                  &lt;xs:enumeration value="chaining"/&gt;</w:delText>
              </w:r>
            </w:del>
          </w:p>
          <w:p w14:paraId="7ED06918" w14:textId="77777777" w:rsidR="00860C7A" w:rsidRPr="00C128FA" w:rsidRDefault="00860C7A" w:rsidP="00860C7A">
            <w:pPr>
              <w:pStyle w:val="XML1"/>
              <w:rPr>
                <w:del w:id="2709" w:author="aas" w:date="2013-10-14T02:06:00Z"/>
              </w:rPr>
            </w:pPr>
            <w:del w:id="2710"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1" w:author="aas" w:date="2013-10-14T02:06:00Z"/>
              </w:rPr>
            </w:pPr>
            <w:del w:id="2712" w:author="aas" w:date="2013-10-14T02:06:00Z">
              <w:r w:rsidRPr="00C128FA">
                <w:delText xml:space="preserve">                &lt;/xs:restriction&gt;</w:delText>
              </w:r>
            </w:del>
          </w:p>
          <w:p w14:paraId="29E0FBA9" w14:textId="77777777" w:rsidR="00860C7A" w:rsidRPr="00C128FA" w:rsidRDefault="00860C7A" w:rsidP="00860C7A">
            <w:pPr>
              <w:pStyle w:val="XML1"/>
              <w:rPr>
                <w:del w:id="2713" w:author="aas" w:date="2013-10-14T02:06:00Z"/>
              </w:rPr>
            </w:pPr>
            <w:del w:id="2714" w:author="aas" w:date="2013-10-14T02:06:00Z">
              <w:r w:rsidRPr="00C128FA">
                <w:delText xml:space="preserve">              &lt;/xs:simpleType&gt;</w:delText>
              </w:r>
            </w:del>
          </w:p>
          <w:p w14:paraId="372344C8" w14:textId="77777777" w:rsidR="00860C7A" w:rsidRPr="00C128FA" w:rsidRDefault="00860C7A" w:rsidP="00860C7A">
            <w:pPr>
              <w:pStyle w:val="XML1"/>
              <w:rPr>
                <w:del w:id="2715" w:author="aas" w:date="2013-10-14T02:06:00Z"/>
              </w:rPr>
            </w:pPr>
            <w:del w:id="2716" w:author="aas" w:date="2013-10-14T02:06:00Z">
              <w:r w:rsidRPr="00C128FA">
                <w:delText xml:space="preserve">            &lt;/xs:element&gt;</w:delText>
              </w:r>
            </w:del>
          </w:p>
          <w:p w14:paraId="5F1283F2" w14:textId="77777777" w:rsidR="00860C7A" w:rsidRPr="00C128FA" w:rsidRDefault="00860C7A" w:rsidP="00860C7A">
            <w:pPr>
              <w:pStyle w:val="XML1"/>
              <w:rPr>
                <w:del w:id="2717" w:author="aas" w:date="2013-10-14T02:06:00Z"/>
              </w:rPr>
            </w:pPr>
            <w:del w:id="2718" w:author="aas" w:date="2013-10-14T02:06:00Z">
              <w:r w:rsidRPr="00C128FA">
                <w:delText xml:space="preserve">          &lt;/xs:sequence&gt;</w:delText>
              </w:r>
            </w:del>
          </w:p>
          <w:p w14:paraId="645CCC34" w14:textId="77777777" w:rsidR="00860C7A" w:rsidRPr="00C128FA" w:rsidRDefault="00860C7A" w:rsidP="00860C7A">
            <w:pPr>
              <w:pStyle w:val="XML1"/>
              <w:rPr>
                <w:del w:id="2719" w:author="aas" w:date="2013-10-14T02:06:00Z"/>
              </w:rPr>
            </w:pPr>
            <w:del w:id="2720" w:author="aas" w:date="2013-10-14T02:06:00Z">
              <w:r w:rsidRPr="00C128FA">
                <w:delText xml:space="preserve">        &lt;/xs:complexType&gt;</w:delText>
              </w:r>
            </w:del>
          </w:p>
          <w:p w14:paraId="5712D94E" w14:textId="77777777" w:rsidR="00860C7A" w:rsidRPr="00C128FA" w:rsidRDefault="00860C7A" w:rsidP="00860C7A">
            <w:pPr>
              <w:pStyle w:val="XML1"/>
              <w:rPr>
                <w:del w:id="2721" w:author="aas" w:date="2013-10-14T02:06:00Z"/>
              </w:rPr>
            </w:pPr>
            <w:del w:id="2722" w:author="aas" w:date="2013-10-14T02:06:00Z">
              <w:r w:rsidRPr="00C128FA">
                <w:delText xml:space="preserve">      &lt;/xs:element&gt;</w:delText>
              </w:r>
            </w:del>
          </w:p>
          <w:p w14:paraId="09276D31" w14:textId="77777777" w:rsidR="00860C7A" w:rsidRPr="00C128FA" w:rsidRDefault="00860C7A" w:rsidP="00860C7A">
            <w:pPr>
              <w:pStyle w:val="XML1"/>
              <w:rPr>
                <w:del w:id="2723" w:author="aas" w:date="2013-10-14T02:06:00Z"/>
              </w:rPr>
            </w:pPr>
            <w:del w:id="2724" w:author="aas" w:date="2013-10-14T02:06:00Z">
              <w:r w:rsidRPr="00C128FA">
                <w:delText xml:space="preserve">      &lt;xs:element name="action-types"&gt;</w:delText>
              </w:r>
            </w:del>
          </w:p>
          <w:p w14:paraId="48949AD6" w14:textId="77777777" w:rsidR="00860C7A" w:rsidRPr="00C128FA" w:rsidRDefault="00860C7A" w:rsidP="00860C7A">
            <w:pPr>
              <w:pStyle w:val="XML1"/>
              <w:rPr>
                <w:del w:id="2725" w:author="aas" w:date="2013-10-14T02:06:00Z"/>
              </w:rPr>
            </w:pPr>
            <w:del w:id="2726" w:author="aas" w:date="2013-10-14T02:06:00Z">
              <w:r w:rsidRPr="00C128FA">
                <w:delText xml:space="preserve">        &lt;xs:annotation&gt;</w:delText>
              </w:r>
            </w:del>
          </w:p>
          <w:p w14:paraId="0804D9C3" w14:textId="77777777" w:rsidR="00860C7A" w:rsidRPr="00C128FA" w:rsidRDefault="00860C7A" w:rsidP="00860C7A">
            <w:pPr>
              <w:pStyle w:val="XML1"/>
              <w:rPr>
                <w:del w:id="2727" w:author="aas" w:date="2013-10-14T02:06:00Z"/>
              </w:rPr>
            </w:pPr>
            <w:del w:id="2728" w:author="aas" w:date="2013-10-14T02:06:00Z">
              <w:r w:rsidRPr="00C128FA">
                <w:delText xml:space="preserve">          &lt;xs:documentation&gt;</w:delText>
              </w:r>
            </w:del>
          </w:p>
          <w:p w14:paraId="3D22D566" w14:textId="77777777" w:rsidR="00860C7A" w:rsidRPr="00C128FA" w:rsidRDefault="00860C7A" w:rsidP="00860C7A">
            <w:pPr>
              <w:pStyle w:val="XML1"/>
              <w:rPr>
                <w:del w:id="2729" w:author="aas" w:date="2013-10-14T02:06:00Z"/>
              </w:rPr>
            </w:pPr>
            <w:del w:id="2730"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1" w:author="aas" w:date="2013-10-14T02:06:00Z"/>
              </w:rPr>
            </w:pPr>
            <w:del w:id="2732" w:author="aas" w:date="2013-10-14T02:06:00Z">
              <w:r w:rsidRPr="00C128FA">
                <w:delText xml:space="preserve">            logical switch.</w:delText>
              </w:r>
            </w:del>
          </w:p>
          <w:p w14:paraId="40FCFD2B" w14:textId="77777777" w:rsidR="00860C7A" w:rsidRPr="00C128FA" w:rsidRDefault="00860C7A" w:rsidP="00860C7A">
            <w:pPr>
              <w:pStyle w:val="XML1"/>
              <w:rPr>
                <w:del w:id="2733" w:author="aas" w:date="2013-10-14T02:06:00Z"/>
              </w:rPr>
            </w:pPr>
            <w:del w:id="2734" w:author="aas" w:date="2013-10-14T02:06:00Z">
              <w:r w:rsidRPr="00C128FA">
                <w:delText xml:space="preserve">          &lt;/xs:documentation&gt;</w:delText>
              </w:r>
            </w:del>
          </w:p>
          <w:p w14:paraId="44894099" w14:textId="77777777" w:rsidR="00860C7A" w:rsidRPr="00C128FA" w:rsidRDefault="00860C7A" w:rsidP="00860C7A">
            <w:pPr>
              <w:pStyle w:val="XML1"/>
              <w:rPr>
                <w:del w:id="2735" w:author="aas" w:date="2013-10-14T02:06:00Z"/>
              </w:rPr>
            </w:pPr>
            <w:del w:id="2736" w:author="aas" w:date="2013-10-14T02:06:00Z">
              <w:r w:rsidRPr="00C128FA">
                <w:delText xml:space="preserve">        &lt;/xs:annotation&gt;</w:delText>
              </w:r>
            </w:del>
          </w:p>
          <w:p w14:paraId="60800F96" w14:textId="77777777" w:rsidR="00860C7A" w:rsidRPr="00C128FA" w:rsidRDefault="00860C7A" w:rsidP="00860C7A">
            <w:pPr>
              <w:pStyle w:val="XML1"/>
              <w:rPr>
                <w:del w:id="2737" w:author="aas" w:date="2013-10-14T02:06:00Z"/>
              </w:rPr>
            </w:pPr>
            <w:del w:id="2738" w:author="aas" w:date="2013-10-14T02:06:00Z">
              <w:r w:rsidRPr="00C128FA">
                <w:delText xml:space="preserve">        &lt;xs:complexType&gt;</w:delText>
              </w:r>
            </w:del>
          </w:p>
          <w:p w14:paraId="2BE2DDD0" w14:textId="77777777" w:rsidR="00860C7A" w:rsidRPr="00C128FA" w:rsidRDefault="00860C7A" w:rsidP="00860C7A">
            <w:pPr>
              <w:pStyle w:val="XML1"/>
              <w:rPr>
                <w:del w:id="2739" w:author="aas" w:date="2013-10-14T02:06:00Z"/>
              </w:rPr>
            </w:pPr>
            <w:del w:id="2740" w:author="aas" w:date="2013-10-14T02:06:00Z">
              <w:r w:rsidRPr="00C128FA">
                <w:delText xml:space="preserve">          &lt;xs:sequence&gt;</w:delText>
              </w:r>
            </w:del>
          </w:p>
          <w:p w14:paraId="396432C1" w14:textId="77777777" w:rsidR="00860C7A" w:rsidRPr="00C128FA" w:rsidRDefault="00860C7A" w:rsidP="00860C7A">
            <w:pPr>
              <w:pStyle w:val="XML1"/>
              <w:rPr>
                <w:del w:id="2741" w:author="aas" w:date="2013-10-14T02:06:00Z"/>
              </w:rPr>
            </w:pPr>
            <w:del w:id="2742"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3" w:author="aas" w:date="2013-10-14T02:06:00Z"/>
              </w:rPr>
            </w:pPr>
            <w:del w:id="2744" w:author="aas" w:date="2013-10-14T02:06:00Z">
              <w:r w:rsidRPr="00C128FA">
                <w:delText xml:space="preserve">          &lt;/xs:sequence&gt;</w:delText>
              </w:r>
            </w:del>
          </w:p>
          <w:p w14:paraId="01D28518" w14:textId="77777777" w:rsidR="00860C7A" w:rsidRPr="00C128FA" w:rsidRDefault="00860C7A" w:rsidP="00860C7A">
            <w:pPr>
              <w:pStyle w:val="XML1"/>
              <w:rPr>
                <w:del w:id="2745" w:author="aas" w:date="2013-10-14T02:06:00Z"/>
              </w:rPr>
            </w:pPr>
            <w:del w:id="2746" w:author="aas" w:date="2013-10-14T02:06:00Z">
              <w:r w:rsidRPr="00C128FA">
                <w:delText xml:space="preserve">        &lt;/xs:complexType&gt;</w:delText>
              </w:r>
            </w:del>
          </w:p>
          <w:p w14:paraId="0448A0CC" w14:textId="77777777" w:rsidR="00860C7A" w:rsidRPr="00C128FA" w:rsidRDefault="00860C7A" w:rsidP="00860C7A">
            <w:pPr>
              <w:pStyle w:val="XML1"/>
              <w:rPr>
                <w:del w:id="2747" w:author="aas" w:date="2013-10-14T02:06:00Z"/>
              </w:rPr>
            </w:pPr>
            <w:del w:id="2748" w:author="aas" w:date="2013-10-14T02:06:00Z">
              <w:r w:rsidRPr="00C128FA">
                <w:delText xml:space="preserve">      &lt;/xs:element&gt;</w:delText>
              </w:r>
            </w:del>
          </w:p>
          <w:p w14:paraId="714D52A1" w14:textId="77777777" w:rsidR="00860C7A" w:rsidRPr="00C128FA" w:rsidRDefault="00860C7A" w:rsidP="00860C7A">
            <w:pPr>
              <w:pStyle w:val="XML1"/>
              <w:rPr>
                <w:del w:id="2749" w:author="aas" w:date="2013-10-14T02:06:00Z"/>
              </w:rPr>
            </w:pPr>
            <w:del w:id="2750"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1" w:author="aas" w:date="2013-10-14T02:06:00Z"/>
              </w:rPr>
            </w:pPr>
            <w:del w:id="2752" w:author="aas" w:date="2013-10-14T02:06:00Z">
              <w:r w:rsidRPr="00C128FA">
                <w:delText xml:space="preserve">        &lt;xs:annotation&gt;</w:delText>
              </w:r>
            </w:del>
          </w:p>
          <w:p w14:paraId="305E83BF" w14:textId="77777777" w:rsidR="00860C7A" w:rsidRPr="00C128FA" w:rsidRDefault="00860C7A" w:rsidP="00860C7A">
            <w:pPr>
              <w:pStyle w:val="XML1"/>
              <w:rPr>
                <w:del w:id="2753" w:author="aas" w:date="2013-10-14T02:06:00Z"/>
              </w:rPr>
            </w:pPr>
            <w:del w:id="2754" w:author="aas" w:date="2013-10-14T02:06:00Z">
              <w:r w:rsidRPr="00C128FA">
                <w:delText xml:space="preserve">          &lt;xs:documentation&gt;</w:delText>
              </w:r>
            </w:del>
          </w:p>
          <w:p w14:paraId="34F0FF38" w14:textId="77777777" w:rsidR="00860C7A" w:rsidRPr="00C128FA" w:rsidRDefault="00860C7A" w:rsidP="00860C7A">
            <w:pPr>
              <w:pStyle w:val="XML1"/>
              <w:rPr>
                <w:del w:id="2755" w:author="aas" w:date="2013-10-14T02:06:00Z"/>
              </w:rPr>
            </w:pPr>
            <w:del w:id="2756"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57" w:author="aas" w:date="2013-10-14T02:06:00Z"/>
              </w:rPr>
            </w:pPr>
            <w:del w:id="2758" w:author="aas" w:date="2013-10-14T02:06:00Z">
              <w:r w:rsidRPr="00C128FA">
                <w:delText xml:space="preserve">            logical switch.</w:delText>
              </w:r>
            </w:del>
          </w:p>
          <w:p w14:paraId="54EB373B" w14:textId="77777777" w:rsidR="00860C7A" w:rsidRPr="00C128FA" w:rsidRDefault="00860C7A" w:rsidP="00860C7A">
            <w:pPr>
              <w:pStyle w:val="XML1"/>
              <w:rPr>
                <w:del w:id="2759" w:author="aas" w:date="2013-10-14T02:06:00Z"/>
              </w:rPr>
            </w:pPr>
            <w:del w:id="2760" w:author="aas" w:date="2013-10-14T02:06:00Z">
              <w:r w:rsidRPr="00C128FA">
                <w:delText xml:space="preserve">          &lt;/xs:documentation&gt;</w:delText>
              </w:r>
            </w:del>
          </w:p>
          <w:p w14:paraId="5EB2BEB4" w14:textId="77777777" w:rsidR="00860C7A" w:rsidRPr="00C128FA" w:rsidRDefault="00860C7A" w:rsidP="00860C7A">
            <w:pPr>
              <w:pStyle w:val="XML1"/>
              <w:rPr>
                <w:del w:id="2761" w:author="aas" w:date="2013-10-14T02:06:00Z"/>
              </w:rPr>
            </w:pPr>
            <w:del w:id="2762" w:author="aas" w:date="2013-10-14T02:06:00Z">
              <w:r w:rsidRPr="00C128FA">
                <w:delText xml:space="preserve">        &lt;/xs:annotation&gt;</w:delText>
              </w:r>
            </w:del>
          </w:p>
          <w:p w14:paraId="0A4AEB4A" w14:textId="77777777" w:rsidR="00860C7A" w:rsidRPr="00C128FA" w:rsidRDefault="00860C7A" w:rsidP="00860C7A">
            <w:pPr>
              <w:pStyle w:val="XML1"/>
              <w:rPr>
                <w:del w:id="2763" w:author="aas" w:date="2013-10-14T02:06:00Z"/>
              </w:rPr>
            </w:pPr>
            <w:del w:id="2764" w:author="aas" w:date="2013-10-14T02:06:00Z">
              <w:r w:rsidRPr="00C128FA">
                <w:delText xml:space="preserve">        &lt;xs:complexType&gt;</w:delText>
              </w:r>
            </w:del>
          </w:p>
          <w:p w14:paraId="77313EEF" w14:textId="77777777" w:rsidR="00860C7A" w:rsidRPr="00C128FA" w:rsidRDefault="00860C7A" w:rsidP="00860C7A">
            <w:pPr>
              <w:pStyle w:val="XML1"/>
              <w:rPr>
                <w:del w:id="2765" w:author="aas" w:date="2013-10-14T02:06:00Z"/>
              </w:rPr>
            </w:pPr>
            <w:del w:id="2766" w:author="aas" w:date="2013-10-14T02:06:00Z">
              <w:r w:rsidRPr="00C128FA">
                <w:delText xml:space="preserve">          &lt;xs:sequence&gt;</w:delText>
              </w:r>
            </w:del>
          </w:p>
          <w:p w14:paraId="37485AD9" w14:textId="77777777" w:rsidR="00860C7A" w:rsidRPr="00C128FA" w:rsidRDefault="00860C7A" w:rsidP="00860C7A">
            <w:pPr>
              <w:pStyle w:val="XML1"/>
              <w:rPr>
                <w:del w:id="2767" w:author="aas" w:date="2013-10-14T02:06:00Z"/>
              </w:rPr>
            </w:pPr>
            <w:del w:id="2768"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69" w:author="aas" w:date="2013-10-14T02:06:00Z"/>
              </w:rPr>
            </w:pPr>
            <w:del w:id="2770" w:author="aas" w:date="2013-10-14T02:06:00Z">
              <w:r w:rsidRPr="00C128FA">
                <w:delText xml:space="preserve">          &lt;/xs:sequence&gt;</w:delText>
              </w:r>
            </w:del>
          </w:p>
          <w:p w14:paraId="2F26E489" w14:textId="77777777" w:rsidR="00860C7A" w:rsidRPr="00C128FA" w:rsidRDefault="00860C7A" w:rsidP="00860C7A">
            <w:pPr>
              <w:pStyle w:val="XML1"/>
              <w:rPr>
                <w:del w:id="2771" w:author="aas" w:date="2013-10-14T02:06:00Z"/>
              </w:rPr>
            </w:pPr>
            <w:del w:id="2772" w:author="aas" w:date="2013-10-14T02:06:00Z">
              <w:r w:rsidRPr="00C128FA">
                <w:delText xml:space="preserve">        &lt;/xs:complexType&gt;</w:delText>
              </w:r>
            </w:del>
          </w:p>
          <w:p w14:paraId="021A3503" w14:textId="77777777" w:rsidR="00860C7A" w:rsidRPr="00C128FA" w:rsidRDefault="00860C7A" w:rsidP="00860C7A">
            <w:pPr>
              <w:pStyle w:val="XML1"/>
              <w:rPr>
                <w:del w:id="2773" w:author="aas" w:date="2013-10-14T02:06:00Z"/>
              </w:rPr>
            </w:pPr>
            <w:del w:id="2774" w:author="aas" w:date="2013-10-14T02:06:00Z">
              <w:r w:rsidRPr="00C128FA">
                <w:delText xml:space="preserve">      &lt;/xs:element&gt;</w:delText>
              </w:r>
            </w:del>
          </w:p>
          <w:p w14:paraId="42707461" w14:textId="77777777" w:rsidR="00860C7A" w:rsidRPr="00C128FA" w:rsidRDefault="00860C7A" w:rsidP="00860C7A">
            <w:pPr>
              <w:pStyle w:val="XML1"/>
              <w:rPr>
                <w:del w:id="2775" w:author="aas" w:date="2013-10-14T02:06:00Z"/>
              </w:rPr>
            </w:pPr>
            <w:del w:id="2776" w:author="aas" w:date="2013-10-14T02:06:00Z">
              <w:r w:rsidRPr="00C128FA">
                <w:delText xml:space="preserve">    &lt;/xs:sequence&gt;</w:delText>
              </w:r>
            </w:del>
          </w:p>
          <w:p w14:paraId="6F2D813C" w14:textId="77777777" w:rsidR="00D8113B" w:rsidRPr="00C128FA" w:rsidRDefault="00860C7A" w:rsidP="00860C7A">
            <w:pPr>
              <w:pStyle w:val="XML1"/>
              <w:rPr>
                <w:del w:id="2777" w:author="aas" w:date="2013-10-14T02:06:00Z"/>
              </w:rPr>
            </w:pPr>
            <w:del w:id="2778" w:author="aas" w:date="2013-10-14T02:06:00Z">
              <w:r w:rsidRPr="00C128FA">
                <w:delText xml:space="preserve">  &lt;/xs:group&gt;</w:delText>
              </w:r>
            </w:del>
          </w:p>
          <w:p w14:paraId="3FC3BD07" w14:textId="77777777" w:rsidR="00860C7A" w:rsidRPr="00C128FA" w:rsidRDefault="00860C7A" w:rsidP="00860C7A">
            <w:pPr>
              <w:pStyle w:val="XML1"/>
              <w:rPr>
                <w:del w:id="2779" w:author="aas" w:date="2013-10-14T02:06:00Z"/>
              </w:rPr>
            </w:pPr>
          </w:p>
          <w:p w14:paraId="5337947A" w14:textId="77777777" w:rsidR="00860C7A" w:rsidRPr="00C128FA" w:rsidRDefault="00860C7A" w:rsidP="00860C7A">
            <w:pPr>
              <w:pStyle w:val="XML1"/>
              <w:rPr>
                <w:del w:id="2780" w:author="aas" w:date="2013-10-14T02:06:00Z"/>
              </w:rPr>
            </w:pPr>
            <w:del w:id="2781" w:author="aas" w:date="2013-10-14T02:06:00Z">
              <w:r w:rsidRPr="00C128FA">
                <w:delText>&lt;xs:simpleType name="OFActionType"&gt;</w:delText>
              </w:r>
            </w:del>
          </w:p>
          <w:p w14:paraId="1647EB7B" w14:textId="77777777" w:rsidR="00860C7A" w:rsidRPr="00C128FA" w:rsidRDefault="00860C7A" w:rsidP="00860C7A">
            <w:pPr>
              <w:pStyle w:val="XML1"/>
              <w:rPr>
                <w:del w:id="2782" w:author="aas" w:date="2013-10-14T02:06:00Z"/>
              </w:rPr>
            </w:pPr>
            <w:del w:id="2783" w:author="aas" w:date="2013-10-14T02:06:00Z">
              <w:r w:rsidRPr="00C128FA">
                <w:delText xml:space="preserve">    &lt;xs:annotation&gt;</w:delText>
              </w:r>
            </w:del>
          </w:p>
          <w:p w14:paraId="60219B62" w14:textId="77777777" w:rsidR="00860C7A" w:rsidRPr="00C128FA" w:rsidRDefault="00860C7A" w:rsidP="00860C7A">
            <w:pPr>
              <w:pStyle w:val="XML1"/>
              <w:rPr>
                <w:del w:id="2784" w:author="aas" w:date="2013-10-14T02:06:00Z"/>
              </w:rPr>
            </w:pPr>
            <w:del w:id="2785" w:author="aas" w:date="2013-10-14T02:06:00Z">
              <w:r w:rsidRPr="00C128FA">
                <w:delText xml:space="preserve">      &lt;xs:documentation&gt;</w:delText>
              </w:r>
            </w:del>
          </w:p>
          <w:p w14:paraId="0452E64E" w14:textId="77777777" w:rsidR="00860C7A" w:rsidRPr="00C128FA" w:rsidRDefault="00860C7A" w:rsidP="00860C7A">
            <w:pPr>
              <w:pStyle w:val="XML1"/>
              <w:rPr>
                <w:del w:id="2786" w:author="aas" w:date="2013-10-14T02:06:00Z"/>
              </w:rPr>
            </w:pPr>
            <w:del w:id="2787"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8" w:author="aas" w:date="2013-10-14T02:06:00Z"/>
              </w:rPr>
            </w:pPr>
            <w:del w:id="2789"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0" w:author="aas" w:date="2013-10-14T02:06:00Z"/>
              </w:rPr>
            </w:pPr>
            <w:del w:id="2791" w:author="aas" w:date="2013-10-14T02:06:00Z">
              <w:r w:rsidRPr="00C128FA">
                <w:delText xml:space="preserve">      &lt;/xs:documentation&gt;</w:delText>
              </w:r>
            </w:del>
          </w:p>
          <w:p w14:paraId="382CB378" w14:textId="77777777" w:rsidR="00860C7A" w:rsidRPr="00C128FA" w:rsidRDefault="00860C7A" w:rsidP="00860C7A">
            <w:pPr>
              <w:pStyle w:val="XML1"/>
              <w:rPr>
                <w:del w:id="2792" w:author="aas" w:date="2013-10-14T02:06:00Z"/>
              </w:rPr>
            </w:pPr>
            <w:del w:id="2793" w:author="aas" w:date="2013-10-14T02:06:00Z">
              <w:r w:rsidRPr="00C128FA">
                <w:delText xml:space="preserve">    &lt;/xs:annotation&gt;</w:delText>
              </w:r>
            </w:del>
          </w:p>
          <w:p w14:paraId="25EDDCF6" w14:textId="77777777" w:rsidR="00860C7A" w:rsidRPr="00C128FA" w:rsidRDefault="00860C7A" w:rsidP="00860C7A">
            <w:pPr>
              <w:pStyle w:val="XML1"/>
              <w:rPr>
                <w:del w:id="2794" w:author="aas" w:date="2013-10-14T02:06:00Z"/>
              </w:rPr>
            </w:pPr>
          </w:p>
          <w:p w14:paraId="31427F18" w14:textId="77777777" w:rsidR="00860C7A" w:rsidRPr="00C128FA" w:rsidRDefault="00860C7A" w:rsidP="00860C7A">
            <w:pPr>
              <w:pStyle w:val="XML1"/>
              <w:rPr>
                <w:del w:id="2795" w:author="aas" w:date="2013-10-14T02:06:00Z"/>
              </w:rPr>
            </w:pPr>
            <w:del w:id="2796" w:author="aas" w:date="2013-10-14T02:06:00Z">
              <w:r w:rsidRPr="00C128FA">
                <w:delText xml:space="preserve">    &lt;xs:restriction base="xs:string"&gt;</w:delText>
              </w:r>
            </w:del>
          </w:p>
          <w:p w14:paraId="5F127842" w14:textId="77777777" w:rsidR="00860C7A" w:rsidRPr="00C128FA" w:rsidRDefault="00860C7A" w:rsidP="00860C7A">
            <w:pPr>
              <w:pStyle w:val="XML1"/>
              <w:rPr>
                <w:del w:id="2797" w:author="aas" w:date="2013-10-14T02:06:00Z"/>
              </w:rPr>
            </w:pPr>
            <w:del w:id="2798" w:author="aas" w:date="2013-10-14T02:06:00Z">
              <w:r w:rsidRPr="00C128FA">
                <w:delText xml:space="preserve">      &lt;xs:enumeration value="output"/&gt;</w:delText>
              </w:r>
            </w:del>
          </w:p>
          <w:p w14:paraId="629C7330" w14:textId="77777777" w:rsidR="00860C7A" w:rsidRPr="00C128FA" w:rsidRDefault="00860C7A" w:rsidP="00860C7A">
            <w:pPr>
              <w:pStyle w:val="XML1"/>
              <w:rPr>
                <w:del w:id="2799" w:author="aas" w:date="2013-10-14T02:06:00Z"/>
              </w:rPr>
            </w:pPr>
            <w:del w:id="2800" w:author="aas" w:date="2013-10-14T02:06:00Z">
              <w:r w:rsidRPr="00C128FA">
                <w:delText xml:space="preserve">      &lt;xs:enumeration value="copy-ttl-out"/&gt;</w:delText>
              </w:r>
            </w:del>
          </w:p>
          <w:p w14:paraId="26FBD1E7" w14:textId="77777777" w:rsidR="00860C7A" w:rsidRPr="00C128FA" w:rsidRDefault="00860C7A" w:rsidP="00860C7A">
            <w:pPr>
              <w:pStyle w:val="XML1"/>
              <w:rPr>
                <w:del w:id="2801" w:author="aas" w:date="2013-10-14T02:06:00Z"/>
              </w:rPr>
            </w:pPr>
            <w:del w:id="2802" w:author="aas" w:date="2013-10-14T02:06:00Z">
              <w:r w:rsidRPr="00C128FA">
                <w:delText xml:space="preserve">      &lt;xs:enumeration value="copy-ttl-in"/&gt;</w:delText>
              </w:r>
            </w:del>
          </w:p>
          <w:p w14:paraId="25B0601D" w14:textId="77777777" w:rsidR="00860C7A" w:rsidRPr="00C128FA" w:rsidRDefault="00860C7A" w:rsidP="00860C7A">
            <w:pPr>
              <w:pStyle w:val="XML1"/>
              <w:rPr>
                <w:del w:id="2803" w:author="aas" w:date="2013-10-14T02:06:00Z"/>
              </w:rPr>
            </w:pPr>
            <w:del w:id="2804" w:author="aas" w:date="2013-10-14T02:06:00Z">
              <w:r w:rsidRPr="00C128FA">
                <w:delText xml:space="preserve">      &lt;xs:enumeration value="set-mpls-ttl"/&gt;</w:delText>
              </w:r>
            </w:del>
          </w:p>
          <w:p w14:paraId="7A64002A" w14:textId="77777777" w:rsidR="00860C7A" w:rsidRPr="00C128FA" w:rsidRDefault="00860C7A" w:rsidP="00860C7A">
            <w:pPr>
              <w:pStyle w:val="XML1"/>
              <w:rPr>
                <w:del w:id="2805" w:author="aas" w:date="2013-10-14T02:06:00Z"/>
              </w:rPr>
            </w:pPr>
            <w:del w:id="2806" w:author="aas" w:date="2013-10-14T02:06:00Z">
              <w:r w:rsidRPr="00C128FA">
                <w:delText xml:space="preserve">      &lt;xs:enumeration value="dec-mpls-ttl"/&gt;</w:delText>
              </w:r>
            </w:del>
          </w:p>
          <w:p w14:paraId="69673DF9" w14:textId="77777777" w:rsidR="00860C7A" w:rsidRPr="00C128FA" w:rsidRDefault="00860C7A" w:rsidP="00860C7A">
            <w:pPr>
              <w:pStyle w:val="XML1"/>
              <w:rPr>
                <w:del w:id="2807" w:author="aas" w:date="2013-10-14T02:06:00Z"/>
              </w:rPr>
            </w:pPr>
            <w:del w:id="2808" w:author="aas" w:date="2013-10-14T02:06:00Z">
              <w:r w:rsidRPr="00C128FA">
                <w:delText xml:space="preserve">      &lt;xs:enumeration value="push-vlan"/&gt;</w:delText>
              </w:r>
            </w:del>
          </w:p>
          <w:p w14:paraId="38C156E5" w14:textId="77777777" w:rsidR="00860C7A" w:rsidRPr="00C128FA" w:rsidRDefault="00860C7A" w:rsidP="00860C7A">
            <w:pPr>
              <w:pStyle w:val="XML1"/>
              <w:rPr>
                <w:del w:id="2809" w:author="aas" w:date="2013-10-14T02:06:00Z"/>
              </w:rPr>
            </w:pPr>
            <w:del w:id="2810" w:author="aas" w:date="2013-10-14T02:06:00Z">
              <w:r w:rsidRPr="00C128FA">
                <w:delText xml:space="preserve">      &lt;xs:enumeration value="pop-vlan"/&gt;</w:delText>
              </w:r>
            </w:del>
          </w:p>
          <w:p w14:paraId="6C2F5612" w14:textId="77777777" w:rsidR="00860C7A" w:rsidRPr="00C128FA" w:rsidRDefault="00860C7A" w:rsidP="00860C7A">
            <w:pPr>
              <w:pStyle w:val="XML1"/>
              <w:rPr>
                <w:del w:id="2811" w:author="aas" w:date="2013-10-14T02:06:00Z"/>
              </w:rPr>
            </w:pPr>
            <w:del w:id="2812" w:author="aas" w:date="2013-10-14T02:06:00Z">
              <w:r w:rsidRPr="00C128FA">
                <w:delText xml:space="preserve">      &lt;xs:enumeration value="push-mpls"/&gt;</w:delText>
              </w:r>
            </w:del>
          </w:p>
          <w:p w14:paraId="6F05EA4C" w14:textId="77777777" w:rsidR="00860C7A" w:rsidRPr="00C128FA" w:rsidRDefault="00860C7A" w:rsidP="00860C7A">
            <w:pPr>
              <w:pStyle w:val="XML1"/>
              <w:rPr>
                <w:del w:id="2813" w:author="aas" w:date="2013-10-14T02:06:00Z"/>
              </w:rPr>
            </w:pPr>
            <w:del w:id="2814" w:author="aas" w:date="2013-10-14T02:06:00Z">
              <w:r w:rsidRPr="00C128FA">
                <w:delText xml:space="preserve">      &lt;xs:enumeration value="pop-mpls"/&gt;</w:delText>
              </w:r>
            </w:del>
          </w:p>
          <w:p w14:paraId="50FA45E4" w14:textId="77777777" w:rsidR="00860C7A" w:rsidRPr="00C128FA" w:rsidRDefault="00860C7A" w:rsidP="00860C7A">
            <w:pPr>
              <w:pStyle w:val="XML1"/>
              <w:rPr>
                <w:del w:id="2815" w:author="aas" w:date="2013-10-14T02:06:00Z"/>
              </w:rPr>
            </w:pPr>
            <w:del w:id="2816" w:author="aas" w:date="2013-10-14T02:06:00Z">
              <w:r w:rsidRPr="00C128FA">
                <w:delText xml:space="preserve">      &lt;xs:enumeration value="set-queue"/&gt;</w:delText>
              </w:r>
            </w:del>
          </w:p>
          <w:p w14:paraId="2C582567" w14:textId="77777777" w:rsidR="00860C7A" w:rsidRPr="00C128FA" w:rsidRDefault="00860C7A" w:rsidP="00860C7A">
            <w:pPr>
              <w:pStyle w:val="XML1"/>
              <w:rPr>
                <w:del w:id="2817" w:author="aas" w:date="2013-10-14T02:06:00Z"/>
              </w:rPr>
            </w:pPr>
            <w:del w:id="2818" w:author="aas" w:date="2013-10-14T02:06:00Z">
              <w:r w:rsidRPr="00C128FA">
                <w:delText xml:space="preserve">      &lt;xs:enumeration value="group"/&gt;</w:delText>
              </w:r>
            </w:del>
          </w:p>
          <w:p w14:paraId="4C9FB7A2" w14:textId="77777777" w:rsidR="00860C7A" w:rsidRPr="00C128FA" w:rsidRDefault="00860C7A" w:rsidP="00860C7A">
            <w:pPr>
              <w:pStyle w:val="XML1"/>
              <w:rPr>
                <w:del w:id="2819" w:author="aas" w:date="2013-10-14T02:06:00Z"/>
              </w:rPr>
            </w:pPr>
            <w:del w:id="2820" w:author="aas" w:date="2013-10-14T02:06:00Z">
              <w:r w:rsidRPr="00C128FA">
                <w:delText xml:space="preserve">      &lt;xs:enumeration value="set-nw-ttl"/&gt;</w:delText>
              </w:r>
            </w:del>
          </w:p>
          <w:p w14:paraId="2654AC2D" w14:textId="77777777" w:rsidR="00860C7A" w:rsidRPr="00C128FA" w:rsidRDefault="00860C7A" w:rsidP="00860C7A">
            <w:pPr>
              <w:pStyle w:val="XML1"/>
              <w:rPr>
                <w:del w:id="2821" w:author="aas" w:date="2013-10-14T02:06:00Z"/>
              </w:rPr>
            </w:pPr>
            <w:del w:id="2822" w:author="aas" w:date="2013-10-14T02:06:00Z">
              <w:r w:rsidRPr="00C128FA">
                <w:delText xml:space="preserve">      &lt;xs:enumeration value="dec-nw-ttl"/&gt;</w:delText>
              </w:r>
            </w:del>
          </w:p>
          <w:p w14:paraId="195E0A86" w14:textId="77777777" w:rsidR="00860C7A" w:rsidRPr="00C128FA" w:rsidRDefault="00860C7A" w:rsidP="00860C7A">
            <w:pPr>
              <w:pStyle w:val="XML1"/>
              <w:rPr>
                <w:del w:id="2823" w:author="aas" w:date="2013-10-14T02:06:00Z"/>
              </w:rPr>
            </w:pPr>
            <w:del w:id="2824" w:author="aas" w:date="2013-10-14T02:06:00Z">
              <w:r w:rsidRPr="00C128FA">
                <w:delText xml:space="preserve">      &lt;xs:enumeration value="set-field"/&gt;</w:delText>
              </w:r>
            </w:del>
          </w:p>
          <w:p w14:paraId="47C677CB" w14:textId="77777777" w:rsidR="00860C7A" w:rsidRPr="00C128FA" w:rsidRDefault="00860C7A" w:rsidP="00860C7A">
            <w:pPr>
              <w:pStyle w:val="XML1"/>
              <w:rPr>
                <w:del w:id="2825" w:author="aas" w:date="2013-10-14T02:06:00Z"/>
              </w:rPr>
            </w:pPr>
            <w:del w:id="2826" w:author="aas" w:date="2013-10-14T02:06:00Z">
              <w:r w:rsidRPr="00C128FA">
                <w:delText xml:space="preserve">    &lt;/xs:restriction&gt;</w:delText>
              </w:r>
            </w:del>
          </w:p>
          <w:p w14:paraId="23EE7AAB" w14:textId="77777777" w:rsidR="00860C7A" w:rsidRPr="00C128FA" w:rsidRDefault="00860C7A" w:rsidP="00860C7A">
            <w:pPr>
              <w:pStyle w:val="XML1"/>
              <w:rPr>
                <w:del w:id="2827" w:author="aas" w:date="2013-10-14T02:06:00Z"/>
              </w:rPr>
            </w:pPr>
            <w:del w:id="2828" w:author="aas" w:date="2013-10-14T02:06:00Z">
              <w:r w:rsidRPr="00C128FA">
                <w:delText xml:space="preserve">  &lt;/xs:simpleType&gt;</w:delText>
              </w:r>
            </w:del>
          </w:p>
          <w:p w14:paraId="0EE4B662" w14:textId="77777777" w:rsidR="00860C7A" w:rsidRPr="00C128FA" w:rsidRDefault="00860C7A" w:rsidP="00860C7A">
            <w:pPr>
              <w:pStyle w:val="XML1"/>
              <w:rPr>
                <w:del w:id="2829" w:author="aas" w:date="2013-10-14T02:06:00Z"/>
              </w:rPr>
            </w:pPr>
            <w:del w:id="2830"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1" w:author="aas" w:date="2013-10-14T02:06:00Z"/>
              </w:rPr>
            </w:pPr>
            <w:del w:id="2832" w:author="aas" w:date="2013-10-14T02:06:00Z">
              <w:r w:rsidRPr="00C128FA">
                <w:delText xml:space="preserve">    &lt;xs:annotation&gt;</w:delText>
              </w:r>
            </w:del>
          </w:p>
          <w:p w14:paraId="5D602E83" w14:textId="77777777" w:rsidR="00860C7A" w:rsidRPr="00C128FA" w:rsidRDefault="00860C7A" w:rsidP="00860C7A">
            <w:pPr>
              <w:pStyle w:val="XML1"/>
              <w:rPr>
                <w:del w:id="2833" w:author="aas" w:date="2013-10-14T02:06:00Z"/>
              </w:rPr>
            </w:pPr>
            <w:del w:id="2834" w:author="aas" w:date="2013-10-14T02:06:00Z">
              <w:r w:rsidRPr="00C128FA">
                <w:delText xml:space="preserve">      &lt;xs:documentation&gt;</w:delText>
              </w:r>
            </w:del>
          </w:p>
          <w:p w14:paraId="4DE52D15" w14:textId="77777777" w:rsidR="00860C7A" w:rsidRPr="00C128FA" w:rsidRDefault="00860C7A" w:rsidP="00860C7A">
            <w:pPr>
              <w:pStyle w:val="XML1"/>
              <w:rPr>
                <w:del w:id="2835" w:author="aas" w:date="2013-10-14T02:06:00Z"/>
              </w:rPr>
            </w:pPr>
            <w:del w:id="2836"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37" w:author="aas" w:date="2013-10-14T02:06:00Z"/>
              </w:rPr>
            </w:pPr>
            <w:del w:id="2838"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39" w:author="aas" w:date="2013-10-14T02:06:00Z"/>
              </w:rPr>
            </w:pPr>
            <w:del w:id="2840" w:author="aas" w:date="2013-10-14T02:06:00Z">
              <w:r w:rsidRPr="00C128FA">
                <w:delText xml:space="preserve">      &lt;/xs:documentation&gt;</w:delText>
              </w:r>
            </w:del>
          </w:p>
          <w:p w14:paraId="10A4F711" w14:textId="77777777" w:rsidR="00860C7A" w:rsidRPr="00C128FA" w:rsidRDefault="00860C7A" w:rsidP="00860C7A">
            <w:pPr>
              <w:pStyle w:val="XML1"/>
              <w:rPr>
                <w:del w:id="2841" w:author="aas" w:date="2013-10-14T02:06:00Z"/>
              </w:rPr>
            </w:pPr>
            <w:del w:id="2842" w:author="aas" w:date="2013-10-14T02:06:00Z">
              <w:r w:rsidRPr="00C128FA">
                <w:delText xml:space="preserve">    &lt;/xs:annotation&gt;</w:delText>
              </w:r>
            </w:del>
          </w:p>
          <w:p w14:paraId="23A6FFF9" w14:textId="77777777" w:rsidR="00860C7A" w:rsidRPr="00C128FA" w:rsidRDefault="00860C7A" w:rsidP="00860C7A">
            <w:pPr>
              <w:pStyle w:val="XML1"/>
              <w:rPr>
                <w:del w:id="2843" w:author="aas" w:date="2013-10-14T02:06:00Z"/>
              </w:rPr>
            </w:pPr>
          </w:p>
          <w:p w14:paraId="58B6C128" w14:textId="77777777" w:rsidR="00860C7A" w:rsidRPr="00C128FA" w:rsidRDefault="00860C7A" w:rsidP="00860C7A">
            <w:pPr>
              <w:pStyle w:val="XML1"/>
              <w:rPr>
                <w:del w:id="2844" w:author="aas" w:date="2013-10-14T02:06:00Z"/>
              </w:rPr>
            </w:pPr>
            <w:del w:id="2845" w:author="aas" w:date="2013-10-14T02:06:00Z">
              <w:r w:rsidRPr="00C128FA">
                <w:delText xml:space="preserve">    &lt;xs:restriction base="xs:string"&gt;</w:delText>
              </w:r>
            </w:del>
          </w:p>
          <w:p w14:paraId="761D033B" w14:textId="77777777" w:rsidR="00860C7A" w:rsidRPr="00C128FA" w:rsidRDefault="00860C7A" w:rsidP="00860C7A">
            <w:pPr>
              <w:pStyle w:val="XML1"/>
              <w:rPr>
                <w:del w:id="2846" w:author="aas" w:date="2013-10-14T02:06:00Z"/>
              </w:rPr>
            </w:pPr>
            <w:del w:id="2847"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8" w:author="aas" w:date="2013-10-14T02:06:00Z"/>
              </w:rPr>
            </w:pPr>
            <w:del w:id="2849"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0" w:author="aas" w:date="2013-10-14T02:06:00Z"/>
              </w:rPr>
            </w:pPr>
            <w:del w:id="2851"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2" w:author="aas" w:date="2013-10-14T02:06:00Z"/>
              </w:rPr>
            </w:pPr>
            <w:del w:id="2853"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4" w:author="aas" w:date="2013-10-14T02:06:00Z"/>
              </w:rPr>
            </w:pPr>
            <w:del w:id="2855" w:author="aas" w:date="2013-10-14T02:06:00Z">
              <w:r w:rsidRPr="00C128FA">
                <w:delText xml:space="preserve">      &lt;xs:enumeration value="goto-table"/&gt;</w:delText>
              </w:r>
            </w:del>
          </w:p>
          <w:p w14:paraId="35218BD9" w14:textId="77777777" w:rsidR="00860C7A" w:rsidRPr="00C128FA" w:rsidRDefault="00860C7A" w:rsidP="00860C7A">
            <w:pPr>
              <w:pStyle w:val="XML1"/>
              <w:rPr>
                <w:del w:id="2856" w:author="aas" w:date="2013-10-14T02:06:00Z"/>
              </w:rPr>
            </w:pPr>
            <w:del w:id="2857" w:author="aas" w:date="2013-10-14T02:06:00Z">
              <w:r w:rsidRPr="00C128FA">
                <w:delText xml:space="preserve">    &lt;/xs:restriction&gt;</w:delText>
              </w:r>
            </w:del>
          </w:p>
          <w:p w14:paraId="62FEE277" w14:textId="77777777" w:rsidR="00860C7A" w:rsidRPr="009F1B7D" w:rsidRDefault="00860C7A" w:rsidP="00860C7A">
            <w:pPr>
              <w:pStyle w:val="XML1"/>
              <w:rPr>
                <w:del w:id="2858" w:author="aas" w:date="2013-10-14T02:06:00Z"/>
                <w:b/>
              </w:rPr>
            </w:pPr>
            <w:del w:id="2859" w:author="aas" w:date="2013-10-14T02:06:00Z">
              <w:r w:rsidRPr="00C128FA">
                <w:delText xml:space="preserve">  &lt;/xs:simpleType&gt;</w:delText>
              </w:r>
            </w:del>
          </w:p>
        </w:tc>
      </w:tr>
    </w:tbl>
    <w:p w14:paraId="0A870DED" w14:textId="77777777" w:rsidR="00D8113B" w:rsidRPr="00BB2984" w:rsidRDefault="00D8113B" w:rsidP="00D8113B">
      <w:pPr>
        <w:pStyle w:val="XML1"/>
        <w:rPr>
          <w:del w:id="2860" w:author="aas" w:date="2013-10-14T02:06:00Z"/>
        </w:rPr>
      </w:pPr>
    </w:p>
    <w:p w14:paraId="532E8609" w14:textId="77777777" w:rsidR="00D8113B" w:rsidRPr="009F1B7D" w:rsidRDefault="00D8113B" w:rsidP="00C128FA">
      <w:pPr>
        <w:pStyle w:val="Heading3"/>
      </w:pPr>
      <w:bookmarkStart w:id="2861" w:name="_Toc243774065"/>
      <w:r>
        <w:t>XML Example</w:t>
      </w:r>
      <w:bookmarkEnd w:id="2861"/>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lastRenderedPageBreak/>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2" w:name="_Toc333523234"/>
      <w:bookmarkStart w:id="2863" w:name="_Toc335147321"/>
      <w:bookmarkStart w:id="2864" w:name="_Toc333523235"/>
      <w:bookmarkStart w:id="2865" w:name="_Toc335147322"/>
      <w:bookmarkStart w:id="2866" w:name="_Toc333523236"/>
      <w:bookmarkStart w:id="2867" w:name="_Toc335147323"/>
      <w:bookmarkStart w:id="2868" w:name="_Toc333523237"/>
      <w:bookmarkStart w:id="2869" w:name="_Toc335147324"/>
      <w:bookmarkStart w:id="2870" w:name="_Toc333523238"/>
      <w:bookmarkStart w:id="2871" w:name="_Toc335147325"/>
      <w:bookmarkStart w:id="2872" w:name="_Toc333523239"/>
      <w:bookmarkStart w:id="2873" w:name="_Toc335147326"/>
      <w:bookmarkStart w:id="2874" w:name="_Toc333523240"/>
      <w:bookmarkStart w:id="2875" w:name="_Toc335147327"/>
      <w:bookmarkStart w:id="2876" w:name="_Toc333523241"/>
      <w:bookmarkStart w:id="2877" w:name="_Toc335147328"/>
      <w:bookmarkStart w:id="2878" w:name="_Toc333523242"/>
      <w:bookmarkStart w:id="2879" w:name="_Toc335147329"/>
      <w:bookmarkStart w:id="2880" w:name="_Toc333523243"/>
      <w:bookmarkStart w:id="2881" w:name="_Toc335147330"/>
      <w:bookmarkStart w:id="2882" w:name="_Toc333523244"/>
      <w:bookmarkStart w:id="2883" w:name="_Toc335147331"/>
      <w:bookmarkStart w:id="2884" w:name="_Toc333523245"/>
      <w:bookmarkStart w:id="2885" w:name="_Toc335147332"/>
      <w:bookmarkStart w:id="2886" w:name="_Toc333523246"/>
      <w:bookmarkStart w:id="2887" w:name="_Toc335147333"/>
      <w:bookmarkStart w:id="2888" w:name="_Toc333523247"/>
      <w:bookmarkStart w:id="2889" w:name="_Toc335147334"/>
      <w:bookmarkStart w:id="2890" w:name="_Toc333523248"/>
      <w:bookmarkStart w:id="2891" w:name="_Toc335147335"/>
      <w:bookmarkStart w:id="2892" w:name="_Toc333523249"/>
      <w:bookmarkStart w:id="2893" w:name="_Toc335147336"/>
      <w:bookmarkStart w:id="2894" w:name="_Toc333523250"/>
      <w:bookmarkStart w:id="2895" w:name="_Toc335147337"/>
      <w:bookmarkStart w:id="2896" w:name="_Toc333523251"/>
      <w:bookmarkStart w:id="2897" w:name="_Toc335147338"/>
      <w:bookmarkStart w:id="2898" w:name="_Toc333523252"/>
      <w:bookmarkStart w:id="2899" w:name="_Toc335147339"/>
      <w:bookmarkStart w:id="2900" w:name="_Toc243774066"/>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r>
        <w:lastRenderedPageBreak/>
        <w:t>OpenFlow Controller</w:t>
      </w:r>
      <w:bookmarkEnd w:id="2900"/>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2901" w:name="_Toc315954001"/>
      <w:bookmarkStart w:id="2902" w:name="_Toc316542511"/>
      <w:bookmarkStart w:id="2903" w:name="_Toc243774067"/>
      <w:r w:rsidRPr="00DB42FD">
        <w:t>UML Diagram</w:t>
      </w:r>
      <w:bookmarkEnd w:id="2901"/>
      <w:bookmarkEnd w:id="2902"/>
      <w:bookmarkEnd w:id="2903"/>
    </w:p>
    <w:p w14:paraId="340981B9" w14:textId="02F8355C" w:rsidR="00F86237" w:rsidRPr="009F1B7D" w:rsidRDefault="008E321D" w:rsidP="00F86237">
      <w:pPr>
        <w:keepNext/>
        <w:jc w:val="center"/>
      </w:pPr>
      <w:ins w:id="2904" w:author="Deepak Bansal (AZURE)" w:date="2013-11-25T12:05:00Z">
        <w:r>
          <w:object w:dxaOrig="6901" w:dyaOrig="6931" w14:anchorId="35D9E378">
            <v:shape id="_x0000_i1041" type="#_x0000_t75" style="width:345pt;height:346.5pt" o:ole="">
              <v:imagedata r:id="rId29" o:title=""/>
            </v:shape>
            <o:OLEObject Type="Embed" ProgID="Visio.Drawing.15" ShapeID="_x0000_i1041" DrawAspect="Content" ObjectID="_1446886549" r:id="rId30"/>
          </w:object>
        </w:r>
      </w:ins>
      <w:del w:id="2905" w:author="Deepak Bansal (AZURE)" w:date="2013-11-25T12:03:00Z">
        <w:r w:rsidR="005A093D" w:rsidDel="008E321D">
          <w:object w:dxaOrig="6939" w:dyaOrig="6962" w14:anchorId="3092B4DD">
            <v:shape id="_x0000_i1032" type="#_x0000_t75" style="width:347.25pt;height:348pt" o:ole="">
              <v:imagedata r:id="rId31" o:title=""/>
            </v:shape>
            <o:OLEObject Type="Embed" ProgID="Visio.Drawing.11" ShapeID="_x0000_i1032" DrawAspect="Content" ObjectID="_1446886550" r:id="rId32"/>
          </w:object>
        </w:r>
      </w:del>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906" w:author="aas" w:date="2013-10-14T02:06:00Z"/>
          <w:rFonts w:eastAsiaTheme="majorEastAsia" w:cstheme="majorBidi"/>
          <w:b/>
          <w:bCs/>
        </w:rPr>
      </w:pPr>
      <w:del w:id="2907" w:author="aas" w:date="2013-10-14T02:06:00Z">
        <w:r w:rsidRPr="00DB42FD">
          <w:br w:type="page"/>
        </w:r>
      </w:del>
    </w:p>
    <w:p w14:paraId="514D53BC" w14:textId="77777777" w:rsidR="00F86237" w:rsidRPr="009F1B7D" w:rsidRDefault="00F86237" w:rsidP="00D14D27">
      <w:pPr>
        <w:pStyle w:val="Heading3"/>
        <w:rPr>
          <w:del w:id="2908" w:author="aas" w:date="2013-10-14T02:06:00Z"/>
        </w:rPr>
      </w:pPr>
      <w:bookmarkStart w:id="2909" w:name="_Toc315954002"/>
      <w:bookmarkStart w:id="2910" w:name="_Toc316542512"/>
      <w:del w:id="2911" w:author="aas" w:date="2013-10-14T02:06:00Z">
        <w:r w:rsidRPr="00DB42FD">
          <w:delText>XML Schema</w:delText>
        </w:r>
        <w:bookmarkEnd w:id="2909"/>
        <w:bookmarkEnd w:id="2910"/>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12" w:author="aas" w:date="2013-10-14T02:06:00Z"/>
        </w:trPr>
        <w:tc>
          <w:tcPr>
            <w:tcW w:w="5000" w:type="pct"/>
            <w:shd w:val="clear" w:color="auto" w:fill="C8FCCD"/>
          </w:tcPr>
          <w:p w14:paraId="1E923754" w14:textId="77777777" w:rsidR="0058493D" w:rsidRDefault="0058493D" w:rsidP="0058493D">
            <w:pPr>
              <w:pStyle w:val="XML1"/>
              <w:rPr>
                <w:del w:id="2913" w:author="aas" w:date="2013-10-14T02:06:00Z"/>
              </w:rPr>
            </w:pPr>
            <w:del w:id="2914" w:author="aas" w:date="2013-10-14T02:06:00Z">
              <w:r>
                <w:delText xml:space="preserve">  &lt;xs:group name="OFControllerType"&gt;</w:delText>
              </w:r>
            </w:del>
          </w:p>
          <w:p w14:paraId="6A6157CC" w14:textId="77777777" w:rsidR="0058493D" w:rsidRDefault="0058493D" w:rsidP="0058493D">
            <w:pPr>
              <w:pStyle w:val="XML1"/>
              <w:rPr>
                <w:del w:id="2915" w:author="aas" w:date="2013-10-14T02:06:00Z"/>
              </w:rPr>
            </w:pPr>
            <w:del w:id="2916" w:author="aas" w:date="2013-10-14T02:06:00Z">
              <w:r>
                <w:delText xml:space="preserve">    &lt;xs:annotation&gt;</w:delText>
              </w:r>
            </w:del>
          </w:p>
          <w:p w14:paraId="3372157C" w14:textId="77777777" w:rsidR="0058493D" w:rsidRDefault="0058493D" w:rsidP="0058493D">
            <w:pPr>
              <w:pStyle w:val="XML1"/>
              <w:rPr>
                <w:del w:id="2917" w:author="aas" w:date="2013-10-14T02:06:00Z"/>
              </w:rPr>
            </w:pPr>
            <w:del w:id="2918" w:author="aas" w:date="2013-10-14T02:06:00Z">
              <w:r>
                <w:delText xml:space="preserve">      &lt;xs:documentation&gt;</w:delText>
              </w:r>
            </w:del>
          </w:p>
          <w:p w14:paraId="3AAF10DC" w14:textId="77777777" w:rsidR="0058493D" w:rsidRDefault="0058493D" w:rsidP="0058493D">
            <w:pPr>
              <w:pStyle w:val="XML1"/>
              <w:rPr>
                <w:del w:id="2919" w:author="aas" w:date="2013-10-14T02:06:00Z"/>
              </w:rPr>
            </w:pPr>
            <w:del w:id="2920" w:author="aas" w:date="2013-10-14T02:06:00Z">
              <w:r>
                <w:delText xml:space="preserve">        This grouping specifies all properties of an</w:delText>
              </w:r>
            </w:del>
          </w:p>
          <w:p w14:paraId="6926A774" w14:textId="77777777" w:rsidR="0058493D" w:rsidRDefault="0058493D" w:rsidP="0058493D">
            <w:pPr>
              <w:pStyle w:val="XML1"/>
              <w:rPr>
                <w:del w:id="2921" w:author="aas" w:date="2013-10-14T02:06:00Z"/>
              </w:rPr>
            </w:pPr>
            <w:del w:id="2922" w:author="aas" w:date="2013-10-14T02:06:00Z">
              <w:r>
                <w:delText xml:space="preserve">        OpenFlow Logical Switch Controller.</w:delText>
              </w:r>
            </w:del>
          </w:p>
          <w:p w14:paraId="0AF2FDB0" w14:textId="77777777" w:rsidR="0058493D" w:rsidRDefault="0058493D" w:rsidP="0058493D">
            <w:pPr>
              <w:pStyle w:val="XML1"/>
              <w:rPr>
                <w:del w:id="2923" w:author="aas" w:date="2013-10-14T02:06:00Z"/>
              </w:rPr>
            </w:pPr>
          </w:p>
          <w:p w14:paraId="26FAF5AC" w14:textId="77777777" w:rsidR="0058493D" w:rsidRDefault="0058493D" w:rsidP="0058493D">
            <w:pPr>
              <w:pStyle w:val="XML1"/>
              <w:rPr>
                <w:del w:id="2924" w:author="aas" w:date="2013-10-14T02:06:00Z"/>
              </w:rPr>
            </w:pPr>
            <w:del w:id="2925" w:author="aas" w:date="2013-10-14T02:06:00Z">
              <w:r>
                <w:delText xml:space="preserve">        NETCONF &amp;lt;edit-config&amp;gt; operations MUST be implemented as </w:delText>
              </w:r>
            </w:del>
          </w:p>
          <w:p w14:paraId="04AF8BD3" w14:textId="77777777" w:rsidR="0058493D" w:rsidRDefault="0058493D" w:rsidP="0058493D">
            <w:pPr>
              <w:pStyle w:val="XML1"/>
              <w:rPr>
                <w:del w:id="2926" w:author="aas" w:date="2013-10-14T02:06:00Z"/>
              </w:rPr>
            </w:pPr>
            <w:del w:id="2927" w:author="aas" w:date="2013-10-14T02:06:00Z">
              <w:r>
                <w:delText xml:space="preserve">        follows: </w:delText>
              </w:r>
            </w:del>
          </w:p>
          <w:p w14:paraId="5D93C3F0" w14:textId="77777777" w:rsidR="0058493D" w:rsidRDefault="0058493D" w:rsidP="0058493D">
            <w:pPr>
              <w:pStyle w:val="XML1"/>
              <w:rPr>
                <w:del w:id="2928" w:author="aas" w:date="2013-10-14T02:06:00Z"/>
              </w:rPr>
            </w:pPr>
          </w:p>
          <w:p w14:paraId="08D0C76D" w14:textId="77777777" w:rsidR="0058493D" w:rsidRDefault="0058493D" w:rsidP="0058493D">
            <w:pPr>
              <w:pStyle w:val="XML1"/>
              <w:rPr>
                <w:del w:id="2929" w:author="aas" w:date="2013-10-14T02:06:00Z"/>
              </w:rPr>
            </w:pPr>
            <w:del w:id="2930" w:author="aas" w:date="2013-10-14T02:06:00Z">
              <w:r>
                <w:delText xml:space="preserve">        * The 'id' element MUST be present at all &amp;lt;edit-config&amp;gt;</w:delText>
              </w:r>
            </w:del>
          </w:p>
          <w:p w14:paraId="4C7F5007" w14:textId="77777777" w:rsidR="0058493D" w:rsidRDefault="0058493D" w:rsidP="0058493D">
            <w:pPr>
              <w:pStyle w:val="XML1"/>
              <w:rPr>
                <w:del w:id="2931" w:author="aas" w:date="2013-10-14T02:06:00Z"/>
              </w:rPr>
            </w:pPr>
            <w:del w:id="2932" w:author="aas" w:date="2013-10-14T02:06:00Z">
              <w:r>
                <w:delText xml:space="preserve">        operations to identify the controller.</w:delText>
              </w:r>
            </w:del>
          </w:p>
          <w:p w14:paraId="4B2DF58F" w14:textId="77777777" w:rsidR="0058493D" w:rsidRDefault="0058493D" w:rsidP="0058493D">
            <w:pPr>
              <w:pStyle w:val="XML1"/>
              <w:rPr>
                <w:del w:id="2933" w:author="aas" w:date="2013-10-14T02:06:00Z"/>
              </w:rPr>
            </w:pPr>
            <w:del w:id="2934" w:author="aas" w:date="2013-10-14T02:06:00Z">
              <w:r>
                <w:delText xml:space="preserve">        * If the operation is 'merge' or 'replace', the element is</w:delText>
              </w:r>
            </w:del>
          </w:p>
          <w:p w14:paraId="3D3240B2" w14:textId="77777777" w:rsidR="0058493D" w:rsidRDefault="0058493D" w:rsidP="0058493D">
            <w:pPr>
              <w:pStyle w:val="XML1"/>
              <w:rPr>
                <w:del w:id="2935" w:author="aas" w:date="2013-10-14T02:06:00Z"/>
              </w:rPr>
            </w:pPr>
            <w:del w:id="2936" w:author="aas" w:date="2013-10-14T02:06:00Z">
              <w:r>
                <w:delText xml:space="preserve">        created if it does not exist, and its value is set to the</w:delText>
              </w:r>
            </w:del>
          </w:p>
          <w:p w14:paraId="4BE8CD05" w14:textId="77777777" w:rsidR="0058493D" w:rsidRDefault="0058493D" w:rsidP="0058493D">
            <w:pPr>
              <w:pStyle w:val="XML1"/>
              <w:rPr>
                <w:del w:id="2937" w:author="aas" w:date="2013-10-14T02:06:00Z"/>
              </w:rPr>
            </w:pPr>
            <w:del w:id="2938" w:author="aas" w:date="2013-10-14T02:06:00Z">
              <w:r>
                <w:delText xml:space="preserve">        value found in the XML RPC data.</w:delText>
              </w:r>
            </w:del>
          </w:p>
          <w:p w14:paraId="3D0E2949" w14:textId="77777777" w:rsidR="0058493D" w:rsidRDefault="0058493D" w:rsidP="0058493D">
            <w:pPr>
              <w:pStyle w:val="XML1"/>
              <w:rPr>
                <w:del w:id="2939" w:author="aas" w:date="2013-10-14T02:06:00Z"/>
              </w:rPr>
            </w:pPr>
            <w:del w:id="2940" w:author="aas" w:date="2013-10-14T02:06:00Z">
              <w:r>
                <w:delText xml:space="preserve">        * If the operation is 'create', the element is created if it</w:delText>
              </w:r>
            </w:del>
          </w:p>
          <w:p w14:paraId="6352A1A5" w14:textId="77777777" w:rsidR="0058493D" w:rsidRDefault="0058493D" w:rsidP="0058493D">
            <w:pPr>
              <w:pStyle w:val="XML1"/>
              <w:rPr>
                <w:del w:id="2941" w:author="aas" w:date="2013-10-14T02:06:00Z"/>
              </w:rPr>
            </w:pPr>
            <w:del w:id="2942" w:author="aas" w:date="2013-10-14T02:06:00Z">
              <w:r>
                <w:delText xml:space="preserve">        does not exist. If the element already exists, a</w:delText>
              </w:r>
            </w:del>
          </w:p>
          <w:p w14:paraId="741025C2" w14:textId="77777777" w:rsidR="0058493D" w:rsidRDefault="0058493D" w:rsidP="0058493D">
            <w:pPr>
              <w:pStyle w:val="XML1"/>
              <w:rPr>
                <w:del w:id="2943" w:author="aas" w:date="2013-10-14T02:06:00Z"/>
              </w:rPr>
            </w:pPr>
            <w:del w:id="2944"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45" w:author="aas" w:date="2013-10-14T02:06:00Z"/>
              </w:rPr>
            </w:pPr>
            <w:del w:id="2946" w:author="aas" w:date="2013-10-14T02:06:00Z">
              <w:r>
                <w:delText xml:space="preserve">        * If the operation is 'delete', the element is deleted if it</w:delText>
              </w:r>
            </w:del>
          </w:p>
          <w:p w14:paraId="5D113370" w14:textId="77777777" w:rsidR="0058493D" w:rsidRDefault="0058493D" w:rsidP="0058493D">
            <w:pPr>
              <w:pStyle w:val="XML1"/>
              <w:rPr>
                <w:del w:id="2947" w:author="aas" w:date="2013-10-14T02:06:00Z"/>
              </w:rPr>
            </w:pPr>
            <w:del w:id="294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49" w:author="aas" w:date="2013-10-14T02:06:00Z"/>
              </w:rPr>
            </w:pPr>
            <w:del w:id="2950" w:author="aas" w:date="2013-10-14T02:06:00Z">
              <w:r>
                <w:delText xml:space="preserve">        error is returned.</w:delText>
              </w:r>
            </w:del>
          </w:p>
          <w:p w14:paraId="31AADD15" w14:textId="77777777" w:rsidR="0058493D" w:rsidRDefault="0058493D" w:rsidP="0058493D">
            <w:pPr>
              <w:pStyle w:val="XML1"/>
              <w:rPr>
                <w:del w:id="2951" w:author="aas" w:date="2013-10-14T02:06:00Z"/>
              </w:rPr>
            </w:pPr>
            <w:del w:id="2952" w:author="aas" w:date="2013-10-14T02:06:00Z">
              <w:r>
                <w:delText xml:space="preserve">      &lt;/xs:documentation&gt;</w:delText>
              </w:r>
            </w:del>
          </w:p>
          <w:p w14:paraId="02F02C73" w14:textId="77777777" w:rsidR="0058493D" w:rsidRDefault="0058493D" w:rsidP="0058493D">
            <w:pPr>
              <w:pStyle w:val="XML1"/>
              <w:rPr>
                <w:del w:id="2953" w:author="aas" w:date="2013-10-14T02:06:00Z"/>
              </w:rPr>
            </w:pPr>
            <w:del w:id="2954" w:author="aas" w:date="2013-10-14T02:06:00Z">
              <w:r>
                <w:delText xml:space="preserve">    &lt;/xs:annotation&gt;</w:delText>
              </w:r>
            </w:del>
          </w:p>
          <w:p w14:paraId="52E5E5A2" w14:textId="77777777" w:rsidR="0058493D" w:rsidRDefault="0058493D" w:rsidP="0058493D">
            <w:pPr>
              <w:pStyle w:val="XML1"/>
              <w:rPr>
                <w:del w:id="2955" w:author="aas" w:date="2013-10-14T02:06:00Z"/>
              </w:rPr>
            </w:pPr>
          </w:p>
          <w:p w14:paraId="58A757FC" w14:textId="77777777" w:rsidR="0058493D" w:rsidRDefault="0058493D" w:rsidP="0058493D">
            <w:pPr>
              <w:pStyle w:val="XML1"/>
              <w:rPr>
                <w:del w:id="2956" w:author="aas" w:date="2013-10-14T02:06:00Z"/>
              </w:rPr>
            </w:pPr>
            <w:del w:id="2957" w:author="aas" w:date="2013-10-14T02:06:00Z">
              <w:r>
                <w:delText xml:space="preserve">    &lt;xs:sequence&gt;</w:delText>
              </w:r>
            </w:del>
          </w:p>
          <w:p w14:paraId="26E7511D" w14:textId="77777777" w:rsidR="0058493D" w:rsidRDefault="0058493D" w:rsidP="0058493D">
            <w:pPr>
              <w:pStyle w:val="XML1"/>
              <w:rPr>
                <w:del w:id="2958" w:author="aas" w:date="2013-10-14T02:06:00Z"/>
              </w:rPr>
            </w:pPr>
            <w:del w:id="2959" w:author="aas" w:date="2013-10-14T02:06:00Z">
              <w:r>
                <w:delText xml:space="preserve">      &lt;xs:element name="id"  type="OFConfigId"&gt;</w:delText>
              </w:r>
            </w:del>
          </w:p>
          <w:p w14:paraId="131F94F6" w14:textId="77777777" w:rsidR="0058493D" w:rsidRDefault="0058493D" w:rsidP="0058493D">
            <w:pPr>
              <w:pStyle w:val="XML1"/>
              <w:rPr>
                <w:del w:id="2960" w:author="aas" w:date="2013-10-14T02:06:00Z"/>
              </w:rPr>
            </w:pPr>
            <w:del w:id="2961" w:author="aas" w:date="2013-10-14T02:06:00Z">
              <w:r>
                <w:delText xml:space="preserve">        &lt;xs:annotation&gt;</w:delText>
              </w:r>
            </w:del>
          </w:p>
          <w:p w14:paraId="3DA26986" w14:textId="77777777" w:rsidR="0058493D" w:rsidRDefault="0058493D" w:rsidP="0058493D">
            <w:pPr>
              <w:pStyle w:val="XML1"/>
              <w:rPr>
                <w:del w:id="2962" w:author="aas" w:date="2013-10-14T02:06:00Z"/>
              </w:rPr>
            </w:pPr>
            <w:del w:id="2963" w:author="aas" w:date="2013-10-14T02:06:00Z">
              <w:r>
                <w:delText xml:space="preserve">          &lt;xs:documentation&gt;</w:delText>
              </w:r>
            </w:del>
          </w:p>
          <w:p w14:paraId="1AB71073" w14:textId="77777777" w:rsidR="0058493D" w:rsidRDefault="0058493D" w:rsidP="0058493D">
            <w:pPr>
              <w:pStyle w:val="XML1"/>
              <w:rPr>
                <w:del w:id="2964" w:author="aas" w:date="2013-10-14T02:06:00Z"/>
              </w:rPr>
            </w:pPr>
            <w:del w:id="2965" w:author="aas" w:date="2013-10-14T02:06:00Z">
              <w:r>
                <w:delText xml:space="preserve">            A unique but locally arbitrary identifier that</w:delText>
              </w:r>
            </w:del>
          </w:p>
          <w:p w14:paraId="7BFECC4A" w14:textId="77777777" w:rsidR="0058493D" w:rsidRDefault="0058493D" w:rsidP="0058493D">
            <w:pPr>
              <w:pStyle w:val="XML1"/>
              <w:rPr>
                <w:del w:id="2966" w:author="aas" w:date="2013-10-14T02:06:00Z"/>
              </w:rPr>
            </w:pPr>
            <w:del w:id="2967" w:author="aas" w:date="2013-10-14T02:06:00Z">
              <w:r>
                <w:delText xml:space="preserve">            uniquely identifies an OpenFlow Controller within the</w:delText>
              </w:r>
            </w:del>
          </w:p>
          <w:p w14:paraId="78F01BC7" w14:textId="77777777" w:rsidR="0058493D" w:rsidRDefault="0058493D" w:rsidP="0058493D">
            <w:pPr>
              <w:pStyle w:val="XML1"/>
              <w:rPr>
                <w:del w:id="2968" w:author="aas" w:date="2013-10-14T02:06:00Z"/>
              </w:rPr>
            </w:pPr>
            <w:del w:id="2969" w:author="aas" w:date="2013-10-14T02:06:00Z">
              <w:r>
                <w:delText xml:space="preserve">            context of an OpenFlow Capable Switch.  It MUST be</w:delText>
              </w:r>
            </w:del>
          </w:p>
          <w:p w14:paraId="2E66ACE3" w14:textId="77777777" w:rsidR="0058493D" w:rsidRDefault="0058493D" w:rsidP="0058493D">
            <w:pPr>
              <w:pStyle w:val="XML1"/>
              <w:rPr>
                <w:del w:id="2970" w:author="aas" w:date="2013-10-14T02:06:00Z"/>
              </w:rPr>
            </w:pPr>
            <w:del w:id="2971" w:author="aas" w:date="2013-10-14T02:06:00Z">
              <w:r>
                <w:delText xml:space="preserve">            persistent across reboots of the OpenFlow Capable Switch.</w:delText>
              </w:r>
            </w:del>
          </w:p>
          <w:p w14:paraId="3403433A" w14:textId="77777777" w:rsidR="0058493D" w:rsidRDefault="0058493D" w:rsidP="0058493D">
            <w:pPr>
              <w:pStyle w:val="XML1"/>
              <w:rPr>
                <w:del w:id="2972" w:author="aas" w:date="2013-10-14T02:06:00Z"/>
              </w:rPr>
            </w:pPr>
          </w:p>
          <w:p w14:paraId="7C36DBD6" w14:textId="77777777" w:rsidR="0058493D" w:rsidRDefault="0058493D" w:rsidP="0058493D">
            <w:pPr>
              <w:pStyle w:val="XML1"/>
              <w:rPr>
                <w:del w:id="2973" w:author="aas" w:date="2013-10-14T02:06:00Z"/>
              </w:rPr>
            </w:pPr>
            <w:del w:id="2974" w:author="aas" w:date="2013-10-14T02:06:00Z">
              <w:r>
                <w:delText xml:space="preserve">            This element MUST be present to identify the OpenFlow</w:delText>
              </w:r>
            </w:del>
          </w:p>
          <w:p w14:paraId="5F9CA3CA" w14:textId="77777777" w:rsidR="0058493D" w:rsidRDefault="0058493D" w:rsidP="0058493D">
            <w:pPr>
              <w:pStyle w:val="XML1"/>
              <w:rPr>
                <w:del w:id="2975" w:author="aas" w:date="2013-10-14T02:06:00Z"/>
              </w:rPr>
            </w:pPr>
            <w:del w:id="2976" w:author="aas" w:date="2013-10-14T02:06:00Z">
              <w:r>
                <w:delText xml:space="preserve">            controller.</w:delText>
              </w:r>
            </w:del>
          </w:p>
          <w:p w14:paraId="174470C0" w14:textId="77777777" w:rsidR="0058493D" w:rsidRDefault="0058493D" w:rsidP="0058493D">
            <w:pPr>
              <w:pStyle w:val="XML1"/>
              <w:rPr>
                <w:del w:id="2977" w:author="aas" w:date="2013-10-14T02:06:00Z"/>
              </w:rPr>
            </w:pPr>
            <w:del w:id="2978" w:author="aas" w:date="2013-10-14T02:06:00Z">
              <w:r>
                <w:delText xml:space="preserve">          &lt;/xs:documentation&gt;</w:delText>
              </w:r>
            </w:del>
          </w:p>
          <w:p w14:paraId="37A62C99" w14:textId="77777777" w:rsidR="0058493D" w:rsidRDefault="0058493D" w:rsidP="0058493D">
            <w:pPr>
              <w:pStyle w:val="XML1"/>
              <w:rPr>
                <w:del w:id="2979" w:author="aas" w:date="2013-10-14T02:06:00Z"/>
              </w:rPr>
            </w:pPr>
            <w:del w:id="2980" w:author="aas" w:date="2013-10-14T02:06:00Z">
              <w:r>
                <w:delText xml:space="preserve">        &lt;/xs:annotation&gt;</w:delText>
              </w:r>
            </w:del>
          </w:p>
          <w:p w14:paraId="7D09C1EB" w14:textId="77777777" w:rsidR="0058493D" w:rsidRDefault="0058493D" w:rsidP="0058493D">
            <w:pPr>
              <w:pStyle w:val="XML1"/>
              <w:rPr>
                <w:del w:id="2981" w:author="aas" w:date="2013-10-14T02:06:00Z"/>
              </w:rPr>
            </w:pPr>
            <w:del w:id="2982" w:author="aas" w:date="2013-10-14T02:06:00Z">
              <w:r>
                <w:delText xml:space="preserve">      &lt;/xs:element&gt;</w:delText>
              </w:r>
            </w:del>
          </w:p>
          <w:p w14:paraId="7A615A7D" w14:textId="77777777" w:rsidR="0058493D" w:rsidRDefault="0058493D" w:rsidP="0058493D">
            <w:pPr>
              <w:pStyle w:val="XML1"/>
              <w:rPr>
                <w:del w:id="2983" w:author="aas" w:date="2013-10-14T02:06:00Z"/>
              </w:rPr>
            </w:pPr>
            <w:del w:id="2984" w:author="aas" w:date="2013-10-14T02:06:00Z">
              <w:r>
                <w:delText xml:space="preserve">      &lt;xs:element name="role"&gt;</w:delText>
              </w:r>
            </w:del>
          </w:p>
          <w:p w14:paraId="03D97303" w14:textId="77777777" w:rsidR="0058493D" w:rsidRDefault="0058493D" w:rsidP="0058493D">
            <w:pPr>
              <w:pStyle w:val="XML1"/>
              <w:rPr>
                <w:del w:id="2985" w:author="aas" w:date="2013-10-14T02:06:00Z"/>
              </w:rPr>
            </w:pPr>
            <w:del w:id="2986" w:author="aas" w:date="2013-10-14T02:06:00Z">
              <w:r>
                <w:delText xml:space="preserve">        &lt;xs:annotation&gt;</w:delText>
              </w:r>
            </w:del>
          </w:p>
          <w:p w14:paraId="481DE878" w14:textId="77777777" w:rsidR="0058493D" w:rsidRDefault="0058493D" w:rsidP="0058493D">
            <w:pPr>
              <w:pStyle w:val="XML1"/>
              <w:rPr>
                <w:del w:id="2987" w:author="aas" w:date="2013-10-14T02:06:00Z"/>
              </w:rPr>
            </w:pPr>
            <w:del w:id="2988" w:author="aas" w:date="2013-10-14T02:06:00Z">
              <w:r>
                <w:delText xml:space="preserve">          &lt;xs:documentation&gt;</w:delText>
              </w:r>
            </w:del>
          </w:p>
          <w:p w14:paraId="3E6C2E24" w14:textId="77777777" w:rsidR="0058493D" w:rsidRDefault="0058493D" w:rsidP="0058493D">
            <w:pPr>
              <w:pStyle w:val="XML1"/>
              <w:rPr>
                <w:del w:id="2989" w:author="aas" w:date="2013-10-14T02:06:00Z"/>
              </w:rPr>
            </w:pPr>
            <w:del w:id="2990" w:author="aas" w:date="2013-10-14T02:06:00Z">
              <w:r>
                <w:delText xml:space="preserve">            This element indicates the role of the OpenFlow </w:delText>
              </w:r>
            </w:del>
          </w:p>
          <w:p w14:paraId="57330028" w14:textId="77777777" w:rsidR="0058493D" w:rsidRDefault="0058493D" w:rsidP="0058493D">
            <w:pPr>
              <w:pStyle w:val="XML1"/>
              <w:rPr>
                <w:del w:id="2991" w:author="aas" w:date="2013-10-14T02:06:00Z"/>
              </w:rPr>
            </w:pPr>
            <w:del w:id="2992" w:author="aas" w:date="2013-10-14T02:06:00Z">
              <w:r>
                <w:delText xml:space="preserve">            Controller.  Semantics of these roles are specified in the </w:delText>
              </w:r>
            </w:del>
          </w:p>
          <w:p w14:paraId="5A99D9A5" w14:textId="77777777" w:rsidR="0058493D" w:rsidRDefault="0058493D" w:rsidP="0058493D">
            <w:pPr>
              <w:pStyle w:val="XML1"/>
              <w:rPr>
                <w:del w:id="2993" w:author="aas" w:date="2013-10-14T02:06:00Z"/>
              </w:rPr>
            </w:pPr>
            <w:del w:id="2994" w:author="aas" w:date="2013-10-14T02:06:00Z">
              <w:r>
                <w:delText xml:space="preserve">            OpenFlow specifications 1.0 - 1.3.1.  It is RECOMMENDED</w:delText>
              </w:r>
            </w:del>
          </w:p>
          <w:p w14:paraId="5B3F63FC" w14:textId="77777777" w:rsidR="0058493D" w:rsidRDefault="0058493D" w:rsidP="0058493D">
            <w:pPr>
              <w:pStyle w:val="XML1"/>
              <w:rPr>
                <w:del w:id="2995" w:author="aas" w:date="2013-10-14T02:06:00Z"/>
              </w:rPr>
            </w:pPr>
            <w:del w:id="2996" w:author="aas" w:date="2013-10-14T02:06:00Z">
              <w:r>
                <w:delText xml:space="preserve">            that the roles of controllers are not configured by</w:delText>
              </w:r>
            </w:del>
          </w:p>
          <w:p w14:paraId="29EB9A9B" w14:textId="77777777" w:rsidR="0058493D" w:rsidRDefault="0058493D" w:rsidP="0058493D">
            <w:pPr>
              <w:pStyle w:val="XML1"/>
              <w:rPr>
                <w:del w:id="2997" w:author="aas" w:date="2013-10-14T02:06:00Z"/>
              </w:rPr>
            </w:pPr>
            <w:del w:id="2998"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2999" w:author="aas" w:date="2013-10-14T02:06:00Z"/>
              </w:rPr>
            </w:pPr>
            <w:del w:id="3000"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01" w:author="aas" w:date="2013-10-14T02:06:00Z"/>
              </w:rPr>
            </w:pPr>
            <w:del w:id="3002" w:author="aas" w:date="2013-10-14T02:06:00Z">
              <w:r>
                <w:delText xml:space="preserve">            default role 'equal'.  A role other than 'equal' MAY be</w:delText>
              </w:r>
            </w:del>
          </w:p>
          <w:p w14:paraId="370B7A5D" w14:textId="77777777" w:rsidR="0058493D" w:rsidRDefault="0058493D" w:rsidP="0058493D">
            <w:pPr>
              <w:pStyle w:val="XML1"/>
              <w:rPr>
                <w:del w:id="3003" w:author="aas" w:date="2013-10-14T02:06:00Z"/>
              </w:rPr>
            </w:pPr>
            <w:del w:id="3004" w:author="aas" w:date="2013-10-14T02:06:00Z">
              <w:r>
                <w:delText xml:space="preserve">            assigned to a controller.  Roles 'slave' and 'equal' MAY be</w:delText>
              </w:r>
            </w:del>
          </w:p>
          <w:p w14:paraId="4E621C26" w14:textId="77777777" w:rsidR="0058493D" w:rsidRDefault="0058493D" w:rsidP="0058493D">
            <w:pPr>
              <w:pStyle w:val="XML1"/>
              <w:rPr>
                <w:del w:id="3005" w:author="aas" w:date="2013-10-14T02:06:00Z"/>
              </w:rPr>
            </w:pPr>
            <w:del w:id="3006" w:author="aas" w:date="2013-10-14T02:06:00Z">
              <w:r>
                <w:delText xml:space="preserve">            assigned to multiple controllers.  Role 'master' MUST NOT</w:delText>
              </w:r>
            </w:del>
          </w:p>
          <w:p w14:paraId="24DEB9E5" w14:textId="77777777" w:rsidR="0058493D" w:rsidRDefault="0058493D" w:rsidP="0058493D">
            <w:pPr>
              <w:pStyle w:val="XML1"/>
              <w:rPr>
                <w:del w:id="3007" w:author="aas" w:date="2013-10-14T02:06:00Z"/>
              </w:rPr>
            </w:pPr>
            <w:del w:id="3008" w:author="aas" w:date="2013-10-14T02:06:00Z">
              <w:r>
                <w:delText xml:space="preserve">            be assigned to more than one controller.</w:delText>
              </w:r>
            </w:del>
          </w:p>
          <w:p w14:paraId="0F8E42BD" w14:textId="77777777" w:rsidR="0058493D" w:rsidRDefault="0058493D" w:rsidP="0058493D">
            <w:pPr>
              <w:pStyle w:val="XML1"/>
              <w:rPr>
                <w:del w:id="3009" w:author="aas" w:date="2013-10-14T02:06:00Z"/>
              </w:rPr>
            </w:pPr>
          </w:p>
          <w:p w14:paraId="5FA2F725" w14:textId="77777777" w:rsidR="0058493D" w:rsidRDefault="0058493D" w:rsidP="0058493D">
            <w:pPr>
              <w:pStyle w:val="XML1"/>
              <w:rPr>
                <w:del w:id="3010" w:author="aas" w:date="2013-10-14T02:06:00Z"/>
              </w:rPr>
            </w:pPr>
            <w:del w:id="3011" w:author="aas" w:date="2013-10-14T02:06:00Z">
              <w:r>
                <w:delText xml:space="preserve">            This element is optional. If this element is not present it</w:delText>
              </w:r>
            </w:del>
          </w:p>
          <w:p w14:paraId="09F01FE9" w14:textId="77777777" w:rsidR="0058493D" w:rsidRDefault="0058493D" w:rsidP="0058493D">
            <w:pPr>
              <w:pStyle w:val="XML1"/>
              <w:rPr>
                <w:del w:id="3012" w:author="aas" w:date="2013-10-14T02:06:00Z"/>
              </w:rPr>
            </w:pPr>
            <w:del w:id="3013" w:author="aas" w:date="2013-10-14T02:06:00Z">
              <w:r>
                <w:delText xml:space="preserve">            defaults to 'equal'.</w:delText>
              </w:r>
            </w:del>
          </w:p>
          <w:p w14:paraId="5C04DC79" w14:textId="77777777" w:rsidR="0058493D" w:rsidRDefault="0058493D" w:rsidP="0058493D">
            <w:pPr>
              <w:pStyle w:val="XML1"/>
              <w:rPr>
                <w:del w:id="3014" w:author="aas" w:date="2013-10-14T02:06:00Z"/>
              </w:rPr>
            </w:pPr>
            <w:del w:id="3015" w:author="aas" w:date="2013-10-14T02:06:00Z">
              <w:r>
                <w:delText xml:space="preserve">          &lt;/xs:documentation&gt;</w:delText>
              </w:r>
            </w:del>
          </w:p>
          <w:p w14:paraId="418AFBF4" w14:textId="77777777" w:rsidR="0058493D" w:rsidRDefault="0058493D" w:rsidP="0058493D">
            <w:pPr>
              <w:pStyle w:val="XML1"/>
              <w:rPr>
                <w:del w:id="3016" w:author="aas" w:date="2013-10-14T02:06:00Z"/>
              </w:rPr>
            </w:pPr>
            <w:del w:id="3017" w:author="aas" w:date="2013-10-14T02:06:00Z">
              <w:r>
                <w:delText xml:space="preserve">        &lt;/xs:annotation&gt;</w:delText>
              </w:r>
            </w:del>
          </w:p>
          <w:p w14:paraId="0BF08BFF" w14:textId="77777777" w:rsidR="0058493D" w:rsidRDefault="0058493D" w:rsidP="0058493D">
            <w:pPr>
              <w:pStyle w:val="XML1"/>
              <w:rPr>
                <w:del w:id="3018" w:author="aas" w:date="2013-10-14T02:06:00Z"/>
              </w:rPr>
            </w:pPr>
            <w:del w:id="3019" w:author="aas" w:date="2013-10-14T02:06:00Z">
              <w:r>
                <w:delText xml:space="preserve">        &lt;xs:simpleType&gt;</w:delText>
              </w:r>
            </w:del>
          </w:p>
          <w:p w14:paraId="26376CA3" w14:textId="77777777" w:rsidR="0058493D" w:rsidRDefault="0058493D" w:rsidP="0058493D">
            <w:pPr>
              <w:pStyle w:val="XML1"/>
              <w:rPr>
                <w:del w:id="3020" w:author="aas" w:date="2013-10-14T02:06:00Z"/>
              </w:rPr>
            </w:pPr>
            <w:del w:id="3021" w:author="aas" w:date="2013-10-14T02:06:00Z">
              <w:r>
                <w:delText xml:space="preserve">          &lt;xs:restriction base="xs:string"&gt;</w:delText>
              </w:r>
            </w:del>
          </w:p>
          <w:p w14:paraId="374F6921" w14:textId="77777777" w:rsidR="0058493D" w:rsidRDefault="0058493D" w:rsidP="0058493D">
            <w:pPr>
              <w:pStyle w:val="XML1"/>
              <w:rPr>
                <w:del w:id="3022" w:author="aas" w:date="2013-10-14T02:06:00Z"/>
              </w:rPr>
            </w:pPr>
            <w:del w:id="3023" w:author="aas" w:date="2013-10-14T02:06:00Z">
              <w:r>
                <w:delText xml:space="preserve">            &lt;xs:enumeration value="master"/&gt;</w:delText>
              </w:r>
            </w:del>
          </w:p>
          <w:p w14:paraId="7C80EE80" w14:textId="77777777" w:rsidR="0058493D" w:rsidRDefault="0058493D" w:rsidP="0058493D">
            <w:pPr>
              <w:pStyle w:val="XML1"/>
              <w:rPr>
                <w:del w:id="3024" w:author="aas" w:date="2013-10-14T02:06:00Z"/>
              </w:rPr>
            </w:pPr>
            <w:del w:id="3025" w:author="aas" w:date="2013-10-14T02:06:00Z">
              <w:r>
                <w:delText xml:space="preserve">            &lt;xs:enumeration value="slave"/&gt;</w:delText>
              </w:r>
            </w:del>
          </w:p>
          <w:p w14:paraId="794AAAB2" w14:textId="77777777" w:rsidR="0058493D" w:rsidRDefault="0058493D" w:rsidP="0058493D">
            <w:pPr>
              <w:pStyle w:val="XML1"/>
              <w:rPr>
                <w:del w:id="3026" w:author="aas" w:date="2013-10-14T02:06:00Z"/>
              </w:rPr>
            </w:pPr>
            <w:del w:id="3027" w:author="aas" w:date="2013-10-14T02:06:00Z">
              <w:r>
                <w:delText xml:space="preserve">            &lt;xs:enumeration value="equal"/&gt;</w:delText>
              </w:r>
            </w:del>
          </w:p>
          <w:p w14:paraId="408354CB" w14:textId="77777777" w:rsidR="0058493D" w:rsidRDefault="0058493D" w:rsidP="0058493D">
            <w:pPr>
              <w:pStyle w:val="XML1"/>
              <w:rPr>
                <w:del w:id="3028" w:author="aas" w:date="2013-10-14T02:06:00Z"/>
              </w:rPr>
            </w:pPr>
            <w:del w:id="3029" w:author="aas" w:date="2013-10-14T02:06:00Z">
              <w:r>
                <w:delText xml:space="preserve">          &lt;/xs:restriction&gt;</w:delText>
              </w:r>
            </w:del>
          </w:p>
          <w:p w14:paraId="0958B967" w14:textId="77777777" w:rsidR="0058493D" w:rsidRDefault="0058493D" w:rsidP="0058493D">
            <w:pPr>
              <w:pStyle w:val="XML1"/>
              <w:rPr>
                <w:del w:id="3030" w:author="aas" w:date="2013-10-14T02:06:00Z"/>
              </w:rPr>
            </w:pPr>
            <w:del w:id="3031" w:author="aas" w:date="2013-10-14T02:06:00Z">
              <w:r>
                <w:delText xml:space="preserve">        &lt;/xs:simpleType&gt;</w:delText>
              </w:r>
            </w:del>
          </w:p>
          <w:p w14:paraId="2BCD6D1A" w14:textId="77777777" w:rsidR="0058493D" w:rsidRDefault="0058493D" w:rsidP="0058493D">
            <w:pPr>
              <w:pStyle w:val="XML1"/>
              <w:rPr>
                <w:del w:id="3032" w:author="aas" w:date="2013-10-14T02:06:00Z"/>
              </w:rPr>
            </w:pPr>
            <w:del w:id="3033" w:author="aas" w:date="2013-10-14T02:06:00Z">
              <w:r>
                <w:delText xml:space="preserve">      &lt;/xs:element&gt;</w:delText>
              </w:r>
            </w:del>
          </w:p>
          <w:p w14:paraId="02DF3945" w14:textId="77777777" w:rsidR="0058493D" w:rsidRDefault="0058493D" w:rsidP="0058493D">
            <w:pPr>
              <w:pStyle w:val="XML1"/>
              <w:rPr>
                <w:del w:id="3034" w:author="aas" w:date="2013-10-14T02:06:00Z"/>
              </w:rPr>
            </w:pPr>
            <w:del w:id="3035" w:author="aas" w:date="2013-10-14T02:06:00Z">
              <w:r>
                <w:delText xml:space="preserve">      &lt;xs:element name="ip-address"  type="inet:ip-address"&gt;</w:delText>
              </w:r>
            </w:del>
          </w:p>
          <w:p w14:paraId="48A4AFBB" w14:textId="77777777" w:rsidR="0058493D" w:rsidRDefault="0058493D" w:rsidP="0058493D">
            <w:pPr>
              <w:pStyle w:val="XML1"/>
              <w:rPr>
                <w:del w:id="3036" w:author="aas" w:date="2013-10-14T02:06:00Z"/>
              </w:rPr>
            </w:pPr>
            <w:del w:id="3037" w:author="aas" w:date="2013-10-14T02:06:00Z">
              <w:r>
                <w:delText xml:space="preserve">        &lt;xs:annotation&gt;</w:delText>
              </w:r>
            </w:del>
          </w:p>
          <w:p w14:paraId="70F68475" w14:textId="77777777" w:rsidR="0058493D" w:rsidRDefault="0058493D" w:rsidP="0058493D">
            <w:pPr>
              <w:pStyle w:val="XML1"/>
              <w:rPr>
                <w:del w:id="3038" w:author="aas" w:date="2013-10-14T02:06:00Z"/>
              </w:rPr>
            </w:pPr>
            <w:del w:id="3039" w:author="aas" w:date="2013-10-14T02:06:00Z">
              <w:r>
                <w:delText xml:space="preserve">          &lt;xs:documentation&gt;</w:delText>
              </w:r>
            </w:del>
          </w:p>
          <w:p w14:paraId="3C446016" w14:textId="77777777" w:rsidR="0058493D" w:rsidRDefault="0058493D" w:rsidP="0058493D">
            <w:pPr>
              <w:pStyle w:val="XML1"/>
              <w:rPr>
                <w:del w:id="3040" w:author="aas" w:date="2013-10-14T02:06:00Z"/>
              </w:rPr>
            </w:pPr>
            <w:del w:id="3041" w:author="aas" w:date="2013-10-14T02:06:00Z">
              <w:r>
                <w:delText xml:space="preserve">            The IP address of the OpenFlow Controller.  This</w:delText>
              </w:r>
            </w:del>
          </w:p>
          <w:p w14:paraId="2626EEE8" w14:textId="77777777" w:rsidR="0058493D" w:rsidRDefault="0058493D" w:rsidP="0058493D">
            <w:pPr>
              <w:pStyle w:val="XML1"/>
              <w:rPr>
                <w:del w:id="3042" w:author="aas" w:date="2013-10-14T02:06:00Z"/>
              </w:rPr>
            </w:pPr>
            <w:del w:id="3043" w:author="aas" w:date="2013-10-14T02:06:00Z">
              <w:r>
                <w:delText xml:space="preserve">            IP address is used by the OpenFlow Logical Switch when</w:delText>
              </w:r>
            </w:del>
          </w:p>
          <w:p w14:paraId="3EA7F5A0" w14:textId="77777777" w:rsidR="0058493D" w:rsidRDefault="0058493D" w:rsidP="0058493D">
            <w:pPr>
              <w:pStyle w:val="XML1"/>
              <w:rPr>
                <w:del w:id="3044" w:author="aas" w:date="2013-10-14T02:06:00Z"/>
              </w:rPr>
            </w:pPr>
            <w:del w:id="3045" w:author="aas" w:date="2013-10-14T02:06:00Z">
              <w:r>
                <w:delText xml:space="preserve">            connecting to the OpenFlow Controller.</w:delText>
              </w:r>
            </w:del>
          </w:p>
          <w:p w14:paraId="4C86CF92" w14:textId="77777777" w:rsidR="0058493D" w:rsidRDefault="0058493D" w:rsidP="0058493D">
            <w:pPr>
              <w:pStyle w:val="XML1"/>
              <w:rPr>
                <w:del w:id="3046" w:author="aas" w:date="2013-10-14T02:06:00Z"/>
              </w:rPr>
            </w:pPr>
          </w:p>
          <w:p w14:paraId="6AD5E2B6" w14:textId="77777777" w:rsidR="0058493D" w:rsidRDefault="0058493D" w:rsidP="0058493D">
            <w:pPr>
              <w:pStyle w:val="XML1"/>
              <w:rPr>
                <w:del w:id="3047" w:author="aas" w:date="2013-10-14T02:06:00Z"/>
              </w:rPr>
            </w:pPr>
            <w:del w:id="3048" w:author="aas" w:date="2013-10-14T02:06:00Z">
              <w:r>
                <w:delText xml:space="preserve">            This element MUST be present in the NETCONF data store.</w:delText>
              </w:r>
            </w:del>
          </w:p>
          <w:p w14:paraId="2A6755AE" w14:textId="77777777" w:rsidR="0058493D" w:rsidRDefault="0058493D" w:rsidP="0058493D">
            <w:pPr>
              <w:pStyle w:val="XML1"/>
              <w:rPr>
                <w:del w:id="3049" w:author="aas" w:date="2013-10-14T02:06:00Z"/>
              </w:rPr>
            </w:pPr>
            <w:del w:id="3050" w:author="aas" w:date="2013-10-14T02:06:00Z">
              <w:r>
                <w:delText xml:space="preserve">            If this element is not present in a NETCONF &amp;lt;edit-config&amp;gt;</w:delText>
              </w:r>
            </w:del>
          </w:p>
          <w:p w14:paraId="594ECDE6" w14:textId="77777777" w:rsidR="0058493D" w:rsidRDefault="0058493D" w:rsidP="0058493D">
            <w:pPr>
              <w:pStyle w:val="XML1"/>
              <w:rPr>
                <w:del w:id="3051" w:author="aas" w:date="2013-10-14T02:06:00Z"/>
              </w:rPr>
            </w:pPr>
            <w:del w:id="3052" w:author="aas" w:date="2013-10-14T02:06:00Z">
              <w:r>
                <w:delText xml:space="preserve">            operation 'create', 'merge' or 'replace' and the parent</w:delText>
              </w:r>
            </w:del>
          </w:p>
          <w:p w14:paraId="3F3DDAA7" w14:textId="77777777" w:rsidR="0058493D" w:rsidRDefault="0058493D" w:rsidP="0058493D">
            <w:pPr>
              <w:pStyle w:val="XML1"/>
              <w:rPr>
                <w:del w:id="3053" w:author="aas" w:date="2013-10-14T02:06:00Z"/>
              </w:rPr>
            </w:pPr>
            <w:del w:id="3054" w:author="aas" w:date="2013-10-14T02:06:00Z">
              <w:r>
                <w:delText xml:space="preserve">            element does not exist, a 'data-missing' error is</w:delText>
              </w:r>
            </w:del>
          </w:p>
          <w:p w14:paraId="42FA1A4D" w14:textId="77777777" w:rsidR="0058493D" w:rsidRDefault="0058493D" w:rsidP="0058493D">
            <w:pPr>
              <w:pStyle w:val="XML1"/>
              <w:rPr>
                <w:del w:id="3055" w:author="aas" w:date="2013-10-14T02:06:00Z"/>
              </w:rPr>
            </w:pPr>
            <w:del w:id="3056" w:author="aas" w:date="2013-10-14T02:06:00Z">
              <w:r>
                <w:delText xml:space="preserve">            returned.</w:delText>
              </w:r>
            </w:del>
          </w:p>
          <w:p w14:paraId="0FCFC974" w14:textId="77777777" w:rsidR="0058493D" w:rsidRDefault="0058493D" w:rsidP="0058493D">
            <w:pPr>
              <w:pStyle w:val="XML1"/>
              <w:rPr>
                <w:del w:id="3057" w:author="aas" w:date="2013-10-14T02:06:00Z"/>
              </w:rPr>
            </w:pPr>
            <w:del w:id="3058" w:author="aas" w:date="2013-10-14T02:06:00Z">
              <w:r>
                <w:delText xml:space="preserve">          &lt;/xs:documentation&gt;</w:delText>
              </w:r>
            </w:del>
          </w:p>
          <w:p w14:paraId="31701393" w14:textId="77777777" w:rsidR="0058493D" w:rsidRDefault="0058493D" w:rsidP="0058493D">
            <w:pPr>
              <w:pStyle w:val="XML1"/>
              <w:rPr>
                <w:del w:id="3059" w:author="aas" w:date="2013-10-14T02:06:00Z"/>
              </w:rPr>
            </w:pPr>
            <w:del w:id="3060" w:author="aas" w:date="2013-10-14T02:06:00Z">
              <w:r>
                <w:delText xml:space="preserve">        &lt;/xs:annotation&gt;</w:delText>
              </w:r>
            </w:del>
          </w:p>
          <w:p w14:paraId="33ABBD3A" w14:textId="77777777" w:rsidR="0058493D" w:rsidRDefault="0058493D" w:rsidP="0058493D">
            <w:pPr>
              <w:pStyle w:val="XML1"/>
              <w:rPr>
                <w:del w:id="3061" w:author="aas" w:date="2013-10-14T02:06:00Z"/>
              </w:rPr>
            </w:pPr>
            <w:del w:id="3062" w:author="aas" w:date="2013-10-14T02:06:00Z">
              <w:r>
                <w:delText xml:space="preserve">      &lt;/xs:element&gt;</w:delText>
              </w:r>
            </w:del>
          </w:p>
          <w:p w14:paraId="5E873734" w14:textId="77777777" w:rsidR="0058493D" w:rsidRDefault="0058493D" w:rsidP="0058493D">
            <w:pPr>
              <w:pStyle w:val="XML1"/>
              <w:rPr>
                <w:del w:id="3063" w:author="aas" w:date="2013-10-14T02:06:00Z"/>
              </w:rPr>
            </w:pPr>
            <w:del w:id="3064" w:author="aas" w:date="2013-10-14T02:06:00Z">
              <w:r>
                <w:delText xml:space="preserve">      &lt;xs:element name="port"  type="inet:port-number"&gt;</w:delText>
              </w:r>
            </w:del>
          </w:p>
          <w:p w14:paraId="045DBDA1" w14:textId="77777777" w:rsidR="0058493D" w:rsidRDefault="0058493D" w:rsidP="0058493D">
            <w:pPr>
              <w:pStyle w:val="XML1"/>
              <w:rPr>
                <w:del w:id="3065" w:author="aas" w:date="2013-10-14T02:06:00Z"/>
              </w:rPr>
            </w:pPr>
            <w:del w:id="3066" w:author="aas" w:date="2013-10-14T02:06:00Z">
              <w:r>
                <w:delText xml:space="preserve">        &lt;xs:annotation&gt;</w:delText>
              </w:r>
            </w:del>
          </w:p>
          <w:p w14:paraId="1B408702" w14:textId="77777777" w:rsidR="0058493D" w:rsidRDefault="0058493D" w:rsidP="0058493D">
            <w:pPr>
              <w:pStyle w:val="XML1"/>
              <w:rPr>
                <w:del w:id="3067" w:author="aas" w:date="2013-10-14T02:06:00Z"/>
              </w:rPr>
            </w:pPr>
            <w:del w:id="3068" w:author="aas" w:date="2013-10-14T02:06:00Z">
              <w:r>
                <w:delText xml:space="preserve">          &lt;xs:documentation&gt;</w:delText>
              </w:r>
            </w:del>
          </w:p>
          <w:p w14:paraId="15881013" w14:textId="77777777" w:rsidR="0058493D" w:rsidRDefault="0058493D" w:rsidP="0058493D">
            <w:pPr>
              <w:pStyle w:val="XML1"/>
              <w:rPr>
                <w:del w:id="3069" w:author="aas" w:date="2013-10-14T02:06:00Z"/>
              </w:rPr>
            </w:pPr>
            <w:del w:id="3070" w:author="aas" w:date="2013-10-14T02:06:00Z">
              <w:r>
                <w:delText xml:space="preserve">            The TCP port number at the OpenFlow Controller.</w:delText>
              </w:r>
            </w:del>
          </w:p>
          <w:p w14:paraId="1FDD7329" w14:textId="77777777" w:rsidR="0058493D" w:rsidRDefault="0058493D" w:rsidP="0058493D">
            <w:pPr>
              <w:pStyle w:val="XML1"/>
              <w:rPr>
                <w:del w:id="3071" w:author="aas" w:date="2013-10-14T02:06:00Z"/>
              </w:rPr>
            </w:pPr>
            <w:del w:id="3072" w:author="aas" w:date="2013-10-14T02:06:00Z">
              <w:r>
                <w:delText xml:space="preserve">            This port number is used by the OpenFlow Logical Switch</w:delText>
              </w:r>
            </w:del>
          </w:p>
          <w:p w14:paraId="0D979F99" w14:textId="77777777" w:rsidR="0058493D" w:rsidRDefault="0058493D" w:rsidP="0058493D">
            <w:pPr>
              <w:pStyle w:val="XML1"/>
              <w:rPr>
                <w:del w:id="3073" w:author="aas" w:date="2013-10-14T02:06:00Z"/>
              </w:rPr>
            </w:pPr>
            <w:del w:id="3074" w:author="aas" w:date="2013-10-14T02:06:00Z">
              <w:r>
                <w:delText xml:space="preserve">            when connecting to the OpenFlow Controller using TCP or</w:delText>
              </w:r>
            </w:del>
          </w:p>
          <w:p w14:paraId="0CD270CD" w14:textId="77777777" w:rsidR="0058493D" w:rsidRDefault="0058493D" w:rsidP="0058493D">
            <w:pPr>
              <w:pStyle w:val="XML1"/>
              <w:rPr>
                <w:del w:id="3075" w:author="aas" w:date="2013-10-14T02:06:00Z"/>
              </w:rPr>
            </w:pPr>
            <w:del w:id="3076" w:author="aas" w:date="2013-10-14T02:06:00Z">
              <w:r>
                <w:delText xml:space="preserve">            TLS.  The default value is 6633.</w:delText>
              </w:r>
            </w:del>
          </w:p>
          <w:p w14:paraId="003E0F24" w14:textId="77777777" w:rsidR="0058493D" w:rsidRDefault="0058493D" w:rsidP="0058493D">
            <w:pPr>
              <w:pStyle w:val="XML1"/>
              <w:rPr>
                <w:del w:id="3077" w:author="aas" w:date="2013-10-14T02:06:00Z"/>
              </w:rPr>
            </w:pPr>
          </w:p>
          <w:p w14:paraId="67D78110" w14:textId="77777777" w:rsidR="0058493D" w:rsidRDefault="0058493D" w:rsidP="0058493D">
            <w:pPr>
              <w:pStyle w:val="XML1"/>
              <w:rPr>
                <w:del w:id="3078" w:author="aas" w:date="2013-10-14T02:06:00Z"/>
              </w:rPr>
            </w:pPr>
            <w:del w:id="3079" w:author="aas" w:date="2013-10-14T02:06:00Z">
              <w:r>
                <w:delText xml:space="preserve">            This element is optional. If this element is not present it</w:delText>
              </w:r>
            </w:del>
          </w:p>
          <w:p w14:paraId="517F2A5D" w14:textId="77777777" w:rsidR="0058493D" w:rsidRDefault="0058493D" w:rsidP="0058493D">
            <w:pPr>
              <w:pStyle w:val="XML1"/>
              <w:rPr>
                <w:del w:id="3080" w:author="aas" w:date="2013-10-14T02:06:00Z"/>
              </w:rPr>
            </w:pPr>
            <w:del w:id="3081" w:author="aas" w:date="2013-10-14T02:06:00Z">
              <w:r>
                <w:delText xml:space="preserve">            defaults to 6633.</w:delText>
              </w:r>
            </w:del>
          </w:p>
          <w:p w14:paraId="16891B10" w14:textId="77777777" w:rsidR="0058493D" w:rsidRDefault="0058493D" w:rsidP="0058493D">
            <w:pPr>
              <w:pStyle w:val="XML1"/>
              <w:rPr>
                <w:del w:id="3082" w:author="aas" w:date="2013-10-14T02:06:00Z"/>
              </w:rPr>
            </w:pPr>
            <w:del w:id="3083" w:author="aas" w:date="2013-10-14T02:06:00Z">
              <w:r>
                <w:delText xml:space="preserve">          &lt;/xs:documentation&gt;</w:delText>
              </w:r>
            </w:del>
          </w:p>
          <w:p w14:paraId="24DFF028" w14:textId="77777777" w:rsidR="0058493D" w:rsidRDefault="0058493D" w:rsidP="0058493D">
            <w:pPr>
              <w:pStyle w:val="XML1"/>
              <w:rPr>
                <w:del w:id="3084" w:author="aas" w:date="2013-10-14T02:06:00Z"/>
              </w:rPr>
            </w:pPr>
            <w:del w:id="3085" w:author="aas" w:date="2013-10-14T02:06:00Z">
              <w:r>
                <w:delText xml:space="preserve">        &lt;/xs:annotation&gt;</w:delText>
              </w:r>
            </w:del>
          </w:p>
          <w:p w14:paraId="3E0D02FA" w14:textId="77777777" w:rsidR="0058493D" w:rsidRDefault="0058493D" w:rsidP="0058493D">
            <w:pPr>
              <w:pStyle w:val="XML1"/>
              <w:rPr>
                <w:del w:id="3086" w:author="aas" w:date="2013-10-14T02:06:00Z"/>
              </w:rPr>
            </w:pPr>
            <w:del w:id="3087" w:author="aas" w:date="2013-10-14T02:06:00Z">
              <w:r>
                <w:delText xml:space="preserve">      &lt;/xs:element&gt;</w:delText>
              </w:r>
            </w:del>
          </w:p>
          <w:p w14:paraId="1437FF7F" w14:textId="77777777" w:rsidR="0058493D" w:rsidRDefault="0058493D" w:rsidP="0058493D">
            <w:pPr>
              <w:pStyle w:val="XML1"/>
              <w:rPr>
                <w:del w:id="3088" w:author="aas" w:date="2013-10-14T02:06:00Z"/>
              </w:rPr>
            </w:pPr>
            <w:del w:id="3089" w:author="aas" w:date="2013-10-14T02:06:00Z">
              <w:r>
                <w:delText xml:space="preserve">      &lt;xs:element name="local-ip-address"  type="inet:ip-address"&gt;</w:delText>
              </w:r>
            </w:del>
          </w:p>
          <w:p w14:paraId="43517A56" w14:textId="77777777" w:rsidR="0058493D" w:rsidRDefault="0058493D" w:rsidP="0058493D">
            <w:pPr>
              <w:pStyle w:val="XML1"/>
              <w:rPr>
                <w:del w:id="3090" w:author="aas" w:date="2013-10-14T02:06:00Z"/>
              </w:rPr>
            </w:pPr>
            <w:del w:id="3091" w:author="aas" w:date="2013-10-14T02:06:00Z">
              <w:r>
                <w:delText xml:space="preserve">        &lt;xs:annotation&gt;</w:delText>
              </w:r>
            </w:del>
          </w:p>
          <w:p w14:paraId="27CF0EDC" w14:textId="77777777" w:rsidR="0058493D" w:rsidRDefault="0058493D" w:rsidP="0058493D">
            <w:pPr>
              <w:pStyle w:val="XML1"/>
              <w:rPr>
                <w:del w:id="3092" w:author="aas" w:date="2013-10-14T02:06:00Z"/>
              </w:rPr>
            </w:pPr>
            <w:del w:id="3093" w:author="aas" w:date="2013-10-14T02:06:00Z">
              <w:r>
                <w:delText xml:space="preserve">          &lt;xs:documentation&gt;</w:delText>
              </w:r>
            </w:del>
          </w:p>
          <w:p w14:paraId="4D79CAB0" w14:textId="77777777" w:rsidR="0058493D" w:rsidRDefault="0058493D" w:rsidP="0058493D">
            <w:pPr>
              <w:pStyle w:val="XML1"/>
              <w:rPr>
                <w:del w:id="3094" w:author="aas" w:date="2013-10-14T02:06:00Z"/>
              </w:rPr>
            </w:pPr>
            <w:del w:id="3095" w:author="aas" w:date="2013-10-14T02:06:00Z">
              <w:r>
                <w:delText xml:space="preserve">            The local IP address of the OpenFlow Logical</w:delText>
              </w:r>
            </w:del>
          </w:p>
          <w:p w14:paraId="5461A7B0" w14:textId="77777777" w:rsidR="0058493D" w:rsidRDefault="0058493D" w:rsidP="0058493D">
            <w:pPr>
              <w:pStyle w:val="XML1"/>
              <w:rPr>
                <w:del w:id="3096" w:author="aas" w:date="2013-10-14T02:06:00Z"/>
              </w:rPr>
            </w:pPr>
            <w:del w:id="3097" w:author="aas" w:date="2013-10-14T02:06:00Z">
              <w:r>
                <w:delText xml:space="preserve">            Switch when connecting to this OpenFlow Controller.  It is</w:delText>
              </w:r>
            </w:del>
          </w:p>
          <w:p w14:paraId="416AFE67" w14:textId="77777777" w:rsidR="0058493D" w:rsidRDefault="0058493D" w:rsidP="0058493D">
            <w:pPr>
              <w:pStyle w:val="XML1"/>
              <w:rPr>
                <w:del w:id="3098" w:author="aas" w:date="2013-10-14T02:06:00Z"/>
              </w:rPr>
            </w:pPr>
            <w:del w:id="3099" w:author="aas" w:date="2013-10-14T02:06:00Z">
              <w:r>
                <w:delText xml:space="preserve">            the source IP address of packets sent to this OpenFlow</w:delText>
              </w:r>
            </w:del>
          </w:p>
          <w:p w14:paraId="40AE8BBC" w14:textId="77777777" w:rsidR="0058493D" w:rsidRDefault="0058493D" w:rsidP="0058493D">
            <w:pPr>
              <w:pStyle w:val="XML1"/>
              <w:rPr>
                <w:del w:id="3100" w:author="aas" w:date="2013-10-14T02:06:00Z"/>
              </w:rPr>
            </w:pPr>
            <w:del w:id="3101" w:author="aas" w:date="2013-10-14T02:06:00Z">
              <w:r>
                <w:delText xml:space="preserve">            Controller.  If present, this element overrides any default</w:delText>
              </w:r>
            </w:del>
          </w:p>
          <w:p w14:paraId="03338EBB" w14:textId="77777777" w:rsidR="0058493D" w:rsidRDefault="0058493D" w:rsidP="0058493D">
            <w:pPr>
              <w:pStyle w:val="XML1"/>
              <w:rPr>
                <w:del w:id="3102" w:author="aas" w:date="2013-10-14T02:06:00Z"/>
              </w:rPr>
            </w:pPr>
            <w:del w:id="3103" w:author="aas" w:date="2013-10-14T02:06:00Z">
              <w:r>
                <w:delText xml:space="preserve">            IP address.</w:delText>
              </w:r>
            </w:del>
          </w:p>
          <w:p w14:paraId="6BF750D5" w14:textId="77777777" w:rsidR="0058493D" w:rsidRDefault="0058493D" w:rsidP="0058493D">
            <w:pPr>
              <w:pStyle w:val="XML1"/>
              <w:rPr>
                <w:del w:id="3104" w:author="aas" w:date="2013-10-14T02:06:00Z"/>
              </w:rPr>
            </w:pPr>
            <w:del w:id="3105" w:author="aas" w:date="2013-10-14T02:06:00Z">
              <w:r>
                <w:delText xml:space="preserve">                </w:delText>
              </w:r>
            </w:del>
          </w:p>
          <w:p w14:paraId="09E4DE5D" w14:textId="77777777" w:rsidR="0058493D" w:rsidRDefault="0058493D" w:rsidP="0058493D">
            <w:pPr>
              <w:pStyle w:val="XML1"/>
              <w:rPr>
                <w:del w:id="3106" w:author="aas" w:date="2013-10-14T02:06:00Z"/>
              </w:rPr>
            </w:pPr>
            <w:del w:id="3107" w:author="aas" w:date="2013-10-14T02:06:00Z">
              <w:r>
                <w:delText xml:space="preserve">                    </w:delText>
              </w:r>
            </w:del>
          </w:p>
          <w:p w14:paraId="2C335E3E" w14:textId="77777777" w:rsidR="0058493D" w:rsidRDefault="0058493D" w:rsidP="0058493D">
            <w:pPr>
              <w:pStyle w:val="XML1"/>
              <w:rPr>
                <w:del w:id="3108" w:author="aas" w:date="2013-10-14T02:06:00Z"/>
              </w:rPr>
            </w:pPr>
            <w:del w:id="3109" w:author="aas" w:date="2013-10-14T02:06:00Z">
              <w:r>
                <w:delText xml:space="preserve">            This element is optional. Attempts to set this element to</w:delText>
              </w:r>
            </w:del>
          </w:p>
          <w:p w14:paraId="49B33CCD" w14:textId="77777777" w:rsidR="0058493D" w:rsidRDefault="0058493D" w:rsidP="0058493D">
            <w:pPr>
              <w:pStyle w:val="XML1"/>
              <w:rPr>
                <w:del w:id="3110" w:author="aas" w:date="2013-10-14T02:06:00Z"/>
              </w:rPr>
            </w:pPr>
            <w:del w:id="3111" w:author="aas" w:date="2013-10-14T02:06:00Z">
              <w:r>
                <w:delText xml:space="preserve">            an IP address that cannot be used by the OpenFlow Logical</w:delText>
              </w:r>
            </w:del>
          </w:p>
          <w:p w14:paraId="7C305ADD" w14:textId="77777777" w:rsidR="0058493D" w:rsidRDefault="0058493D" w:rsidP="0058493D">
            <w:pPr>
              <w:pStyle w:val="XML1"/>
              <w:rPr>
                <w:del w:id="3112" w:author="aas" w:date="2013-10-14T02:06:00Z"/>
              </w:rPr>
            </w:pPr>
            <w:del w:id="3113" w:author="aas" w:date="2013-10-14T02:06:00Z">
              <w:r>
                <w:delText xml:space="preserve">            Switch MUST result in an 'bad-element' error with type</w:delText>
              </w:r>
            </w:del>
          </w:p>
          <w:p w14:paraId="661ABAAE" w14:textId="77777777" w:rsidR="0058493D" w:rsidRDefault="0058493D" w:rsidP="0058493D">
            <w:pPr>
              <w:pStyle w:val="XML1"/>
              <w:rPr>
                <w:del w:id="3114" w:author="aas" w:date="2013-10-14T02:06:00Z"/>
              </w:rPr>
            </w:pPr>
            <w:del w:id="3115" w:author="aas" w:date="2013-10-14T02:06:00Z">
              <w:r>
                <w:delText xml:space="preserve">            'application'. The &amp;lt;error-info&amp;gt; element MUST contain the</w:delText>
              </w:r>
            </w:del>
          </w:p>
          <w:p w14:paraId="2A78A2B8" w14:textId="77777777" w:rsidR="0058493D" w:rsidRDefault="0058493D" w:rsidP="0058493D">
            <w:pPr>
              <w:pStyle w:val="XML1"/>
              <w:rPr>
                <w:del w:id="3116" w:author="aas" w:date="2013-10-14T02:06:00Z"/>
              </w:rPr>
            </w:pPr>
            <w:del w:id="3117" w:author="aas" w:date="2013-10-14T02:06:00Z">
              <w:r>
                <w:delText xml:space="preserve">            name of this element in the &amp;lt;bad-element&amp;gt; element.</w:delText>
              </w:r>
            </w:del>
          </w:p>
          <w:p w14:paraId="710729D5" w14:textId="77777777" w:rsidR="0058493D" w:rsidRDefault="0058493D" w:rsidP="0058493D">
            <w:pPr>
              <w:pStyle w:val="XML1"/>
              <w:rPr>
                <w:del w:id="3118" w:author="aas" w:date="2013-10-14T02:06:00Z"/>
              </w:rPr>
            </w:pPr>
            <w:del w:id="3119" w:author="aas" w:date="2013-10-14T02:06:00Z">
              <w:r>
                <w:delText xml:space="preserve">          &lt;/xs:documentation&gt;</w:delText>
              </w:r>
            </w:del>
          </w:p>
          <w:p w14:paraId="3ADCCB0A" w14:textId="77777777" w:rsidR="0058493D" w:rsidRDefault="0058493D" w:rsidP="0058493D">
            <w:pPr>
              <w:pStyle w:val="XML1"/>
              <w:rPr>
                <w:del w:id="3120" w:author="aas" w:date="2013-10-14T02:06:00Z"/>
              </w:rPr>
            </w:pPr>
            <w:del w:id="3121" w:author="aas" w:date="2013-10-14T02:06:00Z">
              <w:r>
                <w:delText xml:space="preserve">        &lt;/xs:annotation&gt;</w:delText>
              </w:r>
            </w:del>
          </w:p>
          <w:p w14:paraId="4365FF72" w14:textId="77777777" w:rsidR="0058493D" w:rsidRDefault="0058493D" w:rsidP="0058493D">
            <w:pPr>
              <w:pStyle w:val="XML1"/>
              <w:rPr>
                <w:del w:id="3122" w:author="aas" w:date="2013-10-14T02:06:00Z"/>
              </w:rPr>
            </w:pPr>
            <w:del w:id="3123" w:author="aas" w:date="2013-10-14T02:06:00Z">
              <w:r>
                <w:delText xml:space="preserve">      &lt;/xs:element&gt;</w:delText>
              </w:r>
            </w:del>
          </w:p>
          <w:p w14:paraId="3B0596D3" w14:textId="77777777" w:rsidR="0058493D" w:rsidRDefault="0058493D" w:rsidP="0058493D">
            <w:pPr>
              <w:pStyle w:val="XML1"/>
              <w:rPr>
                <w:del w:id="3124" w:author="aas" w:date="2013-10-14T02:06:00Z"/>
              </w:rPr>
            </w:pPr>
            <w:del w:id="3125" w:author="aas" w:date="2013-10-14T02:06:00Z">
              <w:r>
                <w:delText xml:space="preserve">      &lt;xs:element name="local-port"  type="inet:port-number"&gt;</w:delText>
              </w:r>
            </w:del>
          </w:p>
          <w:p w14:paraId="6077F165" w14:textId="77777777" w:rsidR="0058493D" w:rsidRDefault="0058493D" w:rsidP="0058493D">
            <w:pPr>
              <w:pStyle w:val="XML1"/>
              <w:rPr>
                <w:del w:id="3126" w:author="aas" w:date="2013-10-14T02:06:00Z"/>
              </w:rPr>
            </w:pPr>
            <w:del w:id="3127" w:author="aas" w:date="2013-10-14T02:06:00Z">
              <w:r>
                <w:delText xml:space="preserve">        &lt;xs:annotation&gt;</w:delText>
              </w:r>
            </w:del>
          </w:p>
          <w:p w14:paraId="74749A3D" w14:textId="77777777" w:rsidR="0058493D" w:rsidRDefault="0058493D" w:rsidP="0058493D">
            <w:pPr>
              <w:pStyle w:val="XML1"/>
              <w:rPr>
                <w:del w:id="3128" w:author="aas" w:date="2013-10-14T02:06:00Z"/>
              </w:rPr>
            </w:pPr>
            <w:del w:id="3129" w:author="aas" w:date="2013-10-14T02:06:00Z">
              <w:r>
                <w:delText xml:space="preserve">          &lt;xs:documentation&gt;</w:delText>
              </w:r>
            </w:del>
          </w:p>
          <w:p w14:paraId="384DFB3D" w14:textId="77777777" w:rsidR="0058493D" w:rsidRDefault="0058493D" w:rsidP="0058493D">
            <w:pPr>
              <w:pStyle w:val="XML1"/>
              <w:rPr>
                <w:del w:id="3130" w:author="aas" w:date="2013-10-14T02:06:00Z"/>
              </w:rPr>
            </w:pPr>
            <w:del w:id="3131" w:author="aas" w:date="2013-10-14T02:06:00Z">
              <w:r>
                <w:delText xml:space="preserve">            The local TCP port number of the OpenFlow</w:delText>
              </w:r>
            </w:del>
          </w:p>
          <w:p w14:paraId="22AC2E5A" w14:textId="77777777" w:rsidR="0058493D" w:rsidRDefault="0058493D" w:rsidP="0058493D">
            <w:pPr>
              <w:pStyle w:val="XML1"/>
              <w:rPr>
                <w:del w:id="3132" w:author="aas" w:date="2013-10-14T02:06:00Z"/>
              </w:rPr>
            </w:pPr>
            <w:del w:id="3133" w:author="aas" w:date="2013-10-14T02:06:00Z">
              <w:r>
                <w:delText xml:space="preserve">            Logical Switch when connecting to this OpenFlow Controller.</w:delText>
              </w:r>
            </w:del>
          </w:p>
          <w:p w14:paraId="427AE858" w14:textId="77777777" w:rsidR="0058493D" w:rsidRDefault="0058493D" w:rsidP="0058493D">
            <w:pPr>
              <w:pStyle w:val="XML1"/>
              <w:rPr>
                <w:del w:id="3134" w:author="aas" w:date="2013-10-14T02:06:00Z"/>
              </w:rPr>
            </w:pPr>
            <w:del w:id="3135" w:author="aas" w:date="2013-10-14T02:06:00Z">
              <w:r>
                <w:delText xml:space="preserve">            It is the source TCP port number of packets sent to this</w:delText>
              </w:r>
            </w:del>
          </w:p>
          <w:p w14:paraId="003053E9" w14:textId="77777777" w:rsidR="0058493D" w:rsidRDefault="0058493D" w:rsidP="0058493D">
            <w:pPr>
              <w:pStyle w:val="XML1"/>
              <w:rPr>
                <w:del w:id="3136" w:author="aas" w:date="2013-10-14T02:06:00Z"/>
              </w:rPr>
            </w:pPr>
            <w:del w:id="3137" w:author="aas" w:date="2013-10-14T02:06:00Z">
              <w:r>
                <w:delText xml:space="preserve">            OpenFlow Controller.  If this element is not present, then</w:delText>
              </w:r>
            </w:del>
          </w:p>
          <w:p w14:paraId="590FC040" w14:textId="77777777" w:rsidR="0058493D" w:rsidRDefault="0058493D" w:rsidP="0058493D">
            <w:pPr>
              <w:pStyle w:val="XML1"/>
              <w:rPr>
                <w:del w:id="3138" w:author="aas" w:date="2013-10-14T02:06:00Z"/>
              </w:rPr>
            </w:pPr>
            <w:del w:id="3139" w:author="aas" w:date="2013-10-14T02:06:00Z">
              <w:r>
                <w:delText xml:space="preserve">            the port number is chosen arbitrarily by the OpenFlow</w:delText>
              </w:r>
            </w:del>
          </w:p>
          <w:p w14:paraId="4C4F3057" w14:textId="77777777" w:rsidR="0058493D" w:rsidRDefault="0058493D" w:rsidP="0058493D">
            <w:pPr>
              <w:pStyle w:val="XML1"/>
              <w:rPr>
                <w:del w:id="3140" w:author="aas" w:date="2013-10-14T02:06:00Z"/>
              </w:rPr>
            </w:pPr>
            <w:del w:id="3141" w:author="aas" w:date="2013-10-14T02:06:00Z">
              <w:r>
                <w:delText xml:space="preserve">            Logical Switch.</w:delText>
              </w:r>
            </w:del>
          </w:p>
          <w:p w14:paraId="14FE60B6" w14:textId="77777777" w:rsidR="0058493D" w:rsidRDefault="0058493D" w:rsidP="0058493D">
            <w:pPr>
              <w:pStyle w:val="XML1"/>
              <w:rPr>
                <w:del w:id="3142" w:author="aas" w:date="2013-10-14T02:06:00Z"/>
              </w:rPr>
            </w:pPr>
            <w:del w:id="3143" w:author="aas" w:date="2013-10-14T02:06:00Z">
              <w:r>
                <w:delText xml:space="preserve">                  </w:delText>
              </w:r>
            </w:del>
          </w:p>
          <w:p w14:paraId="7DD0D731" w14:textId="77777777" w:rsidR="0058493D" w:rsidRDefault="0058493D" w:rsidP="0058493D">
            <w:pPr>
              <w:pStyle w:val="XML1"/>
              <w:rPr>
                <w:del w:id="3144" w:author="aas" w:date="2013-10-14T02:06:00Z"/>
              </w:rPr>
            </w:pPr>
            <w:del w:id="3145" w:author="aas" w:date="2013-10-14T02:06:00Z">
              <w:r>
                <w:delText xml:space="preserve">            This element is optional. Attempts to set this element to a</w:delText>
              </w:r>
            </w:del>
          </w:p>
          <w:p w14:paraId="4FDC7207" w14:textId="77777777" w:rsidR="0058493D" w:rsidRDefault="0058493D" w:rsidP="0058493D">
            <w:pPr>
              <w:pStyle w:val="XML1"/>
              <w:rPr>
                <w:del w:id="3146" w:author="aas" w:date="2013-10-14T02:06:00Z"/>
              </w:rPr>
            </w:pPr>
            <w:del w:id="3147" w:author="aas" w:date="2013-10-14T02:06:00Z">
              <w:r>
                <w:delText xml:space="preserve">            port number that cannot be used by the OpenFlow Logical</w:delText>
              </w:r>
            </w:del>
          </w:p>
          <w:p w14:paraId="570F60DD" w14:textId="77777777" w:rsidR="0058493D" w:rsidRDefault="0058493D" w:rsidP="0058493D">
            <w:pPr>
              <w:pStyle w:val="XML1"/>
              <w:rPr>
                <w:del w:id="3148" w:author="aas" w:date="2013-10-14T02:06:00Z"/>
              </w:rPr>
            </w:pPr>
            <w:del w:id="3149" w:author="aas" w:date="2013-10-14T02:06:00Z">
              <w:r>
                <w:delText xml:space="preserve">            Switch MUST result in an 'bad-element' error with type</w:delText>
              </w:r>
            </w:del>
          </w:p>
          <w:p w14:paraId="0403F4D3" w14:textId="77777777" w:rsidR="0058493D" w:rsidRDefault="0058493D" w:rsidP="0058493D">
            <w:pPr>
              <w:pStyle w:val="XML1"/>
              <w:rPr>
                <w:del w:id="3150" w:author="aas" w:date="2013-10-14T02:06:00Z"/>
              </w:rPr>
            </w:pPr>
            <w:del w:id="3151" w:author="aas" w:date="2013-10-14T02:06:00Z">
              <w:r>
                <w:delText xml:space="preserve">            'application'. The &amp;lt;error-info&amp;gt; element MUST contain the</w:delText>
              </w:r>
            </w:del>
          </w:p>
          <w:p w14:paraId="26D403C4" w14:textId="77777777" w:rsidR="0058493D" w:rsidRDefault="0058493D" w:rsidP="0058493D">
            <w:pPr>
              <w:pStyle w:val="XML1"/>
              <w:rPr>
                <w:del w:id="3152" w:author="aas" w:date="2013-10-14T02:06:00Z"/>
              </w:rPr>
            </w:pPr>
            <w:del w:id="3153" w:author="aas" w:date="2013-10-14T02:06:00Z">
              <w:r>
                <w:delText xml:space="preserve">            name of this element in the &amp;lt;bad-element&amp;gt; element.</w:delText>
              </w:r>
            </w:del>
          </w:p>
          <w:p w14:paraId="2EA14A20" w14:textId="77777777" w:rsidR="0058493D" w:rsidRDefault="0058493D" w:rsidP="0058493D">
            <w:pPr>
              <w:pStyle w:val="XML1"/>
              <w:rPr>
                <w:del w:id="3154" w:author="aas" w:date="2013-10-14T02:06:00Z"/>
              </w:rPr>
            </w:pPr>
            <w:del w:id="3155" w:author="aas" w:date="2013-10-14T02:06:00Z">
              <w:r>
                <w:delText xml:space="preserve">          &lt;/xs:documentation&gt;</w:delText>
              </w:r>
            </w:del>
          </w:p>
          <w:p w14:paraId="7CA571E2" w14:textId="77777777" w:rsidR="0058493D" w:rsidRDefault="0058493D" w:rsidP="0058493D">
            <w:pPr>
              <w:pStyle w:val="XML1"/>
              <w:rPr>
                <w:del w:id="3156" w:author="aas" w:date="2013-10-14T02:06:00Z"/>
              </w:rPr>
            </w:pPr>
            <w:del w:id="3157" w:author="aas" w:date="2013-10-14T02:06:00Z">
              <w:r>
                <w:delText xml:space="preserve">        &lt;/xs:annotation&gt;</w:delText>
              </w:r>
            </w:del>
          </w:p>
          <w:p w14:paraId="720ED725" w14:textId="77777777" w:rsidR="0058493D" w:rsidRDefault="0058493D" w:rsidP="0058493D">
            <w:pPr>
              <w:pStyle w:val="XML1"/>
              <w:rPr>
                <w:del w:id="3158" w:author="aas" w:date="2013-10-14T02:06:00Z"/>
              </w:rPr>
            </w:pPr>
            <w:del w:id="3159" w:author="aas" w:date="2013-10-14T02:06:00Z">
              <w:r>
                <w:delText xml:space="preserve">      &lt;/xs:element&gt;</w:delText>
              </w:r>
            </w:del>
          </w:p>
          <w:p w14:paraId="3E60A3F2" w14:textId="77777777" w:rsidR="0058493D" w:rsidRDefault="0058493D" w:rsidP="0058493D">
            <w:pPr>
              <w:pStyle w:val="XML1"/>
              <w:rPr>
                <w:del w:id="3160" w:author="aas" w:date="2013-10-14T02:06:00Z"/>
              </w:rPr>
            </w:pPr>
            <w:del w:id="3161" w:author="aas" w:date="2013-10-14T02:06:00Z">
              <w:r>
                <w:delText xml:space="preserve">      &lt;xs:element name="protocol"&gt;</w:delText>
              </w:r>
            </w:del>
          </w:p>
          <w:p w14:paraId="1C7E5E59" w14:textId="77777777" w:rsidR="0058493D" w:rsidRDefault="0058493D" w:rsidP="0058493D">
            <w:pPr>
              <w:pStyle w:val="XML1"/>
              <w:rPr>
                <w:del w:id="3162" w:author="aas" w:date="2013-10-14T02:06:00Z"/>
              </w:rPr>
            </w:pPr>
            <w:del w:id="3163" w:author="aas" w:date="2013-10-14T02:06:00Z">
              <w:r>
                <w:delText xml:space="preserve">        &lt;xs:annotation&gt;</w:delText>
              </w:r>
            </w:del>
          </w:p>
          <w:p w14:paraId="36F6313B" w14:textId="77777777" w:rsidR="0058493D" w:rsidRDefault="0058493D" w:rsidP="0058493D">
            <w:pPr>
              <w:pStyle w:val="XML1"/>
              <w:rPr>
                <w:del w:id="3164" w:author="aas" w:date="2013-10-14T02:06:00Z"/>
              </w:rPr>
            </w:pPr>
            <w:del w:id="3165" w:author="aas" w:date="2013-10-14T02:06:00Z">
              <w:r>
                <w:delText xml:space="preserve">          &lt;xs:documentation&gt;</w:delText>
              </w:r>
            </w:del>
          </w:p>
          <w:p w14:paraId="1DCB876B" w14:textId="77777777" w:rsidR="0058493D" w:rsidRDefault="0058493D" w:rsidP="0058493D">
            <w:pPr>
              <w:pStyle w:val="XML1"/>
              <w:rPr>
                <w:del w:id="3166" w:author="aas" w:date="2013-10-14T02:06:00Z"/>
              </w:rPr>
            </w:pPr>
            <w:del w:id="3167" w:author="aas" w:date="2013-10-14T02:06:00Z">
              <w:r>
                <w:delText xml:space="preserve">            The default protocol tha the OpenFlow Logical </w:delText>
              </w:r>
            </w:del>
          </w:p>
          <w:p w14:paraId="2416C553" w14:textId="77777777" w:rsidR="0058493D" w:rsidRDefault="0058493D" w:rsidP="0058493D">
            <w:pPr>
              <w:pStyle w:val="XML1"/>
              <w:rPr>
                <w:del w:id="3168" w:author="aas" w:date="2013-10-14T02:06:00Z"/>
              </w:rPr>
            </w:pPr>
            <w:del w:id="3169" w:author="aas" w:date="2013-10-14T02:06:00Z">
              <w:r>
                <w:delText xml:space="preserve">            Switch uses to connect to this OpenFlow Controller.  'tls'</w:delText>
              </w:r>
            </w:del>
          </w:p>
          <w:p w14:paraId="189CD680" w14:textId="77777777" w:rsidR="0058493D" w:rsidRDefault="0058493D" w:rsidP="0058493D">
            <w:pPr>
              <w:pStyle w:val="XML1"/>
              <w:rPr>
                <w:del w:id="3170" w:author="aas" w:date="2013-10-14T02:06:00Z"/>
              </w:rPr>
            </w:pPr>
            <w:del w:id="3171" w:author="aas" w:date="2013-10-14T02:06:00Z">
              <w:r>
                <w:delText xml:space="preserve">            is the default value.</w:delText>
              </w:r>
            </w:del>
          </w:p>
          <w:p w14:paraId="53DD9BB4" w14:textId="77777777" w:rsidR="0058493D" w:rsidRDefault="0058493D" w:rsidP="0058493D">
            <w:pPr>
              <w:pStyle w:val="XML1"/>
              <w:rPr>
                <w:del w:id="3172" w:author="aas" w:date="2013-10-14T02:06:00Z"/>
              </w:rPr>
            </w:pPr>
          </w:p>
          <w:p w14:paraId="77AB32DC" w14:textId="77777777" w:rsidR="0058493D" w:rsidRDefault="0058493D" w:rsidP="0058493D">
            <w:pPr>
              <w:pStyle w:val="XML1"/>
              <w:rPr>
                <w:del w:id="3173" w:author="aas" w:date="2013-10-14T02:06:00Z"/>
              </w:rPr>
            </w:pPr>
            <w:del w:id="3174" w:author="aas" w:date="2013-10-14T02:06:00Z">
              <w:r>
                <w:delText xml:space="preserve">            This element is optional. If this element is not present it</w:delText>
              </w:r>
            </w:del>
          </w:p>
          <w:p w14:paraId="7DCB2664" w14:textId="77777777" w:rsidR="0058493D" w:rsidRDefault="0058493D" w:rsidP="0058493D">
            <w:pPr>
              <w:pStyle w:val="XML1"/>
              <w:rPr>
                <w:del w:id="3175" w:author="aas" w:date="2013-10-14T02:06:00Z"/>
              </w:rPr>
            </w:pPr>
            <w:del w:id="3176" w:author="aas" w:date="2013-10-14T02:06:00Z">
              <w:r>
                <w:delText xml:space="preserve">            defaults to 'tls'.</w:delText>
              </w:r>
            </w:del>
          </w:p>
          <w:p w14:paraId="758CCFEC" w14:textId="77777777" w:rsidR="0058493D" w:rsidRDefault="0058493D" w:rsidP="0058493D">
            <w:pPr>
              <w:pStyle w:val="XML1"/>
              <w:rPr>
                <w:del w:id="3177" w:author="aas" w:date="2013-10-14T02:06:00Z"/>
              </w:rPr>
            </w:pPr>
            <w:del w:id="3178" w:author="aas" w:date="2013-10-14T02:06:00Z">
              <w:r>
                <w:delText xml:space="preserve">          &lt;/xs:documentation&gt;</w:delText>
              </w:r>
            </w:del>
          </w:p>
          <w:p w14:paraId="36118BD8" w14:textId="77777777" w:rsidR="0058493D" w:rsidRDefault="0058493D" w:rsidP="0058493D">
            <w:pPr>
              <w:pStyle w:val="XML1"/>
              <w:rPr>
                <w:del w:id="3179" w:author="aas" w:date="2013-10-14T02:06:00Z"/>
              </w:rPr>
            </w:pPr>
            <w:del w:id="3180" w:author="aas" w:date="2013-10-14T02:06:00Z">
              <w:r>
                <w:delText xml:space="preserve">        &lt;/xs:annotation&gt;</w:delText>
              </w:r>
            </w:del>
          </w:p>
          <w:p w14:paraId="5A2EA1BA" w14:textId="77777777" w:rsidR="0058493D" w:rsidRDefault="0058493D" w:rsidP="0058493D">
            <w:pPr>
              <w:pStyle w:val="XML1"/>
              <w:rPr>
                <w:del w:id="3181" w:author="aas" w:date="2013-10-14T02:06:00Z"/>
              </w:rPr>
            </w:pPr>
            <w:del w:id="3182" w:author="aas" w:date="2013-10-14T02:06:00Z">
              <w:r>
                <w:delText xml:space="preserve">        &lt;xs:simpleType&gt;</w:delText>
              </w:r>
            </w:del>
          </w:p>
          <w:p w14:paraId="49FF489E" w14:textId="77777777" w:rsidR="0058493D" w:rsidRDefault="0058493D" w:rsidP="0058493D">
            <w:pPr>
              <w:pStyle w:val="XML1"/>
              <w:rPr>
                <w:del w:id="3183" w:author="aas" w:date="2013-10-14T02:06:00Z"/>
              </w:rPr>
            </w:pPr>
            <w:del w:id="3184" w:author="aas" w:date="2013-10-14T02:06:00Z">
              <w:r>
                <w:delText xml:space="preserve">          &lt;xs:restriction base="xs:string"&gt;</w:delText>
              </w:r>
            </w:del>
          </w:p>
          <w:p w14:paraId="6191AC63" w14:textId="77777777" w:rsidR="0058493D" w:rsidRDefault="0058493D" w:rsidP="0058493D">
            <w:pPr>
              <w:pStyle w:val="XML1"/>
              <w:rPr>
                <w:del w:id="3185" w:author="aas" w:date="2013-10-14T02:06:00Z"/>
              </w:rPr>
            </w:pPr>
            <w:del w:id="3186" w:author="aas" w:date="2013-10-14T02:06:00Z">
              <w:r>
                <w:delText xml:space="preserve">            &lt;xs:enumeration value="tcp"/&gt;</w:delText>
              </w:r>
            </w:del>
          </w:p>
          <w:p w14:paraId="2C8F4DBF" w14:textId="77777777" w:rsidR="0058493D" w:rsidRDefault="0058493D" w:rsidP="0058493D">
            <w:pPr>
              <w:pStyle w:val="XML1"/>
              <w:rPr>
                <w:del w:id="3187" w:author="aas" w:date="2013-10-14T02:06:00Z"/>
              </w:rPr>
            </w:pPr>
            <w:del w:id="3188" w:author="aas" w:date="2013-10-14T02:06:00Z">
              <w:r>
                <w:delText xml:space="preserve">            &lt;xs:enumeration value="tls"/&gt;</w:delText>
              </w:r>
            </w:del>
          </w:p>
          <w:p w14:paraId="10A674ED" w14:textId="77777777" w:rsidR="0058493D" w:rsidRDefault="0058493D" w:rsidP="0058493D">
            <w:pPr>
              <w:pStyle w:val="XML1"/>
              <w:rPr>
                <w:del w:id="3189" w:author="aas" w:date="2013-10-14T02:06:00Z"/>
              </w:rPr>
            </w:pPr>
            <w:del w:id="3190" w:author="aas" w:date="2013-10-14T02:06:00Z">
              <w:r>
                <w:delText xml:space="preserve">          &lt;/xs:restriction&gt;</w:delText>
              </w:r>
            </w:del>
          </w:p>
          <w:p w14:paraId="5CE06816" w14:textId="77777777" w:rsidR="0058493D" w:rsidRDefault="0058493D" w:rsidP="0058493D">
            <w:pPr>
              <w:pStyle w:val="XML1"/>
              <w:rPr>
                <w:del w:id="3191" w:author="aas" w:date="2013-10-14T02:06:00Z"/>
              </w:rPr>
            </w:pPr>
            <w:del w:id="3192" w:author="aas" w:date="2013-10-14T02:06:00Z">
              <w:r>
                <w:delText xml:space="preserve">        &lt;/xs:simpleType&gt;</w:delText>
              </w:r>
            </w:del>
          </w:p>
          <w:p w14:paraId="2805F27B" w14:textId="77777777" w:rsidR="0058493D" w:rsidRDefault="0058493D" w:rsidP="0058493D">
            <w:pPr>
              <w:pStyle w:val="XML1"/>
              <w:rPr>
                <w:del w:id="3193" w:author="aas" w:date="2013-10-14T02:06:00Z"/>
              </w:rPr>
            </w:pPr>
            <w:del w:id="3194" w:author="aas" w:date="2013-10-14T02:06:00Z">
              <w:r>
                <w:delText xml:space="preserve">      &lt;/xs:element&gt;</w:delText>
              </w:r>
            </w:del>
          </w:p>
          <w:p w14:paraId="07340E09" w14:textId="77777777" w:rsidR="0058493D" w:rsidRDefault="0058493D" w:rsidP="0058493D">
            <w:pPr>
              <w:pStyle w:val="XML1"/>
              <w:rPr>
                <w:del w:id="3195" w:author="aas" w:date="2013-10-14T02:06:00Z"/>
              </w:rPr>
            </w:pPr>
            <w:del w:id="3196" w:author="aas" w:date="2013-10-14T02:06:00Z">
              <w:r>
                <w:delText xml:space="preserve">      &lt;xs:element name="state"&gt;</w:delText>
              </w:r>
            </w:del>
          </w:p>
          <w:p w14:paraId="730B2F55" w14:textId="77777777" w:rsidR="0058493D" w:rsidRDefault="0058493D" w:rsidP="0058493D">
            <w:pPr>
              <w:pStyle w:val="XML1"/>
              <w:rPr>
                <w:del w:id="3197" w:author="aas" w:date="2013-10-14T02:06:00Z"/>
              </w:rPr>
            </w:pPr>
            <w:del w:id="3198" w:author="aas" w:date="2013-10-14T02:06:00Z">
              <w:r>
                <w:delText xml:space="preserve">        &lt;xs:annotation&gt;</w:delText>
              </w:r>
            </w:del>
          </w:p>
          <w:p w14:paraId="0F23B556" w14:textId="77777777" w:rsidR="0058493D" w:rsidRDefault="0058493D" w:rsidP="0058493D">
            <w:pPr>
              <w:pStyle w:val="XML1"/>
              <w:rPr>
                <w:del w:id="3199" w:author="aas" w:date="2013-10-14T02:06:00Z"/>
              </w:rPr>
            </w:pPr>
            <w:del w:id="3200" w:author="aas" w:date="2013-10-14T02:06:00Z">
              <w:r>
                <w:delText xml:space="preserve">          &lt;xs:documentation&gt;</w:delText>
              </w:r>
            </w:del>
          </w:p>
          <w:p w14:paraId="67F0559E" w14:textId="77777777" w:rsidR="0058493D" w:rsidRDefault="0058493D" w:rsidP="0058493D">
            <w:pPr>
              <w:pStyle w:val="XML1"/>
              <w:rPr>
                <w:del w:id="3201" w:author="aas" w:date="2013-10-14T02:06:00Z"/>
              </w:rPr>
            </w:pPr>
            <w:del w:id="3202" w:author="aas" w:date="2013-10-14T02:06:00Z">
              <w:r>
                <w:delText xml:space="preserve">            This container holds connection state</w:delText>
              </w:r>
            </w:del>
          </w:p>
          <w:p w14:paraId="0A118324" w14:textId="77777777" w:rsidR="0058493D" w:rsidRDefault="0058493D" w:rsidP="0058493D">
            <w:pPr>
              <w:pStyle w:val="XML1"/>
              <w:rPr>
                <w:del w:id="3203" w:author="aas" w:date="2013-10-14T02:06:00Z"/>
              </w:rPr>
            </w:pPr>
            <w:del w:id="3204" w:author="aas" w:date="2013-10-14T02:06:00Z">
              <w:r>
                <w:delText xml:space="preserve">            information that indicate the connection state of the</w:delText>
              </w:r>
            </w:del>
          </w:p>
          <w:p w14:paraId="5CE0AF67" w14:textId="77777777" w:rsidR="0058493D" w:rsidRDefault="0058493D" w:rsidP="0058493D">
            <w:pPr>
              <w:pStyle w:val="XML1"/>
              <w:rPr>
                <w:del w:id="3205" w:author="aas" w:date="2013-10-14T02:06:00Z"/>
              </w:rPr>
            </w:pPr>
            <w:del w:id="3206" w:author="aas" w:date="2013-10-14T02:06:00Z">
              <w:r>
                <w:delText xml:space="preserve">            OpenFlow Logical Switch and the OpenFlow protocol version</w:delText>
              </w:r>
            </w:del>
          </w:p>
          <w:p w14:paraId="32B5EC84" w14:textId="77777777" w:rsidR="0058493D" w:rsidRDefault="0058493D" w:rsidP="0058493D">
            <w:pPr>
              <w:pStyle w:val="XML1"/>
              <w:rPr>
                <w:del w:id="3207" w:author="aas" w:date="2013-10-14T02:06:00Z"/>
              </w:rPr>
            </w:pPr>
            <w:del w:id="3208" w:author="aas" w:date="2013-10-14T02:06:00Z">
              <w:r>
                <w:delText xml:space="preserve">            used for the connection.</w:delText>
              </w:r>
            </w:del>
          </w:p>
          <w:p w14:paraId="083F6597" w14:textId="77777777" w:rsidR="0058493D" w:rsidRDefault="0058493D" w:rsidP="0058493D">
            <w:pPr>
              <w:pStyle w:val="XML1"/>
              <w:rPr>
                <w:del w:id="3209" w:author="aas" w:date="2013-10-14T02:06:00Z"/>
              </w:rPr>
            </w:pPr>
          </w:p>
          <w:p w14:paraId="0328F8F9" w14:textId="77777777" w:rsidR="0058493D" w:rsidRDefault="0058493D" w:rsidP="0058493D">
            <w:pPr>
              <w:pStyle w:val="XML1"/>
              <w:rPr>
                <w:del w:id="3210" w:author="aas" w:date="2013-10-14T02:06:00Z"/>
              </w:rPr>
            </w:pPr>
            <w:del w:id="3211" w:author="aas" w:date="2013-10-14T02:06:00Z">
              <w:r>
                <w:delText xml:space="preserve">            Children of this element are not configurable and can only</w:delText>
              </w:r>
            </w:del>
          </w:p>
          <w:p w14:paraId="55E414E3" w14:textId="77777777" w:rsidR="0058493D" w:rsidRDefault="0058493D" w:rsidP="0058493D">
            <w:pPr>
              <w:pStyle w:val="XML1"/>
              <w:rPr>
                <w:del w:id="3212" w:author="aas" w:date="2013-10-14T02:06:00Z"/>
              </w:rPr>
            </w:pPr>
            <w:del w:id="3213" w:author="aas" w:date="2013-10-14T02:06:00Z">
              <w:r>
                <w:delText xml:space="preserve">            be retrieved by NETCONF &amp;lt;get&amp;gt; operations. Attemps to modify</w:delText>
              </w:r>
            </w:del>
          </w:p>
          <w:p w14:paraId="2A023DA8" w14:textId="77777777" w:rsidR="0058493D" w:rsidRDefault="0058493D" w:rsidP="0058493D">
            <w:pPr>
              <w:pStyle w:val="XML1"/>
              <w:rPr>
                <w:del w:id="3214" w:author="aas" w:date="2013-10-14T02:06:00Z"/>
              </w:rPr>
            </w:pPr>
            <w:del w:id="3215" w:author="aas" w:date="2013-10-14T02:06:00Z">
              <w:r>
                <w:delText xml:space="preserve">            this element and its children with a NETCONF &amp;lt;edit-config&amp;gt;</w:delText>
              </w:r>
            </w:del>
          </w:p>
          <w:p w14:paraId="330423CF" w14:textId="77777777" w:rsidR="0058493D" w:rsidRDefault="0058493D" w:rsidP="0058493D">
            <w:pPr>
              <w:pStyle w:val="XML1"/>
              <w:rPr>
                <w:del w:id="3216" w:author="aas" w:date="2013-10-14T02:06:00Z"/>
              </w:rPr>
            </w:pPr>
            <w:del w:id="3217" w:author="aas" w:date="2013-10-14T02:06:00Z">
              <w:r>
                <w:delText xml:space="preserve">            operation MUST result in an 'operation-not-supported' error</w:delText>
              </w:r>
            </w:del>
          </w:p>
          <w:p w14:paraId="40DE8481" w14:textId="77777777" w:rsidR="0058493D" w:rsidRDefault="0058493D" w:rsidP="0058493D">
            <w:pPr>
              <w:pStyle w:val="XML1"/>
              <w:rPr>
                <w:del w:id="3218" w:author="aas" w:date="2013-10-14T02:06:00Z"/>
              </w:rPr>
            </w:pPr>
            <w:del w:id="3219" w:author="aas" w:date="2013-10-14T02:06:00Z">
              <w:r>
                <w:delText xml:space="preserve">            with type 'application'.</w:delText>
              </w:r>
            </w:del>
          </w:p>
          <w:p w14:paraId="338E2D91" w14:textId="77777777" w:rsidR="0058493D" w:rsidRDefault="0058493D" w:rsidP="0058493D">
            <w:pPr>
              <w:pStyle w:val="XML1"/>
              <w:rPr>
                <w:del w:id="3220" w:author="aas" w:date="2013-10-14T02:06:00Z"/>
              </w:rPr>
            </w:pPr>
            <w:del w:id="3221" w:author="aas" w:date="2013-10-14T02:06:00Z">
              <w:r>
                <w:delText xml:space="preserve">          &lt;/xs:documentation&gt;</w:delText>
              </w:r>
            </w:del>
          </w:p>
          <w:p w14:paraId="7076F24F" w14:textId="77777777" w:rsidR="0058493D" w:rsidRDefault="0058493D" w:rsidP="0058493D">
            <w:pPr>
              <w:pStyle w:val="XML1"/>
              <w:rPr>
                <w:del w:id="3222" w:author="aas" w:date="2013-10-14T02:06:00Z"/>
              </w:rPr>
            </w:pPr>
            <w:del w:id="3223" w:author="aas" w:date="2013-10-14T02:06:00Z">
              <w:r>
                <w:delText xml:space="preserve">        &lt;/xs:annotation&gt;</w:delText>
              </w:r>
            </w:del>
          </w:p>
          <w:p w14:paraId="1E3AAA5A" w14:textId="77777777" w:rsidR="0058493D" w:rsidRDefault="0058493D" w:rsidP="0058493D">
            <w:pPr>
              <w:pStyle w:val="XML1"/>
              <w:rPr>
                <w:del w:id="3224" w:author="aas" w:date="2013-10-14T02:06:00Z"/>
              </w:rPr>
            </w:pPr>
            <w:del w:id="3225" w:author="aas" w:date="2013-10-14T02:06:00Z">
              <w:r>
                <w:delText xml:space="preserve">        &lt;xs:complexType&gt;</w:delText>
              </w:r>
            </w:del>
          </w:p>
          <w:p w14:paraId="4BA5F6AB" w14:textId="77777777" w:rsidR="0058493D" w:rsidRDefault="0058493D" w:rsidP="0058493D">
            <w:pPr>
              <w:pStyle w:val="XML1"/>
              <w:rPr>
                <w:del w:id="3226" w:author="aas" w:date="2013-10-14T02:06:00Z"/>
              </w:rPr>
            </w:pPr>
            <w:del w:id="3227" w:author="aas" w:date="2013-10-14T02:06:00Z">
              <w:r>
                <w:delText xml:space="preserve">          &lt;xs:sequence&gt;</w:delText>
              </w:r>
            </w:del>
          </w:p>
          <w:p w14:paraId="38F4CBE6" w14:textId="77777777" w:rsidR="0058493D" w:rsidRDefault="0058493D" w:rsidP="0058493D">
            <w:pPr>
              <w:pStyle w:val="XML1"/>
              <w:rPr>
                <w:del w:id="3228" w:author="aas" w:date="2013-10-14T02:06:00Z"/>
              </w:rPr>
            </w:pPr>
            <w:del w:id="3229" w:author="aas" w:date="2013-10-14T02:06:00Z">
              <w:r>
                <w:delText xml:space="preserve">            &lt;xs:element name="connection-state" minOccurs="0"  type="OFUpDownStateType"&gt;</w:delText>
              </w:r>
            </w:del>
          </w:p>
          <w:p w14:paraId="223EFEDD" w14:textId="77777777" w:rsidR="0058493D" w:rsidRDefault="0058493D" w:rsidP="0058493D">
            <w:pPr>
              <w:pStyle w:val="XML1"/>
              <w:rPr>
                <w:del w:id="3230" w:author="aas" w:date="2013-10-14T02:06:00Z"/>
              </w:rPr>
            </w:pPr>
            <w:del w:id="3231" w:author="aas" w:date="2013-10-14T02:06:00Z">
              <w:r>
                <w:delText xml:space="preserve">              &lt;xs:annotation&gt;</w:delText>
              </w:r>
            </w:del>
          </w:p>
          <w:p w14:paraId="65C422A0" w14:textId="77777777" w:rsidR="0058493D" w:rsidRDefault="0058493D" w:rsidP="0058493D">
            <w:pPr>
              <w:pStyle w:val="XML1"/>
              <w:rPr>
                <w:del w:id="3232" w:author="aas" w:date="2013-10-14T02:06:00Z"/>
              </w:rPr>
            </w:pPr>
            <w:del w:id="3233" w:author="aas" w:date="2013-10-14T02:06:00Z">
              <w:r>
                <w:delText xml:space="preserve">                &lt;xs:documentation&gt;</w:delText>
              </w:r>
            </w:del>
          </w:p>
          <w:p w14:paraId="307132C3" w14:textId="77777777" w:rsidR="0058493D" w:rsidRDefault="0058493D" w:rsidP="0058493D">
            <w:pPr>
              <w:pStyle w:val="XML1"/>
              <w:rPr>
                <w:del w:id="3234" w:author="aas" w:date="2013-10-14T02:06:00Z"/>
              </w:rPr>
            </w:pPr>
            <w:del w:id="3235" w:author="aas" w:date="2013-10-14T02:06:00Z">
              <w:r>
                <w:delText xml:space="preserve">                  This object indicates the connections state of</w:delText>
              </w:r>
            </w:del>
          </w:p>
          <w:p w14:paraId="01B52621" w14:textId="77777777" w:rsidR="0058493D" w:rsidRDefault="0058493D" w:rsidP="0058493D">
            <w:pPr>
              <w:pStyle w:val="XML1"/>
              <w:rPr>
                <w:del w:id="3236" w:author="aas" w:date="2013-10-14T02:06:00Z"/>
              </w:rPr>
            </w:pPr>
            <w:del w:id="3237" w:author="aas" w:date="2013-10-14T02:06:00Z">
              <w:r>
                <w:delText xml:space="preserve">                  the OpenFlow Logical Switch to this controller.</w:delText>
              </w:r>
            </w:del>
          </w:p>
          <w:p w14:paraId="1D8477D0" w14:textId="77777777" w:rsidR="0058493D" w:rsidRDefault="0058493D" w:rsidP="0058493D">
            <w:pPr>
              <w:pStyle w:val="XML1"/>
              <w:rPr>
                <w:del w:id="3238" w:author="aas" w:date="2013-10-14T02:06:00Z"/>
              </w:rPr>
            </w:pPr>
            <w:del w:id="3239" w:author="aas" w:date="2013-10-14T02:06:00Z">
              <w:r>
                <w:delText xml:space="preserve">                &lt;/xs:documentation&gt;</w:delText>
              </w:r>
            </w:del>
          </w:p>
          <w:p w14:paraId="7DF52666" w14:textId="77777777" w:rsidR="0058493D" w:rsidRDefault="0058493D" w:rsidP="0058493D">
            <w:pPr>
              <w:pStyle w:val="XML1"/>
              <w:rPr>
                <w:del w:id="3240" w:author="aas" w:date="2013-10-14T02:06:00Z"/>
              </w:rPr>
            </w:pPr>
            <w:del w:id="3241" w:author="aas" w:date="2013-10-14T02:06:00Z">
              <w:r>
                <w:delText xml:space="preserve">              &lt;/xs:annotation&gt;</w:delText>
              </w:r>
            </w:del>
          </w:p>
          <w:p w14:paraId="40CF24F8" w14:textId="77777777" w:rsidR="0058493D" w:rsidRDefault="0058493D" w:rsidP="0058493D">
            <w:pPr>
              <w:pStyle w:val="XML1"/>
              <w:rPr>
                <w:del w:id="3242" w:author="aas" w:date="2013-10-14T02:06:00Z"/>
              </w:rPr>
            </w:pPr>
            <w:del w:id="3243" w:author="aas" w:date="2013-10-14T02:06:00Z">
              <w:r>
                <w:delText xml:space="preserve">            &lt;/xs:element&gt;</w:delText>
              </w:r>
            </w:del>
          </w:p>
          <w:p w14:paraId="65CA1921" w14:textId="77777777" w:rsidR="0058493D" w:rsidRDefault="0058493D" w:rsidP="0058493D">
            <w:pPr>
              <w:pStyle w:val="XML1"/>
              <w:rPr>
                <w:del w:id="3244" w:author="aas" w:date="2013-10-14T02:06:00Z"/>
              </w:rPr>
            </w:pPr>
            <w:del w:id="3245"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46" w:author="aas" w:date="2013-10-14T02:06:00Z"/>
              </w:rPr>
            </w:pPr>
            <w:del w:id="3247" w:author="aas" w:date="2013-10-14T02:06:00Z">
              <w:r>
                <w:delText xml:space="preserve">              &lt;xs:annotation&gt;</w:delText>
              </w:r>
            </w:del>
          </w:p>
          <w:p w14:paraId="5FE468C6" w14:textId="77777777" w:rsidR="0058493D" w:rsidRDefault="0058493D" w:rsidP="0058493D">
            <w:pPr>
              <w:pStyle w:val="XML1"/>
              <w:rPr>
                <w:del w:id="3248" w:author="aas" w:date="2013-10-14T02:06:00Z"/>
              </w:rPr>
            </w:pPr>
            <w:del w:id="3249" w:author="aas" w:date="2013-10-14T02:06:00Z">
              <w:r>
                <w:delText xml:space="preserve">                &lt;xs:documentation&gt;</w:delText>
              </w:r>
            </w:del>
          </w:p>
          <w:p w14:paraId="58946E83" w14:textId="77777777" w:rsidR="0058493D" w:rsidRDefault="0058493D" w:rsidP="0058493D">
            <w:pPr>
              <w:pStyle w:val="XML1"/>
              <w:rPr>
                <w:del w:id="3250" w:author="aas" w:date="2013-10-14T02:06:00Z"/>
              </w:rPr>
            </w:pPr>
            <w:del w:id="3251" w:author="aas" w:date="2013-10-14T02:06:00Z">
              <w:r>
                <w:delText xml:space="preserve">                  This object indicates the version of the</w:delText>
              </w:r>
            </w:del>
          </w:p>
          <w:p w14:paraId="516077B9" w14:textId="77777777" w:rsidR="0058493D" w:rsidRDefault="0058493D" w:rsidP="0058493D">
            <w:pPr>
              <w:pStyle w:val="XML1"/>
              <w:rPr>
                <w:del w:id="3252" w:author="aas" w:date="2013-10-14T02:06:00Z"/>
              </w:rPr>
            </w:pPr>
            <w:del w:id="3253" w:author="aas" w:date="2013-10-14T02:06:00Z">
              <w:r>
                <w:delText xml:space="preserve">                  OpenFlow protocol used between the OpenFlow Logical</w:delText>
              </w:r>
            </w:del>
          </w:p>
          <w:p w14:paraId="7CDDCFC4" w14:textId="77777777" w:rsidR="0058493D" w:rsidRDefault="0058493D" w:rsidP="0058493D">
            <w:pPr>
              <w:pStyle w:val="XML1"/>
              <w:rPr>
                <w:del w:id="3254" w:author="aas" w:date="2013-10-14T02:06:00Z"/>
              </w:rPr>
            </w:pPr>
            <w:del w:id="3255" w:author="aas" w:date="2013-10-14T02:06:00Z">
              <w:r>
                <w:delText xml:space="preserve">                  Switch and this Controller.  If element connection-state</w:delText>
              </w:r>
            </w:del>
          </w:p>
          <w:p w14:paraId="6478910E" w14:textId="77777777" w:rsidR="0058493D" w:rsidRDefault="0058493D" w:rsidP="0058493D">
            <w:pPr>
              <w:pStyle w:val="XML1"/>
              <w:rPr>
                <w:del w:id="3256" w:author="aas" w:date="2013-10-14T02:06:00Z"/>
              </w:rPr>
            </w:pPr>
            <w:del w:id="3257" w:author="aas" w:date="2013-10-14T02:06:00Z">
              <w:r>
                <w:delText xml:space="preserve">                  has value 'up', then this element indicates the actual</w:delText>
              </w:r>
            </w:del>
          </w:p>
          <w:p w14:paraId="0061B3DC" w14:textId="77777777" w:rsidR="0058493D" w:rsidRDefault="0058493D" w:rsidP="0058493D">
            <w:pPr>
              <w:pStyle w:val="XML1"/>
              <w:rPr>
                <w:del w:id="3258" w:author="aas" w:date="2013-10-14T02:06:00Z"/>
              </w:rPr>
            </w:pPr>
            <w:del w:id="3259" w:author="aas" w:date="2013-10-14T02:06:00Z">
              <w:r>
                <w:delText xml:space="preserve">                  version in use.  If element connection-state has value</w:delText>
              </w:r>
            </w:del>
          </w:p>
          <w:p w14:paraId="3F3DB65F" w14:textId="77777777" w:rsidR="0058493D" w:rsidRDefault="0058493D" w:rsidP="0058493D">
            <w:pPr>
              <w:pStyle w:val="XML1"/>
              <w:rPr>
                <w:del w:id="3260" w:author="aas" w:date="2013-10-14T02:06:00Z"/>
              </w:rPr>
            </w:pPr>
            <w:del w:id="3261" w:author="aas" w:date="2013-10-14T02:06:00Z">
              <w:r>
                <w:delText xml:space="preserve">                  'down', then this element indicates the version number of</w:delText>
              </w:r>
            </w:del>
          </w:p>
          <w:p w14:paraId="3D8A1DE0" w14:textId="77777777" w:rsidR="0058493D" w:rsidRDefault="0058493D" w:rsidP="0058493D">
            <w:pPr>
              <w:pStyle w:val="XML1"/>
              <w:rPr>
                <w:del w:id="3262" w:author="aas" w:date="2013-10-14T02:06:00Z"/>
              </w:rPr>
            </w:pPr>
            <w:del w:id="3263" w:author="aas" w:date="2013-10-14T02:06:00Z">
              <w:r>
                <w:delText xml:space="preserve">                  the last established connection with this OpenFlow</w:delText>
              </w:r>
            </w:del>
          </w:p>
          <w:p w14:paraId="76A8E78C" w14:textId="77777777" w:rsidR="0058493D" w:rsidRDefault="0058493D" w:rsidP="0058493D">
            <w:pPr>
              <w:pStyle w:val="XML1"/>
              <w:rPr>
                <w:del w:id="3264" w:author="aas" w:date="2013-10-14T02:06:00Z"/>
              </w:rPr>
            </w:pPr>
            <w:del w:id="3265" w:author="aas" w:date="2013-10-14T02:06:00Z">
              <w:r>
                <w:delText xml:space="preserve">                  Controller.  The value of this element MAY be persistent</w:delText>
              </w:r>
            </w:del>
          </w:p>
          <w:p w14:paraId="48C7E982" w14:textId="77777777" w:rsidR="0058493D" w:rsidRDefault="0058493D" w:rsidP="0058493D">
            <w:pPr>
              <w:pStyle w:val="XML1"/>
              <w:rPr>
                <w:del w:id="3266" w:author="aas" w:date="2013-10-14T02:06:00Z"/>
              </w:rPr>
            </w:pPr>
            <w:del w:id="3267" w:author="aas" w:date="2013-10-14T02:06:00Z">
              <w:r>
                <w:delText xml:space="preserve">                  across reboots of the OpenFlow Logical Switch in such a</w:delText>
              </w:r>
            </w:del>
          </w:p>
          <w:p w14:paraId="3855FF9C" w14:textId="77777777" w:rsidR="0058493D" w:rsidRDefault="0058493D" w:rsidP="0058493D">
            <w:pPr>
              <w:pStyle w:val="XML1"/>
              <w:rPr>
                <w:del w:id="3268" w:author="aas" w:date="2013-10-14T02:06:00Z"/>
              </w:rPr>
            </w:pPr>
            <w:del w:id="3269" w:author="aas" w:date="2013-10-14T02:06:00Z">
              <w:r>
                <w:delText xml:space="preserve">                  case.  If element connection-state has value 'down'and</w:delText>
              </w:r>
            </w:del>
          </w:p>
          <w:p w14:paraId="563BE647" w14:textId="77777777" w:rsidR="0058493D" w:rsidRDefault="0058493D" w:rsidP="0058493D">
            <w:pPr>
              <w:pStyle w:val="XML1"/>
              <w:rPr>
                <w:del w:id="3270" w:author="aas" w:date="2013-10-14T02:06:00Z"/>
              </w:rPr>
            </w:pPr>
            <w:del w:id="3271" w:author="aas" w:date="2013-10-14T02:06:00Z">
              <w:r>
                <w:delText xml:space="preserve">                  there is no information about previous connections to</w:delText>
              </w:r>
            </w:del>
          </w:p>
          <w:p w14:paraId="52FE0D21" w14:textId="77777777" w:rsidR="0058493D" w:rsidRDefault="0058493D" w:rsidP="0058493D">
            <w:pPr>
              <w:pStyle w:val="XML1"/>
              <w:rPr>
                <w:del w:id="3272" w:author="aas" w:date="2013-10-14T02:06:00Z"/>
              </w:rPr>
            </w:pPr>
            <w:del w:id="3273" w:author="aas" w:date="2013-10-14T02:06:00Z">
              <w:r>
                <w:delText xml:space="preserve">                  this OpenFlow controller, then this element is not</w:delText>
              </w:r>
            </w:del>
          </w:p>
          <w:p w14:paraId="774A94EF" w14:textId="77777777" w:rsidR="0058493D" w:rsidRDefault="0058493D" w:rsidP="0058493D">
            <w:pPr>
              <w:pStyle w:val="XML1"/>
              <w:rPr>
                <w:del w:id="3274" w:author="aas" w:date="2013-10-14T02:06:00Z"/>
              </w:rPr>
            </w:pPr>
            <w:del w:id="3275" w:author="aas" w:date="2013-10-14T02:06:00Z">
              <w:r>
                <w:delText xml:space="preserve">                  present or has the value '0'.</w:delText>
              </w:r>
            </w:del>
          </w:p>
          <w:p w14:paraId="03408EE3" w14:textId="77777777" w:rsidR="0058493D" w:rsidRDefault="0058493D" w:rsidP="0058493D">
            <w:pPr>
              <w:pStyle w:val="XML1"/>
              <w:rPr>
                <w:del w:id="3276" w:author="aas" w:date="2013-10-14T02:06:00Z"/>
              </w:rPr>
            </w:pPr>
            <w:del w:id="3277" w:author="aas" w:date="2013-10-14T02:06:00Z">
              <w:r>
                <w:delText xml:space="preserve">                &lt;/xs:documentation&gt;</w:delText>
              </w:r>
            </w:del>
          </w:p>
          <w:p w14:paraId="5EB649E5" w14:textId="77777777" w:rsidR="0058493D" w:rsidRDefault="0058493D" w:rsidP="0058493D">
            <w:pPr>
              <w:pStyle w:val="XML1"/>
              <w:rPr>
                <w:del w:id="3278" w:author="aas" w:date="2013-10-14T02:06:00Z"/>
              </w:rPr>
            </w:pPr>
            <w:del w:id="3279" w:author="aas" w:date="2013-10-14T02:06:00Z">
              <w:r>
                <w:delText xml:space="preserve">              &lt;/xs:annotation&gt;</w:delText>
              </w:r>
            </w:del>
          </w:p>
          <w:p w14:paraId="123DAF36" w14:textId="77777777" w:rsidR="0058493D" w:rsidRDefault="0058493D" w:rsidP="0058493D">
            <w:pPr>
              <w:pStyle w:val="XML1"/>
              <w:rPr>
                <w:del w:id="3280" w:author="aas" w:date="2013-10-14T02:06:00Z"/>
              </w:rPr>
            </w:pPr>
            <w:del w:id="3281" w:author="aas" w:date="2013-10-14T02:06:00Z">
              <w:r>
                <w:delText xml:space="preserve">            &lt;/xs:element&gt;</w:delText>
              </w:r>
            </w:del>
          </w:p>
          <w:p w14:paraId="63776D00" w14:textId="77777777" w:rsidR="0058493D" w:rsidRDefault="0058493D" w:rsidP="0058493D">
            <w:pPr>
              <w:pStyle w:val="XML1"/>
              <w:rPr>
                <w:del w:id="3282" w:author="aas" w:date="2013-10-14T02:06:00Z"/>
              </w:rPr>
            </w:pPr>
            <w:del w:id="3283"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84" w:author="aas" w:date="2013-10-14T02:06:00Z"/>
              </w:rPr>
            </w:pPr>
            <w:del w:id="3285" w:author="aas" w:date="2013-10-14T02:06:00Z">
              <w:r>
                <w:delText xml:space="preserve">              &lt;xs:annotation&gt;</w:delText>
              </w:r>
            </w:del>
          </w:p>
          <w:p w14:paraId="73A975F5" w14:textId="77777777" w:rsidR="0058493D" w:rsidRDefault="0058493D" w:rsidP="0058493D">
            <w:pPr>
              <w:pStyle w:val="XML1"/>
              <w:rPr>
                <w:del w:id="3286" w:author="aas" w:date="2013-10-14T02:06:00Z"/>
              </w:rPr>
            </w:pPr>
            <w:del w:id="3287" w:author="aas" w:date="2013-10-14T02:06:00Z">
              <w:r>
                <w:delText xml:space="preserve">                &lt;xs:documentation&gt;</w:delText>
              </w:r>
            </w:del>
          </w:p>
          <w:p w14:paraId="471F2A6B" w14:textId="77777777" w:rsidR="0058493D" w:rsidRDefault="0058493D" w:rsidP="0058493D">
            <w:pPr>
              <w:pStyle w:val="XML1"/>
              <w:rPr>
                <w:del w:id="3288" w:author="aas" w:date="2013-10-14T02:06:00Z"/>
              </w:rPr>
            </w:pPr>
            <w:del w:id="3289" w:author="aas" w:date="2013-10-14T02:06:00Z">
              <w:r>
                <w:delText xml:space="preserve">                  This list of elements includes one entry for</w:delText>
              </w:r>
            </w:del>
          </w:p>
          <w:p w14:paraId="11AB32CD" w14:textId="77777777" w:rsidR="0058493D" w:rsidRDefault="0058493D" w:rsidP="0058493D">
            <w:pPr>
              <w:pStyle w:val="XML1"/>
              <w:rPr>
                <w:del w:id="3290" w:author="aas" w:date="2013-10-14T02:06:00Z"/>
              </w:rPr>
            </w:pPr>
            <w:del w:id="3291" w:author="aas" w:date="2013-10-14T02:06:00Z">
              <w:r>
                <w:delText xml:space="preserve">                  each OpenFlow protocol version that this OpenFlow</w:delText>
              </w:r>
            </w:del>
          </w:p>
          <w:p w14:paraId="6FC89379" w14:textId="77777777" w:rsidR="0058493D" w:rsidRDefault="0058493D" w:rsidP="0058493D">
            <w:pPr>
              <w:pStyle w:val="XML1"/>
              <w:rPr>
                <w:del w:id="3292" w:author="aas" w:date="2013-10-14T02:06:00Z"/>
              </w:rPr>
            </w:pPr>
            <w:del w:id="3293" w:author="aas" w:date="2013-10-14T02:06:00Z">
              <w:r>
                <w:delText xml:space="preserve">                  controller supports.  It SHOULD contain all</w:delText>
              </w:r>
            </w:del>
          </w:p>
          <w:p w14:paraId="7CCE8137" w14:textId="77777777" w:rsidR="0058493D" w:rsidRDefault="0058493D" w:rsidP="0058493D">
            <w:pPr>
              <w:pStyle w:val="XML1"/>
              <w:rPr>
                <w:del w:id="3294" w:author="aas" w:date="2013-10-14T02:06:00Z"/>
              </w:rPr>
            </w:pPr>
            <w:del w:id="3295" w:author="aas" w:date="2013-10-14T02:06:00Z">
              <w:r>
                <w:delText xml:space="preserve">                &lt;/xs:documentation&gt;</w:delText>
              </w:r>
            </w:del>
          </w:p>
          <w:p w14:paraId="1940095A" w14:textId="77777777" w:rsidR="0058493D" w:rsidRDefault="0058493D" w:rsidP="0058493D">
            <w:pPr>
              <w:pStyle w:val="XML1"/>
              <w:rPr>
                <w:del w:id="3296" w:author="aas" w:date="2013-10-14T02:06:00Z"/>
              </w:rPr>
            </w:pPr>
            <w:del w:id="3297" w:author="aas" w:date="2013-10-14T02:06:00Z">
              <w:r>
                <w:delText xml:space="preserve">              &lt;/xs:annotation&gt;</w:delText>
              </w:r>
            </w:del>
          </w:p>
          <w:p w14:paraId="48B38A9A" w14:textId="77777777" w:rsidR="0058493D" w:rsidRDefault="0058493D" w:rsidP="0058493D">
            <w:pPr>
              <w:pStyle w:val="XML1"/>
              <w:rPr>
                <w:del w:id="3298" w:author="aas" w:date="2013-10-14T02:06:00Z"/>
              </w:rPr>
            </w:pPr>
            <w:del w:id="3299" w:author="aas" w:date="2013-10-14T02:06:00Z">
              <w:r>
                <w:delText xml:space="preserve">            &lt;/xs:element&gt;</w:delText>
              </w:r>
            </w:del>
          </w:p>
          <w:p w14:paraId="2AD905AC" w14:textId="77777777" w:rsidR="0058493D" w:rsidRDefault="0058493D" w:rsidP="0058493D">
            <w:pPr>
              <w:pStyle w:val="XML1"/>
              <w:rPr>
                <w:del w:id="3300" w:author="aas" w:date="2013-10-14T02:06:00Z"/>
              </w:rPr>
            </w:pPr>
            <w:del w:id="3301" w:author="aas" w:date="2013-10-14T02:06:00Z">
              <w:r>
                <w:delText xml:space="preserve">            &lt;xs:element name="local-ip-address-in-use" minOccurs="0"  type="inet:ip-address"&gt;</w:delText>
              </w:r>
            </w:del>
          </w:p>
          <w:p w14:paraId="62BB5526" w14:textId="77777777" w:rsidR="0058493D" w:rsidRDefault="0058493D" w:rsidP="0058493D">
            <w:pPr>
              <w:pStyle w:val="XML1"/>
              <w:rPr>
                <w:del w:id="3302" w:author="aas" w:date="2013-10-14T02:06:00Z"/>
              </w:rPr>
            </w:pPr>
            <w:del w:id="3303" w:author="aas" w:date="2013-10-14T02:06:00Z">
              <w:r>
                <w:delText xml:space="preserve">              &lt;xs:annotation&gt;</w:delText>
              </w:r>
            </w:del>
          </w:p>
          <w:p w14:paraId="47BE7F73" w14:textId="77777777" w:rsidR="0058493D" w:rsidRDefault="0058493D" w:rsidP="0058493D">
            <w:pPr>
              <w:pStyle w:val="XML1"/>
              <w:rPr>
                <w:del w:id="3304" w:author="aas" w:date="2013-10-14T02:06:00Z"/>
              </w:rPr>
            </w:pPr>
            <w:del w:id="3305" w:author="aas" w:date="2013-10-14T02:06:00Z">
              <w:r>
                <w:delText xml:space="preserve">                &lt;xs:documentation&gt;</w:delText>
              </w:r>
            </w:del>
          </w:p>
          <w:p w14:paraId="722C4726" w14:textId="77777777" w:rsidR="0058493D" w:rsidRDefault="0058493D" w:rsidP="0058493D">
            <w:pPr>
              <w:pStyle w:val="XML1"/>
              <w:rPr>
                <w:del w:id="3306" w:author="aas" w:date="2013-10-14T02:06:00Z"/>
              </w:rPr>
            </w:pPr>
            <w:del w:id="3307" w:author="aas" w:date="2013-10-14T02:06:00Z">
              <w:r>
                <w:delText xml:space="preserve">                  The local IP address of the OpenFlow Logical</w:delText>
              </w:r>
            </w:del>
          </w:p>
          <w:p w14:paraId="27B27DFC" w14:textId="77777777" w:rsidR="0058493D" w:rsidRDefault="0058493D" w:rsidP="0058493D">
            <w:pPr>
              <w:pStyle w:val="XML1"/>
              <w:rPr>
                <w:del w:id="3308" w:author="aas" w:date="2013-10-14T02:06:00Z"/>
              </w:rPr>
            </w:pPr>
            <w:del w:id="3309" w:author="aas" w:date="2013-10-14T02:06:00Z">
              <w:r>
                <w:delText xml:space="preserve">                  Switch when connecting to this OpenFlow Controller.  It</w:delText>
              </w:r>
            </w:del>
          </w:p>
          <w:p w14:paraId="0597E5B9" w14:textId="77777777" w:rsidR="0058493D" w:rsidRDefault="0058493D" w:rsidP="0058493D">
            <w:pPr>
              <w:pStyle w:val="XML1"/>
              <w:rPr>
                <w:del w:id="3310" w:author="aas" w:date="2013-10-14T02:06:00Z"/>
              </w:rPr>
            </w:pPr>
            <w:del w:id="3311" w:author="aas" w:date="2013-10-14T02:06:00Z">
              <w:r>
                <w:delText xml:space="preserve">                  is the source IP address of packets sent to this OpenFlow</w:delText>
              </w:r>
            </w:del>
          </w:p>
          <w:p w14:paraId="2F548E06" w14:textId="77777777" w:rsidR="0058493D" w:rsidRDefault="0058493D" w:rsidP="0058493D">
            <w:pPr>
              <w:pStyle w:val="XML1"/>
              <w:rPr>
                <w:del w:id="3312" w:author="aas" w:date="2013-10-14T02:06:00Z"/>
              </w:rPr>
            </w:pPr>
            <w:del w:id="3313" w:author="aas" w:date="2013-10-14T02:06:00Z">
              <w:r>
                <w:delText xml:space="preserve">                  Controller.  If present, this element overrides any</w:delText>
              </w:r>
            </w:del>
          </w:p>
          <w:p w14:paraId="59D94F46" w14:textId="77777777" w:rsidR="0058493D" w:rsidRDefault="0058493D" w:rsidP="0058493D">
            <w:pPr>
              <w:pStyle w:val="XML1"/>
              <w:rPr>
                <w:del w:id="3314" w:author="aas" w:date="2013-10-14T02:06:00Z"/>
              </w:rPr>
            </w:pPr>
            <w:del w:id="3315" w:author="aas" w:date="2013-10-14T02:06:00Z">
              <w:r>
                <w:delText xml:space="preserve">                  default IP address.</w:delText>
              </w:r>
            </w:del>
          </w:p>
          <w:p w14:paraId="00C31B22" w14:textId="77777777" w:rsidR="0058493D" w:rsidRDefault="0058493D" w:rsidP="0058493D">
            <w:pPr>
              <w:pStyle w:val="XML1"/>
              <w:rPr>
                <w:del w:id="3316" w:author="aas" w:date="2013-10-14T02:06:00Z"/>
              </w:rPr>
            </w:pPr>
            <w:del w:id="3317" w:author="aas" w:date="2013-10-14T02:06:00Z">
              <w:r>
                <w:delText xml:space="preserve">                &lt;/xs:documentation&gt;</w:delText>
              </w:r>
            </w:del>
          </w:p>
          <w:p w14:paraId="57F48DA4" w14:textId="77777777" w:rsidR="0058493D" w:rsidRDefault="0058493D" w:rsidP="0058493D">
            <w:pPr>
              <w:pStyle w:val="XML1"/>
              <w:rPr>
                <w:del w:id="3318" w:author="aas" w:date="2013-10-14T02:06:00Z"/>
              </w:rPr>
            </w:pPr>
            <w:del w:id="3319" w:author="aas" w:date="2013-10-14T02:06:00Z">
              <w:r>
                <w:delText xml:space="preserve">              &lt;/xs:annotation&gt;</w:delText>
              </w:r>
            </w:del>
          </w:p>
          <w:p w14:paraId="5BEA9F73" w14:textId="77777777" w:rsidR="0058493D" w:rsidRDefault="0058493D" w:rsidP="0058493D">
            <w:pPr>
              <w:pStyle w:val="XML1"/>
              <w:rPr>
                <w:del w:id="3320" w:author="aas" w:date="2013-10-14T02:06:00Z"/>
              </w:rPr>
            </w:pPr>
            <w:del w:id="3321" w:author="aas" w:date="2013-10-14T02:06:00Z">
              <w:r>
                <w:delText xml:space="preserve">            &lt;/xs:element&gt;</w:delText>
              </w:r>
            </w:del>
          </w:p>
          <w:p w14:paraId="52F3E009" w14:textId="77777777" w:rsidR="0058493D" w:rsidRDefault="0058493D" w:rsidP="0058493D">
            <w:pPr>
              <w:pStyle w:val="XML1"/>
              <w:rPr>
                <w:del w:id="3322" w:author="aas" w:date="2013-10-14T02:06:00Z"/>
              </w:rPr>
            </w:pPr>
            <w:del w:id="3323" w:author="aas" w:date="2013-10-14T02:06:00Z">
              <w:r>
                <w:delText xml:space="preserve">            &lt;xs:element name="local-port-in-use" minOccurs="0"  type="inet:port-number"&gt;</w:delText>
              </w:r>
            </w:del>
          </w:p>
          <w:p w14:paraId="70E68A44" w14:textId="77777777" w:rsidR="0058493D" w:rsidRDefault="0058493D" w:rsidP="0058493D">
            <w:pPr>
              <w:pStyle w:val="XML1"/>
              <w:rPr>
                <w:del w:id="3324" w:author="aas" w:date="2013-10-14T02:06:00Z"/>
              </w:rPr>
            </w:pPr>
            <w:del w:id="3325" w:author="aas" w:date="2013-10-14T02:06:00Z">
              <w:r>
                <w:delText xml:space="preserve">              &lt;xs:annotation&gt;</w:delText>
              </w:r>
            </w:del>
          </w:p>
          <w:p w14:paraId="57533A1A" w14:textId="77777777" w:rsidR="0058493D" w:rsidRDefault="0058493D" w:rsidP="0058493D">
            <w:pPr>
              <w:pStyle w:val="XML1"/>
              <w:rPr>
                <w:del w:id="3326" w:author="aas" w:date="2013-10-14T02:06:00Z"/>
              </w:rPr>
            </w:pPr>
            <w:del w:id="3327" w:author="aas" w:date="2013-10-14T02:06:00Z">
              <w:r>
                <w:delText xml:space="preserve">                &lt;xs:documentation&gt;</w:delText>
              </w:r>
            </w:del>
          </w:p>
          <w:p w14:paraId="2EE8EAC3" w14:textId="77777777" w:rsidR="0058493D" w:rsidRDefault="0058493D" w:rsidP="0058493D">
            <w:pPr>
              <w:pStyle w:val="XML1"/>
              <w:rPr>
                <w:del w:id="3328" w:author="aas" w:date="2013-10-14T02:06:00Z"/>
              </w:rPr>
            </w:pPr>
            <w:del w:id="3329" w:author="aas" w:date="2013-10-14T02:06:00Z">
              <w:r>
                <w:delText xml:space="preserve">                  The local TCP port number of the OpenFlow</w:delText>
              </w:r>
            </w:del>
          </w:p>
          <w:p w14:paraId="38830339" w14:textId="77777777" w:rsidR="0058493D" w:rsidRDefault="0058493D" w:rsidP="0058493D">
            <w:pPr>
              <w:pStyle w:val="XML1"/>
              <w:rPr>
                <w:del w:id="3330" w:author="aas" w:date="2013-10-14T02:06:00Z"/>
              </w:rPr>
            </w:pPr>
            <w:del w:id="3331" w:author="aas" w:date="2013-10-14T02:06:00Z">
              <w:r>
                <w:delText xml:space="preserve">                  Logical Switch.  If element connection-state has value</w:delText>
              </w:r>
            </w:del>
          </w:p>
          <w:p w14:paraId="151F6705" w14:textId="77777777" w:rsidR="0058493D" w:rsidRDefault="0058493D" w:rsidP="0058493D">
            <w:pPr>
              <w:pStyle w:val="XML1"/>
              <w:rPr>
                <w:del w:id="3332" w:author="aas" w:date="2013-10-14T02:06:00Z"/>
              </w:rPr>
            </w:pPr>
            <w:del w:id="3333" w:author="aas" w:date="2013-10-14T02:06:00Z">
              <w:r>
                <w:delText xml:space="preserve">                  'up', then this element indicates the actual port number</w:delText>
              </w:r>
            </w:del>
          </w:p>
          <w:p w14:paraId="70BFDEF7" w14:textId="77777777" w:rsidR="0058493D" w:rsidRDefault="0058493D" w:rsidP="0058493D">
            <w:pPr>
              <w:pStyle w:val="XML1"/>
              <w:rPr>
                <w:del w:id="3334" w:author="aas" w:date="2013-10-14T02:06:00Z"/>
              </w:rPr>
            </w:pPr>
            <w:del w:id="3335" w:author="aas" w:date="2013-10-14T02:06:00Z">
              <w:r>
                <w:delText xml:space="preserve">                  in use.  If element connection-state has value 'down',</w:delText>
              </w:r>
            </w:del>
          </w:p>
          <w:p w14:paraId="0BD993C2" w14:textId="77777777" w:rsidR="0058493D" w:rsidRDefault="0058493D" w:rsidP="0058493D">
            <w:pPr>
              <w:pStyle w:val="XML1"/>
              <w:rPr>
                <w:del w:id="3336" w:author="aas" w:date="2013-10-14T02:06:00Z"/>
              </w:rPr>
            </w:pPr>
            <w:del w:id="3337" w:author="aas" w:date="2013-10-14T02:06:00Z">
              <w:r>
                <w:delText xml:space="preserve">                  then this element indicates the port number used for the</w:delText>
              </w:r>
            </w:del>
          </w:p>
          <w:p w14:paraId="35062DDA" w14:textId="77777777" w:rsidR="0058493D" w:rsidRDefault="0058493D" w:rsidP="0058493D">
            <w:pPr>
              <w:pStyle w:val="XML1"/>
              <w:rPr>
                <w:del w:id="3338" w:author="aas" w:date="2013-10-14T02:06:00Z"/>
              </w:rPr>
            </w:pPr>
            <w:del w:id="3339" w:author="aas" w:date="2013-10-14T02:06:00Z">
              <w:r>
                <w:delText xml:space="preserve">                  last attempt to establish a connection with this OpenFlow</w:delText>
              </w:r>
            </w:del>
          </w:p>
          <w:p w14:paraId="4919DCC3" w14:textId="77777777" w:rsidR="0058493D" w:rsidRDefault="0058493D" w:rsidP="0058493D">
            <w:pPr>
              <w:pStyle w:val="XML1"/>
              <w:rPr>
                <w:del w:id="3340" w:author="aas" w:date="2013-10-14T02:06:00Z"/>
              </w:rPr>
            </w:pPr>
            <w:del w:id="3341" w:author="aas" w:date="2013-10-14T02:06:00Z">
              <w:r>
                <w:delText xml:space="preserve">                  Controller.??? </w:delText>
              </w:r>
            </w:del>
          </w:p>
          <w:p w14:paraId="0036F325" w14:textId="77777777" w:rsidR="0058493D" w:rsidRDefault="0058493D" w:rsidP="0058493D">
            <w:pPr>
              <w:pStyle w:val="XML1"/>
              <w:rPr>
                <w:del w:id="3342" w:author="aas" w:date="2013-10-14T02:06:00Z"/>
              </w:rPr>
            </w:pPr>
            <w:del w:id="3343" w:author="aas" w:date="2013-10-14T02:06:00Z">
              <w:r>
                <w:delText xml:space="preserve">                  When connecting to this OpenFlow Controller, it is the </w:delText>
              </w:r>
            </w:del>
          </w:p>
          <w:p w14:paraId="571A7ECC" w14:textId="77777777" w:rsidR="0058493D" w:rsidRDefault="0058493D" w:rsidP="0058493D">
            <w:pPr>
              <w:pStyle w:val="XML1"/>
              <w:rPr>
                <w:del w:id="3344" w:author="aas" w:date="2013-10-14T02:06:00Z"/>
              </w:rPr>
            </w:pPr>
            <w:del w:id="3345" w:author="aas" w:date="2013-10-14T02:06:00Z">
              <w:r>
                <w:delText xml:space="preserve">                  source TCP port number of packets sent to this OpenFlow </w:delText>
              </w:r>
            </w:del>
          </w:p>
          <w:p w14:paraId="2E7F4655" w14:textId="77777777" w:rsidR="0058493D" w:rsidRDefault="0058493D" w:rsidP="0058493D">
            <w:pPr>
              <w:pStyle w:val="XML1"/>
              <w:rPr>
                <w:del w:id="3346" w:author="aas" w:date="2013-10-14T02:06:00Z"/>
              </w:rPr>
            </w:pPr>
            <w:del w:id="3347" w:author="aas" w:date="2013-10-14T02:06:00Z">
              <w:r>
                <w:delText xml:space="preserve">                  Controller.  If this element has its defaqult value 0,</w:delText>
              </w:r>
            </w:del>
          </w:p>
          <w:p w14:paraId="63B9F428" w14:textId="77777777" w:rsidR="0058493D" w:rsidRDefault="0058493D" w:rsidP="0058493D">
            <w:pPr>
              <w:pStyle w:val="XML1"/>
              <w:rPr>
                <w:del w:id="3348" w:author="aas" w:date="2013-10-14T02:06:00Z"/>
              </w:rPr>
            </w:pPr>
            <w:del w:id="3349" w:author="aas" w:date="2013-10-14T02:06:00Z">
              <w:r>
                <w:delText xml:space="preserve">                  then port number is chosen arbitrarily by the OpenFlow</w:delText>
              </w:r>
            </w:del>
          </w:p>
          <w:p w14:paraId="6FD89518" w14:textId="77777777" w:rsidR="0058493D" w:rsidRDefault="0058493D" w:rsidP="0058493D">
            <w:pPr>
              <w:pStyle w:val="XML1"/>
              <w:rPr>
                <w:del w:id="3350" w:author="aas" w:date="2013-10-14T02:06:00Z"/>
              </w:rPr>
            </w:pPr>
            <w:del w:id="3351" w:author="aas" w:date="2013-10-14T02:06:00Z">
              <w:r>
                <w:delText xml:space="preserve">                  Logical Switch.</w:delText>
              </w:r>
            </w:del>
          </w:p>
          <w:p w14:paraId="62DCAF81" w14:textId="77777777" w:rsidR="0058493D" w:rsidRDefault="0058493D" w:rsidP="0058493D">
            <w:pPr>
              <w:pStyle w:val="XML1"/>
              <w:rPr>
                <w:del w:id="3352" w:author="aas" w:date="2013-10-14T02:06:00Z"/>
              </w:rPr>
            </w:pPr>
            <w:del w:id="3353" w:author="aas" w:date="2013-10-14T02:06:00Z">
              <w:r>
                <w:delText xml:space="preserve">                &lt;/xs:documentation&gt;</w:delText>
              </w:r>
            </w:del>
          </w:p>
          <w:p w14:paraId="4745D662" w14:textId="77777777" w:rsidR="0058493D" w:rsidRDefault="0058493D" w:rsidP="0058493D">
            <w:pPr>
              <w:pStyle w:val="XML1"/>
              <w:rPr>
                <w:del w:id="3354" w:author="aas" w:date="2013-10-14T02:06:00Z"/>
              </w:rPr>
            </w:pPr>
            <w:del w:id="3355" w:author="aas" w:date="2013-10-14T02:06:00Z">
              <w:r>
                <w:delText xml:space="preserve">              &lt;/xs:annotation&gt;</w:delText>
              </w:r>
            </w:del>
          </w:p>
          <w:p w14:paraId="5D3E445E" w14:textId="77777777" w:rsidR="0058493D" w:rsidRDefault="0058493D" w:rsidP="0058493D">
            <w:pPr>
              <w:pStyle w:val="XML1"/>
              <w:rPr>
                <w:del w:id="3356" w:author="aas" w:date="2013-10-14T02:06:00Z"/>
              </w:rPr>
            </w:pPr>
            <w:del w:id="3357" w:author="aas" w:date="2013-10-14T02:06:00Z">
              <w:r>
                <w:delText xml:space="preserve">            &lt;/xs:element&gt;</w:delText>
              </w:r>
            </w:del>
          </w:p>
          <w:p w14:paraId="38D1B107" w14:textId="77777777" w:rsidR="0058493D" w:rsidRDefault="0058493D" w:rsidP="0058493D">
            <w:pPr>
              <w:pStyle w:val="XML1"/>
              <w:rPr>
                <w:del w:id="3358" w:author="aas" w:date="2013-10-14T02:06:00Z"/>
              </w:rPr>
            </w:pPr>
            <w:del w:id="3359" w:author="aas" w:date="2013-10-14T02:06:00Z">
              <w:r>
                <w:delText xml:space="preserve">          &lt;/xs:sequence&gt;</w:delText>
              </w:r>
            </w:del>
          </w:p>
          <w:p w14:paraId="5F811C14" w14:textId="77777777" w:rsidR="0058493D" w:rsidRDefault="0058493D" w:rsidP="0058493D">
            <w:pPr>
              <w:pStyle w:val="XML1"/>
              <w:rPr>
                <w:del w:id="3360" w:author="aas" w:date="2013-10-14T02:06:00Z"/>
              </w:rPr>
            </w:pPr>
            <w:del w:id="3361" w:author="aas" w:date="2013-10-14T02:06:00Z">
              <w:r>
                <w:delText xml:space="preserve">        &lt;/xs:complexType&gt;</w:delText>
              </w:r>
            </w:del>
          </w:p>
          <w:p w14:paraId="771F107E" w14:textId="77777777" w:rsidR="0058493D" w:rsidRDefault="0058493D" w:rsidP="0058493D">
            <w:pPr>
              <w:pStyle w:val="XML1"/>
              <w:rPr>
                <w:del w:id="3362" w:author="aas" w:date="2013-10-14T02:06:00Z"/>
              </w:rPr>
            </w:pPr>
            <w:del w:id="3363" w:author="aas" w:date="2013-10-14T02:06:00Z">
              <w:r>
                <w:delText xml:space="preserve">      &lt;/xs:element&gt;</w:delText>
              </w:r>
            </w:del>
          </w:p>
          <w:p w14:paraId="7DC89AD2" w14:textId="77777777" w:rsidR="0058493D" w:rsidRDefault="0058493D" w:rsidP="0058493D">
            <w:pPr>
              <w:pStyle w:val="XML1"/>
              <w:rPr>
                <w:del w:id="3364" w:author="aas" w:date="2013-10-14T02:06:00Z"/>
              </w:rPr>
            </w:pPr>
            <w:del w:id="3365" w:author="aas" w:date="2013-10-14T02:06:00Z">
              <w:r>
                <w:delText xml:space="preserve">    &lt;/xs:sequence&gt;</w:delText>
              </w:r>
            </w:del>
          </w:p>
          <w:p w14:paraId="13E85D9B" w14:textId="77777777" w:rsidR="00F86237" w:rsidRDefault="0058493D" w:rsidP="0058493D">
            <w:pPr>
              <w:pStyle w:val="XML1"/>
              <w:rPr>
                <w:del w:id="3366" w:author="aas" w:date="2013-10-14T02:06:00Z"/>
              </w:rPr>
            </w:pPr>
            <w:del w:id="3367" w:author="aas" w:date="2013-10-14T02:06:00Z">
              <w:r>
                <w:delText xml:space="preserve">  &lt;/xs:group&gt;</w:delText>
              </w:r>
            </w:del>
          </w:p>
          <w:p w14:paraId="545BCBC3" w14:textId="77777777" w:rsidR="0058493D" w:rsidRDefault="0058493D" w:rsidP="0058493D">
            <w:pPr>
              <w:pStyle w:val="XML1"/>
              <w:rPr>
                <w:del w:id="3368" w:author="aas" w:date="2013-10-14T02:06:00Z"/>
              </w:rPr>
            </w:pPr>
          </w:p>
          <w:p w14:paraId="60A4EA7A" w14:textId="77777777" w:rsidR="0058493D" w:rsidRDefault="0058493D" w:rsidP="0058493D">
            <w:pPr>
              <w:pStyle w:val="XML1"/>
              <w:rPr>
                <w:del w:id="3369" w:author="aas" w:date="2013-10-14T02:06:00Z"/>
              </w:rPr>
            </w:pPr>
            <w:del w:id="3370" w:author="aas" w:date="2013-10-14T02:06:00Z">
              <w:r>
                <w:delText xml:space="preserve">  &lt;xs:simpleType name="OFConfigId"&gt;</w:delText>
              </w:r>
            </w:del>
          </w:p>
          <w:p w14:paraId="31C44714" w14:textId="77777777" w:rsidR="0058493D" w:rsidRDefault="0058493D" w:rsidP="0058493D">
            <w:pPr>
              <w:pStyle w:val="XML1"/>
              <w:rPr>
                <w:del w:id="3371" w:author="aas" w:date="2013-10-14T02:06:00Z"/>
              </w:rPr>
            </w:pPr>
            <w:del w:id="3372" w:author="aas" w:date="2013-10-14T02:06:00Z">
              <w:r>
                <w:delText xml:space="preserve">    &lt;xs:annotation&gt;</w:delText>
              </w:r>
            </w:del>
          </w:p>
          <w:p w14:paraId="51E78E4D" w14:textId="77777777" w:rsidR="0058493D" w:rsidRDefault="0058493D" w:rsidP="0058493D">
            <w:pPr>
              <w:pStyle w:val="XML1"/>
              <w:rPr>
                <w:del w:id="3373" w:author="aas" w:date="2013-10-14T02:06:00Z"/>
              </w:rPr>
            </w:pPr>
            <w:del w:id="3374" w:author="aas" w:date="2013-10-14T02:06:00Z">
              <w:r>
                <w:delText xml:space="preserve">      &lt;xs:documentation&gt;</w:delText>
              </w:r>
            </w:del>
          </w:p>
          <w:p w14:paraId="3B4AF71D" w14:textId="77777777" w:rsidR="0058493D" w:rsidRDefault="0058493D" w:rsidP="0058493D">
            <w:pPr>
              <w:pStyle w:val="XML1"/>
              <w:rPr>
                <w:del w:id="3375" w:author="aas" w:date="2013-10-14T02:06:00Z"/>
              </w:rPr>
            </w:pPr>
            <w:del w:id="3376" w:author="aas" w:date="2013-10-14T02:06:00Z">
              <w:r>
                <w:delText xml:space="preserve">        Generic type of an identifier in OF-CONFIG</w:delText>
              </w:r>
            </w:del>
          </w:p>
          <w:p w14:paraId="45F6F6E4" w14:textId="77777777" w:rsidR="0058493D" w:rsidRDefault="0058493D" w:rsidP="0058493D">
            <w:pPr>
              <w:pStyle w:val="XML1"/>
              <w:rPr>
                <w:del w:id="3377" w:author="aas" w:date="2013-10-14T02:06:00Z"/>
              </w:rPr>
            </w:pPr>
            <w:del w:id="3378" w:author="aas" w:date="2013-10-14T02:06:00Z">
              <w:r>
                <w:delText xml:space="preserve">      &lt;/xs:documentation&gt;</w:delText>
              </w:r>
            </w:del>
          </w:p>
          <w:p w14:paraId="2E6A5D20" w14:textId="77777777" w:rsidR="0058493D" w:rsidRDefault="0058493D" w:rsidP="0058493D">
            <w:pPr>
              <w:pStyle w:val="XML1"/>
              <w:rPr>
                <w:del w:id="3379" w:author="aas" w:date="2013-10-14T02:06:00Z"/>
              </w:rPr>
            </w:pPr>
            <w:del w:id="3380" w:author="aas" w:date="2013-10-14T02:06:00Z">
              <w:r>
                <w:delText xml:space="preserve">    &lt;/xs:annotation&gt;</w:delText>
              </w:r>
            </w:del>
          </w:p>
          <w:p w14:paraId="4183555D" w14:textId="77777777" w:rsidR="0058493D" w:rsidRDefault="0058493D" w:rsidP="0058493D">
            <w:pPr>
              <w:pStyle w:val="XML1"/>
              <w:rPr>
                <w:del w:id="3381" w:author="aas" w:date="2013-10-14T02:06:00Z"/>
              </w:rPr>
            </w:pPr>
            <w:del w:id="3382" w:author="aas" w:date="2013-10-14T02:06:00Z">
              <w:r>
                <w:delText xml:space="preserve">    &lt;xs:restriction base="inet:uri"&gt;</w:delText>
              </w:r>
            </w:del>
          </w:p>
          <w:p w14:paraId="666EA839" w14:textId="77777777" w:rsidR="0058493D" w:rsidRDefault="0058493D" w:rsidP="0058493D">
            <w:pPr>
              <w:pStyle w:val="XML1"/>
              <w:rPr>
                <w:del w:id="3383" w:author="aas" w:date="2013-10-14T02:06:00Z"/>
              </w:rPr>
            </w:pPr>
            <w:del w:id="3384" w:author="aas" w:date="2013-10-14T02:06:00Z">
              <w:r>
                <w:delText xml:space="preserve">    &lt;/xs:restriction&gt;</w:delText>
              </w:r>
            </w:del>
          </w:p>
          <w:p w14:paraId="3E3891F0" w14:textId="77777777" w:rsidR="0058493D" w:rsidRDefault="0058493D" w:rsidP="0058493D">
            <w:pPr>
              <w:pStyle w:val="XML1"/>
              <w:rPr>
                <w:del w:id="3385" w:author="aas" w:date="2013-10-14T02:06:00Z"/>
              </w:rPr>
            </w:pPr>
            <w:del w:id="3386" w:author="aas" w:date="2013-10-14T02:06:00Z">
              <w:r>
                <w:delText xml:space="preserve">  &lt;/xs:simpleType&gt;</w:delText>
              </w:r>
            </w:del>
          </w:p>
          <w:p w14:paraId="1B436800" w14:textId="77777777" w:rsidR="0058493D" w:rsidRDefault="0058493D" w:rsidP="0058493D">
            <w:pPr>
              <w:pStyle w:val="XML1"/>
              <w:rPr>
                <w:del w:id="3387" w:author="aas" w:date="2013-10-14T02:06:00Z"/>
              </w:rPr>
            </w:pPr>
          </w:p>
          <w:p w14:paraId="03F98A3E" w14:textId="77777777" w:rsidR="0058493D" w:rsidRDefault="0058493D" w:rsidP="0058493D">
            <w:pPr>
              <w:pStyle w:val="XML1"/>
              <w:rPr>
                <w:del w:id="3388" w:author="aas" w:date="2013-10-14T02:06:00Z"/>
              </w:rPr>
            </w:pPr>
            <w:del w:id="3389" w:author="aas" w:date="2013-10-14T02:06:00Z">
              <w:r>
                <w:delText xml:space="preserve">  &lt;xs:simpleType name="OFOpenFlowVersionType"&gt;</w:delText>
              </w:r>
            </w:del>
          </w:p>
          <w:p w14:paraId="17390F85" w14:textId="77777777" w:rsidR="0058493D" w:rsidRDefault="0058493D" w:rsidP="0058493D">
            <w:pPr>
              <w:pStyle w:val="XML1"/>
              <w:rPr>
                <w:del w:id="3390" w:author="aas" w:date="2013-10-14T02:06:00Z"/>
              </w:rPr>
            </w:pPr>
            <w:del w:id="3391" w:author="aas" w:date="2013-10-14T02:06:00Z">
              <w:r>
                <w:delText xml:space="preserve">    &lt;xs:annotation&gt;</w:delText>
              </w:r>
            </w:del>
          </w:p>
          <w:p w14:paraId="03150E21" w14:textId="77777777" w:rsidR="0058493D" w:rsidRDefault="0058493D" w:rsidP="0058493D">
            <w:pPr>
              <w:pStyle w:val="XML1"/>
              <w:rPr>
                <w:del w:id="3392" w:author="aas" w:date="2013-10-14T02:06:00Z"/>
              </w:rPr>
            </w:pPr>
            <w:del w:id="3393" w:author="aas" w:date="2013-10-14T02:06:00Z">
              <w:r>
                <w:delText xml:space="preserve">      &lt;xs:documentation&gt;</w:delText>
              </w:r>
            </w:del>
          </w:p>
          <w:p w14:paraId="59CBACED" w14:textId="77777777" w:rsidR="0058493D" w:rsidRDefault="0058493D" w:rsidP="0058493D">
            <w:pPr>
              <w:pStyle w:val="XML1"/>
              <w:rPr>
                <w:del w:id="3394" w:author="aas" w:date="2013-10-14T02:06:00Z"/>
              </w:rPr>
            </w:pPr>
            <w:del w:id="3395" w:author="aas" w:date="2013-10-14T02:06:00Z">
              <w:r>
                <w:delText xml:space="preserve">        This enumeration contains the all OpenFlow</w:delText>
              </w:r>
            </w:del>
          </w:p>
          <w:p w14:paraId="75B5EEFE" w14:textId="77777777" w:rsidR="0058493D" w:rsidRDefault="0058493D" w:rsidP="0058493D">
            <w:pPr>
              <w:pStyle w:val="XML1"/>
              <w:rPr>
                <w:del w:id="3396" w:author="aas" w:date="2013-10-14T02:06:00Z"/>
              </w:rPr>
            </w:pPr>
            <w:del w:id="3397" w:author="aas" w:date="2013-10-14T02:06:00Z">
              <w:r>
                <w:delText xml:space="preserve">        versions released so far.</w:delText>
              </w:r>
            </w:del>
          </w:p>
          <w:p w14:paraId="5F9E7085" w14:textId="77777777" w:rsidR="0058493D" w:rsidRDefault="0058493D" w:rsidP="0058493D">
            <w:pPr>
              <w:pStyle w:val="XML1"/>
              <w:rPr>
                <w:del w:id="3398" w:author="aas" w:date="2013-10-14T02:06:00Z"/>
              </w:rPr>
            </w:pPr>
            <w:del w:id="3399" w:author="aas" w:date="2013-10-14T02:06:00Z">
              <w:r>
                <w:delText xml:space="preserve">      &lt;/xs:documentation&gt;</w:delText>
              </w:r>
            </w:del>
          </w:p>
          <w:p w14:paraId="5C4F8E08" w14:textId="77777777" w:rsidR="0058493D" w:rsidRDefault="0058493D" w:rsidP="0058493D">
            <w:pPr>
              <w:pStyle w:val="XML1"/>
              <w:rPr>
                <w:del w:id="3400" w:author="aas" w:date="2013-10-14T02:06:00Z"/>
              </w:rPr>
            </w:pPr>
            <w:del w:id="3401" w:author="aas" w:date="2013-10-14T02:06:00Z">
              <w:r>
                <w:delText xml:space="preserve">    &lt;/xs:annotation&gt;</w:delText>
              </w:r>
            </w:del>
          </w:p>
          <w:p w14:paraId="7308C270" w14:textId="77777777" w:rsidR="0058493D" w:rsidRDefault="0058493D" w:rsidP="0058493D">
            <w:pPr>
              <w:pStyle w:val="XML1"/>
              <w:rPr>
                <w:del w:id="3402" w:author="aas" w:date="2013-10-14T02:06:00Z"/>
              </w:rPr>
            </w:pPr>
          </w:p>
          <w:p w14:paraId="3218345B" w14:textId="77777777" w:rsidR="0058493D" w:rsidRDefault="0058493D" w:rsidP="0058493D">
            <w:pPr>
              <w:pStyle w:val="XML1"/>
              <w:rPr>
                <w:del w:id="3403" w:author="aas" w:date="2013-10-14T02:06:00Z"/>
              </w:rPr>
            </w:pPr>
            <w:del w:id="3404" w:author="aas" w:date="2013-10-14T02:06:00Z">
              <w:r>
                <w:delText xml:space="preserve">    &lt;xs:restriction base="xs:string"&gt;</w:delText>
              </w:r>
            </w:del>
          </w:p>
          <w:p w14:paraId="659D4FAA" w14:textId="77777777" w:rsidR="0058493D" w:rsidRDefault="0058493D" w:rsidP="0058493D">
            <w:pPr>
              <w:pStyle w:val="XML1"/>
              <w:rPr>
                <w:del w:id="3405" w:author="aas" w:date="2013-10-14T02:06:00Z"/>
              </w:rPr>
            </w:pPr>
            <w:del w:id="3406" w:author="aas" w:date="2013-10-14T02:06:00Z">
              <w:r>
                <w:delText xml:space="preserve">      &lt;xs:enumeration value="not-applicable"/&gt;</w:delText>
              </w:r>
            </w:del>
          </w:p>
          <w:p w14:paraId="5F0606F8" w14:textId="77777777" w:rsidR="0058493D" w:rsidRDefault="0058493D" w:rsidP="0058493D">
            <w:pPr>
              <w:pStyle w:val="XML1"/>
              <w:rPr>
                <w:del w:id="3407" w:author="aas" w:date="2013-10-14T02:06:00Z"/>
              </w:rPr>
            </w:pPr>
            <w:del w:id="3408" w:author="aas" w:date="2013-10-14T02:06:00Z">
              <w:r>
                <w:delText xml:space="preserve">      &lt;xs:enumeration value="1.0"/&gt;</w:delText>
              </w:r>
            </w:del>
          </w:p>
          <w:p w14:paraId="05464C9C" w14:textId="77777777" w:rsidR="0058493D" w:rsidRDefault="0058493D" w:rsidP="0058493D">
            <w:pPr>
              <w:pStyle w:val="XML1"/>
              <w:rPr>
                <w:del w:id="3409" w:author="aas" w:date="2013-10-14T02:06:00Z"/>
              </w:rPr>
            </w:pPr>
            <w:del w:id="3410" w:author="aas" w:date="2013-10-14T02:06:00Z">
              <w:r>
                <w:delText xml:space="preserve">      &lt;xs:enumeration value="1.0.1"/&gt;</w:delText>
              </w:r>
            </w:del>
          </w:p>
          <w:p w14:paraId="74F5C174" w14:textId="77777777" w:rsidR="0058493D" w:rsidRDefault="0058493D" w:rsidP="0058493D">
            <w:pPr>
              <w:pStyle w:val="XML1"/>
              <w:rPr>
                <w:del w:id="3411" w:author="aas" w:date="2013-10-14T02:06:00Z"/>
              </w:rPr>
            </w:pPr>
            <w:del w:id="3412" w:author="aas" w:date="2013-10-14T02:06:00Z">
              <w:r>
                <w:delText xml:space="preserve">      &lt;xs:enumeration value="1.1"/&gt;</w:delText>
              </w:r>
            </w:del>
          </w:p>
          <w:p w14:paraId="130B759B" w14:textId="77777777" w:rsidR="0058493D" w:rsidRDefault="0058493D" w:rsidP="0058493D">
            <w:pPr>
              <w:pStyle w:val="XML1"/>
              <w:rPr>
                <w:del w:id="3413" w:author="aas" w:date="2013-10-14T02:06:00Z"/>
              </w:rPr>
            </w:pPr>
            <w:del w:id="3414" w:author="aas" w:date="2013-10-14T02:06:00Z">
              <w:r>
                <w:delText xml:space="preserve">      &lt;xs:enumeration value="1.2"/&gt;</w:delText>
              </w:r>
            </w:del>
          </w:p>
          <w:p w14:paraId="39AB7587" w14:textId="77777777" w:rsidR="0058493D" w:rsidRDefault="0058493D" w:rsidP="0058493D">
            <w:pPr>
              <w:pStyle w:val="XML1"/>
              <w:rPr>
                <w:del w:id="3415" w:author="aas" w:date="2013-10-14T02:06:00Z"/>
              </w:rPr>
            </w:pPr>
            <w:del w:id="3416" w:author="aas" w:date="2013-10-14T02:06:00Z">
              <w:r>
                <w:delText xml:space="preserve">      &lt;xs:enumeration value="1.3"/&gt;</w:delText>
              </w:r>
            </w:del>
          </w:p>
          <w:p w14:paraId="01C89B0E" w14:textId="77777777" w:rsidR="0058493D" w:rsidRDefault="0058493D" w:rsidP="0058493D">
            <w:pPr>
              <w:pStyle w:val="XML1"/>
              <w:rPr>
                <w:del w:id="3417" w:author="aas" w:date="2013-10-14T02:06:00Z"/>
              </w:rPr>
            </w:pPr>
            <w:del w:id="3418" w:author="aas" w:date="2013-10-14T02:06:00Z">
              <w:r>
                <w:delText xml:space="preserve">      &lt;xs:enumeration value="1.3.1"/&gt;</w:delText>
              </w:r>
            </w:del>
          </w:p>
          <w:p w14:paraId="07F127DB" w14:textId="77777777" w:rsidR="0058493D" w:rsidRDefault="0058493D" w:rsidP="0058493D">
            <w:pPr>
              <w:pStyle w:val="XML1"/>
              <w:rPr>
                <w:del w:id="3419" w:author="aas" w:date="2013-10-14T02:06:00Z"/>
              </w:rPr>
            </w:pPr>
            <w:del w:id="3420" w:author="aas" w:date="2013-10-14T02:06:00Z">
              <w:r>
                <w:delText xml:space="preserve">    &lt;/xs:restriction&gt;</w:delText>
              </w:r>
            </w:del>
          </w:p>
          <w:p w14:paraId="49929FC7" w14:textId="77777777" w:rsidR="0058493D" w:rsidRDefault="0058493D" w:rsidP="0058493D">
            <w:pPr>
              <w:pStyle w:val="XML1"/>
              <w:rPr>
                <w:del w:id="3421" w:author="aas" w:date="2013-10-14T02:06:00Z"/>
              </w:rPr>
            </w:pPr>
            <w:del w:id="3422" w:author="aas" w:date="2013-10-14T02:06:00Z">
              <w:r>
                <w:delText xml:space="preserve">  &lt;/xs:simpleType&gt;</w:delText>
              </w:r>
            </w:del>
          </w:p>
          <w:p w14:paraId="19086E00" w14:textId="77777777" w:rsidR="0058493D" w:rsidRDefault="0058493D" w:rsidP="0058493D">
            <w:pPr>
              <w:pStyle w:val="XML1"/>
              <w:rPr>
                <w:del w:id="3423" w:author="aas" w:date="2013-10-14T02:06:00Z"/>
              </w:rPr>
            </w:pPr>
          </w:p>
          <w:p w14:paraId="7370C2F3" w14:textId="77777777" w:rsidR="0058493D" w:rsidRDefault="0058493D" w:rsidP="0058493D">
            <w:pPr>
              <w:pStyle w:val="XML1"/>
              <w:rPr>
                <w:del w:id="3424" w:author="aas" w:date="2013-10-14T02:06:00Z"/>
              </w:rPr>
            </w:pPr>
            <w:del w:id="3425" w:author="aas" w:date="2013-10-14T02:06:00Z">
              <w:r>
                <w:delText xml:space="preserve">  &lt;xs:simpleType name="OFUpDownStateType"&gt;</w:delText>
              </w:r>
            </w:del>
          </w:p>
          <w:p w14:paraId="47F3D305" w14:textId="77777777" w:rsidR="0058493D" w:rsidRDefault="0058493D" w:rsidP="0058493D">
            <w:pPr>
              <w:pStyle w:val="XML1"/>
              <w:rPr>
                <w:del w:id="3426" w:author="aas" w:date="2013-10-14T02:06:00Z"/>
              </w:rPr>
            </w:pPr>
            <w:del w:id="3427" w:author="aas" w:date="2013-10-14T02:06:00Z">
              <w:r>
                <w:delText xml:space="preserve">    &lt;xs:annotation&gt;</w:delText>
              </w:r>
            </w:del>
          </w:p>
          <w:p w14:paraId="6FF352A3" w14:textId="77777777" w:rsidR="0058493D" w:rsidRDefault="0058493D" w:rsidP="0058493D">
            <w:pPr>
              <w:pStyle w:val="XML1"/>
              <w:rPr>
                <w:del w:id="3428" w:author="aas" w:date="2013-10-14T02:06:00Z"/>
              </w:rPr>
            </w:pPr>
            <w:del w:id="3429" w:author="aas" w:date="2013-10-14T02:06:00Z">
              <w:r>
                <w:delText xml:space="preserve">      &lt;xs:documentation&gt;</w:delText>
              </w:r>
            </w:del>
          </w:p>
          <w:p w14:paraId="64B61FAA" w14:textId="77777777" w:rsidR="0058493D" w:rsidRDefault="0058493D" w:rsidP="0058493D">
            <w:pPr>
              <w:pStyle w:val="XML1"/>
              <w:rPr>
                <w:del w:id="3430" w:author="aas" w:date="2013-10-14T02:06:00Z"/>
              </w:rPr>
            </w:pPr>
            <w:del w:id="3431" w:author="aas" w:date="2013-10-14T02:06:00Z">
              <w:r>
                <w:delText xml:space="preserve">        Type to specify state information for a port or a</w:delText>
              </w:r>
            </w:del>
          </w:p>
          <w:p w14:paraId="39E99EB1" w14:textId="77777777" w:rsidR="0058493D" w:rsidRDefault="0058493D" w:rsidP="0058493D">
            <w:pPr>
              <w:pStyle w:val="XML1"/>
              <w:rPr>
                <w:del w:id="3432" w:author="aas" w:date="2013-10-14T02:06:00Z"/>
              </w:rPr>
            </w:pPr>
            <w:del w:id="3433" w:author="aas" w:date="2013-10-14T02:06:00Z">
              <w:r>
                <w:delText xml:space="preserve">        connection.</w:delText>
              </w:r>
            </w:del>
          </w:p>
          <w:p w14:paraId="5279AF49" w14:textId="77777777" w:rsidR="0058493D" w:rsidRDefault="0058493D" w:rsidP="0058493D">
            <w:pPr>
              <w:pStyle w:val="XML1"/>
              <w:rPr>
                <w:del w:id="3434" w:author="aas" w:date="2013-10-14T02:06:00Z"/>
              </w:rPr>
            </w:pPr>
            <w:del w:id="3435" w:author="aas" w:date="2013-10-14T02:06:00Z">
              <w:r>
                <w:delText xml:space="preserve">      &lt;/xs:documentation&gt;</w:delText>
              </w:r>
            </w:del>
          </w:p>
          <w:p w14:paraId="21466C32" w14:textId="77777777" w:rsidR="0058493D" w:rsidRDefault="0058493D" w:rsidP="0058493D">
            <w:pPr>
              <w:pStyle w:val="XML1"/>
              <w:rPr>
                <w:del w:id="3436" w:author="aas" w:date="2013-10-14T02:06:00Z"/>
              </w:rPr>
            </w:pPr>
            <w:del w:id="3437" w:author="aas" w:date="2013-10-14T02:06:00Z">
              <w:r>
                <w:delText xml:space="preserve">    &lt;/xs:annotation&gt;</w:delText>
              </w:r>
            </w:del>
          </w:p>
          <w:p w14:paraId="25B18A7D" w14:textId="77777777" w:rsidR="0058493D" w:rsidRDefault="0058493D" w:rsidP="0058493D">
            <w:pPr>
              <w:pStyle w:val="XML1"/>
              <w:rPr>
                <w:del w:id="3438" w:author="aas" w:date="2013-10-14T02:06:00Z"/>
              </w:rPr>
            </w:pPr>
          </w:p>
          <w:p w14:paraId="271AAC76" w14:textId="77777777" w:rsidR="0058493D" w:rsidRDefault="0058493D" w:rsidP="0058493D">
            <w:pPr>
              <w:pStyle w:val="XML1"/>
              <w:rPr>
                <w:del w:id="3439" w:author="aas" w:date="2013-10-14T02:06:00Z"/>
              </w:rPr>
            </w:pPr>
            <w:del w:id="3440" w:author="aas" w:date="2013-10-14T02:06:00Z">
              <w:r>
                <w:delText xml:space="preserve">    &lt;xs:restriction base="xs:string"&gt;</w:delText>
              </w:r>
            </w:del>
          </w:p>
          <w:p w14:paraId="4556F68B" w14:textId="77777777" w:rsidR="0058493D" w:rsidRDefault="0058493D" w:rsidP="0058493D">
            <w:pPr>
              <w:pStyle w:val="XML1"/>
              <w:rPr>
                <w:del w:id="3441" w:author="aas" w:date="2013-10-14T02:06:00Z"/>
              </w:rPr>
            </w:pPr>
            <w:del w:id="3442" w:author="aas" w:date="2013-10-14T02:06:00Z">
              <w:r>
                <w:delText xml:space="preserve">      &lt;xs:enumeration value="up"/&gt;</w:delText>
              </w:r>
            </w:del>
          </w:p>
          <w:p w14:paraId="343D1DDF" w14:textId="77777777" w:rsidR="0058493D" w:rsidRDefault="0058493D" w:rsidP="0058493D">
            <w:pPr>
              <w:pStyle w:val="XML1"/>
              <w:rPr>
                <w:del w:id="3443" w:author="aas" w:date="2013-10-14T02:06:00Z"/>
              </w:rPr>
            </w:pPr>
            <w:del w:id="3444" w:author="aas" w:date="2013-10-14T02:06:00Z">
              <w:r>
                <w:delText xml:space="preserve">      &lt;xs:enumeration value="down"/&gt;</w:delText>
              </w:r>
            </w:del>
          </w:p>
          <w:p w14:paraId="27AFB2A7" w14:textId="77777777" w:rsidR="0058493D" w:rsidRDefault="0058493D" w:rsidP="0058493D">
            <w:pPr>
              <w:pStyle w:val="XML1"/>
              <w:rPr>
                <w:del w:id="3445" w:author="aas" w:date="2013-10-14T02:06:00Z"/>
              </w:rPr>
            </w:pPr>
            <w:del w:id="3446" w:author="aas" w:date="2013-10-14T02:06:00Z">
              <w:r>
                <w:delText xml:space="preserve">    &lt;/xs:restriction&gt;</w:delText>
              </w:r>
            </w:del>
          </w:p>
          <w:p w14:paraId="1A6584D1" w14:textId="77777777" w:rsidR="0058493D" w:rsidRPr="009F1B7D" w:rsidRDefault="0058493D" w:rsidP="0058493D">
            <w:pPr>
              <w:pStyle w:val="XML1"/>
              <w:rPr>
                <w:del w:id="3447" w:author="aas" w:date="2013-10-14T02:06:00Z"/>
              </w:rPr>
            </w:pPr>
            <w:del w:id="3448" w:author="aas" w:date="2013-10-14T02:06:00Z">
              <w:r>
                <w:delText xml:space="preserve">  &lt;/xs:simpleType&gt;</w:delText>
              </w:r>
            </w:del>
          </w:p>
        </w:tc>
      </w:tr>
    </w:tbl>
    <w:p w14:paraId="6A8424A2" w14:textId="77777777" w:rsidR="00F86237" w:rsidRPr="009F1B7D" w:rsidRDefault="00F86237">
      <w:pPr>
        <w:pPrChange w:id="3449" w:author="aas" w:date="2013-10-14T02:06:00Z">
          <w:pPr>
            <w:pStyle w:val="BodyText"/>
          </w:pPr>
        </w:pPrChange>
      </w:pPr>
    </w:p>
    <w:p w14:paraId="6A7E5582" w14:textId="77777777" w:rsidR="00F86237" w:rsidRPr="009F1B7D" w:rsidRDefault="00F86237" w:rsidP="00D14D27">
      <w:pPr>
        <w:pStyle w:val="Heading3"/>
      </w:pPr>
      <w:bookmarkStart w:id="3450" w:name="_Toc315954003"/>
      <w:bookmarkStart w:id="3451" w:name="_Toc316542513"/>
      <w:bookmarkStart w:id="3452" w:name="_Toc243774068"/>
      <w:r w:rsidRPr="00DB42FD">
        <w:t>XML Example</w:t>
      </w:r>
      <w:bookmarkEnd w:id="3450"/>
      <w:bookmarkEnd w:id="3451"/>
      <w:bookmarkEnd w:id="3452"/>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46A0683" w:rsidR="00F86237" w:rsidRPr="009F1B7D" w:rsidRDefault="00F86237" w:rsidP="00011096">
            <w:pPr>
              <w:pStyle w:val="XML4"/>
            </w:pPr>
            <w:r w:rsidRPr="009F1B7D">
              <w:t>&lt;version&gt;1.</w:t>
            </w:r>
            <w:ins w:id="3453" w:author="Anees Shaikh" w:date="2013-11-24T22:50:00Z">
              <w:r w:rsidR="00983DE7">
                <w:t>3</w:t>
              </w:r>
            </w:ins>
            <w:del w:id="3454"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&lt;version&gt;1.</w:t>
            </w:r>
            <w:ins w:id="3455" w:author="Anees Shaikh" w:date="2013-11-24T22:50:00Z">
              <w:r w:rsidR="00983DE7">
                <w:t>0</w:t>
              </w:r>
            </w:ins>
            <w:del w:id="3456"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57" w:name="_Toc333523611"/>
      <w:bookmarkStart w:id="3458" w:name="_Toc335147698"/>
      <w:bookmarkStart w:id="3459" w:name="_Toc333523612"/>
      <w:bookmarkStart w:id="3460" w:name="_Toc335147699"/>
      <w:bookmarkStart w:id="3461" w:name="_Toc333523613"/>
      <w:bookmarkStart w:id="3462" w:name="_Toc335147700"/>
      <w:bookmarkStart w:id="3463" w:name="_Toc333523614"/>
      <w:bookmarkStart w:id="3464" w:name="_Toc335147701"/>
      <w:bookmarkStart w:id="3465" w:name="_Toc333523615"/>
      <w:bookmarkStart w:id="3466" w:name="_Toc335147702"/>
      <w:bookmarkStart w:id="3467" w:name="_Toc333523616"/>
      <w:bookmarkStart w:id="3468" w:name="_Toc335147703"/>
      <w:bookmarkStart w:id="3469" w:name="_Toc333523617"/>
      <w:bookmarkStart w:id="3470" w:name="_Toc335147704"/>
      <w:bookmarkStart w:id="3471" w:name="_Toc333523618"/>
      <w:bookmarkStart w:id="3472" w:name="_Toc335147705"/>
      <w:bookmarkStart w:id="3473" w:name="_Toc333523619"/>
      <w:bookmarkStart w:id="3474" w:name="_Toc335147706"/>
      <w:bookmarkStart w:id="3475" w:name="_Toc243774069"/>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r>
        <w:t>OpenFlow Resource</w:t>
      </w:r>
      <w:bookmarkEnd w:id="347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76" w:name="_Toc315954007"/>
      <w:bookmarkStart w:id="3477" w:name="_Toc316542517"/>
      <w:bookmarkStart w:id="3478" w:name="_Toc243774070"/>
      <w:r w:rsidRPr="00DB42FD">
        <w:t>UML Diagram</w:t>
      </w:r>
      <w:bookmarkEnd w:id="3476"/>
      <w:bookmarkEnd w:id="3477"/>
      <w:bookmarkEnd w:id="3478"/>
    </w:p>
    <w:p w14:paraId="391E3FB1" w14:textId="6B85638F" w:rsidR="00F86237" w:rsidRPr="009F1B7D" w:rsidRDefault="00C834EB" w:rsidP="00F86237">
      <w:pPr>
        <w:keepNext/>
        <w:jc w:val="center"/>
      </w:pPr>
      <w:r>
        <w:object w:dxaOrig="7871" w:dyaOrig="3119" w14:anchorId="2992459D">
          <v:shape id="_x0000_i1033" type="#_x0000_t75" style="width:393.75pt;height:155.25pt" o:ole="">
            <v:imagedata r:id="rId33" o:title=""/>
          </v:shape>
          <o:OLEObject Type="Embed" ProgID="Visio.Drawing.11" ShapeID="_x0000_i1033" DrawAspect="Content" ObjectID="_1446886551" r:id="rId34"/>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479" w:author="aas" w:date="2013-10-14T02:06:00Z"/>
        </w:rPr>
      </w:pPr>
      <w:bookmarkStart w:id="3480" w:name="_Toc315954008"/>
      <w:bookmarkStart w:id="3481" w:name="_Toc316542518"/>
      <w:bookmarkStart w:id="3482" w:name="OLE_LINK9"/>
      <w:bookmarkStart w:id="3483" w:name="OLE_LINK10"/>
      <w:bookmarkStart w:id="3484" w:name="_Toc315954009"/>
      <w:bookmarkStart w:id="3485" w:name="_Toc316542519"/>
      <w:del w:id="3486" w:author="aas" w:date="2013-10-14T02:06:00Z">
        <w:r w:rsidRPr="00DB42FD">
          <w:delText>XML Schema</w:delText>
        </w:r>
        <w:bookmarkEnd w:id="3480"/>
        <w:bookmarkEnd w:id="348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87" w:author="aas" w:date="2013-10-14T02:06:00Z"/>
        </w:trPr>
        <w:tc>
          <w:tcPr>
            <w:tcW w:w="5000" w:type="pct"/>
            <w:shd w:val="clear" w:color="auto" w:fill="C8FCCD"/>
          </w:tcPr>
          <w:p w14:paraId="74DCB0BA" w14:textId="77777777" w:rsidR="0058493D" w:rsidRDefault="0058493D" w:rsidP="0058493D">
            <w:pPr>
              <w:pStyle w:val="XML1"/>
              <w:rPr>
                <w:del w:id="3488" w:author="aas" w:date="2013-10-14T02:06:00Z"/>
              </w:rPr>
            </w:pPr>
            <w:del w:id="3489" w:author="aas" w:date="2013-10-14T02:06:00Z">
              <w:r>
                <w:delText xml:space="preserve">  &lt;xs:group name="OFResourceType"&gt;</w:delText>
              </w:r>
            </w:del>
          </w:p>
          <w:p w14:paraId="5174C0C9" w14:textId="77777777" w:rsidR="0058493D" w:rsidRDefault="0058493D" w:rsidP="0058493D">
            <w:pPr>
              <w:pStyle w:val="XML1"/>
              <w:rPr>
                <w:del w:id="3490" w:author="aas" w:date="2013-10-14T02:06:00Z"/>
              </w:rPr>
            </w:pPr>
            <w:del w:id="3491" w:author="aas" w:date="2013-10-14T02:06:00Z">
              <w:r>
                <w:delText xml:space="preserve">    &lt;xs:annotation&gt;</w:delText>
              </w:r>
            </w:del>
          </w:p>
          <w:p w14:paraId="0714CA8C" w14:textId="77777777" w:rsidR="0058493D" w:rsidRDefault="0058493D" w:rsidP="0058493D">
            <w:pPr>
              <w:pStyle w:val="XML1"/>
              <w:rPr>
                <w:del w:id="3492" w:author="aas" w:date="2013-10-14T02:06:00Z"/>
              </w:rPr>
            </w:pPr>
            <w:del w:id="3493" w:author="aas" w:date="2013-10-14T02:06:00Z">
              <w:r>
                <w:delText xml:space="preserve">      &lt;xs:documentation&gt;</w:delText>
              </w:r>
            </w:del>
          </w:p>
          <w:p w14:paraId="43AB0313" w14:textId="77777777" w:rsidR="0058493D" w:rsidRDefault="0058493D" w:rsidP="0058493D">
            <w:pPr>
              <w:pStyle w:val="XML1"/>
              <w:rPr>
                <w:del w:id="3494" w:author="aas" w:date="2013-10-14T02:06:00Z"/>
              </w:rPr>
            </w:pPr>
            <w:del w:id="3495" w:author="aas" w:date="2013-10-14T02:06:00Z">
              <w:r>
                <w:delText xml:space="preserve">        This element specifies a generic OpenFlow resource</w:delText>
              </w:r>
            </w:del>
          </w:p>
          <w:p w14:paraId="12A1BBCF" w14:textId="77777777" w:rsidR="0058493D" w:rsidRDefault="0058493D" w:rsidP="0058493D">
            <w:pPr>
              <w:pStyle w:val="XML1"/>
              <w:rPr>
                <w:del w:id="3496" w:author="aas" w:date="2013-10-14T02:06:00Z"/>
              </w:rPr>
            </w:pPr>
            <w:del w:id="3497" w:author="aas" w:date="2013-10-14T02:06:00Z">
              <w:r>
                <w:delText xml:space="preserve">        that is used as a basis for specific resources. Even though</w:delText>
              </w:r>
            </w:del>
          </w:p>
          <w:p w14:paraId="61AEA7C0" w14:textId="77777777" w:rsidR="0058493D" w:rsidRDefault="0058493D" w:rsidP="0058493D">
            <w:pPr>
              <w:pStyle w:val="XML1"/>
              <w:rPr>
                <w:del w:id="3498" w:author="aas" w:date="2013-10-14T02:06:00Z"/>
              </w:rPr>
            </w:pPr>
            <w:del w:id="3499" w:author="aas" w:date="2013-10-14T02:06:00Z">
              <w:r>
                <w:delText xml:space="preserve">        this element is not used on its own the following rules for</w:delText>
              </w:r>
            </w:del>
          </w:p>
          <w:p w14:paraId="04664965" w14:textId="77777777" w:rsidR="0058493D" w:rsidRDefault="0058493D" w:rsidP="0058493D">
            <w:pPr>
              <w:pStyle w:val="XML1"/>
              <w:rPr>
                <w:del w:id="3500" w:author="aas" w:date="2013-10-14T02:06:00Z"/>
              </w:rPr>
            </w:pPr>
            <w:del w:id="3501" w:author="aas" w:date="2013-10-14T02:06:00Z">
              <w:r>
                <w:delText xml:space="preserve">        NETCONF operations MUST be obeyed also by elemnts using this</w:delText>
              </w:r>
            </w:del>
          </w:p>
          <w:p w14:paraId="631A5698" w14:textId="77777777" w:rsidR="0058493D" w:rsidRDefault="0058493D" w:rsidP="0058493D">
            <w:pPr>
              <w:pStyle w:val="XML1"/>
              <w:rPr>
                <w:del w:id="3502" w:author="aas" w:date="2013-10-14T02:06:00Z"/>
              </w:rPr>
            </w:pPr>
            <w:del w:id="3503" w:author="aas" w:date="2013-10-14T02:06:00Z">
              <w:r>
                <w:delText xml:space="preserve">        element.</w:delText>
              </w:r>
            </w:del>
          </w:p>
          <w:p w14:paraId="0478FA30" w14:textId="77777777" w:rsidR="0058493D" w:rsidRDefault="0058493D" w:rsidP="0058493D">
            <w:pPr>
              <w:pStyle w:val="XML1"/>
              <w:rPr>
                <w:del w:id="3504" w:author="aas" w:date="2013-10-14T02:06:00Z"/>
              </w:rPr>
            </w:pPr>
          </w:p>
          <w:p w14:paraId="3022A54E" w14:textId="77777777" w:rsidR="0058493D" w:rsidRDefault="0058493D" w:rsidP="0058493D">
            <w:pPr>
              <w:pStyle w:val="XML1"/>
              <w:rPr>
                <w:del w:id="3505" w:author="aas" w:date="2013-10-14T02:06:00Z"/>
              </w:rPr>
            </w:pPr>
            <w:del w:id="3506" w:author="aas" w:date="2013-10-14T02:06:00Z">
              <w:r>
                <w:delText xml:space="preserve">        NETCONF &amp;lt;edit-config&amp;gt; operations MUST be implemented as </w:delText>
              </w:r>
            </w:del>
          </w:p>
          <w:p w14:paraId="3C2C7F12" w14:textId="77777777" w:rsidR="0058493D" w:rsidRDefault="0058493D" w:rsidP="0058493D">
            <w:pPr>
              <w:pStyle w:val="XML1"/>
              <w:rPr>
                <w:del w:id="3507" w:author="aas" w:date="2013-10-14T02:06:00Z"/>
              </w:rPr>
            </w:pPr>
            <w:del w:id="3508" w:author="aas" w:date="2013-10-14T02:06:00Z">
              <w:r>
                <w:delText xml:space="preserve">        follows: </w:delText>
              </w:r>
            </w:del>
          </w:p>
          <w:p w14:paraId="1213B84C" w14:textId="77777777" w:rsidR="0058493D" w:rsidRDefault="0058493D" w:rsidP="0058493D">
            <w:pPr>
              <w:pStyle w:val="XML1"/>
              <w:rPr>
                <w:del w:id="3509" w:author="aas" w:date="2013-10-14T02:06:00Z"/>
              </w:rPr>
            </w:pPr>
          </w:p>
          <w:p w14:paraId="1991FE86" w14:textId="77777777" w:rsidR="0058493D" w:rsidRDefault="0058493D" w:rsidP="0058493D">
            <w:pPr>
              <w:pStyle w:val="XML1"/>
              <w:rPr>
                <w:del w:id="3510" w:author="aas" w:date="2013-10-14T02:06:00Z"/>
              </w:rPr>
            </w:pPr>
            <w:del w:id="3511" w:author="aas" w:date="2013-10-14T02:06:00Z">
              <w:r>
                <w:delText xml:space="preserve">        * The 'id' element MUST be present at all &amp;lt;edit-config&amp;gt;</w:delText>
              </w:r>
            </w:del>
          </w:p>
          <w:p w14:paraId="10DE1607" w14:textId="77777777" w:rsidR="0058493D" w:rsidRDefault="0058493D" w:rsidP="0058493D">
            <w:pPr>
              <w:pStyle w:val="XML1"/>
              <w:rPr>
                <w:del w:id="3512" w:author="aas" w:date="2013-10-14T02:06:00Z"/>
              </w:rPr>
            </w:pPr>
            <w:del w:id="3513" w:author="aas" w:date="2013-10-14T02:06:00Z">
              <w:r>
                <w:delText xml:space="preserve">        operations to identify the resource.</w:delText>
              </w:r>
            </w:del>
          </w:p>
          <w:p w14:paraId="32FFB8A0" w14:textId="77777777" w:rsidR="0058493D" w:rsidRDefault="0058493D" w:rsidP="0058493D">
            <w:pPr>
              <w:pStyle w:val="XML1"/>
              <w:rPr>
                <w:del w:id="3514" w:author="aas" w:date="2013-10-14T02:06:00Z"/>
              </w:rPr>
            </w:pPr>
            <w:del w:id="3515" w:author="aas" w:date="2013-10-14T02:06:00Z">
              <w:r>
                <w:delText xml:space="preserve">        * If the operation is 'merge' or 'replace', the element is</w:delText>
              </w:r>
            </w:del>
          </w:p>
          <w:p w14:paraId="175AA0CD" w14:textId="77777777" w:rsidR="0058493D" w:rsidRDefault="0058493D" w:rsidP="0058493D">
            <w:pPr>
              <w:pStyle w:val="XML1"/>
              <w:rPr>
                <w:del w:id="3516" w:author="aas" w:date="2013-10-14T02:06:00Z"/>
              </w:rPr>
            </w:pPr>
            <w:del w:id="3517" w:author="aas" w:date="2013-10-14T02:06:00Z">
              <w:r>
                <w:delText xml:space="preserve">        created if it does not exist, and its value is set to the</w:delText>
              </w:r>
            </w:del>
          </w:p>
          <w:p w14:paraId="0AD7A7AD" w14:textId="77777777" w:rsidR="0058493D" w:rsidRDefault="0058493D" w:rsidP="0058493D">
            <w:pPr>
              <w:pStyle w:val="XML1"/>
              <w:rPr>
                <w:del w:id="3518" w:author="aas" w:date="2013-10-14T02:06:00Z"/>
              </w:rPr>
            </w:pPr>
            <w:del w:id="3519" w:author="aas" w:date="2013-10-14T02:06:00Z">
              <w:r>
                <w:delText xml:space="preserve">        value found in the XML RPC data.</w:delText>
              </w:r>
            </w:del>
          </w:p>
          <w:p w14:paraId="0E484B1A" w14:textId="77777777" w:rsidR="0058493D" w:rsidRDefault="0058493D" w:rsidP="0058493D">
            <w:pPr>
              <w:pStyle w:val="XML1"/>
              <w:rPr>
                <w:del w:id="3520" w:author="aas" w:date="2013-10-14T02:06:00Z"/>
              </w:rPr>
            </w:pPr>
            <w:del w:id="3521" w:author="aas" w:date="2013-10-14T02:06:00Z">
              <w:r>
                <w:delText xml:space="preserve">        * If the operation is 'create', the element is created if it</w:delText>
              </w:r>
            </w:del>
          </w:p>
          <w:p w14:paraId="0675E137" w14:textId="77777777" w:rsidR="0058493D" w:rsidRDefault="0058493D" w:rsidP="0058493D">
            <w:pPr>
              <w:pStyle w:val="XML1"/>
              <w:rPr>
                <w:del w:id="3522" w:author="aas" w:date="2013-10-14T02:06:00Z"/>
              </w:rPr>
            </w:pPr>
            <w:del w:id="3523" w:author="aas" w:date="2013-10-14T02:06:00Z">
              <w:r>
                <w:delText xml:space="preserve">        does not exist. If the element already exists, a</w:delText>
              </w:r>
            </w:del>
          </w:p>
          <w:p w14:paraId="734DBA5E" w14:textId="77777777" w:rsidR="0058493D" w:rsidRDefault="0058493D" w:rsidP="0058493D">
            <w:pPr>
              <w:pStyle w:val="XML1"/>
              <w:rPr>
                <w:del w:id="3524" w:author="aas" w:date="2013-10-14T02:06:00Z"/>
              </w:rPr>
            </w:pPr>
            <w:del w:id="3525"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26" w:author="aas" w:date="2013-10-14T02:06:00Z"/>
              </w:rPr>
            </w:pPr>
            <w:del w:id="3527" w:author="aas" w:date="2013-10-14T02:06:00Z">
              <w:r>
                <w:delText xml:space="preserve">        * If the operation is 'delete', the element is deleted if it</w:delText>
              </w:r>
            </w:del>
          </w:p>
          <w:p w14:paraId="27A5AC6E" w14:textId="77777777" w:rsidR="0058493D" w:rsidRDefault="0058493D" w:rsidP="0058493D">
            <w:pPr>
              <w:pStyle w:val="XML1"/>
              <w:rPr>
                <w:del w:id="3528" w:author="aas" w:date="2013-10-14T02:06:00Z"/>
              </w:rPr>
            </w:pPr>
            <w:del w:id="352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30" w:author="aas" w:date="2013-10-14T02:06:00Z"/>
              </w:rPr>
            </w:pPr>
            <w:del w:id="3531" w:author="aas" w:date="2013-10-14T02:06:00Z">
              <w:r>
                <w:delText xml:space="preserve">        error is returned.</w:delText>
              </w:r>
            </w:del>
          </w:p>
          <w:p w14:paraId="113CFCC8" w14:textId="77777777" w:rsidR="0058493D" w:rsidRDefault="0058493D" w:rsidP="0058493D">
            <w:pPr>
              <w:pStyle w:val="XML1"/>
              <w:rPr>
                <w:del w:id="3532" w:author="aas" w:date="2013-10-14T02:06:00Z"/>
              </w:rPr>
            </w:pPr>
            <w:del w:id="3533" w:author="aas" w:date="2013-10-14T02:06:00Z">
              <w:r>
                <w:delText xml:space="preserve">      &lt;/xs:documentation&gt;</w:delText>
              </w:r>
            </w:del>
          </w:p>
          <w:p w14:paraId="6BBA41A5" w14:textId="77777777" w:rsidR="0058493D" w:rsidRDefault="0058493D" w:rsidP="0058493D">
            <w:pPr>
              <w:pStyle w:val="XML1"/>
              <w:rPr>
                <w:del w:id="3534" w:author="aas" w:date="2013-10-14T02:06:00Z"/>
              </w:rPr>
            </w:pPr>
            <w:del w:id="3535" w:author="aas" w:date="2013-10-14T02:06:00Z">
              <w:r>
                <w:delText xml:space="preserve">    &lt;/xs:annotation&gt;</w:delText>
              </w:r>
            </w:del>
          </w:p>
          <w:p w14:paraId="63755199" w14:textId="77777777" w:rsidR="0058493D" w:rsidRDefault="0058493D" w:rsidP="0058493D">
            <w:pPr>
              <w:pStyle w:val="XML1"/>
              <w:rPr>
                <w:del w:id="3536" w:author="aas" w:date="2013-10-14T02:06:00Z"/>
              </w:rPr>
            </w:pPr>
          </w:p>
          <w:p w14:paraId="26C841C3" w14:textId="77777777" w:rsidR="0058493D" w:rsidRDefault="0058493D" w:rsidP="0058493D">
            <w:pPr>
              <w:pStyle w:val="XML1"/>
              <w:rPr>
                <w:del w:id="3537" w:author="aas" w:date="2013-10-14T02:06:00Z"/>
              </w:rPr>
            </w:pPr>
            <w:del w:id="3538" w:author="aas" w:date="2013-10-14T02:06:00Z">
              <w:r>
                <w:delText xml:space="preserve">    &lt;xs:sequence&gt;</w:delText>
              </w:r>
            </w:del>
          </w:p>
          <w:p w14:paraId="6B8F8DE2" w14:textId="77777777" w:rsidR="0058493D" w:rsidRDefault="0058493D" w:rsidP="0058493D">
            <w:pPr>
              <w:pStyle w:val="XML1"/>
              <w:rPr>
                <w:del w:id="3539" w:author="aas" w:date="2013-10-14T02:06:00Z"/>
              </w:rPr>
            </w:pPr>
            <w:del w:id="3540" w:author="aas" w:date="2013-10-14T02:06:00Z">
              <w:r>
                <w:delText xml:space="preserve">      &lt;xs:element name="resource-id"  type="inet:uri"&gt;</w:delText>
              </w:r>
            </w:del>
          </w:p>
          <w:p w14:paraId="7D431235" w14:textId="77777777" w:rsidR="0058493D" w:rsidRDefault="0058493D" w:rsidP="0058493D">
            <w:pPr>
              <w:pStyle w:val="XML1"/>
              <w:rPr>
                <w:del w:id="3541" w:author="aas" w:date="2013-10-14T02:06:00Z"/>
              </w:rPr>
            </w:pPr>
            <w:del w:id="3542" w:author="aas" w:date="2013-10-14T02:06:00Z">
              <w:r>
                <w:delText xml:space="preserve">        &lt;xs:annotation&gt;</w:delText>
              </w:r>
            </w:del>
          </w:p>
          <w:p w14:paraId="111E65E1" w14:textId="77777777" w:rsidR="0058493D" w:rsidRDefault="0058493D" w:rsidP="0058493D">
            <w:pPr>
              <w:pStyle w:val="XML1"/>
              <w:rPr>
                <w:del w:id="3543" w:author="aas" w:date="2013-10-14T02:06:00Z"/>
              </w:rPr>
            </w:pPr>
            <w:del w:id="3544" w:author="aas" w:date="2013-10-14T02:06:00Z">
              <w:r>
                <w:delText xml:space="preserve">          &lt;xs:documentation&gt;</w:delText>
              </w:r>
            </w:del>
          </w:p>
          <w:p w14:paraId="56372E7F" w14:textId="77777777" w:rsidR="0058493D" w:rsidRDefault="0058493D" w:rsidP="0058493D">
            <w:pPr>
              <w:pStyle w:val="XML1"/>
              <w:rPr>
                <w:del w:id="3545" w:author="aas" w:date="2013-10-14T02:06:00Z"/>
              </w:rPr>
            </w:pPr>
            <w:del w:id="3546" w:author="aas" w:date="2013-10-14T02:06:00Z">
              <w:r>
                <w:delText xml:space="preserve">            A unique but locally arbitrary identifier that</w:delText>
              </w:r>
            </w:del>
          </w:p>
          <w:p w14:paraId="1DFF9C19" w14:textId="77777777" w:rsidR="0058493D" w:rsidRDefault="0058493D" w:rsidP="0058493D">
            <w:pPr>
              <w:pStyle w:val="XML1"/>
              <w:rPr>
                <w:del w:id="3547" w:author="aas" w:date="2013-10-14T02:06:00Z"/>
              </w:rPr>
            </w:pPr>
            <w:del w:id="3548" w:author="aas" w:date="2013-10-14T02:06:00Z">
              <w:r>
                <w:delText xml:space="preserve">            uniquely identifies an OpenFlow Port within the context  </w:delText>
              </w:r>
            </w:del>
          </w:p>
          <w:p w14:paraId="72143C60" w14:textId="77777777" w:rsidR="0058493D" w:rsidRDefault="0058493D" w:rsidP="0058493D">
            <w:pPr>
              <w:pStyle w:val="XML1"/>
              <w:rPr>
                <w:del w:id="3549" w:author="aas" w:date="2013-10-14T02:06:00Z"/>
              </w:rPr>
            </w:pPr>
            <w:del w:id="3550" w:author="aas" w:date="2013-10-14T02:06:00Z">
              <w:r>
                <w:delText xml:space="preserve">            of an OpenFlow Logical Switch.  It MUST be persistent</w:delText>
              </w:r>
            </w:del>
          </w:p>
          <w:p w14:paraId="0D5D3227" w14:textId="77777777" w:rsidR="0058493D" w:rsidRDefault="0058493D" w:rsidP="0058493D">
            <w:pPr>
              <w:pStyle w:val="XML1"/>
              <w:rPr>
                <w:del w:id="3551" w:author="aas" w:date="2013-10-14T02:06:00Z"/>
              </w:rPr>
            </w:pPr>
            <w:del w:id="3552" w:author="aas" w:date="2013-10-14T02:06:00Z">
              <w:r>
                <w:delText xml:space="preserve">            across reboots of the OpenFlow Capable Switch.</w:delText>
              </w:r>
            </w:del>
          </w:p>
          <w:p w14:paraId="4B59BEA2" w14:textId="77777777" w:rsidR="0058493D" w:rsidRDefault="0058493D" w:rsidP="0058493D">
            <w:pPr>
              <w:pStyle w:val="XML1"/>
              <w:rPr>
                <w:del w:id="3553" w:author="aas" w:date="2013-10-14T02:06:00Z"/>
              </w:rPr>
            </w:pPr>
          </w:p>
          <w:p w14:paraId="4CF33D18" w14:textId="77777777" w:rsidR="0058493D" w:rsidRDefault="0058493D" w:rsidP="0058493D">
            <w:pPr>
              <w:pStyle w:val="XML1"/>
              <w:rPr>
                <w:del w:id="3554" w:author="aas" w:date="2013-10-14T02:06:00Z"/>
              </w:rPr>
            </w:pPr>
            <w:del w:id="3555" w:author="aas" w:date="2013-10-14T02:06:00Z">
              <w:r>
                <w:delText xml:space="preserve">            This element MUST be present to identify the OpenFlow</w:delText>
              </w:r>
            </w:del>
          </w:p>
          <w:p w14:paraId="2A7B9F4E" w14:textId="77777777" w:rsidR="0058493D" w:rsidRDefault="0058493D" w:rsidP="0058493D">
            <w:pPr>
              <w:pStyle w:val="XML1"/>
              <w:rPr>
                <w:del w:id="3556" w:author="aas" w:date="2013-10-14T02:06:00Z"/>
              </w:rPr>
            </w:pPr>
            <w:del w:id="3557" w:author="aas" w:date="2013-10-14T02:06:00Z">
              <w:r>
                <w:delText xml:space="preserve">            resource.</w:delText>
              </w:r>
            </w:del>
          </w:p>
          <w:p w14:paraId="639B4827" w14:textId="77777777" w:rsidR="0058493D" w:rsidRDefault="0058493D" w:rsidP="0058493D">
            <w:pPr>
              <w:pStyle w:val="XML1"/>
              <w:rPr>
                <w:del w:id="3558" w:author="aas" w:date="2013-10-14T02:06:00Z"/>
              </w:rPr>
            </w:pPr>
            <w:del w:id="3559" w:author="aas" w:date="2013-10-14T02:06:00Z">
              <w:r>
                <w:delText xml:space="preserve">          &lt;/xs:documentation&gt;</w:delText>
              </w:r>
            </w:del>
          </w:p>
          <w:p w14:paraId="572BF1AF" w14:textId="77777777" w:rsidR="0058493D" w:rsidRDefault="0058493D" w:rsidP="0058493D">
            <w:pPr>
              <w:pStyle w:val="XML1"/>
              <w:rPr>
                <w:del w:id="3560" w:author="aas" w:date="2013-10-14T02:06:00Z"/>
              </w:rPr>
            </w:pPr>
            <w:del w:id="3561" w:author="aas" w:date="2013-10-14T02:06:00Z">
              <w:r>
                <w:delText xml:space="preserve">        &lt;/xs:annotation&gt;</w:delText>
              </w:r>
            </w:del>
          </w:p>
          <w:p w14:paraId="4BE3A788" w14:textId="77777777" w:rsidR="0058493D" w:rsidRDefault="0058493D" w:rsidP="0058493D">
            <w:pPr>
              <w:pStyle w:val="XML1"/>
              <w:rPr>
                <w:del w:id="3562" w:author="aas" w:date="2013-10-14T02:06:00Z"/>
              </w:rPr>
            </w:pPr>
            <w:del w:id="3563" w:author="aas" w:date="2013-10-14T02:06:00Z">
              <w:r>
                <w:delText xml:space="preserve">      &lt;/xs:element&gt;</w:delText>
              </w:r>
            </w:del>
          </w:p>
          <w:p w14:paraId="779EE7E4" w14:textId="77777777" w:rsidR="0058493D" w:rsidRDefault="0058493D" w:rsidP="0058493D">
            <w:pPr>
              <w:pStyle w:val="XML1"/>
              <w:rPr>
                <w:del w:id="3564" w:author="aas" w:date="2013-10-14T02:06:00Z"/>
              </w:rPr>
            </w:pPr>
            <w:del w:id="3565" w:author="aas" w:date="2013-10-14T02:06:00Z">
              <w:r>
                <w:delText xml:space="preserve">    &lt;/xs:sequence&gt;</w:delText>
              </w:r>
            </w:del>
          </w:p>
          <w:p w14:paraId="26330DB7" w14:textId="77777777" w:rsidR="00F86237" w:rsidRPr="009F1B7D" w:rsidRDefault="0058493D" w:rsidP="00011096">
            <w:pPr>
              <w:pStyle w:val="XML1"/>
              <w:rPr>
                <w:del w:id="3566" w:author="aas" w:date="2013-10-14T02:06:00Z"/>
              </w:rPr>
            </w:pPr>
            <w:del w:id="3567" w:author="aas" w:date="2013-10-14T02:06:00Z">
              <w:r>
                <w:delText xml:space="preserve">  &lt;/xs:group&gt;</w:delText>
              </w:r>
            </w:del>
          </w:p>
        </w:tc>
      </w:tr>
    </w:tbl>
    <w:p w14:paraId="52A4D74A" w14:textId="77777777" w:rsidR="00F86237" w:rsidRPr="009F1B7D" w:rsidRDefault="00F86237" w:rsidP="00F86237">
      <w:pPr>
        <w:rPr>
          <w:del w:id="3568" w:author="aas" w:date="2013-10-14T02:06:00Z"/>
        </w:rPr>
      </w:pPr>
    </w:p>
    <w:p w14:paraId="299FB8E8" w14:textId="77777777" w:rsidR="00F86237" w:rsidRPr="009F1B7D" w:rsidRDefault="00F86237" w:rsidP="00D14D27">
      <w:pPr>
        <w:pStyle w:val="Heading3"/>
      </w:pPr>
      <w:bookmarkStart w:id="3569" w:name="_Toc243774071"/>
      <w:bookmarkEnd w:id="3482"/>
      <w:bookmarkEnd w:id="3483"/>
      <w:r w:rsidRPr="00DB42FD">
        <w:t>XML Example</w:t>
      </w:r>
      <w:bookmarkEnd w:id="3484"/>
      <w:bookmarkEnd w:id="3485"/>
      <w:bookmarkEnd w:id="3569"/>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70" w:name="_Toc333523901"/>
      <w:bookmarkStart w:id="3571" w:name="_Toc335147988"/>
      <w:bookmarkStart w:id="3572" w:name="_Toc333523902"/>
      <w:bookmarkStart w:id="3573" w:name="_Toc335147989"/>
      <w:bookmarkStart w:id="3574" w:name="_Toc333523903"/>
      <w:bookmarkStart w:id="3575" w:name="_Toc335147990"/>
      <w:bookmarkStart w:id="3576" w:name="_Toc333523904"/>
      <w:bookmarkStart w:id="3577" w:name="_Toc335147991"/>
      <w:bookmarkStart w:id="3578" w:name="_Toc333523939"/>
      <w:bookmarkStart w:id="3579" w:name="_Toc335148026"/>
      <w:bookmarkStart w:id="3580" w:name="_Toc243774072"/>
      <w:bookmarkEnd w:id="3570"/>
      <w:bookmarkEnd w:id="3571"/>
      <w:bookmarkEnd w:id="3572"/>
      <w:bookmarkEnd w:id="3573"/>
      <w:bookmarkEnd w:id="3574"/>
      <w:bookmarkEnd w:id="3575"/>
      <w:bookmarkEnd w:id="3576"/>
      <w:bookmarkEnd w:id="3577"/>
      <w:bookmarkEnd w:id="3578"/>
      <w:bookmarkEnd w:id="3579"/>
      <w:r>
        <w:lastRenderedPageBreak/>
        <w:t>OpenFlow Port</w:t>
      </w:r>
      <w:bookmarkEnd w:id="3580"/>
    </w:p>
    <w:p w14:paraId="53473C4E" w14:textId="074A70EA" w:rsidR="00712E70" w:rsidRDefault="009E6267" w:rsidP="00712E70">
      <w:r>
        <w:t xml:space="preserve">The OpenFlow Port is an instance of an OpenFlow resource. </w:t>
      </w:r>
      <w:r w:rsidR="00712E70">
        <w:t>It may represent a physical port or a logical port. A logical port represents a tun</w:t>
      </w:r>
      <w:ins w:id="3581" w:author="Anees Shaikh" w:date="2013-11-24T22:51:00Z">
        <w:r w:rsidR="00CB4597">
          <w:t>n</w:t>
        </w:r>
      </w:ins>
      <w:r w:rsidR="00712E70">
        <w:t>el endpoint as described in the OpenFlow protocol specification.</w:t>
      </w:r>
    </w:p>
    <w:p w14:paraId="2FDEBEAF" w14:textId="4B650F0C"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a </w:t>
      </w:r>
      <w:del w:id="3582" w:author="Anees Shaikh" w:date="2013-11-24T22:51:00Z">
        <w:r w:rsidDel="00C55B26">
          <w:delText xml:space="preserve">Port </w:delText>
        </w:r>
      </w:del>
      <w:ins w:id="3583" w:author="Anees Shaikh" w:date="2013-11-24T22:51:00Z">
        <w:r w:rsidR="00C55B26">
          <w:t>OpenFlow T</w:t>
        </w:r>
      </w:ins>
      <w:del w:id="3584" w:author="Anees Shaikh" w:date="2013-11-24T22:52:00Z">
        <w:r w:rsidDel="00C55B26">
          <w:delText>t</w:delText>
        </w:r>
      </w:del>
      <w:r>
        <w:t>unnel object.</w:t>
      </w:r>
    </w:p>
    <w:p w14:paraId="0F460988" w14:textId="77777777" w:rsidR="00B7089E" w:rsidRPr="009F1B7D" w:rsidRDefault="00B7089E" w:rsidP="00D14D27">
      <w:pPr>
        <w:pStyle w:val="Heading3"/>
      </w:pPr>
      <w:bookmarkStart w:id="3585" w:name="_Toc315954013"/>
      <w:bookmarkStart w:id="3586" w:name="_Toc316542523"/>
      <w:bookmarkStart w:id="3587" w:name="_Toc243774073"/>
      <w:r w:rsidRPr="00DB42FD">
        <w:t>UML Diagram</w:t>
      </w:r>
      <w:bookmarkEnd w:id="3585"/>
      <w:bookmarkEnd w:id="3586"/>
      <w:bookmarkEnd w:id="3587"/>
    </w:p>
    <w:p w14:paraId="0CE8649A" w14:textId="588E6616" w:rsidR="00B7089E" w:rsidRPr="009F1B7D" w:rsidRDefault="00B53283" w:rsidP="00B7089E">
      <w:pPr>
        <w:keepNext/>
        <w:jc w:val="center"/>
      </w:pPr>
      <w:r>
        <w:object w:dxaOrig="11183" w:dyaOrig="9687" w14:anchorId="25EAB785">
          <v:shape id="_x0000_i1034" type="#_x0000_t75" style="width:467.25pt;height:405pt" o:ole="">
            <v:imagedata r:id="rId35" o:title=""/>
          </v:shape>
          <o:OLEObject Type="Embed" ProgID="Visio.Drawing.11" ShapeID="_x0000_i1034" DrawAspect="Content" ObjectID="_1446886552" r:id="rId36"/>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588" w:author="aas" w:date="2013-10-14T02:06:00Z"/>
          <w:rFonts w:eastAsiaTheme="majorEastAsia" w:cstheme="majorBidi"/>
          <w:b/>
          <w:bCs/>
        </w:rPr>
      </w:pPr>
      <w:del w:id="3589" w:author="aas" w:date="2013-10-14T02:06:00Z">
        <w:r w:rsidRPr="00DB42FD">
          <w:br w:type="page"/>
        </w:r>
      </w:del>
    </w:p>
    <w:p w14:paraId="03292146" w14:textId="77777777" w:rsidR="00B7089E" w:rsidRPr="009F1B7D" w:rsidRDefault="00B7089E" w:rsidP="00D14D27">
      <w:pPr>
        <w:pStyle w:val="Heading3"/>
        <w:rPr>
          <w:del w:id="3590" w:author="aas" w:date="2013-10-14T02:06:00Z"/>
        </w:rPr>
      </w:pPr>
      <w:bookmarkStart w:id="3591" w:name="_Toc315954014"/>
      <w:bookmarkStart w:id="3592" w:name="_Toc316542524"/>
      <w:del w:id="3593" w:author="aas" w:date="2013-10-14T02:06:00Z">
        <w:r w:rsidRPr="00DB42FD">
          <w:delText>XML Schema</w:delText>
        </w:r>
        <w:bookmarkEnd w:id="3591"/>
        <w:bookmarkEnd w:id="3592"/>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594" w:author="aas" w:date="2013-10-14T02:06:00Z"/>
        </w:trPr>
        <w:tc>
          <w:tcPr>
            <w:tcW w:w="5000" w:type="pct"/>
          </w:tcPr>
          <w:p w14:paraId="5BEE37CB" w14:textId="77777777" w:rsidR="00E02224" w:rsidRDefault="00E02224" w:rsidP="00E02224">
            <w:pPr>
              <w:pStyle w:val="XML1"/>
              <w:rPr>
                <w:del w:id="3595" w:author="aas" w:date="2013-10-14T02:06:00Z"/>
              </w:rPr>
            </w:pPr>
            <w:del w:id="3596" w:author="aas" w:date="2013-10-14T02:06:00Z">
              <w:r>
                <w:delText xml:space="preserve">  &lt;xs:group name="OFPortType"&gt;</w:delText>
              </w:r>
            </w:del>
          </w:p>
          <w:p w14:paraId="5CDF5DE2" w14:textId="77777777" w:rsidR="00E02224" w:rsidRDefault="00E02224" w:rsidP="00E02224">
            <w:pPr>
              <w:pStyle w:val="XML1"/>
              <w:rPr>
                <w:del w:id="3597" w:author="aas" w:date="2013-10-14T02:06:00Z"/>
              </w:rPr>
            </w:pPr>
            <w:del w:id="3598" w:author="aas" w:date="2013-10-14T02:06:00Z">
              <w:r>
                <w:delText xml:space="preserve">    &lt;xs:annotation&gt;</w:delText>
              </w:r>
            </w:del>
          </w:p>
          <w:p w14:paraId="0021909B" w14:textId="77777777" w:rsidR="00E02224" w:rsidRDefault="00E02224" w:rsidP="00E02224">
            <w:pPr>
              <w:pStyle w:val="XML1"/>
              <w:rPr>
                <w:del w:id="3599" w:author="aas" w:date="2013-10-14T02:06:00Z"/>
              </w:rPr>
            </w:pPr>
            <w:del w:id="3600" w:author="aas" w:date="2013-10-14T02:06:00Z">
              <w:r>
                <w:delText xml:space="preserve">      &lt;xs:documentation&gt;</w:delText>
              </w:r>
            </w:del>
          </w:p>
          <w:p w14:paraId="22B53432" w14:textId="77777777" w:rsidR="00E02224" w:rsidRDefault="00E02224" w:rsidP="00E02224">
            <w:pPr>
              <w:pStyle w:val="XML1"/>
              <w:rPr>
                <w:del w:id="3601" w:author="aas" w:date="2013-10-14T02:06:00Z"/>
              </w:rPr>
            </w:pPr>
            <w:del w:id="3602" w:author="aas" w:date="2013-10-14T02:06:00Z">
              <w:r>
                <w:delText xml:space="preserve">        This element specifies all properties of an</w:delText>
              </w:r>
            </w:del>
          </w:p>
          <w:p w14:paraId="1CA02A40" w14:textId="77777777" w:rsidR="00E02224" w:rsidRDefault="00E02224" w:rsidP="00E02224">
            <w:pPr>
              <w:pStyle w:val="XML1"/>
              <w:rPr>
                <w:del w:id="3603" w:author="aas" w:date="2013-10-14T02:06:00Z"/>
              </w:rPr>
            </w:pPr>
            <w:del w:id="3604" w:author="aas" w:date="2013-10-14T02:06:00Z">
              <w:r>
                <w:delText xml:space="preserve">        OpenFlow resource of type OpenFlow Port. It represent a</w:delText>
              </w:r>
            </w:del>
          </w:p>
          <w:p w14:paraId="47819112" w14:textId="77777777" w:rsidR="00E02224" w:rsidRDefault="00E02224" w:rsidP="00E02224">
            <w:pPr>
              <w:pStyle w:val="XML1"/>
              <w:rPr>
                <w:del w:id="3605" w:author="aas" w:date="2013-10-14T02:06:00Z"/>
              </w:rPr>
            </w:pPr>
            <w:del w:id="3606" w:author="aas" w:date="2013-10-14T02:06:00Z">
              <w:r>
                <w:delText xml:space="preserve">        physical port or a logical port of the OpenFlow Capable</w:delText>
              </w:r>
            </w:del>
          </w:p>
          <w:p w14:paraId="50A745BE" w14:textId="77777777" w:rsidR="00E02224" w:rsidRDefault="00E02224" w:rsidP="00E02224">
            <w:pPr>
              <w:pStyle w:val="XML1"/>
              <w:rPr>
                <w:del w:id="3607" w:author="aas" w:date="2013-10-14T02:06:00Z"/>
              </w:rPr>
            </w:pPr>
            <w:del w:id="3608" w:author="aas" w:date="2013-10-14T02:06:00Z">
              <w:r>
                <w:delText xml:space="preserve">        Switch and can be assigned for exclusive use to an OpenFlow</w:delText>
              </w:r>
            </w:del>
          </w:p>
          <w:p w14:paraId="3C2B5A92" w14:textId="77777777" w:rsidR="00E02224" w:rsidRDefault="00E02224" w:rsidP="00E02224">
            <w:pPr>
              <w:pStyle w:val="XML1"/>
              <w:rPr>
                <w:del w:id="3609" w:author="aas" w:date="2013-10-14T02:06:00Z"/>
              </w:rPr>
            </w:pPr>
            <w:del w:id="3610" w:author="aas" w:date="2013-10-14T02:06:00Z">
              <w:r>
                <w:delText xml:space="preserve">        Logical Switch.  A logical port represents a tunnel endpoint</w:delText>
              </w:r>
            </w:del>
          </w:p>
          <w:p w14:paraId="663E76FE" w14:textId="77777777" w:rsidR="00E02224" w:rsidRDefault="00E02224" w:rsidP="00E02224">
            <w:pPr>
              <w:pStyle w:val="XML1"/>
              <w:rPr>
                <w:del w:id="3611" w:author="aas" w:date="2013-10-14T02:06:00Z"/>
              </w:rPr>
            </w:pPr>
            <w:del w:id="3612" w:author="aas" w:date="2013-10-14T02:06:00Z">
              <w:r>
                <w:delText xml:space="preserve">        as described in the OpenFlow protocol specification versions</w:delText>
              </w:r>
            </w:del>
          </w:p>
          <w:p w14:paraId="0567D3F4" w14:textId="77777777" w:rsidR="00E02224" w:rsidRDefault="00E02224" w:rsidP="00E02224">
            <w:pPr>
              <w:pStyle w:val="XML1"/>
              <w:rPr>
                <w:del w:id="3613" w:author="aas" w:date="2013-10-14T02:06:00Z"/>
              </w:rPr>
            </w:pPr>
            <w:del w:id="3614" w:author="aas" w:date="2013-10-14T02:06:00Z">
              <w:r>
                <w:delText xml:space="preserve">        1.3 - 1.3.1.</w:delText>
              </w:r>
            </w:del>
          </w:p>
          <w:p w14:paraId="7B3AFDC5" w14:textId="77777777" w:rsidR="00E02224" w:rsidRDefault="00E02224" w:rsidP="00E02224">
            <w:pPr>
              <w:pStyle w:val="XML1"/>
              <w:rPr>
                <w:del w:id="3615" w:author="aas" w:date="2013-10-14T02:06:00Z"/>
              </w:rPr>
            </w:pPr>
          </w:p>
          <w:p w14:paraId="21266F5F" w14:textId="77777777" w:rsidR="00E02224" w:rsidRDefault="00E02224" w:rsidP="00E02224">
            <w:pPr>
              <w:pStyle w:val="XML1"/>
              <w:rPr>
                <w:del w:id="3616" w:author="aas" w:date="2013-10-14T02:06:00Z"/>
              </w:rPr>
            </w:pPr>
            <w:del w:id="3617" w:author="aas" w:date="2013-10-14T02:06:00Z">
              <w:r>
                <w:delText xml:space="preserve">        NETCONF &amp;lt;edit-config&amp;gt; operations MUST be implemented as </w:delText>
              </w:r>
            </w:del>
          </w:p>
          <w:p w14:paraId="5A8B4C47" w14:textId="77777777" w:rsidR="00E02224" w:rsidRDefault="00E02224" w:rsidP="00E02224">
            <w:pPr>
              <w:pStyle w:val="XML1"/>
              <w:rPr>
                <w:del w:id="3618" w:author="aas" w:date="2013-10-14T02:06:00Z"/>
              </w:rPr>
            </w:pPr>
            <w:del w:id="3619" w:author="aas" w:date="2013-10-14T02:06:00Z">
              <w:r>
                <w:delText xml:space="preserve">        follows: </w:delText>
              </w:r>
            </w:del>
          </w:p>
          <w:p w14:paraId="2CFA258C" w14:textId="77777777" w:rsidR="00E02224" w:rsidRDefault="00E02224" w:rsidP="00E02224">
            <w:pPr>
              <w:pStyle w:val="XML1"/>
              <w:rPr>
                <w:del w:id="3620" w:author="aas" w:date="2013-10-14T02:06:00Z"/>
              </w:rPr>
            </w:pPr>
          </w:p>
          <w:p w14:paraId="137F38F7" w14:textId="77777777" w:rsidR="00E02224" w:rsidRDefault="00E02224" w:rsidP="00E02224">
            <w:pPr>
              <w:pStyle w:val="XML1"/>
              <w:rPr>
                <w:del w:id="3621" w:author="aas" w:date="2013-10-14T02:06:00Z"/>
              </w:rPr>
            </w:pPr>
            <w:del w:id="3622" w:author="aas" w:date="2013-10-14T02:06:00Z">
              <w:r>
                <w:delText xml:space="preserve">        * The 'resource-id' element of OFResoureType MUST be present</w:delText>
              </w:r>
            </w:del>
          </w:p>
          <w:p w14:paraId="12B90BB0" w14:textId="77777777" w:rsidR="00E02224" w:rsidRDefault="00E02224" w:rsidP="00E02224">
            <w:pPr>
              <w:pStyle w:val="XML1"/>
              <w:rPr>
                <w:del w:id="3623" w:author="aas" w:date="2013-10-14T02:06:00Z"/>
              </w:rPr>
            </w:pPr>
            <w:del w:id="3624" w:author="aas" w:date="2013-10-14T02:06:00Z">
              <w:r>
                <w:delText xml:space="preserve">        at all &amp;lt;edit-config&amp;gt; operations to identify the port.</w:delText>
              </w:r>
            </w:del>
          </w:p>
          <w:p w14:paraId="60021C01" w14:textId="77777777" w:rsidR="00E02224" w:rsidRDefault="00E02224" w:rsidP="00E02224">
            <w:pPr>
              <w:pStyle w:val="XML1"/>
              <w:rPr>
                <w:del w:id="3625" w:author="aas" w:date="2013-10-14T02:06:00Z"/>
              </w:rPr>
            </w:pPr>
            <w:del w:id="3626" w:author="aas" w:date="2013-10-14T02:06:00Z">
              <w:r>
                <w:delText xml:space="preserve">        * If the operation is 'merge' or 'replace', the element is</w:delText>
              </w:r>
            </w:del>
          </w:p>
          <w:p w14:paraId="4BF92DA0" w14:textId="77777777" w:rsidR="00E02224" w:rsidRDefault="00E02224" w:rsidP="00E02224">
            <w:pPr>
              <w:pStyle w:val="XML1"/>
              <w:rPr>
                <w:del w:id="3627" w:author="aas" w:date="2013-10-14T02:06:00Z"/>
              </w:rPr>
            </w:pPr>
            <w:del w:id="3628" w:author="aas" w:date="2013-10-14T02:06:00Z">
              <w:r>
                <w:delText xml:space="preserve">        created if it does not exist, and its value is set to the</w:delText>
              </w:r>
            </w:del>
          </w:p>
          <w:p w14:paraId="3158361B" w14:textId="77777777" w:rsidR="00E02224" w:rsidRDefault="00E02224" w:rsidP="00E02224">
            <w:pPr>
              <w:pStyle w:val="XML1"/>
              <w:rPr>
                <w:del w:id="3629" w:author="aas" w:date="2013-10-14T02:06:00Z"/>
              </w:rPr>
            </w:pPr>
            <w:del w:id="3630" w:author="aas" w:date="2013-10-14T02:06:00Z">
              <w:r>
                <w:delText xml:space="preserve">        value found in the XML RPC data.</w:delText>
              </w:r>
            </w:del>
          </w:p>
          <w:p w14:paraId="202081A0" w14:textId="77777777" w:rsidR="00E02224" w:rsidRDefault="00E02224" w:rsidP="00E02224">
            <w:pPr>
              <w:pStyle w:val="XML1"/>
              <w:rPr>
                <w:del w:id="3631" w:author="aas" w:date="2013-10-14T02:06:00Z"/>
              </w:rPr>
            </w:pPr>
            <w:del w:id="3632" w:author="aas" w:date="2013-10-14T02:06:00Z">
              <w:r>
                <w:delText xml:space="preserve">        * If the operation is 'create', the element is created if it</w:delText>
              </w:r>
            </w:del>
          </w:p>
          <w:p w14:paraId="1A19AC79" w14:textId="77777777" w:rsidR="00E02224" w:rsidRDefault="00E02224" w:rsidP="00E02224">
            <w:pPr>
              <w:pStyle w:val="XML1"/>
              <w:rPr>
                <w:del w:id="3633" w:author="aas" w:date="2013-10-14T02:06:00Z"/>
              </w:rPr>
            </w:pPr>
            <w:del w:id="3634" w:author="aas" w:date="2013-10-14T02:06:00Z">
              <w:r>
                <w:delText xml:space="preserve">        does not exist. If the element already exists, a</w:delText>
              </w:r>
            </w:del>
          </w:p>
          <w:p w14:paraId="65FA4D29" w14:textId="77777777" w:rsidR="00E02224" w:rsidRDefault="00E02224" w:rsidP="00E02224">
            <w:pPr>
              <w:pStyle w:val="XML1"/>
              <w:rPr>
                <w:del w:id="3635" w:author="aas" w:date="2013-10-14T02:06:00Z"/>
              </w:rPr>
            </w:pPr>
            <w:del w:id="3636"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37" w:author="aas" w:date="2013-10-14T02:06:00Z"/>
              </w:rPr>
            </w:pPr>
            <w:del w:id="3638" w:author="aas" w:date="2013-10-14T02:06:00Z">
              <w:r>
                <w:delText xml:space="preserve">        * If the operation is 'delete', the element is deleted if it</w:delText>
              </w:r>
            </w:del>
          </w:p>
          <w:p w14:paraId="14A0DC43" w14:textId="77777777" w:rsidR="00E02224" w:rsidRDefault="00E02224" w:rsidP="00E02224">
            <w:pPr>
              <w:pStyle w:val="XML1"/>
              <w:rPr>
                <w:del w:id="3639" w:author="aas" w:date="2013-10-14T02:06:00Z"/>
              </w:rPr>
            </w:pPr>
            <w:del w:id="364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41" w:author="aas" w:date="2013-10-14T02:06:00Z"/>
              </w:rPr>
            </w:pPr>
            <w:del w:id="3642" w:author="aas" w:date="2013-10-14T02:06:00Z">
              <w:r>
                <w:delText xml:space="preserve">        error is returned.</w:delText>
              </w:r>
            </w:del>
          </w:p>
          <w:p w14:paraId="6C047F49" w14:textId="77777777" w:rsidR="00E02224" w:rsidRDefault="00E02224" w:rsidP="00E02224">
            <w:pPr>
              <w:pStyle w:val="XML1"/>
              <w:rPr>
                <w:del w:id="3643" w:author="aas" w:date="2013-10-14T02:06:00Z"/>
              </w:rPr>
            </w:pPr>
            <w:del w:id="3644" w:author="aas" w:date="2013-10-14T02:06:00Z">
              <w:r>
                <w:delText xml:space="preserve">      &lt;/xs:documentation&gt;</w:delText>
              </w:r>
            </w:del>
          </w:p>
          <w:p w14:paraId="0393F741" w14:textId="77777777" w:rsidR="00E02224" w:rsidRDefault="00E02224" w:rsidP="00E02224">
            <w:pPr>
              <w:pStyle w:val="XML1"/>
              <w:rPr>
                <w:del w:id="3645" w:author="aas" w:date="2013-10-14T02:06:00Z"/>
              </w:rPr>
            </w:pPr>
            <w:del w:id="3646" w:author="aas" w:date="2013-10-14T02:06:00Z">
              <w:r>
                <w:delText xml:space="preserve">    &lt;/xs:annotation&gt;</w:delText>
              </w:r>
            </w:del>
          </w:p>
          <w:p w14:paraId="5E812319" w14:textId="77777777" w:rsidR="00E02224" w:rsidRDefault="00E02224" w:rsidP="00E02224">
            <w:pPr>
              <w:pStyle w:val="XML1"/>
              <w:rPr>
                <w:del w:id="3647" w:author="aas" w:date="2013-10-14T02:06:00Z"/>
              </w:rPr>
            </w:pPr>
          </w:p>
          <w:p w14:paraId="1B2C4F8D" w14:textId="77777777" w:rsidR="00E02224" w:rsidRDefault="00E02224" w:rsidP="00E02224">
            <w:pPr>
              <w:pStyle w:val="XML1"/>
              <w:rPr>
                <w:del w:id="3648" w:author="aas" w:date="2013-10-14T02:06:00Z"/>
              </w:rPr>
            </w:pPr>
            <w:del w:id="3649" w:author="aas" w:date="2013-10-14T02:06:00Z">
              <w:r>
                <w:delText xml:space="preserve">    &lt;xs:sequence&gt;</w:delText>
              </w:r>
            </w:del>
          </w:p>
          <w:p w14:paraId="0DF4830E" w14:textId="77777777" w:rsidR="00E02224" w:rsidRDefault="00E02224" w:rsidP="00E02224">
            <w:pPr>
              <w:pStyle w:val="XML1"/>
              <w:rPr>
                <w:del w:id="3650" w:author="aas" w:date="2013-10-14T02:06:00Z"/>
              </w:rPr>
            </w:pPr>
            <w:del w:id="3651" w:author="aas" w:date="2013-10-14T02:06:00Z">
              <w:r>
                <w:delText xml:space="preserve">      &lt;xs:group ref="OFResourceType"/&gt;</w:delText>
              </w:r>
            </w:del>
          </w:p>
          <w:p w14:paraId="785477B7" w14:textId="77777777" w:rsidR="00E02224" w:rsidRDefault="00E02224" w:rsidP="00E02224">
            <w:pPr>
              <w:pStyle w:val="XML1"/>
              <w:rPr>
                <w:del w:id="3652" w:author="aas" w:date="2013-10-14T02:06:00Z"/>
              </w:rPr>
            </w:pPr>
            <w:del w:id="3653" w:author="aas" w:date="2013-10-14T02:06:00Z">
              <w:r>
                <w:delText xml:space="preserve">      &lt;xs:element name="number"  type="xs:unsignedLong"&gt;</w:delText>
              </w:r>
            </w:del>
          </w:p>
          <w:p w14:paraId="5B819A32" w14:textId="77777777" w:rsidR="00E02224" w:rsidRDefault="00E02224" w:rsidP="00E02224">
            <w:pPr>
              <w:pStyle w:val="XML1"/>
              <w:rPr>
                <w:del w:id="3654" w:author="aas" w:date="2013-10-14T02:06:00Z"/>
              </w:rPr>
            </w:pPr>
            <w:del w:id="3655" w:author="aas" w:date="2013-10-14T02:06:00Z">
              <w:r>
                <w:delText xml:space="preserve">        &lt;xs:annotation&gt;</w:delText>
              </w:r>
            </w:del>
          </w:p>
          <w:p w14:paraId="16054D9A" w14:textId="77777777" w:rsidR="00E02224" w:rsidRDefault="00E02224" w:rsidP="00E02224">
            <w:pPr>
              <w:pStyle w:val="XML1"/>
              <w:rPr>
                <w:del w:id="3656" w:author="aas" w:date="2013-10-14T02:06:00Z"/>
              </w:rPr>
            </w:pPr>
            <w:del w:id="3657" w:author="aas" w:date="2013-10-14T02:06:00Z">
              <w:r>
                <w:delText xml:space="preserve">          &lt;xs:documentation&gt;</w:delText>
              </w:r>
            </w:del>
          </w:p>
          <w:p w14:paraId="647ED3D3" w14:textId="77777777" w:rsidR="00E02224" w:rsidRDefault="00E02224" w:rsidP="00E02224">
            <w:pPr>
              <w:pStyle w:val="XML1"/>
              <w:rPr>
                <w:del w:id="3658" w:author="aas" w:date="2013-10-14T02:06:00Z"/>
              </w:rPr>
            </w:pPr>
            <w:del w:id="3659" w:author="aas" w:date="2013-10-14T02:06:00Z">
              <w:r>
                <w:delText xml:space="preserve">            This number identifies the OpenFlow Port to </w:delText>
              </w:r>
            </w:del>
          </w:p>
          <w:p w14:paraId="70913F68" w14:textId="77777777" w:rsidR="00E02224" w:rsidRDefault="00E02224" w:rsidP="00E02224">
            <w:pPr>
              <w:pStyle w:val="XML1"/>
              <w:rPr>
                <w:del w:id="3660" w:author="aas" w:date="2013-10-14T02:06:00Z"/>
              </w:rPr>
            </w:pPr>
            <w:del w:id="3661" w:author="aas" w:date="2013-10-14T02:06:00Z">
              <w:r>
                <w:delText xml:space="preserve">            OpenFlow Controllers. It is assigned to an OpenFlow Port </w:delText>
              </w:r>
            </w:del>
          </w:p>
          <w:p w14:paraId="0F3A7F5B" w14:textId="77777777" w:rsidR="00E02224" w:rsidRDefault="00E02224" w:rsidP="00E02224">
            <w:pPr>
              <w:pStyle w:val="XML1"/>
              <w:rPr>
                <w:del w:id="3662" w:author="aas" w:date="2013-10-14T02:06:00Z"/>
              </w:rPr>
            </w:pPr>
            <w:del w:id="3663" w:author="aas" w:date="2013-10-14T02:06:00Z">
              <w:r>
                <w:delText xml:space="preserve">            latest when the OpenFlow Port is associated with and</w:delText>
              </w:r>
            </w:del>
          </w:p>
          <w:p w14:paraId="5234823A" w14:textId="77777777" w:rsidR="00E02224" w:rsidRDefault="00E02224" w:rsidP="00E02224">
            <w:pPr>
              <w:pStyle w:val="XML1"/>
              <w:rPr>
                <w:del w:id="3664" w:author="aas" w:date="2013-10-14T02:06:00Z"/>
              </w:rPr>
            </w:pPr>
            <w:del w:id="3665" w:author="aas" w:date="2013-10-14T02:06:00Z">
              <w:r>
                <w:delText xml:space="preserve">            OpenFlow Logical Switch.  If the OpenFlow Port is</w:delText>
              </w:r>
            </w:del>
          </w:p>
          <w:p w14:paraId="4374BF71" w14:textId="77777777" w:rsidR="00E02224" w:rsidRDefault="00E02224" w:rsidP="00E02224">
            <w:pPr>
              <w:pStyle w:val="XML1"/>
              <w:rPr>
                <w:del w:id="3666" w:author="aas" w:date="2013-10-14T02:06:00Z"/>
              </w:rPr>
            </w:pPr>
            <w:del w:id="3667" w:author="aas" w:date="2013-10-14T02:06:00Z">
              <w:r>
                <w:delText xml:space="preserve">            associated with an OpenFlow Logical Switch, this element</w:delText>
              </w:r>
            </w:del>
          </w:p>
          <w:p w14:paraId="70E119C1" w14:textId="77777777" w:rsidR="00E02224" w:rsidRDefault="00E02224" w:rsidP="00E02224">
            <w:pPr>
              <w:pStyle w:val="XML1"/>
              <w:rPr>
                <w:del w:id="3668" w:author="aas" w:date="2013-10-14T02:06:00Z"/>
              </w:rPr>
            </w:pPr>
            <w:del w:id="3669" w:author="aas" w:date="2013-10-14T02:06:00Z">
              <w:r>
                <w:delText xml:space="preserve">            MUST be unique within the context of the OpenFlow Logical</w:delText>
              </w:r>
            </w:del>
          </w:p>
          <w:p w14:paraId="06A5FACD" w14:textId="77777777" w:rsidR="00E02224" w:rsidRDefault="00E02224" w:rsidP="00E02224">
            <w:pPr>
              <w:pStyle w:val="XML1"/>
              <w:rPr>
                <w:del w:id="3670" w:author="aas" w:date="2013-10-14T02:06:00Z"/>
              </w:rPr>
            </w:pPr>
            <w:del w:id="3671" w:author="aas" w:date="2013-10-14T02:06:00Z">
              <w:r>
                <w:delText xml:space="preserve">            Switch.  </w:delText>
              </w:r>
            </w:del>
          </w:p>
          <w:p w14:paraId="28933D5A" w14:textId="77777777" w:rsidR="00E02224" w:rsidRDefault="00E02224" w:rsidP="00E02224">
            <w:pPr>
              <w:pStyle w:val="XML1"/>
              <w:rPr>
                <w:del w:id="3672" w:author="aas" w:date="2013-10-14T02:06:00Z"/>
              </w:rPr>
            </w:pPr>
            <w:del w:id="3673" w:author="aas" w:date="2013-10-14T02:06:00Z">
              <w:r>
                <w:delText xml:space="preserve">                  </w:delText>
              </w:r>
            </w:del>
          </w:p>
          <w:p w14:paraId="33A565FC" w14:textId="77777777" w:rsidR="00E02224" w:rsidRDefault="00E02224" w:rsidP="00E02224">
            <w:pPr>
              <w:pStyle w:val="XML1"/>
              <w:rPr>
                <w:del w:id="3674" w:author="aas" w:date="2013-10-14T02:06:00Z"/>
              </w:rPr>
            </w:pPr>
            <w:del w:id="3675" w:author="aas" w:date="2013-10-14T02:06:00Z">
              <w:r>
                <w:delText xml:space="preserve">            OpenFlow Capable Switch implementations may choose to</w:delText>
              </w:r>
            </w:del>
          </w:p>
          <w:p w14:paraId="6B46488A" w14:textId="77777777" w:rsidR="00E02224" w:rsidRDefault="00E02224" w:rsidP="00E02224">
            <w:pPr>
              <w:pStyle w:val="XML1"/>
              <w:rPr>
                <w:del w:id="3676" w:author="aas" w:date="2013-10-14T02:06:00Z"/>
              </w:rPr>
            </w:pPr>
            <w:del w:id="3677" w:author="aas" w:date="2013-10-14T02:06:00Z">
              <w:r>
                <w:delText xml:space="preserve">            assign values to OpenFlow Ports that are unique within the</w:delText>
              </w:r>
            </w:del>
          </w:p>
          <w:p w14:paraId="0259C7BA" w14:textId="77777777" w:rsidR="00E02224" w:rsidRDefault="00E02224" w:rsidP="00E02224">
            <w:pPr>
              <w:pStyle w:val="XML1"/>
              <w:rPr>
                <w:del w:id="3678" w:author="aas" w:date="2013-10-14T02:06:00Z"/>
              </w:rPr>
            </w:pPr>
            <w:del w:id="3679" w:author="aas" w:date="2013-10-14T02:06:00Z">
              <w:r>
                <w:delText xml:space="preserve">            context of the OpenFlow Logical Switch.  These numbers can</w:delText>
              </w:r>
            </w:del>
          </w:p>
          <w:p w14:paraId="494FEC22" w14:textId="77777777" w:rsidR="00E02224" w:rsidRDefault="00E02224" w:rsidP="00E02224">
            <w:pPr>
              <w:pStyle w:val="XML1"/>
              <w:rPr>
                <w:del w:id="3680" w:author="aas" w:date="2013-10-14T02:06:00Z"/>
              </w:rPr>
            </w:pPr>
            <w:del w:id="3681" w:author="aas" w:date="2013-10-14T02:06:00Z">
              <w:r>
                <w:delText xml:space="preserve">            be used independent of assignments to OpenFlow Logical</w:delText>
              </w:r>
            </w:del>
          </w:p>
          <w:p w14:paraId="1A22ABB9" w14:textId="77777777" w:rsidR="00E02224" w:rsidRDefault="00E02224" w:rsidP="00E02224">
            <w:pPr>
              <w:pStyle w:val="XML1"/>
              <w:rPr>
                <w:del w:id="3682" w:author="aas" w:date="2013-10-14T02:06:00Z"/>
              </w:rPr>
            </w:pPr>
            <w:del w:id="3683" w:author="aas" w:date="2013-10-14T02:06:00Z">
              <w:r>
                <w:delText xml:space="preserve">            Switches. </w:delText>
              </w:r>
            </w:del>
          </w:p>
          <w:p w14:paraId="3F229ABE" w14:textId="77777777" w:rsidR="00E02224" w:rsidRDefault="00E02224" w:rsidP="00E02224">
            <w:pPr>
              <w:pStyle w:val="XML1"/>
              <w:rPr>
                <w:del w:id="3684" w:author="aas" w:date="2013-10-14T02:06:00Z"/>
              </w:rPr>
            </w:pPr>
            <w:del w:id="3685" w:author="aas" w:date="2013-10-14T02:06:00Z">
              <w:r>
                <w:delText xml:space="preserve">                  </w:delText>
              </w:r>
            </w:del>
          </w:p>
          <w:p w14:paraId="2D975041" w14:textId="77777777" w:rsidR="00E02224" w:rsidRDefault="00E02224" w:rsidP="00E02224">
            <w:pPr>
              <w:pStyle w:val="XML1"/>
              <w:rPr>
                <w:del w:id="3686" w:author="aas" w:date="2013-10-14T02:06:00Z"/>
              </w:rPr>
            </w:pPr>
            <w:del w:id="3687" w:author="aas" w:date="2013-10-14T02:06:00Z">
              <w:r>
                <w:delText xml:space="preserve">            Other implementations may assign values to this element</w:delText>
              </w:r>
            </w:del>
          </w:p>
          <w:p w14:paraId="20EE904D" w14:textId="77777777" w:rsidR="00E02224" w:rsidRDefault="00E02224" w:rsidP="00E02224">
            <w:pPr>
              <w:pStyle w:val="XML1"/>
              <w:rPr>
                <w:del w:id="3688" w:author="aas" w:date="2013-10-14T02:06:00Z"/>
              </w:rPr>
            </w:pPr>
            <w:del w:id="3689" w:author="aas" w:date="2013-10-14T02:06:00Z">
              <w:r>
                <w:delText xml:space="preserve">            only if the OpenFlow Port is assigned to an OpenFlow</w:delText>
              </w:r>
            </w:del>
          </w:p>
          <w:p w14:paraId="7B22A6C5" w14:textId="77777777" w:rsidR="00E02224" w:rsidRDefault="00E02224" w:rsidP="00E02224">
            <w:pPr>
              <w:pStyle w:val="XML1"/>
              <w:rPr>
                <w:del w:id="3690" w:author="aas" w:date="2013-10-14T02:06:00Z"/>
              </w:rPr>
            </w:pPr>
            <w:del w:id="3691" w:author="aas" w:date="2013-10-14T02:06:00Z">
              <w:r>
                <w:delText xml:space="preserve">            Logical Switch.  If no value is currently assigned to this</w:delText>
              </w:r>
            </w:del>
          </w:p>
          <w:p w14:paraId="7B64DABC" w14:textId="77777777" w:rsidR="00E02224" w:rsidRDefault="00E02224" w:rsidP="00E02224">
            <w:pPr>
              <w:pStyle w:val="XML1"/>
              <w:rPr>
                <w:del w:id="3692" w:author="aas" w:date="2013-10-14T02:06:00Z"/>
              </w:rPr>
            </w:pPr>
            <w:del w:id="3693" w:author="aas" w:date="2013-10-14T02:06:00Z">
              <w:r>
                <w:delText xml:space="preserve">            element then this element MUST NOT be included in replies</w:delText>
              </w:r>
            </w:del>
          </w:p>
          <w:p w14:paraId="67285235" w14:textId="77777777" w:rsidR="00E02224" w:rsidRDefault="00E02224" w:rsidP="00E02224">
            <w:pPr>
              <w:pStyle w:val="XML1"/>
              <w:rPr>
                <w:del w:id="3694" w:author="aas" w:date="2013-10-14T02:06:00Z"/>
              </w:rPr>
            </w:pPr>
            <w:del w:id="3695" w:author="aas" w:date="2013-10-14T02:06:00Z">
              <w:r>
                <w:delText xml:space="preserve">            to NETCONF &amp;lt;get&amp;gt; requests. Since this element is not</w:delText>
              </w:r>
            </w:del>
          </w:p>
          <w:p w14:paraId="10E6BB76" w14:textId="77777777" w:rsidR="00E02224" w:rsidRDefault="00E02224" w:rsidP="00E02224">
            <w:pPr>
              <w:pStyle w:val="XML1"/>
              <w:rPr>
                <w:del w:id="3696" w:author="aas" w:date="2013-10-14T02:06:00Z"/>
              </w:rPr>
            </w:pPr>
            <w:del w:id="3697" w:author="aas" w:date="2013-10-14T02:06:00Z">
              <w:r>
                <w:delText xml:space="preserve">            configurable with the NETCONF protocol it MUST NOT be</w:delText>
              </w:r>
            </w:del>
          </w:p>
          <w:p w14:paraId="7EB2492C" w14:textId="77777777" w:rsidR="00E02224" w:rsidRDefault="00E02224" w:rsidP="00E02224">
            <w:pPr>
              <w:pStyle w:val="XML1"/>
              <w:rPr>
                <w:del w:id="3698" w:author="aas" w:date="2013-10-14T02:06:00Z"/>
              </w:rPr>
            </w:pPr>
            <w:del w:id="3699" w:author="aas" w:date="2013-10-14T02:06:00Z">
              <w:r>
                <w:delText xml:space="preserve">            included in replies to NETCONF &amp;lt;get-config&amp;gt; requests.</w:delText>
              </w:r>
            </w:del>
          </w:p>
          <w:p w14:paraId="18AE1CBD" w14:textId="77777777" w:rsidR="00E02224" w:rsidRDefault="00E02224" w:rsidP="00E02224">
            <w:pPr>
              <w:pStyle w:val="XML1"/>
              <w:rPr>
                <w:del w:id="3700" w:author="aas" w:date="2013-10-14T02:06:00Z"/>
              </w:rPr>
            </w:pPr>
            <w:del w:id="3701" w:author="aas" w:date="2013-10-14T02:06:00Z">
              <w:r>
                <w:delText xml:space="preserve">          &lt;/xs:documentation&gt;</w:delText>
              </w:r>
            </w:del>
          </w:p>
          <w:p w14:paraId="6A914CF5" w14:textId="77777777" w:rsidR="00E02224" w:rsidRDefault="00E02224" w:rsidP="00E02224">
            <w:pPr>
              <w:pStyle w:val="XML1"/>
              <w:rPr>
                <w:del w:id="3702" w:author="aas" w:date="2013-10-14T02:06:00Z"/>
              </w:rPr>
            </w:pPr>
            <w:del w:id="3703" w:author="aas" w:date="2013-10-14T02:06:00Z">
              <w:r>
                <w:delText xml:space="preserve">        &lt;/xs:annotation&gt;</w:delText>
              </w:r>
            </w:del>
          </w:p>
          <w:p w14:paraId="63424C16" w14:textId="77777777" w:rsidR="00E02224" w:rsidRDefault="00E02224" w:rsidP="00E02224">
            <w:pPr>
              <w:pStyle w:val="XML1"/>
              <w:rPr>
                <w:del w:id="3704" w:author="aas" w:date="2013-10-14T02:06:00Z"/>
              </w:rPr>
            </w:pPr>
            <w:del w:id="3705" w:author="aas" w:date="2013-10-14T02:06:00Z">
              <w:r>
                <w:delText xml:space="preserve">      &lt;/xs:element&gt;</w:delText>
              </w:r>
            </w:del>
          </w:p>
          <w:p w14:paraId="016DD637" w14:textId="77777777" w:rsidR="00E02224" w:rsidRDefault="00E02224" w:rsidP="00E02224">
            <w:pPr>
              <w:pStyle w:val="XML1"/>
              <w:rPr>
                <w:del w:id="3706" w:author="aas" w:date="2013-10-14T02:06:00Z"/>
              </w:rPr>
            </w:pPr>
            <w:del w:id="3707" w:author="aas" w:date="2013-10-14T02:06:00Z">
              <w:r>
                <w:delText xml:space="preserve">      &lt;xs:element name="name"&gt;</w:delText>
              </w:r>
            </w:del>
          </w:p>
          <w:p w14:paraId="6DBFB6DF" w14:textId="77777777" w:rsidR="00E02224" w:rsidRDefault="00E02224" w:rsidP="00E02224">
            <w:pPr>
              <w:pStyle w:val="XML1"/>
              <w:rPr>
                <w:del w:id="3708" w:author="aas" w:date="2013-10-14T02:06:00Z"/>
              </w:rPr>
            </w:pPr>
            <w:del w:id="3709" w:author="aas" w:date="2013-10-14T02:06:00Z">
              <w:r>
                <w:delText xml:space="preserve">        &lt;xs:annotation&gt;</w:delText>
              </w:r>
            </w:del>
          </w:p>
          <w:p w14:paraId="6ED7805F" w14:textId="77777777" w:rsidR="00E02224" w:rsidRDefault="00E02224" w:rsidP="00E02224">
            <w:pPr>
              <w:pStyle w:val="XML1"/>
              <w:rPr>
                <w:del w:id="3710" w:author="aas" w:date="2013-10-14T02:06:00Z"/>
              </w:rPr>
            </w:pPr>
            <w:del w:id="3711" w:author="aas" w:date="2013-10-14T02:06:00Z">
              <w:r>
                <w:delText xml:space="preserve">          &lt;xs:documentation&gt;</w:delText>
              </w:r>
            </w:del>
          </w:p>
          <w:p w14:paraId="5C64AF86" w14:textId="77777777" w:rsidR="00E02224" w:rsidRDefault="00E02224" w:rsidP="00E02224">
            <w:pPr>
              <w:pStyle w:val="XML1"/>
              <w:rPr>
                <w:del w:id="3712" w:author="aas" w:date="2013-10-14T02:06:00Z"/>
              </w:rPr>
            </w:pPr>
            <w:del w:id="3713" w:author="aas" w:date="2013-10-14T02:06:00Z">
              <w:r>
                <w:delText xml:space="preserve">            This element assists OpenFlow Controllers in </w:delText>
              </w:r>
            </w:del>
          </w:p>
          <w:p w14:paraId="1DAEA0FE" w14:textId="77777777" w:rsidR="00E02224" w:rsidRDefault="00E02224" w:rsidP="00E02224">
            <w:pPr>
              <w:pStyle w:val="XML1"/>
              <w:rPr>
                <w:del w:id="3714" w:author="aas" w:date="2013-10-14T02:06:00Z"/>
              </w:rPr>
            </w:pPr>
            <w:del w:id="3715" w:author="aas" w:date="2013-10-14T02:06:00Z">
              <w:r>
                <w:delText xml:space="preserve">            identifying OpenFlow Ports.  </w:delText>
              </w:r>
            </w:del>
          </w:p>
          <w:p w14:paraId="4F62E6AC" w14:textId="77777777" w:rsidR="00E02224" w:rsidRDefault="00E02224" w:rsidP="00E02224">
            <w:pPr>
              <w:pStyle w:val="XML1"/>
              <w:rPr>
                <w:del w:id="3716" w:author="aas" w:date="2013-10-14T02:06:00Z"/>
              </w:rPr>
            </w:pPr>
            <w:del w:id="3717" w:author="aas" w:date="2013-10-14T02:06:00Z">
              <w:r>
                <w:delText xml:space="preserve">                  </w:delText>
              </w:r>
            </w:del>
          </w:p>
          <w:p w14:paraId="20382961" w14:textId="77777777" w:rsidR="00E02224" w:rsidRDefault="00E02224" w:rsidP="00E02224">
            <w:pPr>
              <w:pStyle w:val="XML1"/>
              <w:rPr>
                <w:del w:id="3718" w:author="aas" w:date="2013-10-14T02:06:00Z"/>
              </w:rPr>
            </w:pPr>
            <w:del w:id="3719" w:author="aas" w:date="2013-10-14T02:06:00Z">
              <w:r>
                <w:delText xml:space="preserve">            This element is not to be set by the OP-CONFIG protocol,</w:delText>
              </w:r>
            </w:del>
          </w:p>
          <w:p w14:paraId="2598405D" w14:textId="77777777" w:rsidR="00E02224" w:rsidRDefault="00E02224" w:rsidP="00E02224">
            <w:pPr>
              <w:pStyle w:val="XML1"/>
              <w:rPr>
                <w:del w:id="3720" w:author="aas" w:date="2013-10-14T02:06:00Z"/>
              </w:rPr>
            </w:pPr>
            <w:del w:id="3721" w:author="aas" w:date="2013-10-14T02:06:00Z">
              <w:r>
                <w:delText xml:space="preserve">            but it is set by the switch implementation.  It may be set</w:delText>
              </w:r>
            </w:del>
          </w:p>
          <w:p w14:paraId="5CE9E642" w14:textId="77777777" w:rsidR="00E02224" w:rsidRDefault="00E02224" w:rsidP="00E02224">
            <w:pPr>
              <w:pStyle w:val="XML1"/>
              <w:rPr>
                <w:del w:id="3722" w:author="aas" w:date="2013-10-14T02:06:00Z"/>
              </w:rPr>
            </w:pPr>
            <w:del w:id="3723" w:author="aas" w:date="2013-10-14T02:06:00Z">
              <w:r>
                <w:delText xml:space="preserve">            at start-up time of an OpenFlow Capable Switch or when the </w:delText>
              </w:r>
            </w:del>
          </w:p>
          <w:p w14:paraId="14334DD7" w14:textId="77777777" w:rsidR="00E02224" w:rsidRDefault="00E02224" w:rsidP="00E02224">
            <w:pPr>
              <w:pStyle w:val="XML1"/>
              <w:rPr>
                <w:del w:id="3724" w:author="aas" w:date="2013-10-14T02:06:00Z"/>
              </w:rPr>
            </w:pPr>
            <w:del w:id="3725" w:author="aas" w:date="2013-10-14T02:06:00Z">
              <w:r>
                <w:delText xml:space="preserve">            OpenFlow Port is assigned to an OpenFlow Logical Switch.</w:delText>
              </w:r>
            </w:del>
          </w:p>
          <w:p w14:paraId="0F3DFF1C" w14:textId="77777777" w:rsidR="00E02224" w:rsidRDefault="00E02224" w:rsidP="00E02224">
            <w:pPr>
              <w:pStyle w:val="XML1"/>
              <w:rPr>
                <w:del w:id="3726" w:author="aas" w:date="2013-10-14T02:06:00Z"/>
              </w:rPr>
            </w:pPr>
            <w:del w:id="3727" w:author="aas" w:date="2013-10-14T02:06:00Z">
              <w:r>
                <w:delText xml:space="preserve">            It MAY also be not set at all.  If this element is set to a</w:delText>
              </w:r>
            </w:del>
          </w:p>
          <w:p w14:paraId="58708C05" w14:textId="77777777" w:rsidR="00E02224" w:rsidRDefault="00E02224" w:rsidP="00E02224">
            <w:pPr>
              <w:pStyle w:val="XML1"/>
              <w:rPr>
                <w:del w:id="3728" w:author="aas" w:date="2013-10-14T02:06:00Z"/>
              </w:rPr>
            </w:pPr>
            <w:del w:id="3729" w:author="aas" w:date="2013-10-14T02:06:00Z">
              <w:r>
                <w:delText xml:space="preserve">            value other than the empty string when being assigned to an</w:delText>
              </w:r>
            </w:del>
          </w:p>
          <w:p w14:paraId="70B87427" w14:textId="77777777" w:rsidR="00E02224" w:rsidRDefault="00E02224" w:rsidP="00E02224">
            <w:pPr>
              <w:pStyle w:val="XML1"/>
              <w:rPr>
                <w:del w:id="3730" w:author="aas" w:date="2013-10-14T02:06:00Z"/>
              </w:rPr>
            </w:pPr>
            <w:del w:id="3731" w:author="aas" w:date="2013-10-14T02:06:00Z">
              <w:r>
                <w:delText xml:space="preserve">            OpenFlow Logical Switch, then the value of this element</w:delText>
              </w:r>
            </w:del>
          </w:p>
          <w:p w14:paraId="6F4D0249" w14:textId="77777777" w:rsidR="00E02224" w:rsidRDefault="00E02224" w:rsidP="00E02224">
            <w:pPr>
              <w:pStyle w:val="XML1"/>
              <w:rPr>
                <w:del w:id="3732" w:author="aas" w:date="2013-10-14T02:06:00Z"/>
              </w:rPr>
            </w:pPr>
            <w:del w:id="3733" w:author="aas" w:date="2013-10-14T02:06:00Z">
              <w:r>
                <w:delText xml:space="preserve">            MUST be unique within the context of the OpenFlow Logical</w:delText>
              </w:r>
            </w:del>
          </w:p>
          <w:p w14:paraId="785DB01D" w14:textId="77777777" w:rsidR="00E02224" w:rsidRDefault="00E02224" w:rsidP="00E02224">
            <w:pPr>
              <w:pStyle w:val="XML1"/>
              <w:rPr>
                <w:del w:id="3734" w:author="aas" w:date="2013-10-14T02:06:00Z"/>
              </w:rPr>
            </w:pPr>
            <w:del w:id="3735" w:author="aas" w:date="2013-10-14T02:06:00Z">
              <w:r>
                <w:delText xml:space="preserve">            Switch.  </w:delText>
              </w:r>
            </w:del>
          </w:p>
          <w:p w14:paraId="3D3A43A5" w14:textId="77777777" w:rsidR="00E02224" w:rsidRDefault="00E02224" w:rsidP="00E02224">
            <w:pPr>
              <w:pStyle w:val="XML1"/>
              <w:rPr>
                <w:del w:id="3736" w:author="aas" w:date="2013-10-14T02:06:00Z"/>
              </w:rPr>
            </w:pPr>
            <w:del w:id="3737" w:author="aas" w:date="2013-10-14T02:06:00Z">
              <w:r>
                <w:delText xml:space="preserve">                  </w:delText>
              </w:r>
            </w:del>
          </w:p>
          <w:p w14:paraId="7F41D533" w14:textId="77777777" w:rsidR="00E02224" w:rsidRDefault="00E02224" w:rsidP="00E02224">
            <w:pPr>
              <w:pStyle w:val="XML1"/>
              <w:rPr>
                <w:del w:id="3738" w:author="aas" w:date="2013-10-14T02:06:00Z"/>
              </w:rPr>
            </w:pPr>
            <w:del w:id="3739" w:author="aas" w:date="2013-10-14T02:06:00Z">
              <w:r>
                <w:delText xml:space="preserve">            If no value or the empty string is currently assigned to</w:delText>
              </w:r>
            </w:del>
          </w:p>
          <w:p w14:paraId="1B9CF194" w14:textId="77777777" w:rsidR="00E02224" w:rsidRDefault="00E02224" w:rsidP="00E02224">
            <w:pPr>
              <w:pStyle w:val="XML1"/>
              <w:rPr>
                <w:del w:id="3740" w:author="aas" w:date="2013-10-14T02:06:00Z"/>
              </w:rPr>
            </w:pPr>
            <w:del w:id="3741" w:author="aas" w:date="2013-10-14T02:06:00Z">
              <w:r>
                <w:delText xml:space="preserve">            this element then this element MUST not be included in</w:delText>
              </w:r>
            </w:del>
          </w:p>
          <w:p w14:paraId="6EEC6B8B" w14:textId="77777777" w:rsidR="00E02224" w:rsidRDefault="00E02224" w:rsidP="00E02224">
            <w:pPr>
              <w:pStyle w:val="XML1"/>
              <w:rPr>
                <w:del w:id="3742" w:author="aas" w:date="2013-10-14T02:06:00Z"/>
              </w:rPr>
            </w:pPr>
            <w:del w:id="3743" w:author="aas" w:date="2013-10-14T02:06:00Z">
              <w:r>
                <w:delText xml:space="preserve">            replies to NETCONF &amp;lt;get&amp;gt; requests. Since this element is</w:delText>
              </w:r>
            </w:del>
          </w:p>
          <w:p w14:paraId="7EE696D9" w14:textId="77777777" w:rsidR="00E02224" w:rsidRDefault="00E02224" w:rsidP="00E02224">
            <w:pPr>
              <w:pStyle w:val="XML1"/>
              <w:rPr>
                <w:del w:id="3744" w:author="aas" w:date="2013-10-14T02:06:00Z"/>
              </w:rPr>
            </w:pPr>
            <w:del w:id="3745" w:author="aas" w:date="2013-10-14T02:06:00Z">
              <w:r>
                <w:delText xml:space="preserve">            not configurable with the NETCONF protocol it MUST NOT be</w:delText>
              </w:r>
            </w:del>
          </w:p>
          <w:p w14:paraId="6F35FDA3" w14:textId="77777777" w:rsidR="00E02224" w:rsidRDefault="00E02224" w:rsidP="00E02224">
            <w:pPr>
              <w:pStyle w:val="XML1"/>
              <w:rPr>
                <w:del w:id="3746" w:author="aas" w:date="2013-10-14T02:06:00Z"/>
              </w:rPr>
            </w:pPr>
            <w:del w:id="3747" w:author="aas" w:date="2013-10-14T02:06:00Z">
              <w:r>
                <w:delText xml:space="preserve">            included in replies to NETCONF &amp;lt;get-config&amp;gt; requests.</w:delText>
              </w:r>
            </w:del>
          </w:p>
          <w:p w14:paraId="05504B55" w14:textId="77777777" w:rsidR="00E02224" w:rsidRDefault="00E02224" w:rsidP="00E02224">
            <w:pPr>
              <w:pStyle w:val="XML1"/>
              <w:rPr>
                <w:del w:id="3748" w:author="aas" w:date="2013-10-14T02:06:00Z"/>
              </w:rPr>
            </w:pPr>
            <w:del w:id="3749" w:author="aas" w:date="2013-10-14T02:06:00Z">
              <w:r>
                <w:delText xml:space="preserve">          &lt;/xs:documentation&gt;</w:delText>
              </w:r>
            </w:del>
          </w:p>
          <w:p w14:paraId="7466ABC1" w14:textId="77777777" w:rsidR="00E02224" w:rsidRDefault="00E02224" w:rsidP="00E02224">
            <w:pPr>
              <w:pStyle w:val="XML1"/>
              <w:rPr>
                <w:del w:id="3750" w:author="aas" w:date="2013-10-14T02:06:00Z"/>
              </w:rPr>
            </w:pPr>
            <w:del w:id="3751" w:author="aas" w:date="2013-10-14T02:06:00Z">
              <w:r>
                <w:delText xml:space="preserve">        &lt;/xs:annotation&gt;</w:delText>
              </w:r>
            </w:del>
          </w:p>
          <w:p w14:paraId="21D80DF1" w14:textId="77777777" w:rsidR="00E02224" w:rsidRDefault="00E02224" w:rsidP="00E02224">
            <w:pPr>
              <w:pStyle w:val="XML1"/>
              <w:rPr>
                <w:del w:id="3752" w:author="aas" w:date="2013-10-14T02:06:00Z"/>
              </w:rPr>
            </w:pPr>
            <w:del w:id="3753" w:author="aas" w:date="2013-10-14T02:06:00Z">
              <w:r>
                <w:delText xml:space="preserve">        &lt;xs:simpleType&gt;</w:delText>
              </w:r>
            </w:del>
          </w:p>
          <w:p w14:paraId="789B8FB8" w14:textId="77777777" w:rsidR="00E02224" w:rsidRDefault="00E02224" w:rsidP="00E02224">
            <w:pPr>
              <w:pStyle w:val="XML1"/>
              <w:rPr>
                <w:del w:id="3754" w:author="aas" w:date="2013-10-14T02:06:00Z"/>
              </w:rPr>
            </w:pPr>
            <w:del w:id="3755" w:author="aas" w:date="2013-10-14T02:06:00Z">
              <w:r>
                <w:delText xml:space="preserve">          &lt;xs:restriction base="xs:string"&gt;</w:delText>
              </w:r>
            </w:del>
          </w:p>
          <w:p w14:paraId="02E57664" w14:textId="77777777" w:rsidR="00E02224" w:rsidRDefault="00E02224" w:rsidP="00E02224">
            <w:pPr>
              <w:pStyle w:val="XML1"/>
              <w:rPr>
                <w:del w:id="3756" w:author="aas" w:date="2013-10-14T02:06:00Z"/>
              </w:rPr>
            </w:pPr>
            <w:del w:id="3757" w:author="aas" w:date="2013-10-14T02:06:00Z">
              <w:r>
                <w:delText xml:space="preserve">            &lt;xs:minLength value="1"/&gt;</w:delText>
              </w:r>
            </w:del>
          </w:p>
          <w:p w14:paraId="37FB8736" w14:textId="77777777" w:rsidR="00E02224" w:rsidRDefault="00E02224" w:rsidP="00E02224">
            <w:pPr>
              <w:pStyle w:val="XML1"/>
              <w:rPr>
                <w:del w:id="3758" w:author="aas" w:date="2013-10-14T02:06:00Z"/>
              </w:rPr>
            </w:pPr>
            <w:del w:id="3759" w:author="aas" w:date="2013-10-14T02:06:00Z">
              <w:r>
                <w:delText xml:space="preserve">            &lt;xs:maxLength value="16"/&gt;</w:delText>
              </w:r>
            </w:del>
          </w:p>
          <w:p w14:paraId="477EF4E4" w14:textId="77777777" w:rsidR="00E02224" w:rsidRDefault="00E02224" w:rsidP="00E02224">
            <w:pPr>
              <w:pStyle w:val="XML1"/>
              <w:rPr>
                <w:del w:id="3760" w:author="aas" w:date="2013-10-14T02:06:00Z"/>
              </w:rPr>
            </w:pPr>
            <w:del w:id="3761" w:author="aas" w:date="2013-10-14T02:06:00Z">
              <w:r>
                <w:delText xml:space="preserve">          &lt;/xs:restriction&gt;</w:delText>
              </w:r>
            </w:del>
          </w:p>
          <w:p w14:paraId="6C85AA3D" w14:textId="77777777" w:rsidR="00E02224" w:rsidRDefault="00E02224" w:rsidP="00E02224">
            <w:pPr>
              <w:pStyle w:val="XML1"/>
              <w:rPr>
                <w:del w:id="3762" w:author="aas" w:date="2013-10-14T02:06:00Z"/>
              </w:rPr>
            </w:pPr>
            <w:del w:id="3763" w:author="aas" w:date="2013-10-14T02:06:00Z">
              <w:r>
                <w:delText xml:space="preserve">        &lt;/xs:simpleType&gt;</w:delText>
              </w:r>
            </w:del>
          </w:p>
          <w:p w14:paraId="5EE0D713" w14:textId="77777777" w:rsidR="00E02224" w:rsidRDefault="00E02224" w:rsidP="00E02224">
            <w:pPr>
              <w:pStyle w:val="XML1"/>
              <w:rPr>
                <w:del w:id="3764" w:author="aas" w:date="2013-10-14T02:06:00Z"/>
              </w:rPr>
            </w:pPr>
            <w:del w:id="3765" w:author="aas" w:date="2013-10-14T02:06:00Z">
              <w:r>
                <w:delText xml:space="preserve">      &lt;/xs:element&gt;</w:delText>
              </w:r>
            </w:del>
          </w:p>
          <w:p w14:paraId="72A7E9E9" w14:textId="77777777" w:rsidR="00E02224" w:rsidRDefault="00E02224" w:rsidP="00E02224">
            <w:pPr>
              <w:pStyle w:val="XML1"/>
              <w:rPr>
                <w:del w:id="3766" w:author="aas" w:date="2013-10-14T02:06:00Z"/>
              </w:rPr>
            </w:pPr>
            <w:del w:id="3767" w:author="aas" w:date="2013-10-14T02:06:00Z">
              <w:r>
                <w:delText xml:space="preserve">      &lt;xs:element name="current-rate"  type="xs:unsignedInt"&gt;</w:delText>
              </w:r>
            </w:del>
          </w:p>
          <w:p w14:paraId="2EC59312" w14:textId="77777777" w:rsidR="00E02224" w:rsidRDefault="00E02224" w:rsidP="00E02224">
            <w:pPr>
              <w:pStyle w:val="XML1"/>
              <w:rPr>
                <w:del w:id="3768" w:author="aas" w:date="2013-10-14T02:06:00Z"/>
              </w:rPr>
            </w:pPr>
            <w:del w:id="3769" w:author="aas" w:date="2013-10-14T02:06:00Z">
              <w:r>
                <w:delText xml:space="preserve">        &lt;xs:annotation&gt;</w:delText>
              </w:r>
            </w:del>
          </w:p>
          <w:p w14:paraId="6CA7E417" w14:textId="77777777" w:rsidR="00E02224" w:rsidRDefault="00E02224" w:rsidP="00E02224">
            <w:pPr>
              <w:pStyle w:val="XML1"/>
              <w:rPr>
                <w:del w:id="3770" w:author="aas" w:date="2013-10-14T02:06:00Z"/>
              </w:rPr>
            </w:pPr>
            <w:del w:id="3771" w:author="aas" w:date="2013-10-14T02:06:00Z">
              <w:r>
                <w:delText xml:space="preserve">          &lt;xs:documentation&gt;</w:delText>
              </w:r>
            </w:del>
          </w:p>
          <w:p w14:paraId="7FE63C4A" w14:textId="77777777" w:rsidR="00E02224" w:rsidRDefault="00E02224" w:rsidP="00E02224">
            <w:pPr>
              <w:pStyle w:val="XML1"/>
              <w:rPr>
                <w:del w:id="3772" w:author="aas" w:date="2013-10-14T02:06:00Z"/>
              </w:rPr>
            </w:pPr>
            <w:del w:id="3773" w:author="aas" w:date="2013-10-14T02:06:00Z">
              <w:r>
                <w:delText xml:space="preserve">            This element indicates the current bit rate of </w:delText>
              </w:r>
            </w:del>
          </w:p>
          <w:p w14:paraId="3EA3DF7D" w14:textId="77777777" w:rsidR="00E02224" w:rsidRDefault="00E02224" w:rsidP="00E02224">
            <w:pPr>
              <w:pStyle w:val="XML1"/>
              <w:rPr>
                <w:del w:id="3774" w:author="aas" w:date="2013-10-14T02:06:00Z"/>
              </w:rPr>
            </w:pPr>
            <w:del w:id="3775" w:author="aas" w:date="2013-10-14T02:06:00Z">
              <w:r>
                <w:delText xml:space="preserve">            the port. Its values is to be provided in units of kilobit </w:delText>
              </w:r>
            </w:del>
          </w:p>
          <w:p w14:paraId="2FC19AF3" w14:textId="77777777" w:rsidR="00E02224" w:rsidRDefault="00E02224" w:rsidP="00E02224">
            <w:pPr>
              <w:pStyle w:val="XML1"/>
              <w:rPr>
                <w:del w:id="3776" w:author="aas" w:date="2013-10-14T02:06:00Z"/>
              </w:rPr>
            </w:pPr>
            <w:del w:id="3777" w:author="aas" w:date="2013-10-14T02:06:00Z">
              <w:r>
                <w:delText xml:space="preserve">            per second (kbps). This element is only valid if the </w:delText>
              </w:r>
            </w:del>
          </w:p>
          <w:p w14:paraId="31621C44" w14:textId="77777777" w:rsidR="00E02224" w:rsidRDefault="00E02224" w:rsidP="00E02224">
            <w:pPr>
              <w:pStyle w:val="XML1"/>
              <w:rPr>
                <w:del w:id="3778" w:author="aas" w:date="2013-10-14T02:06:00Z"/>
              </w:rPr>
            </w:pPr>
            <w:del w:id="3779" w:author="aas" w:date="2013-10-14T02:06:00Z">
              <w:r>
                <w:delText xml:space="preserve">            element called 'rate' in the current Port Features has a </w:delText>
              </w:r>
            </w:del>
          </w:p>
          <w:p w14:paraId="1BE33B31" w14:textId="77777777" w:rsidR="00E02224" w:rsidRDefault="00E02224" w:rsidP="00E02224">
            <w:pPr>
              <w:pStyle w:val="XML1"/>
              <w:rPr>
                <w:del w:id="3780" w:author="aas" w:date="2013-10-14T02:06:00Z"/>
              </w:rPr>
            </w:pPr>
            <w:del w:id="3781" w:author="aas" w:date="2013-10-14T02:06:00Z">
              <w:r>
                <w:delText xml:space="preserve">            value of 'other'.</w:delText>
              </w:r>
            </w:del>
          </w:p>
          <w:p w14:paraId="77627C26" w14:textId="77777777" w:rsidR="00E02224" w:rsidRDefault="00E02224" w:rsidP="00E02224">
            <w:pPr>
              <w:pStyle w:val="XML1"/>
              <w:rPr>
                <w:del w:id="3782" w:author="aas" w:date="2013-10-14T02:06:00Z"/>
              </w:rPr>
            </w:pPr>
          </w:p>
          <w:p w14:paraId="1841A43C" w14:textId="77777777" w:rsidR="00E02224" w:rsidRDefault="00E02224" w:rsidP="00E02224">
            <w:pPr>
              <w:pStyle w:val="XML1"/>
              <w:rPr>
                <w:del w:id="3783" w:author="aas" w:date="2013-10-14T02:06:00Z"/>
              </w:rPr>
            </w:pPr>
            <w:del w:id="3784" w:author="aas" w:date="2013-10-14T02:06:00Z">
              <w:r>
                <w:delText xml:space="preserve">            Since this element is not configurable with the NETCONF</w:delText>
              </w:r>
            </w:del>
          </w:p>
          <w:p w14:paraId="294650F7" w14:textId="77777777" w:rsidR="00E02224" w:rsidRDefault="00E02224" w:rsidP="00E02224">
            <w:pPr>
              <w:pStyle w:val="XML1"/>
              <w:rPr>
                <w:del w:id="3785" w:author="aas" w:date="2013-10-14T02:06:00Z"/>
              </w:rPr>
            </w:pPr>
            <w:del w:id="3786" w:author="aas" w:date="2013-10-14T02:06:00Z">
              <w:r>
                <w:delText xml:space="preserve">            protocol it MUST NOT be included in replies to NETCONF</w:delText>
              </w:r>
            </w:del>
          </w:p>
          <w:p w14:paraId="099CCBEE" w14:textId="77777777" w:rsidR="00E02224" w:rsidRDefault="00E02224" w:rsidP="00E02224">
            <w:pPr>
              <w:pStyle w:val="XML1"/>
              <w:rPr>
                <w:del w:id="3787" w:author="aas" w:date="2013-10-14T02:06:00Z"/>
              </w:rPr>
            </w:pPr>
            <w:del w:id="3788" w:author="aas" w:date="2013-10-14T02:06:00Z">
              <w:r>
                <w:delText xml:space="preserve">            &amp;lt;get-config&amp;gt; requests.</w:delText>
              </w:r>
            </w:del>
          </w:p>
          <w:p w14:paraId="5F4825C7" w14:textId="77777777" w:rsidR="00E02224" w:rsidRDefault="00E02224" w:rsidP="00E02224">
            <w:pPr>
              <w:pStyle w:val="XML1"/>
              <w:rPr>
                <w:del w:id="3789" w:author="aas" w:date="2013-10-14T02:06:00Z"/>
              </w:rPr>
            </w:pPr>
            <w:del w:id="3790" w:author="aas" w:date="2013-10-14T02:06:00Z">
              <w:r>
                <w:delText xml:space="preserve">          &lt;/xs:documentation&gt;</w:delText>
              </w:r>
            </w:del>
          </w:p>
          <w:p w14:paraId="6DDE2599" w14:textId="77777777" w:rsidR="00E02224" w:rsidRDefault="00E02224" w:rsidP="00E02224">
            <w:pPr>
              <w:pStyle w:val="XML1"/>
              <w:rPr>
                <w:del w:id="3791" w:author="aas" w:date="2013-10-14T02:06:00Z"/>
              </w:rPr>
            </w:pPr>
            <w:del w:id="3792" w:author="aas" w:date="2013-10-14T02:06:00Z">
              <w:r>
                <w:delText xml:space="preserve">        &lt;/xs:annotation&gt;</w:delText>
              </w:r>
            </w:del>
          </w:p>
          <w:p w14:paraId="7E554468" w14:textId="77777777" w:rsidR="00E02224" w:rsidRDefault="00E02224" w:rsidP="00E02224">
            <w:pPr>
              <w:pStyle w:val="XML1"/>
              <w:rPr>
                <w:del w:id="3793" w:author="aas" w:date="2013-10-14T02:06:00Z"/>
              </w:rPr>
            </w:pPr>
            <w:del w:id="3794" w:author="aas" w:date="2013-10-14T02:06:00Z">
              <w:r>
                <w:delText xml:space="preserve">      &lt;/xs:element&gt;</w:delText>
              </w:r>
            </w:del>
          </w:p>
          <w:p w14:paraId="282E444A" w14:textId="77777777" w:rsidR="00E02224" w:rsidRDefault="00E02224" w:rsidP="00E02224">
            <w:pPr>
              <w:pStyle w:val="XML1"/>
              <w:rPr>
                <w:del w:id="3795" w:author="aas" w:date="2013-10-14T02:06:00Z"/>
              </w:rPr>
            </w:pPr>
            <w:del w:id="3796" w:author="aas" w:date="2013-10-14T02:06:00Z">
              <w:r>
                <w:delText xml:space="preserve">      &lt;xs:element name="max-rate"  type="xs:unsignedInt"&gt;</w:delText>
              </w:r>
            </w:del>
          </w:p>
          <w:p w14:paraId="11FEA420" w14:textId="77777777" w:rsidR="00E02224" w:rsidRDefault="00E02224" w:rsidP="00E02224">
            <w:pPr>
              <w:pStyle w:val="XML1"/>
              <w:rPr>
                <w:del w:id="3797" w:author="aas" w:date="2013-10-14T02:06:00Z"/>
              </w:rPr>
            </w:pPr>
            <w:del w:id="3798" w:author="aas" w:date="2013-10-14T02:06:00Z">
              <w:r>
                <w:delText xml:space="preserve">        &lt;xs:annotation&gt;</w:delText>
              </w:r>
            </w:del>
          </w:p>
          <w:p w14:paraId="70EB1FE9" w14:textId="77777777" w:rsidR="00E02224" w:rsidRDefault="00E02224" w:rsidP="00E02224">
            <w:pPr>
              <w:pStyle w:val="XML1"/>
              <w:rPr>
                <w:del w:id="3799" w:author="aas" w:date="2013-10-14T02:06:00Z"/>
              </w:rPr>
            </w:pPr>
            <w:del w:id="3800" w:author="aas" w:date="2013-10-14T02:06:00Z">
              <w:r>
                <w:delText xml:space="preserve">          &lt;xs:documentation&gt;</w:delText>
              </w:r>
            </w:del>
          </w:p>
          <w:p w14:paraId="07342802" w14:textId="77777777" w:rsidR="00E02224" w:rsidRDefault="00E02224" w:rsidP="00E02224">
            <w:pPr>
              <w:pStyle w:val="XML1"/>
              <w:rPr>
                <w:del w:id="3801" w:author="aas" w:date="2013-10-14T02:06:00Z"/>
              </w:rPr>
            </w:pPr>
            <w:del w:id="3802" w:author="aas" w:date="2013-10-14T02:06:00Z">
              <w:r>
                <w:delText xml:space="preserve">            This element indicates the maximum bit rate of </w:delText>
              </w:r>
            </w:del>
          </w:p>
          <w:p w14:paraId="76EF79AA" w14:textId="77777777" w:rsidR="00E02224" w:rsidRDefault="00E02224" w:rsidP="00E02224">
            <w:pPr>
              <w:pStyle w:val="XML1"/>
              <w:rPr>
                <w:del w:id="3803" w:author="aas" w:date="2013-10-14T02:06:00Z"/>
              </w:rPr>
            </w:pPr>
            <w:del w:id="3804" w:author="aas" w:date="2013-10-14T02:06:00Z">
              <w:r>
                <w:delText xml:space="preserve">            the port. Its values is to be provided in units of kilobit </w:delText>
              </w:r>
            </w:del>
          </w:p>
          <w:p w14:paraId="5C1B5DA6" w14:textId="77777777" w:rsidR="00E02224" w:rsidRDefault="00E02224" w:rsidP="00E02224">
            <w:pPr>
              <w:pStyle w:val="XML1"/>
              <w:rPr>
                <w:del w:id="3805" w:author="aas" w:date="2013-10-14T02:06:00Z"/>
              </w:rPr>
            </w:pPr>
            <w:del w:id="3806" w:author="aas" w:date="2013-10-14T02:06:00Z">
              <w:r>
                <w:delText xml:space="preserve">            per second (kbps). This element is only valid if the </w:delText>
              </w:r>
            </w:del>
          </w:p>
          <w:p w14:paraId="20E4A2EA" w14:textId="77777777" w:rsidR="00E02224" w:rsidRDefault="00E02224" w:rsidP="00E02224">
            <w:pPr>
              <w:pStyle w:val="XML1"/>
              <w:rPr>
                <w:del w:id="3807" w:author="aas" w:date="2013-10-14T02:06:00Z"/>
              </w:rPr>
            </w:pPr>
            <w:del w:id="3808" w:author="aas" w:date="2013-10-14T02:06:00Z">
              <w:r>
                <w:delText xml:space="preserve">            element called 'rate' in the current Port Features has a </w:delText>
              </w:r>
            </w:del>
          </w:p>
          <w:p w14:paraId="7E4ABD47" w14:textId="77777777" w:rsidR="00E02224" w:rsidRDefault="00E02224" w:rsidP="00E02224">
            <w:pPr>
              <w:pStyle w:val="XML1"/>
              <w:rPr>
                <w:del w:id="3809" w:author="aas" w:date="2013-10-14T02:06:00Z"/>
              </w:rPr>
            </w:pPr>
            <w:del w:id="3810" w:author="aas" w:date="2013-10-14T02:06:00Z">
              <w:r>
                <w:delText xml:space="preserve">            value of 'other'.</w:delText>
              </w:r>
            </w:del>
          </w:p>
          <w:p w14:paraId="144C3792" w14:textId="77777777" w:rsidR="00E02224" w:rsidRDefault="00E02224" w:rsidP="00E02224">
            <w:pPr>
              <w:pStyle w:val="XML1"/>
              <w:rPr>
                <w:del w:id="3811" w:author="aas" w:date="2013-10-14T02:06:00Z"/>
              </w:rPr>
            </w:pPr>
          </w:p>
          <w:p w14:paraId="4AFC895F" w14:textId="77777777" w:rsidR="00E02224" w:rsidRDefault="00E02224" w:rsidP="00E02224">
            <w:pPr>
              <w:pStyle w:val="XML1"/>
              <w:rPr>
                <w:del w:id="3812" w:author="aas" w:date="2013-10-14T02:06:00Z"/>
              </w:rPr>
            </w:pPr>
            <w:del w:id="3813" w:author="aas" w:date="2013-10-14T02:06:00Z">
              <w:r>
                <w:delText xml:space="preserve">            Since this element is not configurable with the NETCONF</w:delText>
              </w:r>
            </w:del>
          </w:p>
          <w:p w14:paraId="552ED73B" w14:textId="77777777" w:rsidR="00E02224" w:rsidRDefault="00E02224" w:rsidP="00E02224">
            <w:pPr>
              <w:pStyle w:val="XML1"/>
              <w:rPr>
                <w:del w:id="3814" w:author="aas" w:date="2013-10-14T02:06:00Z"/>
              </w:rPr>
            </w:pPr>
            <w:del w:id="3815" w:author="aas" w:date="2013-10-14T02:06:00Z">
              <w:r>
                <w:delText xml:space="preserve">            protocol it MUST NOT be included in replies to NETCONF</w:delText>
              </w:r>
            </w:del>
          </w:p>
          <w:p w14:paraId="0103C47C" w14:textId="77777777" w:rsidR="00E02224" w:rsidRDefault="00E02224" w:rsidP="00E02224">
            <w:pPr>
              <w:pStyle w:val="XML1"/>
              <w:rPr>
                <w:del w:id="3816" w:author="aas" w:date="2013-10-14T02:06:00Z"/>
              </w:rPr>
            </w:pPr>
            <w:del w:id="3817" w:author="aas" w:date="2013-10-14T02:06:00Z">
              <w:r>
                <w:delText xml:space="preserve">            &amp;lt;get-config&amp;gt; requests.</w:delText>
              </w:r>
            </w:del>
          </w:p>
          <w:p w14:paraId="0895788E" w14:textId="77777777" w:rsidR="00E02224" w:rsidRDefault="00E02224" w:rsidP="00E02224">
            <w:pPr>
              <w:pStyle w:val="XML1"/>
              <w:rPr>
                <w:del w:id="3818" w:author="aas" w:date="2013-10-14T02:06:00Z"/>
              </w:rPr>
            </w:pPr>
            <w:del w:id="3819" w:author="aas" w:date="2013-10-14T02:06:00Z">
              <w:r>
                <w:delText xml:space="preserve">          &lt;/xs:documentation&gt;</w:delText>
              </w:r>
            </w:del>
          </w:p>
          <w:p w14:paraId="693E9934" w14:textId="77777777" w:rsidR="00E02224" w:rsidRDefault="00E02224" w:rsidP="00E02224">
            <w:pPr>
              <w:pStyle w:val="XML1"/>
              <w:rPr>
                <w:del w:id="3820" w:author="aas" w:date="2013-10-14T02:06:00Z"/>
              </w:rPr>
            </w:pPr>
            <w:del w:id="3821" w:author="aas" w:date="2013-10-14T02:06:00Z">
              <w:r>
                <w:delText xml:space="preserve">        &lt;/xs:annotation&gt;</w:delText>
              </w:r>
            </w:del>
          </w:p>
          <w:p w14:paraId="21885F62" w14:textId="77777777" w:rsidR="00E02224" w:rsidRDefault="00E02224" w:rsidP="00E02224">
            <w:pPr>
              <w:pStyle w:val="XML1"/>
              <w:rPr>
                <w:del w:id="3822" w:author="aas" w:date="2013-10-14T02:06:00Z"/>
              </w:rPr>
            </w:pPr>
            <w:del w:id="3823" w:author="aas" w:date="2013-10-14T02:06:00Z">
              <w:r>
                <w:delText xml:space="preserve">      &lt;/xs:element&gt;</w:delText>
              </w:r>
            </w:del>
          </w:p>
          <w:p w14:paraId="07BFFB96" w14:textId="77777777" w:rsidR="00E02224" w:rsidRDefault="00E02224" w:rsidP="00E02224">
            <w:pPr>
              <w:pStyle w:val="XML1"/>
              <w:rPr>
                <w:del w:id="3824" w:author="aas" w:date="2013-10-14T02:06:00Z"/>
              </w:rPr>
            </w:pPr>
            <w:del w:id="3825" w:author="aas" w:date="2013-10-14T02:06:00Z">
              <w:r>
                <w:delText xml:space="preserve">      &lt;xs:element name="configuration"&gt;</w:delText>
              </w:r>
            </w:del>
          </w:p>
          <w:p w14:paraId="6B2359D2" w14:textId="77777777" w:rsidR="00E02224" w:rsidRDefault="00E02224" w:rsidP="00E02224">
            <w:pPr>
              <w:pStyle w:val="XML1"/>
              <w:rPr>
                <w:del w:id="3826" w:author="aas" w:date="2013-10-14T02:06:00Z"/>
              </w:rPr>
            </w:pPr>
            <w:del w:id="3827" w:author="aas" w:date="2013-10-14T02:06:00Z">
              <w:r>
                <w:delText xml:space="preserve">        &lt;xs:annotation&gt;</w:delText>
              </w:r>
            </w:del>
          </w:p>
          <w:p w14:paraId="4639AD32" w14:textId="77777777" w:rsidR="00E02224" w:rsidRDefault="00E02224" w:rsidP="00E02224">
            <w:pPr>
              <w:pStyle w:val="XML1"/>
              <w:rPr>
                <w:del w:id="3828" w:author="aas" w:date="2013-10-14T02:06:00Z"/>
              </w:rPr>
            </w:pPr>
            <w:del w:id="3829" w:author="aas" w:date="2013-10-14T02:06:00Z">
              <w:r>
                <w:delText xml:space="preserve">          &lt;xs:documentation&gt;</w:delText>
              </w:r>
            </w:del>
          </w:p>
          <w:p w14:paraId="2DB64430" w14:textId="77777777" w:rsidR="00E02224" w:rsidRDefault="00E02224" w:rsidP="00E02224">
            <w:pPr>
              <w:pStyle w:val="XML1"/>
              <w:rPr>
                <w:del w:id="3830" w:author="aas" w:date="2013-10-14T02:06:00Z"/>
              </w:rPr>
            </w:pPr>
            <w:del w:id="3831" w:author="aas" w:date="2013-10-14T02:06:00Z">
              <w:r>
                <w:delText xml:space="preserve">            This element represents the general</w:delText>
              </w:r>
            </w:del>
          </w:p>
          <w:p w14:paraId="4462A3EE" w14:textId="77777777" w:rsidR="00E02224" w:rsidRDefault="00E02224" w:rsidP="00E02224">
            <w:pPr>
              <w:pStyle w:val="XML1"/>
              <w:rPr>
                <w:del w:id="3832" w:author="aas" w:date="2013-10-14T02:06:00Z"/>
              </w:rPr>
            </w:pPr>
            <w:del w:id="3833" w:author="aas" w:date="2013-10-14T02:06:00Z">
              <w:r>
                <w:delText xml:space="preserve">            adminitrative configuration of the OpenFlow Port.</w:delText>
              </w:r>
            </w:del>
          </w:p>
          <w:p w14:paraId="1737A7AC" w14:textId="77777777" w:rsidR="00E02224" w:rsidRDefault="00E02224" w:rsidP="00E02224">
            <w:pPr>
              <w:pStyle w:val="XML1"/>
              <w:rPr>
                <w:del w:id="3834" w:author="aas" w:date="2013-10-14T02:06:00Z"/>
              </w:rPr>
            </w:pPr>
            <w:del w:id="3835" w:author="aas" w:date="2013-10-14T02:06:00Z">
              <w:r>
                <w:delText xml:space="preserve">          &lt;/xs:documentation&gt;</w:delText>
              </w:r>
            </w:del>
          </w:p>
          <w:p w14:paraId="4D282C87" w14:textId="77777777" w:rsidR="00E02224" w:rsidRDefault="00E02224" w:rsidP="00E02224">
            <w:pPr>
              <w:pStyle w:val="XML1"/>
              <w:rPr>
                <w:del w:id="3836" w:author="aas" w:date="2013-10-14T02:06:00Z"/>
              </w:rPr>
            </w:pPr>
            <w:del w:id="3837" w:author="aas" w:date="2013-10-14T02:06:00Z">
              <w:r>
                <w:delText xml:space="preserve">        &lt;/xs:annotation&gt;</w:delText>
              </w:r>
            </w:del>
          </w:p>
          <w:p w14:paraId="194115FB" w14:textId="77777777" w:rsidR="00E02224" w:rsidRDefault="00E02224" w:rsidP="00E02224">
            <w:pPr>
              <w:pStyle w:val="XML1"/>
              <w:rPr>
                <w:del w:id="3838" w:author="aas" w:date="2013-10-14T02:06:00Z"/>
              </w:rPr>
            </w:pPr>
            <w:del w:id="3839" w:author="aas" w:date="2013-10-14T02:06:00Z">
              <w:r>
                <w:delText xml:space="preserve">        &lt;xs:complexType&gt;</w:delText>
              </w:r>
            </w:del>
          </w:p>
          <w:p w14:paraId="70F4F6FA" w14:textId="77777777" w:rsidR="00E02224" w:rsidRDefault="00E02224" w:rsidP="00E02224">
            <w:pPr>
              <w:pStyle w:val="XML1"/>
              <w:rPr>
                <w:del w:id="3840" w:author="aas" w:date="2013-10-14T02:06:00Z"/>
              </w:rPr>
            </w:pPr>
            <w:del w:id="3841" w:author="aas" w:date="2013-10-14T02:06:00Z">
              <w:r>
                <w:delText xml:space="preserve">          &lt;xs:sequence&gt;</w:delText>
              </w:r>
            </w:del>
          </w:p>
          <w:p w14:paraId="00B3C8E3" w14:textId="77777777" w:rsidR="00E02224" w:rsidRDefault="00E02224" w:rsidP="00E02224">
            <w:pPr>
              <w:pStyle w:val="XML1"/>
              <w:rPr>
                <w:del w:id="3842" w:author="aas" w:date="2013-10-14T02:06:00Z"/>
              </w:rPr>
            </w:pPr>
            <w:del w:id="3843" w:author="aas" w:date="2013-10-14T02:06:00Z">
              <w:r>
                <w:delText xml:space="preserve">            &lt;xs:element name="admin-state" minOccurs="0"  type="OFUpDownStateType"&gt;</w:delText>
              </w:r>
            </w:del>
          </w:p>
          <w:p w14:paraId="0C2E6DE1" w14:textId="77777777" w:rsidR="00E02224" w:rsidRDefault="00E02224" w:rsidP="00E02224">
            <w:pPr>
              <w:pStyle w:val="XML1"/>
              <w:rPr>
                <w:del w:id="3844" w:author="aas" w:date="2013-10-14T02:06:00Z"/>
              </w:rPr>
            </w:pPr>
            <w:del w:id="3845" w:author="aas" w:date="2013-10-14T02:06:00Z">
              <w:r>
                <w:delText xml:space="preserve">              &lt;xs:annotation&gt;</w:delText>
              </w:r>
            </w:del>
          </w:p>
          <w:p w14:paraId="6C3A1A2B" w14:textId="77777777" w:rsidR="00E02224" w:rsidRDefault="00E02224" w:rsidP="00E02224">
            <w:pPr>
              <w:pStyle w:val="XML1"/>
              <w:rPr>
                <w:del w:id="3846" w:author="aas" w:date="2013-10-14T02:06:00Z"/>
              </w:rPr>
            </w:pPr>
            <w:del w:id="3847" w:author="aas" w:date="2013-10-14T02:06:00Z">
              <w:r>
                <w:delText xml:space="preserve">                &lt;xs:documentation&gt;</w:delText>
              </w:r>
            </w:del>
          </w:p>
          <w:p w14:paraId="0C0AC944" w14:textId="77777777" w:rsidR="00E02224" w:rsidRDefault="00E02224" w:rsidP="00E02224">
            <w:pPr>
              <w:pStyle w:val="XML1"/>
              <w:rPr>
                <w:del w:id="3848" w:author="aas" w:date="2013-10-14T02:06:00Z"/>
              </w:rPr>
            </w:pPr>
            <w:del w:id="3849" w:author="aas" w:date="2013-10-14T02:06:00Z">
              <w:r>
                <w:delText xml:space="preserve">                  The administrative state of the port.  If</w:delText>
              </w:r>
            </w:del>
          </w:p>
          <w:p w14:paraId="14D7E549" w14:textId="77777777" w:rsidR="00E02224" w:rsidRDefault="00E02224" w:rsidP="00E02224">
            <w:pPr>
              <w:pStyle w:val="XML1"/>
              <w:rPr>
                <w:del w:id="3850" w:author="aas" w:date="2013-10-14T02:06:00Z"/>
              </w:rPr>
            </w:pPr>
            <w:del w:id="3851" w:author="aas" w:date="2013-10-14T02:06:00Z">
              <w:r>
                <w:delText xml:space="preserve">                  true, the port has been administratively brought down and</w:delText>
              </w:r>
            </w:del>
          </w:p>
          <w:p w14:paraId="3983E21C" w14:textId="77777777" w:rsidR="00E02224" w:rsidRDefault="00E02224" w:rsidP="00E02224">
            <w:pPr>
              <w:pStyle w:val="XML1"/>
              <w:rPr>
                <w:del w:id="3852" w:author="aas" w:date="2013-10-14T02:06:00Z"/>
              </w:rPr>
            </w:pPr>
            <w:del w:id="3853" w:author="aas" w:date="2013-10-14T02:06:00Z">
              <w:r>
                <w:delText xml:space="preserve">                  SHOULD not be used by OpenFlow.</w:delText>
              </w:r>
            </w:del>
          </w:p>
          <w:p w14:paraId="138615AE" w14:textId="77777777" w:rsidR="00E02224" w:rsidRDefault="00E02224" w:rsidP="00E02224">
            <w:pPr>
              <w:pStyle w:val="XML1"/>
              <w:rPr>
                <w:del w:id="3854" w:author="aas" w:date="2013-10-14T02:06:00Z"/>
              </w:rPr>
            </w:pPr>
          </w:p>
          <w:p w14:paraId="19FA6EF5" w14:textId="77777777" w:rsidR="00E02224" w:rsidRDefault="00E02224" w:rsidP="00E02224">
            <w:pPr>
              <w:pStyle w:val="XML1"/>
              <w:rPr>
                <w:del w:id="3855" w:author="aas" w:date="2013-10-14T02:06:00Z"/>
              </w:rPr>
            </w:pPr>
            <w:del w:id="3856" w:author="aas" w:date="2013-10-14T02:06:00Z">
              <w:r>
                <w:delText xml:space="preserve">                  This element is optional. If this element is not present</w:delText>
              </w:r>
            </w:del>
          </w:p>
          <w:p w14:paraId="377F7011" w14:textId="77777777" w:rsidR="00E02224" w:rsidRDefault="00E02224" w:rsidP="00E02224">
            <w:pPr>
              <w:pStyle w:val="XML1"/>
              <w:rPr>
                <w:del w:id="3857" w:author="aas" w:date="2013-10-14T02:06:00Z"/>
              </w:rPr>
            </w:pPr>
            <w:del w:id="3858" w:author="aas" w:date="2013-10-14T02:06:00Z">
              <w:r>
                <w:delText xml:space="preserve">                  it defaults to 'up'.</w:delText>
              </w:r>
            </w:del>
          </w:p>
          <w:p w14:paraId="2EFB0575" w14:textId="77777777" w:rsidR="00E02224" w:rsidRDefault="00E02224" w:rsidP="00E02224">
            <w:pPr>
              <w:pStyle w:val="XML1"/>
              <w:rPr>
                <w:del w:id="3859" w:author="aas" w:date="2013-10-14T02:06:00Z"/>
              </w:rPr>
            </w:pPr>
            <w:del w:id="3860" w:author="aas" w:date="2013-10-14T02:06:00Z">
              <w:r>
                <w:delText xml:space="preserve">                &lt;/xs:documentation&gt;</w:delText>
              </w:r>
            </w:del>
          </w:p>
          <w:p w14:paraId="6F0D25B4" w14:textId="77777777" w:rsidR="00E02224" w:rsidRDefault="00E02224" w:rsidP="00E02224">
            <w:pPr>
              <w:pStyle w:val="XML1"/>
              <w:rPr>
                <w:del w:id="3861" w:author="aas" w:date="2013-10-14T02:06:00Z"/>
              </w:rPr>
            </w:pPr>
            <w:del w:id="3862" w:author="aas" w:date="2013-10-14T02:06:00Z">
              <w:r>
                <w:delText xml:space="preserve">              &lt;/xs:annotation&gt;</w:delText>
              </w:r>
            </w:del>
          </w:p>
          <w:p w14:paraId="666C602D" w14:textId="77777777" w:rsidR="00E02224" w:rsidRDefault="00E02224" w:rsidP="00E02224">
            <w:pPr>
              <w:pStyle w:val="XML1"/>
              <w:rPr>
                <w:del w:id="3863" w:author="aas" w:date="2013-10-14T02:06:00Z"/>
              </w:rPr>
            </w:pPr>
            <w:del w:id="3864" w:author="aas" w:date="2013-10-14T02:06:00Z">
              <w:r>
                <w:delText xml:space="preserve">            &lt;/xs:element&gt;</w:delText>
              </w:r>
            </w:del>
          </w:p>
          <w:p w14:paraId="66B28CDD" w14:textId="77777777" w:rsidR="00E02224" w:rsidRDefault="00E02224" w:rsidP="00E02224">
            <w:pPr>
              <w:pStyle w:val="XML1"/>
              <w:rPr>
                <w:del w:id="3865" w:author="aas" w:date="2013-10-14T02:06:00Z"/>
              </w:rPr>
            </w:pPr>
            <w:del w:id="3866" w:author="aas" w:date="2013-10-14T02:06:00Z">
              <w:r>
                <w:delText xml:space="preserve">            &lt;xs:element name="no-receive" minOccurs="0"  type="xs:boolean"&gt;</w:delText>
              </w:r>
            </w:del>
          </w:p>
          <w:p w14:paraId="6AD2F76A" w14:textId="77777777" w:rsidR="00E02224" w:rsidRDefault="00E02224" w:rsidP="00E02224">
            <w:pPr>
              <w:pStyle w:val="XML1"/>
              <w:rPr>
                <w:del w:id="3867" w:author="aas" w:date="2013-10-14T02:06:00Z"/>
              </w:rPr>
            </w:pPr>
            <w:del w:id="3868" w:author="aas" w:date="2013-10-14T02:06:00Z">
              <w:r>
                <w:delText xml:space="preserve">              &lt;xs:annotation&gt;</w:delText>
              </w:r>
            </w:del>
          </w:p>
          <w:p w14:paraId="3A6A8463" w14:textId="77777777" w:rsidR="00E02224" w:rsidRDefault="00E02224" w:rsidP="00E02224">
            <w:pPr>
              <w:pStyle w:val="XML1"/>
              <w:rPr>
                <w:del w:id="3869" w:author="aas" w:date="2013-10-14T02:06:00Z"/>
              </w:rPr>
            </w:pPr>
            <w:del w:id="3870" w:author="aas" w:date="2013-10-14T02:06:00Z">
              <w:r>
                <w:delText xml:space="preserve">                &lt;xs:documentation&gt;</w:delText>
              </w:r>
            </w:del>
          </w:p>
          <w:p w14:paraId="23658C94" w14:textId="77777777" w:rsidR="00E02224" w:rsidRDefault="00E02224" w:rsidP="00E02224">
            <w:pPr>
              <w:pStyle w:val="XML1"/>
              <w:rPr>
                <w:del w:id="3871" w:author="aas" w:date="2013-10-14T02:06:00Z"/>
              </w:rPr>
            </w:pPr>
            <w:del w:id="3872" w:author="aas" w:date="2013-10-14T02:06:00Z">
              <w:r>
                <w:delText xml:space="preserve">                  If true, packets received at this OpenFlow</w:delText>
              </w:r>
            </w:del>
          </w:p>
          <w:p w14:paraId="09CECF9A" w14:textId="77777777" w:rsidR="00E02224" w:rsidRDefault="00E02224" w:rsidP="00E02224">
            <w:pPr>
              <w:pStyle w:val="XML1"/>
              <w:rPr>
                <w:del w:id="3873" w:author="aas" w:date="2013-10-14T02:06:00Z"/>
              </w:rPr>
            </w:pPr>
            <w:del w:id="3874" w:author="aas" w:date="2013-10-14T02:06:00Z">
              <w:r>
                <w:delText xml:space="preserve">                  port SHOULD be dropped.</w:delText>
              </w:r>
            </w:del>
          </w:p>
          <w:p w14:paraId="5DFF0582" w14:textId="77777777" w:rsidR="00E02224" w:rsidRDefault="00E02224" w:rsidP="00E02224">
            <w:pPr>
              <w:pStyle w:val="XML1"/>
              <w:rPr>
                <w:del w:id="3875" w:author="aas" w:date="2013-10-14T02:06:00Z"/>
              </w:rPr>
            </w:pPr>
          </w:p>
          <w:p w14:paraId="1B833FC5" w14:textId="77777777" w:rsidR="00E02224" w:rsidRDefault="00E02224" w:rsidP="00E02224">
            <w:pPr>
              <w:pStyle w:val="XML1"/>
              <w:rPr>
                <w:del w:id="3876" w:author="aas" w:date="2013-10-14T02:06:00Z"/>
              </w:rPr>
            </w:pPr>
            <w:del w:id="3877" w:author="aas" w:date="2013-10-14T02:06:00Z">
              <w:r>
                <w:delText xml:space="preserve">                  This element is optional. If this element is not present</w:delText>
              </w:r>
            </w:del>
          </w:p>
          <w:p w14:paraId="15321F7E" w14:textId="77777777" w:rsidR="00E02224" w:rsidRDefault="00E02224" w:rsidP="00E02224">
            <w:pPr>
              <w:pStyle w:val="XML1"/>
              <w:rPr>
                <w:del w:id="3878" w:author="aas" w:date="2013-10-14T02:06:00Z"/>
              </w:rPr>
            </w:pPr>
            <w:del w:id="3879" w:author="aas" w:date="2013-10-14T02:06:00Z">
              <w:r>
                <w:delText xml:space="preserve">                  it defaults to 'false'.</w:delText>
              </w:r>
            </w:del>
          </w:p>
          <w:p w14:paraId="3EEEDDB8" w14:textId="77777777" w:rsidR="00E02224" w:rsidRDefault="00E02224" w:rsidP="00E02224">
            <w:pPr>
              <w:pStyle w:val="XML1"/>
              <w:rPr>
                <w:del w:id="3880" w:author="aas" w:date="2013-10-14T02:06:00Z"/>
              </w:rPr>
            </w:pPr>
            <w:del w:id="3881" w:author="aas" w:date="2013-10-14T02:06:00Z">
              <w:r>
                <w:delText xml:space="preserve">                &lt;/xs:documentation&gt;</w:delText>
              </w:r>
            </w:del>
          </w:p>
          <w:p w14:paraId="6CBCB77B" w14:textId="77777777" w:rsidR="00E02224" w:rsidRDefault="00E02224" w:rsidP="00E02224">
            <w:pPr>
              <w:pStyle w:val="XML1"/>
              <w:rPr>
                <w:del w:id="3882" w:author="aas" w:date="2013-10-14T02:06:00Z"/>
              </w:rPr>
            </w:pPr>
            <w:del w:id="3883" w:author="aas" w:date="2013-10-14T02:06:00Z">
              <w:r>
                <w:delText xml:space="preserve">              &lt;/xs:annotation&gt;</w:delText>
              </w:r>
            </w:del>
          </w:p>
          <w:p w14:paraId="1ED7C925" w14:textId="77777777" w:rsidR="00E02224" w:rsidRDefault="00E02224" w:rsidP="00E02224">
            <w:pPr>
              <w:pStyle w:val="XML1"/>
              <w:rPr>
                <w:del w:id="3884" w:author="aas" w:date="2013-10-14T02:06:00Z"/>
              </w:rPr>
            </w:pPr>
            <w:del w:id="3885" w:author="aas" w:date="2013-10-14T02:06:00Z">
              <w:r>
                <w:delText xml:space="preserve">            &lt;/xs:element&gt;</w:delText>
              </w:r>
            </w:del>
          </w:p>
          <w:p w14:paraId="574C53CD" w14:textId="77777777" w:rsidR="00E02224" w:rsidRDefault="00E02224" w:rsidP="00E02224">
            <w:pPr>
              <w:pStyle w:val="XML1"/>
              <w:rPr>
                <w:del w:id="3886" w:author="aas" w:date="2013-10-14T02:06:00Z"/>
              </w:rPr>
            </w:pPr>
            <w:del w:id="3887" w:author="aas" w:date="2013-10-14T02:06:00Z">
              <w:r>
                <w:delText xml:space="preserve">            &lt;xs:element name="no-forward" minOccurs="0"  type="xs:boolean"&gt;</w:delText>
              </w:r>
            </w:del>
          </w:p>
          <w:p w14:paraId="2637C4A1" w14:textId="77777777" w:rsidR="00E02224" w:rsidRDefault="00E02224" w:rsidP="00E02224">
            <w:pPr>
              <w:pStyle w:val="XML1"/>
              <w:rPr>
                <w:del w:id="3888" w:author="aas" w:date="2013-10-14T02:06:00Z"/>
              </w:rPr>
            </w:pPr>
            <w:del w:id="3889" w:author="aas" w:date="2013-10-14T02:06:00Z">
              <w:r>
                <w:delText xml:space="preserve">              &lt;xs:annotation&gt;</w:delText>
              </w:r>
            </w:del>
          </w:p>
          <w:p w14:paraId="447F1035" w14:textId="77777777" w:rsidR="00E02224" w:rsidRDefault="00E02224" w:rsidP="00E02224">
            <w:pPr>
              <w:pStyle w:val="XML1"/>
              <w:rPr>
                <w:del w:id="3890" w:author="aas" w:date="2013-10-14T02:06:00Z"/>
              </w:rPr>
            </w:pPr>
            <w:del w:id="3891" w:author="aas" w:date="2013-10-14T02:06:00Z">
              <w:r>
                <w:delText xml:space="preserve">                &lt;xs:documentation&gt;</w:delText>
              </w:r>
            </w:del>
          </w:p>
          <w:p w14:paraId="599D922D" w14:textId="77777777" w:rsidR="00E02224" w:rsidRDefault="00E02224" w:rsidP="00E02224">
            <w:pPr>
              <w:pStyle w:val="XML1"/>
              <w:rPr>
                <w:del w:id="3892" w:author="aas" w:date="2013-10-14T02:06:00Z"/>
              </w:rPr>
            </w:pPr>
            <w:del w:id="3893" w:author="aas" w:date="2013-10-14T02:06:00Z">
              <w:r>
                <w:delText xml:space="preserve">                  If true, packets forwarded to this OpenFlow</w:delText>
              </w:r>
            </w:del>
          </w:p>
          <w:p w14:paraId="0CFDA8C9" w14:textId="77777777" w:rsidR="00E02224" w:rsidRDefault="00E02224" w:rsidP="00E02224">
            <w:pPr>
              <w:pStyle w:val="XML1"/>
              <w:rPr>
                <w:del w:id="3894" w:author="aas" w:date="2013-10-14T02:06:00Z"/>
              </w:rPr>
            </w:pPr>
            <w:del w:id="3895" w:author="aas" w:date="2013-10-14T02:06:00Z">
              <w:r>
                <w:delText xml:space="preserve">                  port SHOULD be dropped.</w:delText>
              </w:r>
            </w:del>
          </w:p>
          <w:p w14:paraId="7A40D1BA" w14:textId="77777777" w:rsidR="00E02224" w:rsidRDefault="00E02224" w:rsidP="00E02224">
            <w:pPr>
              <w:pStyle w:val="XML1"/>
              <w:rPr>
                <w:del w:id="3896" w:author="aas" w:date="2013-10-14T02:06:00Z"/>
              </w:rPr>
            </w:pPr>
          </w:p>
          <w:p w14:paraId="23BABAF1" w14:textId="77777777" w:rsidR="00E02224" w:rsidRDefault="00E02224" w:rsidP="00E02224">
            <w:pPr>
              <w:pStyle w:val="XML1"/>
              <w:rPr>
                <w:del w:id="3897" w:author="aas" w:date="2013-10-14T02:06:00Z"/>
              </w:rPr>
            </w:pPr>
            <w:del w:id="3898" w:author="aas" w:date="2013-10-14T02:06:00Z">
              <w:r>
                <w:delText xml:space="preserve">                  This element is optional. If this element is not present</w:delText>
              </w:r>
            </w:del>
          </w:p>
          <w:p w14:paraId="4DA27875" w14:textId="77777777" w:rsidR="00E02224" w:rsidRDefault="00E02224" w:rsidP="00E02224">
            <w:pPr>
              <w:pStyle w:val="XML1"/>
              <w:rPr>
                <w:del w:id="3899" w:author="aas" w:date="2013-10-14T02:06:00Z"/>
              </w:rPr>
            </w:pPr>
            <w:del w:id="3900" w:author="aas" w:date="2013-10-14T02:06:00Z">
              <w:r>
                <w:delText xml:space="preserve">                  it defaults to 'false'.</w:delText>
              </w:r>
            </w:del>
          </w:p>
          <w:p w14:paraId="6CF3F03A" w14:textId="77777777" w:rsidR="00E02224" w:rsidRDefault="00E02224" w:rsidP="00E02224">
            <w:pPr>
              <w:pStyle w:val="XML1"/>
              <w:rPr>
                <w:del w:id="3901" w:author="aas" w:date="2013-10-14T02:06:00Z"/>
              </w:rPr>
            </w:pPr>
            <w:del w:id="3902" w:author="aas" w:date="2013-10-14T02:06:00Z">
              <w:r>
                <w:delText xml:space="preserve">                &lt;/xs:documentation&gt;</w:delText>
              </w:r>
            </w:del>
          </w:p>
          <w:p w14:paraId="6553C519" w14:textId="77777777" w:rsidR="00E02224" w:rsidRDefault="00E02224" w:rsidP="00E02224">
            <w:pPr>
              <w:pStyle w:val="XML1"/>
              <w:rPr>
                <w:del w:id="3903" w:author="aas" w:date="2013-10-14T02:06:00Z"/>
              </w:rPr>
            </w:pPr>
            <w:del w:id="3904" w:author="aas" w:date="2013-10-14T02:06:00Z">
              <w:r>
                <w:delText xml:space="preserve">              &lt;/xs:annotation&gt;</w:delText>
              </w:r>
            </w:del>
          </w:p>
          <w:p w14:paraId="59BD3CCD" w14:textId="77777777" w:rsidR="00E02224" w:rsidRDefault="00E02224" w:rsidP="00E02224">
            <w:pPr>
              <w:pStyle w:val="XML1"/>
              <w:rPr>
                <w:del w:id="3905" w:author="aas" w:date="2013-10-14T02:06:00Z"/>
              </w:rPr>
            </w:pPr>
            <w:del w:id="3906" w:author="aas" w:date="2013-10-14T02:06:00Z">
              <w:r>
                <w:delText xml:space="preserve">            &lt;/xs:element&gt;</w:delText>
              </w:r>
            </w:del>
          </w:p>
          <w:p w14:paraId="4BD273D1" w14:textId="77777777" w:rsidR="00E02224" w:rsidRDefault="00E02224" w:rsidP="00E02224">
            <w:pPr>
              <w:pStyle w:val="XML1"/>
              <w:rPr>
                <w:del w:id="3907" w:author="aas" w:date="2013-10-14T02:06:00Z"/>
              </w:rPr>
            </w:pPr>
            <w:del w:id="3908" w:author="aas" w:date="2013-10-14T02:06:00Z">
              <w:r>
                <w:delText xml:space="preserve">            &lt;xs:element name="no-packet-in" minOccurs="0"  type="xs:boolean"&gt;</w:delText>
              </w:r>
            </w:del>
          </w:p>
          <w:p w14:paraId="63B1EF9E" w14:textId="77777777" w:rsidR="00E02224" w:rsidRDefault="00E02224" w:rsidP="00E02224">
            <w:pPr>
              <w:pStyle w:val="XML1"/>
              <w:rPr>
                <w:del w:id="3909" w:author="aas" w:date="2013-10-14T02:06:00Z"/>
              </w:rPr>
            </w:pPr>
            <w:del w:id="3910" w:author="aas" w:date="2013-10-14T02:06:00Z">
              <w:r>
                <w:delText xml:space="preserve">              &lt;xs:annotation&gt;</w:delText>
              </w:r>
            </w:del>
          </w:p>
          <w:p w14:paraId="3C42604F" w14:textId="77777777" w:rsidR="00E02224" w:rsidRDefault="00E02224" w:rsidP="00E02224">
            <w:pPr>
              <w:pStyle w:val="XML1"/>
              <w:rPr>
                <w:del w:id="3911" w:author="aas" w:date="2013-10-14T02:06:00Z"/>
              </w:rPr>
            </w:pPr>
            <w:del w:id="3912" w:author="aas" w:date="2013-10-14T02:06:00Z">
              <w:r>
                <w:delText xml:space="preserve">                &lt;xs:documentation&gt;</w:delText>
              </w:r>
            </w:del>
          </w:p>
          <w:p w14:paraId="59757D5B" w14:textId="77777777" w:rsidR="00E02224" w:rsidRDefault="00E02224" w:rsidP="00E02224">
            <w:pPr>
              <w:pStyle w:val="XML1"/>
              <w:rPr>
                <w:del w:id="3913" w:author="aas" w:date="2013-10-14T02:06:00Z"/>
              </w:rPr>
            </w:pPr>
            <w:del w:id="3914" w:author="aas" w:date="2013-10-14T02:06:00Z">
              <w:r>
                <w:delText xml:space="preserve">                  If true, packets received on that port that </w:delText>
              </w:r>
            </w:del>
          </w:p>
          <w:p w14:paraId="0B56F0EA" w14:textId="77777777" w:rsidR="00E02224" w:rsidRDefault="00E02224" w:rsidP="00E02224">
            <w:pPr>
              <w:pStyle w:val="XML1"/>
              <w:rPr>
                <w:del w:id="3915" w:author="aas" w:date="2013-10-14T02:06:00Z"/>
              </w:rPr>
            </w:pPr>
            <w:del w:id="3916" w:author="aas" w:date="2013-10-14T02:06:00Z">
              <w:r>
                <w:delText xml:space="preserve">                  generate a table miss should never trigger a packet-in </w:delText>
              </w:r>
            </w:del>
          </w:p>
          <w:p w14:paraId="21650738" w14:textId="77777777" w:rsidR="00E02224" w:rsidRDefault="00E02224" w:rsidP="00E02224">
            <w:pPr>
              <w:pStyle w:val="XML1"/>
              <w:rPr>
                <w:del w:id="3917" w:author="aas" w:date="2013-10-14T02:06:00Z"/>
              </w:rPr>
            </w:pPr>
            <w:del w:id="3918" w:author="aas" w:date="2013-10-14T02:06:00Z">
              <w:r>
                <w:delText xml:space="preserve">                  message to the OpenFlow Controller.</w:delText>
              </w:r>
            </w:del>
          </w:p>
          <w:p w14:paraId="3BD2AA63" w14:textId="77777777" w:rsidR="00E02224" w:rsidRDefault="00E02224" w:rsidP="00E02224">
            <w:pPr>
              <w:pStyle w:val="XML1"/>
              <w:rPr>
                <w:del w:id="3919" w:author="aas" w:date="2013-10-14T02:06:00Z"/>
              </w:rPr>
            </w:pPr>
          </w:p>
          <w:p w14:paraId="1BDF76E7" w14:textId="77777777" w:rsidR="00E02224" w:rsidRDefault="00E02224" w:rsidP="00E02224">
            <w:pPr>
              <w:pStyle w:val="XML1"/>
              <w:rPr>
                <w:del w:id="3920" w:author="aas" w:date="2013-10-14T02:06:00Z"/>
              </w:rPr>
            </w:pPr>
            <w:del w:id="3921" w:author="aas" w:date="2013-10-14T02:06:00Z">
              <w:r>
                <w:delText xml:space="preserve">                  This element is optional. If this element is not present</w:delText>
              </w:r>
            </w:del>
          </w:p>
          <w:p w14:paraId="66E134B6" w14:textId="77777777" w:rsidR="00E02224" w:rsidRDefault="00E02224" w:rsidP="00E02224">
            <w:pPr>
              <w:pStyle w:val="XML1"/>
              <w:rPr>
                <w:del w:id="3922" w:author="aas" w:date="2013-10-14T02:06:00Z"/>
              </w:rPr>
            </w:pPr>
            <w:del w:id="3923" w:author="aas" w:date="2013-10-14T02:06:00Z">
              <w:r>
                <w:delText xml:space="preserve">                  it defaults to 'false'.</w:delText>
              </w:r>
            </w:del>
          </w:p>
          <w:p w14:paraId="68B01E2E" w14:textId="77777777" w:rsidR="00E02224" w:rsidRDefault="00E02224" w:rsidP="00E02224">
            <w:pPr>
              <w:pStyle w:val="XML1"/>
              <w:rPr>
                <w:del w:id="3924" w:author="aas" w:date="2013-10-14T02:06:00Z"/>
              </w:rPr>
            </w:pPr>
            <w:del w:id="3925" w:author="aas" w:date="2013-10-14T02:06:00Z">
              <w:r>
                <w:delText xml:space="preserve">                &lt;/xs:documentation&gt;</w:delText>
              </w:r>
            </w:del>
          </w:p>
          <w:p w14:paraId="4782B269" w14:textId="77777777" w:rsidR="00E02224" w:rsidRDefault="00E02224" w:rsidP="00E02224">
            <w:pPr>
              <w:pStyle w:val="XML1"/>
              <w:rPr>
                <w:del w:id="3926" w:author="aas" w:date="2013-10-14T02:06:00Z"/>
              </w:rPr>
            </w:pPr>
            <w:del w:id="3927" w:author="aas" w:date="2013-10-14T02:06:00Z">
              <w:r>
                <w:delText xml:space="preserve">              &lt;/xs:annotation&gt;</w:delText>
              </w:r>
            </w:del>
          </w:p>
          <w:p w14:paraId="7C034EF7" w14:textId="77777777" w:rsidR="00E02224" w:rsidRDefault="00E02224" w:rsidP="00E02224">
            <w:pPr>
              <w:pStyle w:val="XML1"/>
              <w:rPr>
                <w:del w:id="3928" w:author="aas" w:date="2013-10-14T02:06:00Z"/>
              </w:rPr>
            </w:pPr>
            <w:del w:id="3929" w:author="aas" w:date="2013-10-14T02:06:00Z">
              <w:r>
                <w:delText xml:space="preserve">            &lt;/xs:element&gt;</w:delText>
              </w:r>
            </w:del>
          </w:p>
          <w:p w14:paraId="25F95E5B" w14:textId="77777777" w:rsidR="00E02224" w:rsidRDefault="00E02224" w:rsidP="00E02224">
            <w:pPr>
              <w:pStyle w:val="XML1"/>
              <w:rPr>
                <w:del w:id="3930" w:author="aas" w:date="2013-10-14T02:06:00Z"/>
              </w:rPr>
            </w:pPr>
            <w:del w:id="3931" w:author="aas" w:date="2013-10-14T02:06:00Z">
              <w:r>
                <w:delText xml:space="preserve">          &lt;/xs:sequence&gt;</w:delText>
              </w:r>
            </w:del>
          </w:p>
          <w:p w14:paraId="6AA59003" w14:textId="77777777" w:rsidR="00E02224" w:rsidRDefault="00E02224" w:rsidP="00E02224">
            <w:pPr>
              <w:pStyle w:val="XML1"/>
              <w:rPr>
                <w:del w:id="3932" w:author="aas" w:date="2013-10-14T02:06:00Z"/>
              </w:rPr>
            </w:pPr>
            <w:del w:id="3933" w:author="aas" w:date="2013-10-14T02:06:00Z">
              <w:r>
                <w:delText xml:space="preserve">        &lt;/xs:complexType&gt;</w:delText>
              </w:r>
            </w:del>
          </w:p>
          <w:p w14:paraId="6C92C3D0" w14:textId="77777777" w:rsidR="00E02224" w:rsidRDefault="00E02224" w:rsidP="00E02224">
            <w:pPr>
              <w:pStyle w:val="XML1"/>
              <w:rPr>
                <w:del w:id="3934" w:author="aas" w:date="2013-10-14T02:06:00Z"/>
              </w:rPr>
            </w:pPr>
            <w:del w:id="3935" w:author="aas" w:date="2013-10-14T02:06:00Z">
              <w:r>
                <w:delText xml:space="preserve">      &lt;/xs:element&gt;</w:delText>
              </w:r>
            </w:del>
          </w:p>
          <w:p w14:paraId="556F0503" w14:textId="77777777" w:rsidR="00E02224" w:rsidRDefault="00E02224" w:rsidP="00E02224">
            <w:pPr>
              <w:pStyle w:val="XML1"/>
              <w:rPr>
                <w:del w:id="3936" w:author="aas" w:date="2013-10-14T02:06:00Z"/>
              </w:rPr>
            </w:pPr>
            <w:del w:id="3937" w:author="aas" w:date="2013-10-14T02:06:00Z">
              <w:r>
                <w:delText xml:space="preserve">      &lt;xs:element name="state"&gt;</w:delText>
              </w:r>
            </w:del>
          </w:p>
          <w:p w14:paraId="1F202713" w14:textId="77777777" w:rsidR="00E02224" w:rsidRDefault="00E02224" w:rsidP="00E02224">
            <w:pPr>
              <w:pStyle w:val="XML1"/>
              <w:rPr>
                <w:del w:id="3938" w:author="aas" w:date="2013-10-14T02:06:00Z"/>
              </w:rPr>
            </w:pPr>
            <w:del w:id="3939" w:author="aas" w:date="2013-10-14T02:06:00Z">
              <w:r>
                <w:delText xml:space="preserve">        &lt;xs:annotation&gt;</w:delText>
              </w:r>
            </w:del>
          </w:p>
          <w:p w14:paraId="2F87B55B" w14:textId="77777777" w:rsidR="00E02224" w:rsidRDefault="00E02224" w:rsidP="00E02224">
            <w:pPr>
              <w:pStyle w:val="XML1"/>
              <w:rPr>
                <w:del w:id="3940" w:author="aas" w:date="2013-10-14T02:06:00Z"/>
              </w:rPr>
            </w:pPr>
            <w:del w:id="3941" w:author="aas" w:date="2013-10-14T02:06:00Z">
              <w:r>
                <w:delText xml:space="preserve">          &lt;xs:documentation&gt;</w:delText>
              </w:r>
            </w:del>
          </w:p>
          <w:p w14:paraId="04453968" w14:textId="77777777" w:rsidR="00E02224" w:rsidRDefault="00E02224" w:rsidP="00E02224">
            <w:pPr>
              <w:pStyle w:val="XML1"/>
              <w:rPr>
                <w:del w:id="3942" w:author="aas" w:date="2013-10-14T02:06:00Z"/>
              </w:rPr>
            </w:pPr>
            <w:del w:id="3943" w:author="aas" w:date="2013-10-14T02:06:00Z">
              <w:r>
                <w:delText xml:space="preserve">            This element represents the general operational </w:delText>
              </w:r>
            </w:del>
          </w:p>
          <w:p w14:paraId="6EB7F9FC" w14:textId="77777777" w:rsidR="00E02224" w:rsidRDefault="00E02224" w:rsidP="00E02224">
            <w:pPr>
              <w:pStyle w:val="XML1"/>
              <w:rPr>
                <w:del w:id="3944" w:author="aas" w:date="2013-10-14T02:06:00Z"/>
              </w:rPr>
            </w:pPr>
            <w:del w:id="3945" w:author="aas" w:date="2013-10-14T02:06:00Z">
              <w:r>
                <w:delText xml:space="preserve">            state of the OpenFlow Port.</w:delText>
              </w:r>
            </w:del>
          </w:p>
          <w:p w14:paraId="22FE2306" w14:textId="77777777" w:rsidR="00E02224" w:rsidRDefault="00E02224" w:rsidP="00E02224">
            <w:pPr>
              <w:pStyle w:val="XML1"/>
              <w:rPr>
                <w:del w:id="3946" w:author="aas" w:date="2013-10-14T02:06:00Z"/>
              </w:rPr>
            </w:pPr>
          </w:p>
          <w:p w14:paraId="0A925501" w14:textId="77777777" w:rsidR="00E02224" w:rsidRDefault="00E02224" w:rsidP="00E02224">
            <w:pPr>
              <w:pStyle w:val="XML1"/>
              <w:rPr>
                <w:del w:id="3947" w:author="aas" w:date="2013-10-14T02:06:00Z"/>
              </w:rPr>
            </w:pPr>
            <w:del w:id="3948" w:author="aas" w:date="2013-10-14T02:06:00Z">
              <w:r>
                <w:delText xml:space="preserve">            Children of this element are not configurable and can only be</w:delText>
              </w:r>
            </w:del>
          </w:p>
          <w:p w14:paraId="2AD3C734" w14:textId="77777777" w:rsidR="00E02224" w:rsidRDefault="00E02224" w:rsidP="00E02224">
            <w:pPr>
              <w:pStyle w:val="XML1"/>
              <w:rPr>
                <w:del w:id="3949" w:author="aas" w:date="2013-10-14T02:06:00Z"/>
              </w:rPr>
            </w:pPr>
            <w:del w:id="3950" w:author="aas" w:date="2013-10-14T02:06:00Z">
              <w:r>
                <w:delText xml:space="preserve">            retrieved by NETCONF &amp;lt;get&amp;gt; operations. Attemps to modify this</w:delText>
              </w:r>
            </w:del>
          </w:p>
          <w:p w14:paraId="198DE671" w14:textId="77777777" w:rsidR="00E02224" w:rsidRDefault="00E02224" w:rsidP="00E02224">
            <w:pPr>
              <w:pStyle w:val="XML1"/>
              <w:rPr>
                <w:del w:id="3951" w:author="aas" w:date="2013-10-14T02:06:00Z"/>
              </w:rPr>
            </w:pPr>
            <w:del w:id="3952" w:author="aas" w:date="2013-10-14T02:06:00Z">
              <w:r>
                <w:delText xml:space="preserve">            element and its children with a NETCONF &amp;lt;edit-config&amp;gt;</w:delText>
              </w:r>
            </w:del>
          </w:p>
          <w:p w14:paraId="73CE3AA4" w14:textId="77777777" w:rsidR="00E02224" w:rsidRDefault="00E02224" w:rsidP="00E02224">
            <w:pPr>
              <w:pStyle w:val="XML1"/>
              <w:rPr>
                <w:del w:id="3953" w:author="aas" w:date="2013-10-14T02:06:00Z"/>
              </w:rPr>
            </w:pPr>
            <w:del w:id="3954" w:author="aas" w:date="2013-10-14T02:06:00Z">
              <w:r>
                <w:delText xml:space="preserve">            operation MUST result in an 'operation-not-supported' error</w:delText>
              </w:r>
            </w:del>
          </w:p>
          <w:p w14:paraId="49AC8B41" w14:textId="77777777" w:rsidR="00E02224" w:rsidRDefault="00E02224" w:rsidP="00E02224">
            <w:pPr>
              <w:pStyle w:val="XML1"/>
              <w:rPr>
                <w:del w:id="3955" w:author="aas" w:date="2013-10-14T02:06:00Z"/>
              </w:rPr>
            </w:pPr>
            <w:del w:id="3956" w:author="aas" w:date="2013-10-14T02:06:00Z">
              <w:r>
                <w:delText xml:space="preserve">            with type 'application'.</w:delText>
              </w:r>
            </w:del>
          </w:p>
          <w:p w14:paraId="7B67292E" w14:textId="77777777" w:rsidR="00E02224" w:rsidRDefault="00E02224" w:rsidP="00E02224">
            <w:pPr>
              <w:pStyle w:val="XML1"/>
              <w:rPr>
                <w:del w:id="3957" w:author="aas" w:date="2013-10-14T02:06:00Z"/>
              </w:rPr>
            </w:pPr>
            <w:del w:id="3958" w:author="aas" w:date="2013-10-14T02:06:00Z">
              <w:r>
                <w:delText xml:space="preserve">          &lt;/xs:documentation&gt;</w:delText>
              </w:r>
            </w:del>
          </w:p>
          <w:p w14:paraId="3FA3D17B" w14:textId="77777777" w:rsidR="00E02224" w:rsidRDefault="00E02224" w:rsidP="00E02224">
            <w:pPr>
              <w:pStyle w:val="XML1"/>
              <w:rPr>
                <w:del w:id="3959" w:author="aas" w:date="2013-10-14T02:06:00Z"/>
              </w:rPr>
            </w:pPr>
            <w:del w:id="3960" w:author="aas" w:date="2013-10-14T02:06:00Z">
              <w:r>
                <w:delText xml:space="preserve">        &lt;/xs:annotation&gt;</w:delText>
              </w:r>
            </w:del>
          </w:p>
          <w:p w14:paraId="0AA83A9F" w14:textId="77777777" w:rsidR="00E02224" w:rsidRDefault="00E02224" w:rsidP="00E02224">
            <w:pPr>
              <w:pStyle w:val="XML1"/>
              <w:rPr>
                <w:del w:id="3961" w:author="aas" w:date="2013-10-14T02:06:00Z"/>
              </w:rPr>
            </w:pPr>
            <w:del w:id="3962" w:author="aas" w:date="2013-10-14T02:06:00Z">
              <w:r>
                <w:delText xml:space="preserve">        &lt;xs:complexType&gt;</w:delText>
              </w:r>
            </w:del>
          </w:p>
          <w:p w14:paraId="72DD9E8E" w14:textId="77777777" w:rsidR="00E02224" w:rsidRDefault="00E02224" w:rsidP="00E02224">
            <w:pPr>
              <w:pStyle w:val="XML1"/>
              <w:rPr>
                <w:del w:id="3963" w:author="aas" w:date="2013-10-14T02:06:00Z"/>
              </w:rPr>
            </w:pPr>
            <w:del w:id="3964" w:author="aas" w:date="2013-10-14T02:06:00Z">
              <w:r>
                <w:delText xml:space="preserve">          &lt;xs:sequence&gt;</w:delText>
              </w:r>
            </w:del>
          </w:p>
          <w:p w14:paraId="3B18A1A7" w14:textId="77777777" w:rsidR="00E02224" w:rsidRDefault="00E02224" w:rsidP="00E02224">
            <w:pPr>
              <w:pStyle w:val="XML1"/>
              <w:rPr>
                <w:del w:id="3965" w:author="aas" w:date="2013-10-14T02:06:00Z"/>
              </w:rPr>
            </w:pPr>
            <w:del w:id="3966" w:author="aas" w:date="2013-10-14T02:06:00Z">
              <w:r>
                <w:delText xml:space="preserve">            &lt;xs:element name="oper-state" minOccurs="0"  type="OFUpDownStateType"&gt;</w:delText>
              </w:r>
            </w:del>
          </w:p>
          <w:p w14:paraId="3AFE4515" w14:textId="77777777" w:rsidR="00E02224" w:rsidRDefault="00E02224" w:rsidP="00E02224">
            <w:pPr>
              <w:pStyle w:val="XML1"/>
              <w:rPr>
                <w:del w:id="3967" w:author="aas" w:date="2013-10-14T02:06:00Z"/>
              </w:rPr>
            </w:pPr>
            <w:del w:id="3968" w:author="aas" w:date="2013-10-14T02:06:00Z">
              <w:r>
                <w:delText xml:space="preserve">              &lt;xs:annotation&gt;</w:delText>
              </w:r>
            </w:del>
          </w:p>
          <w:p w14:paraId="47AD000F" w14:textId="77777777" w:rsidR="00E02224" w:rsidRDefault="00E02224" w:rsidP="00E02224">
            <w:pPr>
              <w:pStyle w:val="XML1"/>
              <w:rPr>
                <w:del w:id="3969" w:author="aas" w:date="2013-10-14T02:06:00Z"/>
              </w:rPr>
            </w:pPr>
            <w:del w:id="3970" w:author="aas" w:date="2013-10-14T02:06:00Z">
              <w:r>
                <w:delText xml:space="preserve">                &lt;xs:documentation&gt;</w:delText>
              </w:r>
            </w:del>
          </w:p>
          <w:p w14:paraId="52E81996" w14:textId="77777777" w:rsidR="00E02224" w:rsidRDefault="00E02224" w:rsidP="00E02224">
            <w:pPr>
              <w:pStyle w:val="XML1"/>
              <w:rPr>
                <w:del w:id="3971" w:author="aas" w:date="2013-10-14T02:06:00Z"/>
              </w:rPr>
            </w:pPr>
            <w:del w:id="3972" w:author="aas" w:date="2013-10-14T02:06:00Z">
              <w:r>
                <w:delText xml:space="preserve">                  If the value of this element is 'down', it </w:delText>
              </w:r>
            </w:del>
          </w:p>
          <w:p w14:paraId="2D2A7D0A" w14:textId="77777777" w:rsidR="00E02224" w:rsidRDefault="00E02224" w:rsidP="00E02224">
            <w:pPr>
              <w:pStyle w:val="XML1"/>
              <w:rPr>
                <w:del w:id="3973" w:author="aas" w:date="2013-10-14T02:06:00Z"/>
              </w:rPr>
            </w:pPr>
            <w:del w:id="3974" w:author="aas" w:date="2013-10-14T02:06:00Z">
              <w:r>
                <w:delText xml:space="preserve">                  indicates that there is no physical link present.</w:delText>
              </w:r>
            </w:del>
          </w:p>
          <w:p w14:paraId="520BB18A" w14:textId="77777777" w:rsidR="00E02224" w:rsidRDefault="00E02224" w:rsidP="00E02224">
            <w:pPr>
              <w:pStyle w:val="XML1"/>
              <w:rPr>
                <w:del w:id="3975" w:author="aas" w:date="2013-10-14T02:06:00Z"/>
              </w:rPr>
            </w:pPr>
            <w:del w:id="3976" w:author="aas" w:date="2013-10-14T02:06:00Z">
              <w:r>
                <w:delText xml:space="preserve">                &lt;/xs:documentation&gt;</w:delText>
              </w:r>
            </w:del>
          </w:p>
          <w:p w14:paraId="25A6CADC" w14:textId="77777777" w:rsidR="00E02224" w:rsidRDefault="00E02224" w:rsidP="00E02224">
            <w:pPr>
              <w:pStyle w:val="XML1"/>
              <w:rPr>
                <w:del w:id="3977" w:author="aas" w:date="2013-10-14T02:06:00Z"/>
              </w:rPr>
            </w:pPr>
            <w:del w:id="3978" w:author="aas" w:date="2013-10-14T02:06:00Z">
              <w:r>
                <w:delText xml:space="preserve">              &lt;/xs:annotation&gt;</w:delText>
              </w:r>
            </w:del>
          </w:p>
          <w:p w14:paraId="0AC11797" w14:textId="77777777" w:rsidR="00E02224" w:rsidRDefault="00E02224" w:rsidP="00E02224">
            <w:pPr>
              <w:pStyle w:val="XML1"/>
              <w:rPr>
                <w:del w:id="3979" w:author="aas" w:date="2013-10-14T02:06:00Z"/>
              </w:rPr>
            </w:pPr>
            <w:del w:id="3980" w:author="aas" w:date="2013-10-14T02:06:00Z">
              <w:r>
                <w:delText xml:space="preserve">            &lt;/xs:element&gt;</w:delText>
              </w:r>
            </w:del>
          </w:p>
          <w:p w14:paraId="2CB2C224" w14:textId="77777777" w:rsidR="00E02224" w:rsidRDefault="00E02224" w:rsidP="00E02224">
            <w:pPr>
              <w:pStyle w:val="XML1"/>
              <w:rPr>
                <w:del w:id="3981" w:author="aas" w:date="2013-10-14T02:06:00Z"/>
              </w:rPr>
            </w:pPr>
            <w:del w:id="3982" w:author="aas" w:date="2013-10-14T02:06:00Z">
              <w:r>
                <w:delText xml:space="preserve">            &lt;xs:element name="blocked" minOccurs="0"  type="xs:boolean"&gt;</w:delText>
              </w:r>
            </w:del>
          </w:p>
          <w:p w14:paraId="60CEA117" w14:textId="77777777" w:rsidR="00E02224" w:rsidRDefault="00E02224" w:rsidP="00E02224">
            <w:pPr>
              <w:pStyle w:val="XML1"/>
              <w:rPr>
                <w:del w:id="3983" w:author="aas" w:date="2013-10-14T02:06:00Z"/>
              </w:rPr>
            </w:pPr>
            <w:del w:id="3984" w:author="aas" w:date="2013-10-14T02:06:00Z">
              <w:r>
                <w:delText xml:space="preserve">              &lt;xs:annotation&gt;</w:delText>
              </w:r>
            </w:del>
          </w:p>
          <w:p w14:paraId="7206CA2A" w14:textId="77777777" w:rsidR="00E02224" w:rsidRDefault="00E02224" w:rsidP="00E02224">
            <w:pPr>
              <w:pStyle w:val="XML1"/>
              <w:rPr>
                <w:del w:id="3985" w:author="aas" w:date="2013-10-14T02:06:00Z"/>
              </w:rPr>
            </w:pPr>
            <w:del w:id="3986" w:author="aas" w:date="2013-10-14T02:06:00Z">
              <w:r>
                <w:delText xml:space="preserve">                &lt;xs:documentation&gt;</w:delText>
              </w:r>
            </w:del>
          </w:p>
          <w:p w14:paraId="0986B329" w14:textId="77777777" w:rsidR="00E02224" w:rsidRDefault="00E02224" w:rsidP="00E02224">
            <w:pPr>
              <w:pStyle w:val="XML1"/>
              <w:rPr>
                <w:del w:id="3987" w:author="aas" w:date="2013-10-14T02:06:00Z"/>
              </w:rPr>
            </w:pPr>
            <w:del w:id="3988" w:author="aas" w:date="2013-10-14T02:06:00Z">
              <w:r>
                <w:delText xml:space="preserve">                  If the value of this element is 'true', it </w:delText>
              </w:r>
            </w:del>
          </w:p>
          <w:p w14:paraId="0F93CFCA" w14:textId="77777777" w:rsidR="00E02224" w:rsidRDefault="00E02224" w:rsidP="00E02224">
            <w:pPr>
              <w:pStyle w:val="XML1"/>
              <w:rPr>
                <w:del w:id="3989" w:author="aas" w:date="2013-10-14T02:06:00Z"/>
              </w:rPr>
            </w:pPr>
            <w:del w:id="3990" w:author="aas" w:date="2013-10-14T02:06:00Z">
              <w:r>
                <w:delText xml:space="preserve">                  indicates that a switch protocol outside of OpenFlow,</w:delText>
              </w:r>
            </w:del>
          </w:p>
          <w:p w14:paraId="34972C16" w14:textId="77777777" w:rsidR="00E02224" w:rsidRDefault="00E02224" w:rsidP="00E02224">
            <w:pPr>
              <w:pStyle w:val="XML1"/>
              <w:rPr>
                <w:del w:id="3991" w:author="aas" w:date="2013-10-14T02:06:00Z"/>
              </w:rPr>
            </w:pPr>
            <w:del w:id="3992" w:author="aas" w:date="2013-10-14T02:06:00Z">
              <w:r>
                <w:delText xml:space="preserve">                  such as 802.1D Spanning Tree, is preventing the use of</w:delText>
              </w:r>
            </w:del>
          </w:p>
          <w:p w14:paraId="26830835" w14:textId="77777777" w:rsidR="00E02224" w:rsidRDefault="00E02224" w:rsidP="00E02224">
            <w:pPr>
              <w:pStyle w:val="XML1"/>
              <w:rPr>
                <w:del w:id="3993" w:author="aas" w:date="2013-10-14T02:06:00Z"/>
              </w:rPr>
            </w:pPr>
            <w:del w:id="3994" w:author="aas" w:date="2013-10-14T02:06:00Z">
              <w:r>
                <w:delText xml:space="preserve">                  this OpenFlow port for OpenFlow flooding.</w:delText>
              </w:r>
            </w:del>
          </w:p>
          <w:p w14:paraId="0BDEA649" w14:textId="77777777" w:rsidR="00E02224" w:rsidRDefault="00E02224" w:rsidP="00E02224">
            <w:pPr>
              <w:pStyle w:val="XML1"/>
              <w:rPr>
                <w:del w:id="3995" w:author="aas" w:date="2013-10-14T02:06:00Z"/>
              </w:rPr>
            </w:pPr>
            <w:del w:id="3996" w:author="aas" w:date="2013-10-14T02:06:00Z">
              <w:r>
                <w:delText xml:space="preserve">                &lt;/xs:documentation&gt;</w:delText>
              </w:r>
            </w:del>
          </w:p>
          <w:p w14:paraId="779DE781" w14:textId="77777777" w:rsidR="00E02224" w:rsidRDefault="00E02224" w:rsidP="00E02224">
            <w:pPr>
              <w:pStyle w:val="XML1"/>
              <w:rPr>
                <w:del w:id="3997" w:author="aas" w:date="2013-10-14T02:06:00Z"/>
              </w:rPr>
            </w:pPr>
            <w:del w:id="3998" w:author="aas" w:date="2013-10-14T02:06:00Z">
              <w:r>
                <w:delText xml:space="preserve">              &lt;/xs:annotation&gt;</w:delText>
              </w:r>
            </w:del>
          </w:p>
          <w:p w14:paraId="7FC72769" w14:textId="77777777" w:rsidR="00E02224" w:rsidRDefault="00E02224" w:rsidP="00E02224">
            <w:pPr>
              <w:pStyle w:val="XML1"/>
              <w:rPr>
                <w:del w:id="3999" w:author="aas" w:date="2013-10-14T02:06:00Z"/>
              </w:rPr>
            </w:pPr>
            <w:del w:id="4000" w:author="aas" w:date="2013-10-14T02:06:00Z">
              <w:r>
                <w:delText xml:space="preserve">            &lt;/xs:element&gt;</w:delText>
              </w:r>
            </w:del>
          </w:p>
          <w:p w14:paraId="163FE88C" w14:textId="77777777" w:rsidR="00E02224" w:rsidRDefault="00E02224" w:rsidP="00E02224">
            <w:pPr>
              <w:pStyle w:val="XML1"/>
              <w:rPr>
                <w:del w:id="4001" w:author="aas" w:date="2013-10-14T02:06:00Z"/>
              </w:rPr>
            </w:pPr>
            <w:del w:id="4002" w:author="aas" w:date="2013-10-14T02:06:00Z">
              <w:r>
                <w:delText xml:space="preserve">            &lt;xs:element name="live" minOccurs="0"  type="xs:boolean"&gt;</w:delText>
              </w:r>
            </w:del>
          </w:p>
          <w:p w14:paraId="2CC91103" w14:textId="77777777" w:rsidR="00E02224" w:rsidRDefault="00E02224" w:rsidP="00E02224">
            <w:pPr>
              <w:pStyle w:val="XML1"/>
              <w:rPr>
                <w:del w:id="4003" w:author="aas" w:date="2013-10-14T02:06:00Z"/>
              </w:rPr>
            </w:pPr>
            <w:del w:id="4004" w:author="aas" w:date="2013-10-14T02:06:00Z">
              <w:r>
                <w:delText xml:space="preserve">              &lt;xs:annotation&gt;</w:delText>
              </w:r>
            </w:del>
          </w:p>
          <w:p w14:paraId="389E64E0" w14:textId="77777777" w:rsidR="00E02224" w:rsidRDefault="00E02224" w:rsidP="00E02224">
            <w:pPr>
              <w:pStyle w:val="XML1"/>
              <w:rPr>
                <w:del w:id="4005" w:author="aas" w:date="2013-10-14T02:06:00Z"/>
              </w:rPr>
            </w:pPr>
            <w:del w:id="4006" w:author="aas" w:date="2013-10-14T02:06:00Z">
              <w:r>
                <w:delText xml:space="preserve">                &lt;xs:documentation&gt;</w:delText>
              </w:r>
            </w:del>
          </w:p>
          <w:p w14:paraId="2F90B57A" w14:textId="77777777" w:rsidR="00E02224" w:rsidRDefault="00E02224" w:rsidP="00E02224">
            <w:pPr>
              <w:pStyle w:val="XML1"/>
              <w:rPr>
                <w:del w:id="4007" w:author="aas" w:date="2013-10-14T02:06:00Z"/>
              </w:rPr>
            </w:pPr>
            <w:del w:id="4008" w:author="aas" w:date="2013-10-14T02:06:00Z">
              <w:r>
                <w:delText xml:space="preserve">                  If the value of this element is 'true', it </w:delText>
              </w:r>
            </w:del>
          </w:p>
          <w:p w14:paraId="5D8EC377" w14:textId="77777777" w:rsidR="00E02224" w:rsidRDefault="00E02224" w:rsidP="00E02224">
            <w:pPr>
              <w:pStyle w:val="XML1"/>
              <w:rPr>
                <w:del w:id="4009" w:author="aas" w:date="2013-10-14T02:06:00Z"/>
              </w:rPr>
            </w:pPr>
            <w:del w:id="4010" w:author="aas" w:date="2013-10-14T02:06:00Z">
              <w:r>
                <w:delText xml:space="preserve">                  indicates that this OpenFlow Port is live and can be used</w:delText>
              </w:r>
            </w:del>
          </w:p>
          <w:p w14:paraId="48ED8445" w14:textId="77777777" w:rsidR="00E02224" w:rsidRDefault="00E02224" w:rsidP="00E02224">
            <w:pPr>
              <w:pStyle w:val="XML1"/>
              <w:rPr>
                <w:del w:id="4011" w:author="aas" w:date="2013-10-14T02:06:00Z"/>
              </w:rPr>
            </w:pPr>
            <w:del w:id="4012" w:author="aas" w:date="2013-10-14T02:06:00Z">
              <w:r>
                <w:delText xml:space="preserve">                  for fast failover.</w:delText>
              </w:r>
            </w:del>
          </w:p>
          <w:p w14:paraId="5AF83550" w14:textId="77777777" w:rsidR="00E02224" w:rsidRDefault="00E02224" w:rsidP="00E02224">
            <w:pPr>
              <w:pStyle w:val="XML1"/>
              <w:rPr>
                <w:del w:id="4013" w:author="aas" w:date="2013-10-14T02:06:00Z"/>
              </w:rPr>
            </w:pPr>
            <w:del w:id="4014" w:author="aas" w:date="2013-10-14T02:06:00Z">
              <w:r>
                <w:delText xml:space="preserve">                &lt;/xs:documentation&gt;</w:delText>
              </w:r>
            </w:del>
          </w:p>
          <w:p w14:paraId="7F222DA1" w14:textId="77777777" w:rsidR="00E02224" w:rsidRDefault="00E02224" w:rsidP="00E02224">
            <w:pPr>
              <w:pStyle w:val="XML1"/>
              <w:rPr>
                <w:del w:id="4015" w:author="aas" w:date="2013-10-14T02:06:00Z"/>
              </w:rPr>
            </w:pPr>
            <w:del w:id="4016" w:author="aas" w:date="2013-10-14T02:06:00Z">
              <w:r>
                <w:delText xml:space="preserve">              &lt;/xs:annotation&gt;</w:delText>
              </w:r>
            </w:del>
          </w:p>
          <w:p w14:paraId="5D3D6515" w14:textId="77777777" w:rsidR="00E02224" w:rsidRDefault="00E02224" w:rsidP="00E02224">
            <w:pPr>
              <w:pStyle w:val="XML1"/>
              <w:rPr>
                <w:del w:id="4017" w:author="aas" w:date="2013-10-14T02:06:00Z"/>
              </w:rPr>
            </w:pPr>
            <w:del w:id="4018" w:author="aas" w:date="2013-10-14T02:06:00Z">
              <w:r>
                <w:delText xml:space="preserve">            &lt;/xs:element&gt;</w:delText>
              </w:r>
            </w:del>
          </w:p>
          <w:p w14:paraId="175BD08A" w14:textId="77777777" w:rsidR="00E02224" w:rsidRDefault="00E02224" w:rsidP="00E02224">
            <w:pPr>
              <w:pStyle w:val="XML1"/>
              <w:rPr>
                <w:del w:id="4019" w:author="aas" w:date="2013-10-14T02:06:00Z"/>
              </w:rPr>
            </w:pPr>
            <w:del w:id="4020" w:author="aas" w:date="2013-10-14T02:06:00Z">
              <w:r>
                <w:delText xml:space="preserve">          &lt;/xs:sequence&gt;</w:delText>
              </w:r>
            </w:del>
          </w:p>
          <w:p w14:paraId="385C05EA" w14:textId="77777777" w:rsidR="00E02224" w:rsidRDefault="00E02224" w:rsidP="00E02224">
            <w:pPr>
              <w:pStyle w:val="XML1"/>
              <w:rPr>
                <w:del w:id="4021" w:author="aas" w:date="2013-10-14T02:06:00Z"/>
              </w:rPr>
            </w:pPr>
            <w:del w:id="4022" w:author="aas" w:date="2013-10-14T02:06:00Z">
              <w:r>
                <w:delText xml:space="preserve">        &lt;/xs:complexType&gt;</w:delText>
              </w:r>
            </w:del>
          </w:p>
          <w:p w14:paraId="3D5BBC4C" w14:textId="77777777" w:rsidR="00E02224" w:rsidRDefault="00E02224" w:rsidP="00E02224">
            <w:pPr>
              <w:pStyle w:val="XML1"/>
              <w:rPr>
                <w:del w:id="4023" w:author="aas" w:date="2013-10-14T02:06:00Z"/>
              </w:rPr>
            </w:pPr>
            <w:del w:id="4024" w:author="aas" w:date="2013-10-14T02:06:00Z">
              <w:r>
                <w:delText xml:space="preserve">      &lt;/xs:element&gt;</w:delText>
              </w:r>
            </w:del>
          </w:p>
          <w:p w14:paraId="035384BB" w14:textId="77777777" w:rsidR="00E02224" w:rsidRDefault="00E02224" w:rsidP="00E02224">
            <w:pPr>
              <w:pStyle w:val="XML1"/>
              <w:rPr>
                <w:del w:id="4025" w:author="aas" w:date="2013-10-14T02:06:00Z"/>
              </w:rPr>
            </w:pPr>
            <w:del w:id="4026" w:author="aas" w:date="2013-10-14T02:06:00Z">
              <w:r>
                <w:delText xml:space="preserve">      &lt;xs:element name="features"&gt;</w:delText>
              </w:r>
            </w:del>
          </w:p>
          <w:p w14:paraId="3617BA99" w14:textId="77777777" w:rsidR="00E02224" w:rsidRDefault="00E02224" w:rsidP="00E02224">
            <w:pPr>
              <w:pStyle w:val="XML1"/>
              <w:rPr>
                <w:del w:id="4027" w:author="aas" w:date="2013-10-14T02:06:00Z"/>
              </w:rPr>
            </w:pPr>
            <w:del w:id="4028" w:author="aas" w:date="2013-10-14T02:06:00Z">
              <w:r>
                <w:delText xml:space="preserve">        &lt;xs:complexType&gt;</w:delText>
              </w:r>
            </w:del>
          </w:p>
          <w:p w14:paraId="475E500F" w14:textId="77777777" w:rsidR="00E02224" w:rsidRDefault="00E02224" w:rsidP="00E02224">
            <w:pPr>
              <w:pStyle w:val="XML1"/>
              <w:rPr>
                <w:del w:id="4029" w:author="aas" w:date="2013-10-14T02:06:00Z"/>
              </w:rPr>
            </w:pPr>
            <w:del w:id="4030" w:author="aas" w:date="2013-10-14T02:06:00Z">
              <w:r>
                <w:delText xml:space="preserve">          &lt;xs:sequence&gt;</w:delText>
              </w:r>
            </w:del>
          </w:p>
          <w:p w14:paraId="08321D14" w14:textId="77777777" w:rsidR="00E02224" w:rsidRDefault="00E02224" w:rsidP="00E02224">
            <w:pPr>
              <w:pStyle w:val="XML1"/>
              <w:rPr>
                <w:del w:id="4031" w:author="aas" w:date="2013-10-14T02:06:00Z"/>
              </w:rPr>
            </w:pPr>
            <w:del w:id="4032" w:author="aas" w:date="2013-10-14T02:06:00Z">
              <w:r>
                <w:delText xml:space="preserve">            &lt;xs:element name="current" minOccurs="0"&gt;</w:delText>
              </w:r>
            </w:del>
          </w:p>
          <w:p w14:paraId="059242A3" w14:textId="77777777" w:rsidR="00E02224" w:rsidRDefault="00E02224" w:rsidP="00E02224">
            <w:pPr>
              <w:pStyle w:val="XML1"/>
              <w:rPr>
                <w:del w:id="4033" w:author="aas" w:date="2013-10-14T02:06:00Z"/>
              </w:rPr>
            </w:pPr>
            <w:del w:id="4034" w:author="aas" w:date="2013-10-14T02:06:00Z">
              <w:r>
                <w:delText xml:space="preserve">              &lt;xs:annotation&gt;</w:delText>
              </w:r>
            </w:del>
          </w:p>
          <w:p w14:paraId="57132DCC" w14:textId="77777777" w:rsidR="00E02224" w:rsidRDefault="00E02224" w:rsidP="00E02224">
            <w:pPr>
              <w:pStyle w:val="XML1"/>
              <w:rPr>
                <w:del w:id="4035" w:author="aas" w:date="2013-10-14T02:06:00Z"/>
              </w:rPr>
            </w:pPr>
            <w:del w:id="4036" w:author="aas" w:date="2013-10-14T02:06:00Z">
              <w:r>
                <w:delText xml:space="preserve">                &lt;xs:documentation&gt;</w:delText>
              </w:r>
            </w:del>
          </w:p>
          <w:p w14:paraId="15D0C8FF" w14:textId="77777777" w:rsidR="00E02224" w:rsidRDefault="00E02224" w:rsidP="00E02224">
            <w:pPr>
              <w:pStyle w:val="XML1"/>
              <w:rPr>
                <w:del w:id="4037" w:author="aas" w:date="2013-10-14T02:06:00Z"/>
              </w:rPr>
            </w:pPr>
            <w:del w:id="4038" w:author="aas" w:date="2013-10-14T02:06:00Z">
              <w:r>
                <w:delText xml:space="preserve">                  The features (rates, duplex, etc.) of the</w:delText>
              </w:r>
            </w:del>
          </w:p>
          <w:p w14:paraId="05BBA8F8" w14:textId="77777777" w:rsidR="00E02224" w:rsidRDefault="00E02224" w:rsidP="00E02224">
            <w:pPr>
              <w:pStyle w:val="XML1"/>
              <w:rPr>
                <w:del w:id="4039" w:author="aas" w:date="2013-10-14T02:06:00Z"/>
              </w:rPr>
            </w:pPr>
            <w:del w:id="4040" w:author="aas" w:date="2013-10-14T02:06:00Z">
              <w:r>
                <w:delText xml:space="preserve">                  port, that are currently in use.</w:delText>
              </w:r>
            </w:del>
          </w:p>
          <w:p w14:paraId="0B4DECC4" w14:textId="77777777" w:rsidR="00E02224" w:rsidRDefault="00E02224" w:rsidP="00E02224">
            <w:pPr>
              <w:pStyle w:val="XML1"/>
              <w:rPr>
                <w:del w:id="4041" w:author="aas" w:date="2013-10-14T02:06:00Z"/>
              </w:rPr>
            </w:pPr>
          </w:p>
          <w:p w14:paraId="4780D74C" w14:textId="77777777" w:rsidR="00E02224" w:rsidRDefault="00E02224" w:rsidP="00E02224">
            <w:pPr>
              <w:pStyle w:val="XML1"/>
              <w:rPr>
                <w:del w:id="4042" w:author="aas" w:date="2013-10-14T02:06:00Z"/>
              </w:rPr>
            </w:pPr>
            <w:del w:id="4043" w:author="aas" w:date="2013-10-14T02:06:00Z">
              <w:r>
                <w:delText xml:space="preserve">                  Children of this element are not configurable and can</w:delText>
              </w:r>
            </w:del>
          </w:p>
          <w:p w14:paraId="34D04C03" w14:textId="77777777" w:rsidR="00E02224" w:rsidRDefault="00E02224" w:rsidP="00E02224">
            <w:pPr>
              <w:pStyle w:val="XML1"/>
              <w:rPr>
                <w:del w:id="4044" w:author="aas" w:date="2013-10-14T02:06:00Z"/>
              </w:rPr>
            </w:pPr>
            <w:del w:id="4045" w:author="aas" w:date="2013-10-14T02:06:00Z">
              <w:r>
                <w:delText xml:space="preserve">                  only be retrieved by NETCONF &amp;lt;get&amp;gt; operations. Attemps to</w:delText>
              </w:r>
            </w:del>
          </w:p>
          <w:p w14:paraId="3600DAEB" w14:textId="77777777" w:rsidR="00E02224" w:rsidRDefault="00E02224" w:rsidP="00E02224">
            <w:pPr>
              <w:pStyle w:val="XML1"/>
              <w:rPr>
                <w:del w:id="4046" w:author="aas" w:date="2013-10-14T02:06:00Z"/>
              </w:rPr>
            </w:pPr>
            <w:del w:id="4047" w:author="aas" w:date="2013-10-14T02:06:00Z">
              <w:r>
                <w:delText xml:space="preserve">                  modify this element and its children with a NETCONF</w:delText>
              </w:r>
            </w:del>
          </w:p>
          <w:p w14:paraId="59DB3C51" w14:textId="77777777" w:rsidR="00E02224" w:rsidRDefault="00E02224" w:rsidP="00E02224">
            <w:pPr>
              <w:pStyle w:val="XML1"/>
              <w:rPr>
                <w:del w:id="4048" w:author="aas" w:date="2013-10-14T02:06:00Z"/>
              </w:rPr>
            </w:pPr>
            <w:del w:id="4049" w:author="aas" w:date="2013-10-14T02:06:00Z">
              <w:r>
                <w:delText xml:space="preserve">                  &amp;lt;edit-config&amp;gt; operation MUST result in an</w:delText>
              </w:r>
            </w:del>
          </w:p>
          <w:p w14:paraId="4AA5CC30" w14:textId="77777777" w:rsidR="00E02224" w:rsidRDefault="00E02224" w:rsidP="00E02224">
            <w:pPr>
              <w:pStyle w:val="XML1"/>
              <w:rPr>
                <w:del w:id="4050" w:author="aas" w:date="2013-10-14T02:06:00Z"/>
              </w:rPr>
            </w:pPr>
            <w:del w:id="4051" w:author="aas" w:date="2013-10-14T02:06:00Z">
              <w:r>
                <w:delText xml:space="preserve">                  'operation-not-supported' error with type</w:delText>
              </w:r>
            </w:del>
          </w:p>
          <w:p w14:paraId="55972255" w14:textId="77777777" w:rsidR="00E02224" w:rsidRDefault="00E02224" w:rsidP="00E02224">
            <w:pPr>
              <w:pStyle w:val="XML1"/>
              <w:rPr>
                <w:del w:id="4052" w:author="aas" w:date="2013-10-14T02:06:00Z"/>
              </w:rPr>
            </w:pPr>
            <w:del w:id="4053" w:author="aas" w:date="2013-10-14T02:06:00Z">
              <w:r>
                <w:delText xml:space="preserve">                  'application'.</w:delText>
              </w:r>
            </w:del>
          </w:p>
          <w:p w14:paraId="220CE901" w14:textId="77777777" w:rsidR="00E02224" w:rsidRDefault="00E02224" w:rsidP="00E02224">
            <w:pPr>
              <w:pStyle w:val="XML1"/>
              <w:rPr>
                <w:del w:id="4054" w:author="aas" w:date="2013-10-14T02:06:00Z"/>
              </w:rPr>
            </w:pPr>
            <w:del w:id="4055" w:author="aas" w:date="2013-10-14T02:06:00Z">
              <w:r>
                <w:delText xml:space="preserve">                &lt;/xs:documentation&gt;</w:delText>
              </w:r>
            </w:del>
          </w:p>
          <w:p w14:paraId="645381D6" w14:textId="77777777" w:rsidR="00E02224" w:rsidRDefault="00E02224" w:rsidP="00E02224">
            <w:pPr>
              <w:pStyle w:val="XML1"/>
              <w:rPr>
                <w:del w:id="4056" w:author="aas" w:date="2013-10-14T02:06:00Z"/>
              </w:rPr>
            </w:pPr>
            <w:del w:id="4057" w:author="aas" w:date="2013-10-14T02:06:00Z">
              <w:r>
                <w:delText xml:space="preserve">              &lt;/xs:annotation&gt;</w:delText>
              </w:r>
            </w:del>
          </w:p>
          <w:p w14:paraId="72A8CA9A" w14:textId="77777777" w:rsidR="00E02224" w:rsidRDefault="00E02224" w:rsidP="00E02224">
            <w:pPr>
              <w:pStyle w:val="XML1"/>
              <w:rPr>
                <w:del w:id="4058" w:author="aas" w:date="2013-10-14T02:06:00Z"/>
              </w:rPr>
            </w:pPr>
            <w:del w:id="4059" w:author="aas" w:date="2013-10-14T02:06:00Z">
              <w:r>
                <w:delText xml:space="preserve">              &lt;xs:complexType&gt;</w:delText>
              </w:r>
            </w:del>
          </w:p>
          <w:p w14:paraId="50716A4F" w14:textId="77777777" w:rsidR="00E02224" w:rsidRDefault="00E02224" w:rsidP="00E02224">
            <w:pPr>
              <w:pStyle w:val="XML1"/>
              <w:rPr>
                <w:del w:id="4060" w:author="aas" w:date="2013-10-14T02:06:00Z"/>
              </w:rPr>
            </w:pPr>
            <w:del w:id="4061" w:author="aas" w:date="2013-10-14T02:06:00Z">
              <w:r>
                <w:delText xml:space="preserve">                &lt;xs:sequence&gt;</w:delText>
              </w:r>
            </w:del>
          </w:p>
          <w:p w14:paraId="2A0835FD" w14:textId="77777777" w:rsidR="00E02224" w:rsidRDefault="00E02224" w:rsidP="00E02224">
            <w:pPr>
              <w:pStyle w:val="XML1"/>
              <w:rPr>
                <w:del w:id="4062" w:author="aas" w:date="2013-10-14T02:06:00Z"/>
              </w:rPr>
            </w:pPr>
            <w:del w:id="4063" w:author="aas" w:date="2013-10-14T02:06:00Z">
              <w:r>
                <w:delText xml:space="preserve">                  &lt;xs:group ref="OFPortCurrentFeatureListType"/&gt;</w:delText>
              </w:r>
            </w:del>
          </w:p>
          <w:p w14:paraId="180BE3DC" w14:textId="77777777" w:rsidR="00E02224" w:rsidRDefault="00E02224" w:rsidP="00E02224">
            <w:pPr>
              <w:pStyle w:val="XML1"/>
              <w:rPr>
                <w:del w:id="4064" w:author="aas" w:date="2013-10-14T02:06:00Z"/>
              </w:rPr>
            </w:pPr>
            <w:del w:id="4065" w:author="aas" w:date="2013-10-14T02:06:00Z">
              <w:r>
                <w:delText xml:space="preserve">                &lt;/xs:sequence&gt;</w:delText>
              </w:r>
            </w:del>
          </w:p>
          <w:p w14:paraId="1B312433" w14:textId="77777777" w:rsidR="00E02224" w:rsidRDefault="00E02224" w:rsidP="00E02224">
            <w:pPr>
              <w:pStyle w:val="XML1"/>
              <w:rPr>
                <w:del w:id="4066" w:author="aas" w:date="2013-10-14T02:06:00Z"/>
              </w:rPr>
            </w:pPr>
            <w:del w:id="4067" w:author="aas" w:date="2013-10-14T02:06:00Z">
              <w:r>
                <w:delText xml:space="preserve">              &lt;/xs:complexType&gt;</w:delText>
              </w:r>
            </w:del>
          </w:p>
          <w:p w14:paraId="4746719F" w14:textId="77777777" w:rsidR="00E02224" w:rsidRDefault="00E02224" w:rsidP="00E02224">
            <w:pPr>
              <w:pStyle w:val="XML1"/>
              <w:rPr>
                <w:del w:id="4068" w:author="aas" w:date="2013-10-14T02:06:00Z"/>
              </w:rPr>
            </w:pPr>
            <w:del w:id="4069" w:author="aas" w:date="2013-10-14T02:06:00Z">
              <w:r>
                <w:delText xml:space="preserve">            &lt;/xs:element&gt;</w:delText>
              </w:r>
            </w:del>
          </w:p>
          <w:p w14:paraId="7481CA55" w14:textId="77777777" w:rsidR="00E02224" w:rsidRDefault="00E02224" w:rsidP="00E02224">
            <w:pPr>
              <w:pStyle w:val="XML1"/>
              <w:rPr>
                <w:del w:id="4070" w:author="aas" w:date="2013-10-14T02:06:00Z"/>
              </w:rPr>
            </w:pPr>
            <w:del w:id="4071" w:author="aas" w:date="2013-10-14T02:06:00Z">
              <w:r>
                <w:delText xml:space="preserve">            &lt;xs:element name="advertised" minOccurs="0"&gt;</w:delText>
              </w:r>
            </w:del>
          </w:p>
          <w:p w14:paraId="323C1C76" w14:textId="77777777" w:rsidR="00E02224" w:rsidRDefault="00E02224" w:rsidP="00E02224">
            <w:pPr>
              <w:pStyle w:val="XML1"/>
              <w:rPr>
                <w:del w:id="4072" w:author="aas" w:date="2013-10-14T02:06:00Z"/>
              </w:rPr>
            </w:pPr>
            <w:del w:id="4073" w:author="aas" w:date="2013-10-14T02:06:00Z">
              <w:r>
                <w:delText xml:space="preserve">              &lt;xs:annotation&gt;</w:delText>
              </w:r>
            </w:del>
          </w:p>
          <w:p w14:paraId="471C9ED4" w14:textId="77777777" w:rsidR="00E02224" w:rsidRDefault="00E02224" w:rsidP="00E02224">
            <w:pPr>
              <w:pStyle w:val="XML1"/>
              <w:rPr>
                <w:del w:id="4074" w:author="aas" w:date="2013-10-14T02:06:00Z"/>
              </w:rPr>
            </w:pPr>
            <w:del w:id="4075" w:author="aas" w:date="2013-10-14T02:06:00Z">
              <w:r>
                <w:delText xml:space="preserve">                &lt;xs:documentation&gt;</w:delText>
              </w:r>
            </w:del>
          </w:p>
          <w:p w14:paraId="3005FB31" w14:textId="77777777" w:rsidR="00E02224" w:rsidRDefault="00E02224" w:rsidP="00E02224">
            <w:pPr>
              <w:pStyle w:val="XML1"/>
              <w:rPr>
                <w:del w:id="4076" w:author="aas" w:date="2013-10-14T02:06:00Z"/>
              </w:rPr>
            </w:pPr>
            <w:del w:id="4077" w:author="aas" w:date="2013-10-14T02:06:00Z">
              <w:r>
                <w:delText xml:space="preserve">                  The features (rates, duplex, etc.) of the</w:delText>
              </w:r>
            </w:del>
          </w:p>
          <w:p w14:paraId="708247E9" w14:textId="77777777" w:rsidR="00E02224" w:rsidRDefault="00E02224" w:rsidP="00E02224">
            <w:pPr>
              <w:pStyle w:val="XML1"/>
              <w:rPr>
                <w:del w:id="4078" w:author="aas" w:date="2013-10-14T02:06:00Z"/>
              </w:rPr>
            </w:pPr>
            <w:del w:id="4079" w:author="aas" w:date="2013-10-14T02:06:00Z">
              <w:r>
                <w:delText xml:space="preserve">                  port, that are advertised to the peer port.</w:delText>
              </w:r>
            </w:del>
          </w:p>
          <w:p w14:paraId="510DAFED" w14:textId="77777777" w:rsidR="00E02224" w:rsidRDefault="00E02224" w:rsidP="00E02224">
            <w:pPr>
              <w:pStyle w:val="XML1"/>
              <w:rPr>
                <w:del w:id="4080" w:author="aas" w:date="2013-10-14T02:06:00Z"/>
              </w:rPr>
            </w:pPr>
          </w:p>
          <w:p w14:paraId="152301B9" w14:textId="77777777" w:rsidR="00E02224" w:rsidRDefault="00E02224" w:rsidP="00E02224">
            <w:pPr>
              <w:pStyle w:val="XML1"/>
              <w:rPr>
                <w:del w:id="4081" w:author="aas" w:date="2013-10-14T02:06:00Z"/>
              </w:rPr>
            </w:pPr>
            <w:del w:id="4082" w:author="aas" w:date="2013-10-14T02:06:00Z">
              <w:r>
                <w:delText xml:space="preserve">                  NETCONF &amp;lt;edit-config&amp;gt; operations MUST be implemented as </w:delText>
              </w:r>
            </w:del>
          </w:p>
          <w:p w14:paraId="7B05DBE3" w14:textId="77777777" w:rsidR="00E02224" w:rsidRDefault="00E02224" w:rsidP="00E02224">
            <w:pPr>
              <w:pStyle w:val="XML1"/>
              <w:rPr>
                <w:del w:id="4083" w:author="aas" w:date="2013-10-14T02:06:00Z"/>
              </w:rPr>
            </w:pPr>
            <w:del w:id="4084" w:author="aas" w:date="2013-10-14T02:06:00Z">
              <w:r>
                <w:delText xml:space="preserve">                  follows: </w:delText>
              </w:r>
            </w:del>
          </w:p>
          <w:p w14:paraId="2AD190D2" w14:textId="77777777" w:rsidR="00E02224" w:rsidRDefault="00E02224" w:rsidP="00E02224">
            <w:pPr>
              <w:pStyle w:val="XML1"/>
              <w:rPr>
                <w:del w:id="4085" w:author="aas" w:date="2013-10-14T02:06:00Z"/>
              </w:rPr>
            </w:pPr>
          </w:p>
          <w:p w14:paraId="44AD9DC8" w14:textId="77777777" w:rsidR="00E02224" w:rsidRDefault="00E02224" w:rsidP="00E02224">
            <w:pPr>
              <w:pStyle w:val="XML1"/>
              <w:rPr>
                <w:del w:id="4086" w:author="aas" w:date="2013-10-14T02:06:00Z"/>
              </w:rPr>
            </w:pPr>
            <w:del w:id="4087" w:author="aas" w:date="2013-10-14T02:06:00Z">
              <w:r>
                <w:delText xml:space="preserve">                  * The 'resource-id' element of OFResoureType MUST be</w:delText>
              </w:r>
            </w:del>
          </w:p>
          <w:p w14:paraId="538AE529" w14:textId="77777777" w:rsidR="00E02224" w:rsidRDefault="00E02224" w:rsidP="00E02224">
            <w:pPr>
              <w:pStyle w:val="XML1"/>
              <w:rPr>
                <w:del w:id="4088" w:author="aas" w:date="2013-10-14T02:06:00Z"/>
              </w:rPr>
            </w:pPr>
            <w:del w:id="4089" w:author="aas" w:date="2013-10-14T02:06:00Z">
              <w:r>
                <w:delText xml:space="preserve">                  present in the path or in the filter at all</w:delText>
              </w:r>
            </w:del>
          </w:p>
          <w:p w14:paraId="12863821" w14:textId="77777777" w:rsidR="00E02224" w:rsidRDefault="00E02224" w:rsidP="00E02224">
            <w:pPr>
              <w:pStyle w:val="XML1"/>
              <w:rPr>
                <w:del w:id="4090" w:author="aas" w:date="2013-10-14T02:06:00Z"/>
              </w:rPr>
            </w:pPr>
            <w:del w:id="4091" w:author="aas" w:date="2013-10-14T02:06:00Z">
              <w:r>
                <w:delText xml:space="preserve">                  &amp;lt;edit-config&amp;gt; operations to identify the port.</w:delText>
              </w:r>
            </w:del>
          </w:p>
          <w:p w14:paraId="4224027C" w14:textId="77777777" w:rsidR="00E02224" w:rsidRDefault="00E02224" w:rsidP="00E02224">
            <w:pPr>
              <w:pStyle w:val="XML1"/>
              <w:rPr>
                <w:del w:id="4092" w:author="aas" w:date="2013-10-14T02:06:00Z"/>
              </w:rPr>
            </w:pPr>
            <w:del w:id="4093" w:author="aas" w:date="2013-10-14T02:06:00Z">
              <w:r>
                <w:delText xml:space="preserve">                  * If the operation is 'merge' or 'replace', the element</w:delText>
              </w:r>
            </w:del>
          </w:p>
          <w:p w14:paraId="7A80273C" w14:textId="77777777" w:rsidR="00E02224" w:rsidRDefault="00E02224" w:rsidP="00E02224">
            <w:pPr>
              <w:pStyle w:val="XML1"/>
              <w:rPr>
                <w:del w:id="4094" w:author="aas" w:date="2013-10-14T02:06:00Z"/>
              </w:rPr>
            </w:pPr>
            <w:del w:id="4095" w:author="aas" w:date="2013-10-14T02:06:00Z">
              <w:r>
                <w:delText xml:space="preserve">                  is created if it does not exist, and its value is set</w:delText>
              </w:r>
            </w:del>
          </w:p>
          <w:p w14:paraId="216E20FC" w14:textId="77777777" w:rsidR="00E02224" w:rsidRDefault="00E02224" w:rsidP="00E02224">
            <w:pPr>
              <w:pStyle w:val="XML1"/>
              <w:rPr>
                <w:del w:id="4096" w:author="aas" w:date="2013-10-14T02:06:00Z"/>
              </w:rPr>
            </w:pPr>
            <w:del w:id="4097" w:author="aas" w:date="2013-10-14T02:06:00Z">
              <w:r>
                <w:delText xml:space="preserve">                  to the value found in the XML RPC data.</w:delText>
              </w:r>
            </w:del>
          </w:p>
          <w:p w14:paraId="18F42483" w14:textId="77777777" w:rsidR="00E02224" w:rsidRDefault="00E02224" w:rsidP="00E02224">
            <w:pPr>
              <w:pStyle w:val="XML1"/>
              <w:rPr>
                <w:del w:id="4098" w:author="aas" w:date="2013-10-14T02:06:00Z"/>
              </w:rPr>
            </w:pPr>
            <w:del w:id="4099" w:author="aas" w:date="2013-10-14T02:06:00Z">
              <w:r>
                <w:delText xml:space="preserve">                  * If the operation is 'create', the element is created if</w:delText>
              </w:r>
            </w:del>
          </w:p>
          <w:p w14:paraId="69297B92" w14:textId="77777777" w:rsidR="00E02224" w:rsidRDefault="00E02224" w:rsidP="00E02224">
            <w:pPr>
              <w:pStyle w:val="XML1"/>
              <w:rPr>
                <w:del w:id="4100" w:author="aas" w:date="2013-10-14T02:06:00Z"/>
              </w:rPr>
            </w:pPr>
            <w:del w:id="4101" w:author="aas" w:date="2013-10-14T02:06:00Z">
              <w:r>
                <w:delText xml:space="preserve">                  it does not exist. If the element already exists, a</w:delText>
              </w:r>
            </w:del>
          </w:p>
          <w:p w14:paraId="777682E7" w14:textId="77777777" w:rsidR="00E02224" w:rsidRDefault="00E02224" w:rsidP="00E02224">
            <w:pPr>
              <w:pStyle w:val="XML1"/>
              <w:rPr>
                <w:del w:id="4102" w:author="aas" w:date="2013-10-14T02:06:00Z"/>
              </w:rPr>
            </w:pPr>
            <w:del w:id="4103"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04" w:author="aas" w:date="2013-10-14T02:06:00Z"/>
              </w:rPr>
            </w:pPr>
            <w:del w:id="4105" w:author="aas" w:date="2013-10-14T02:06:00Z">
              <w:r>
                <w:delText xml:space="preserve">                  * If the operation is 'delete', the element is deleted if</w:delText>
              </w:r>
            </w:del>
          </w:p>
          <w:p w14:paraId="51B5F304" w14:textId="77777777" w:rsidR="00E02224" w:rsidRDefault="00E02224" w:rsidP="00E02224">
            <w:pPr>
              <w:pStyle w:val="XML1"/>
              <w:rPr>
                <w:del w:id="4106" w:author="aas" w:date="2013-10-14T02:06:00Z"/>
              </w:rPr>
            </w:pPr>
            <w:del w:id="4107" w:author="aas" w:date="2013-10-14T02:06:00Z">
              <w:r>
                <w:delText xml:space="preserve">                  it exists. If the element does not exist, a</w:delText>
              </w:r>
            </w:del>
          </w:p>
          <w:p w14:paraId="4C38B8B8" w14:textId="77777777" w:rsidR="00E02224" w:rsidRDefault="00E02224" w:rsidP="00E02224">
            <w:pPr>
              <w:pStyle w:val="XML1"/>
              <w:rPr>
                <w:del w:id="4108" w:author="aas" w:date="2013-10-14T02:06:00Z"/>
              </w:rPr>
            </w:pPr>
            <w:del w:id="4109"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10" w:author="aas" w:date="2013-10-14T02:06:00Z"/>
              </w:rPr>
            </w:pPr>
            <w:del w:id="4111" w:author="aas" w:date="2013-10-14T02:06:00Z">
              <w:r>
                <w:delText xml:space="preserve">                &lt;/xs:documentation&gt;</w:delText>
              </w:r>
            </w:del>
          </w:p>
          <w:p w14:paraId="7916810E" w14:textId="77777777" w:rsidR="00E02224" w:rsidRDefault="00E02224" w:rsidP="00E02224">
            <w:pPr>
              <w:pStyle w:val="XML1"/>
              <w:rPr>
                <w:del w:id="4112" w:author="aas" w:date="2013-10-14T02:06:00Z"/>
              </w:rPr>
            </w:pPr>
            <w:del w:id="4113" w:author="aas" w:date="2013-10-14T02:06:00Z">
              <w:r>
                <w:delText xml:space="preserve">              &lt;/xs:annotation&gt;</w:delText>
              </w:r>
            </w:del>
          </w:p>
          <w:p w14:paraId="6F61E2CE" w14:textId="77777777" w:rsidR="00E02224" w:rsidRDefault="00E02224" w:rsidP="00E02224">
            <w:pPr>
              <w:pStyle w:val="XML1"/>
              <w:rPr>
                <w:del w:id="4114" w:author="aas" w:date="2013-10-14T02:06:00Z"/>
              </w:rPr>
            </w:pPr>
            <w:del w:id="4115" w:author="aas" w:date="2013-10-14T02:06:00Z">
              <w:r>
                <w:delText xml:space="preserve">              &lt;xs:complexType&gt;</w:delText>
              </w:r>
            </w:del>
          </w:p>
          <w:p w14:paraId="1946E842" w14:textId="77777777" w:rsidR="00E02224" w:rsidRDefault="00E02224" w:rsidP="00E02224">
            <w:pPr>
              <w:pStyle w:val="XML1"/>
              <w:rPr>
                <w:del w:id="4116" w:author="aas" w:date="2013-10-14T02:06:00Z"/>
              </w:rPr>
            </w:pPr>
            <w:del w:id="4117" w:author="aas" w:date="2013-10-14T02:06:00Z">
              <w:r>
                <w:delText xml:space="preserve">                &lt;xs:sequence&gt;</w:delText>
              </w:r>
            </w:del>
          </w:p>
          <w:p w14:paraId="5048E359" w14:textId="77777777" w:rsidR="00E02224" w:rsidRDefault="00E02224" w:rsidP="00E02224">
            <w:pPr>
              <w:pStyle w:val="XML1"/>
              <w:rPr>
                <w:del w:id="4118" w:author="aas" w:date="2013-10-14T02:06:00Z"/>
              </w:rPr>
            </w:pPr>
            <w:del w:id="4119" w:author="aas" w:date="2013-10-14T02:06:00Z">
              <w:r>
                <w:delText xml:space="preserve">                  &lt;xs:group ref="OFPortOtherFeatureListType"/&gt;</w:delText>
              </w:r>
            </w:del>
          </w:p>
          <w:p w14:paraId="1746B017" w14:textId="77777777" w:rsidR="00E02224" w:rsidRDefault="00E02224" w:rsidP="00E02224">
            <w:pPr>
              <w:pStyle w:val="XML1"/>
              <w:rPr>
                <w:del w:id="4120" w:author="aas" w:date="2013-10-14T02:06:00Z"/>
              </w:rPr>
            </w:pPr>
            <w:del w:id="4121" w:author="aas" w:date="2013-10-14T02:06:00Z">
              <w:r>
                <w:delText xml:space="preserve">                &lt;/xs:sequence&gt;</w:delText>
              </w:r>
            </w:del>
          </w:p>
          <w:p w14:paraId="0DDE2545" w14:textId="77777777" w:rsidR="00E02224" w:rsidRDefault="00E02224" w:rsidP="00E02224">
            <w:pPr>
              <w:pStyle w:val="XML1"/>
              <w:rPr>
                <w:del w:id="4122" w:author="aas" w:date="2013-10-14T02:06:00Z"/>
              </w:rPr>
            </w:pPr>
            <w:del w:id="4123" w:author="aas" w:date="2013-10-14T02:06:00Z">
              <w:r>
                <w:delText xml:space="preserve">              &lt;/xs:complexType&gt;</w:delText>
              </w:r>
            </w:del>
          </w:p>
          <w:p w14:paraId="1E488369" w14:textId="77777777" w:rsidR="00E02224" w:rsidRDefault="00E02224" w:rsidP="00E02224">
            <w:pPr>
              <w:pStyle w:val="XML1"/>
              <w:rPr>
                <w:del w:id="4124" w:author="aas" w:date="2013-10-14T02:06:00Z"/>
              </w:rPr>
            </w:pPr>
            <w:del w:id="4125" w:author="aas" w:date="2013-10-14T02:06:00Z">
              <w:r>
                <w:delText xml:space="preserve">            &lt;/xs:element&gt;</w:delText>
              </w:r>
            </w:del>
          </w:p>
          <w:p w14:paraId="5EE62796" w14:textId="77777777" w:rsidR="00E02224" w:rsidRDefault="00E02224" w:rsidP="00E02224">
            <w:pPr>
              <w:pStyle w:val="XML1"/>
              <w:rPr>
                <w:del w:id="4126" w:author="aas" w:date="2013-10-14T02:06:00Z"/>
              </w:rPr>
            </w:pPr>
            <w:del w:id="4127" w:author="aas" w:date="2013-10-14T02:06:00Z">
              <w:r>
                <w:delText xml:space="preserve">            &lt;xs:element name="supported" minOccurs="0"&gt;</w:delText>
              </w:r>
            </w:del>
          </w:p>
          <w:p w14:paraId="3E899A88" w14:textId="77777777" w:rsidR="00E02224" w:rsidRDefault="00E02224" w:rsidP="00E02224">
            <w:pPr>
              <w:pStyle w:val="XML1"/>
              <w:rPr>
                <w:del w:id="4128" w:author="aas" w:date="2013-10-14T02:06:00Z"/>
              </w:rPr>
            </w:pPr>
            <w:del w:id="4129" w:author="aas" w:date="2013-10-14T02:06:00Z">
              <w:r>
                <w:delText xml:space="preserve">              &lt;xs:annotation&gt;</w:delText>
              </w:r>
            </w:del>
          </w:p>
          <w:p w14:paraId="3FFA229B" w14:textId="77777777" w:rsidR="00E02224" w:rsidRDefault="00E02224" w:rsidP="00E02224">
            <w:pPr>
              <w:pStyle w:val="XML1"/>
              <w:rPr>
                <w:del w:id="4130" w:author="aas" w:date="2013-10-14T02:06:00Z"/>
              </w:rPr>
            </w:pPr>
            <w:del w:id="4131" w:author="aas" w:date="2013-10-14T02:06:00Z">
              <w:r>
                <w:delText xml:space="preserve">                &lt;xs:documentation&gt;</w:delText>
              </w:r>
            </w:del>
          </w:p>
          <w:p w14:paraId="7A0E6DEB" w14:textId="77777777" w:rsidR="00E02224" w:rsidRDefault="00E02224" w:rsidP="00E02224">
            <w:pPr>
              <w:pStyle w:val="XML1"/>
              <w:rPr>
                <w:del w:id="4132" w:author="aas" w:date="2013-10-14T02:06:00Z"/>
              </w:rPr>
            </w:pPr>
            <w:del w:id="4133" w:author="aas" w:date="2013-10-14T02:06:00Z">
              <w:r>
                <w:delText xml:space="preserve">                  The features (rates, duplex, etc.) of the</w:delText>
              </w:r>
            </w:del>
          </w:p>
          <w:p w14:paraId="169BD9DE" w14:textId="77777777" w:rsidR="00E02224" w:rsidRDefault="00E02224" w:rsidP="00E02224">
            <w:pPr>
              <w:pStyle w:val="XML1"/>
              <w:rPr>
                <w:del w:id="4134" w:author="aas" w:date="2013-10-14T02:06:00Z"/>
              </w:rPr>
            </w:pPr>
            <w:del w:id="4135" w:author="aas" w:date="2013-10-14T02:06:00Z">
              <w:r>
                <w:delText xml:space="preserve">                  port, that are supported on the port.</w:delText>
              </w:r>
            </w:del>
          </w:p>
          <w:p w14:paraId="7401D91C" w14:textId="77777777" w:rsidR="00E02224" w:rsidRDefault="00E02224" w:rsidP="00E02224">
            <w:pPr>
              <w:pStyle w:val="XML1"/>
              <w:rPr>
                <w:del w:id="4136" w:author="aas" w:date="2013-10-14T02:06:00Z"/>
              </w:rPr>
            </w:pPr>
          </w:p>
          <w:p w14:paraId="05F3019C" w14:textId="77777777" w:rsidR="00E02224" w:rsidRDefault="00E02224" w:rsidP="00E02224">
            <w:pPr>
              <w:pStyle w:val="XML1"/>
              <w:rPr>
                <w:del w:id="4137" w:author="aas" w:date="2013-10-14T02:06:00Z"/>
              </w:rPr>
            </w:pPr>
            <w:del w:id="4138" w:author="aas" w:date="2013-10-14T02:06:00Z">
              <w:r>
                <w:delText xml:space="preserve">                  Children of this element are not configurable and can</w:delText>
              </w:r>
            </w:del>
          </w:p>
          <w:p w14:paraId="569169A7" w14:textId="77777777" w:rsidR="00E02224" w:rsidRDefault="00E02224" w:rsidP="00E02224">
            <w:pPr>
              <w:pStyle w:val="XML1"/>
              <w:rPr>
                <w:del w:id="4139" w:author="aas" w:date="2013-10-14T02:06:00Z"/>
              </w:rPr>
            </w:pPr>
            <w:del w:id="4140" w:author="aas" w:date="2013-10-14T02:06:00Z">
              <w:r>
                <w:delText xml:space="preserve">                  only be retrieved by NETCONF &amp;lt;get&amp;gt; operations. Attemps to</w:delText>
              </w:r>
            </w:del>
          </w:p>
          <w:p w14:paraId="238F1D69" w14:textId="77777777" w:rsidR="00E02224" w:rsidRDefault="00E02224" w:rsidP="00E02224">
            <w:pPr>
              <w:pStyle w:val="XML1"/>
              <w:rPr>
                <w:del w:id="4141" w:author="aas" w:date="2013-10-14T02:06:00Z"/>
              </w:rPr>
            </w:pPr>
            <w:del w:id="4142" w:author="aas" w:date="2013-10-14T02:06:00Z">
              <w:r>
                <w:delText xml:space="preserve">                  modify this element and its children with a NETCONF</w:delText>
              </w:r>
            </w:del>
          </w:p>
          <w:p w14:paraId="446814A5" w14:textId="77777777" w:rsidR="00E02224" w:rsidRDefault="00E02224" w:rsidP="00E02224">
            <w:pPr>
              <w:pStyle w:val="XML1"/>
              <w:rPr>
                <w:del w:id="4143" w:author="aas" w:date="2013-10-14T02:06:00Z"/>
              </w:rPr>
            </w:pPr>
            <w:del w:id="4144" w:author="aas" w:date="2013-10-14T02:06:00Z">
              <w:r>
                <w:delText xml:space="preserve">                  &amp;lt;edit-config&amp;gt; operation MUST result in an</w:delText>
              </w:r>
            </w:del>
          </w:p>
          <w:p w14:paraId="67ECCD10" w14:textId="77777777" w:rsidR="00E02224" w:rsidRDefault="00E02224" w:rsidP="00E02224">
            <w:pPr>
              <w:pStyle w:val="XML1"/>
              <w:rPr>
                <w:del w:id="4145" w:author="aas" w:date="2013-10-14T02:06:00Z"/>
              </w:rPr>
            </w:pPr>
            <w:del w:id="4146" w:author="aas" w:date="2013-10-14T02:06:00Z">
              <w:r>
                <w:delText xml:space="preserve">                  'operation-not-supported' error with type</w:delText>
              </w:r>
            </w:del>
          </w:p>
          <w:p w14:paraId="0283D7D3" w14:textId="77777777" w:rsidR="00E02224" w:rsidRDefault="00E02224" w:rsidP="00E02224">
            <w:pPr>
              <w:pStyle w:val="XML1"/>
              <w:rPr>
                <w:del w:id="4147" w:author="aas" w:date="2013-10-14T02:06:00Z"/>
              </w:rPr>
            </w:pPr>
            <w:del w:id="4148" w:author="aas" w:date="2013-10-14T02:06:00Z">
              <w:r>
                <w:delText xml:space="preserve">                  'application'.</w:delText>
              </w:r>
            </w:del>
          </w:p>
          <w:p w14:paraId="16FB7A8B" w14:textId="77777777" w:rsidR="00E02224" w:rsidRDefault="00E02224" w:rsidP="00E02224">
            <w:pPr>
              <w:pStyle w:val="XML1"/>
              <w:rPr>
                <w:del w:id="4149" w:author="aas" w:date="2013-10-14T02:06:00Z"/>
              </w:rPr>
            </w:pPr>
            <w:del w:id="4150" w:author="aas" w:date="2013-10-14T02:06:00Z">
              <w:r>
                <w:delText xml:space="preserve">                &lt;/xs:documentation&gt;</w:delText>
              </w:r>
            </w:del>
          </w:p>
          <w:p w14:paraId="4898E583" w14:textId="77777777" w:rsidR="00E02224" w:rsidRDefault="00E02224" w:rsidP="00E02224">
            <w:pPr>
              <w:pStyle w:val="XML1"/>
              <w:rPr>
                <w:del w:id="4151" w:author="aas" w:date="2013-10-14T02:06:00Z"/>
              </w:rPr>
            </w:pPr>
            <w:del w:id="4152" w:author="aas" w:date="2013-10-14T02:06:00Z">
              <w:r>
                <w:delText xml:space="preserve">              &lt;/xs:annotation&gt;</w:delText>
              </w:r>
            </w:del>
          </w:p>
          <w:p w14:paraId="2CA9BA38" w14:textId="77777777" w:rsidR="00E02224" w:rsidRDefault="00E02224" w:rsidP="00E02224">
            <w:pPr>
              <w:pStyle w:val="XML1"/>
              <w:rPr>
                <w:del w:id="4153" w:author="aas" w:date="2013-10-14T02:06:00Z"/>
              </w:rPr>
            </w:pPr>
            <w:del w:id="4154" w:author="aas" w:date="2013-10-14T02:06:00Z">
              <w:r>
                <w:delText xml:space="preserve">              &lt;xs:complexType&gt;</w:delText>
              </w:r>
            </w:del>
          </w:p>
          <w:p w14:paraId="0659B1D7" w14:textId="77777777" w:rsidR="00E02224" w:rsidRDefault="00E02224" w:rsidP="00E02224">
            <w:pPr>
              <w:pStyle w:val="XML1"/>
              <w:rPr>
                <w:del w:id="4155" w:author="aas" w:date="2013-10-14T02:06:00Z"/>
              </w:rPr>
            </w:pPr>
            <w:del w:id="4156" w:author="aas" w:date="2013-10-14T02:06:00Z">
              <w:r>
                <w:delText xml:space="preserve">                &lt;xs:sequence&gt;</w:delText>
              </w:r>
            </w:del>
          </w:p>
          <w:p w14:paraId="3A084120" w14:textId="77777777" w:rsidR="00E02224" w:rsidRDefault="00E02224" w:rsidP="00E02224">
            <w:pPr>
              <w:pStyle w:val="XML1"/>
              <w:rPr>
                <w:del w:id="4157" w:author="aas" w:date="2013-10-14T02:06:00Z"/>
              </w:rPr>
            </w:pPr>
            <w:del w:id="4158" w:author="aas" w:date="2013-10-14T02:06:00Z">
              <w:r>
                <w:delText xml:space="preserve">                  &lt;xs:group ref="OFPortOtherFeatureListType"/&gt;</w:delText>
              </w:r>
            </w:del>
          </w:p>
          <w:p w14:paraId="69B72F0E" w14:textId="77777777" w:rsidR="00E02224" w:rsidRDefault="00E02224" w:rsidP="00E02224">
            <w:pPr>
              <w:pStyle w:val="XML1"/>
              <w:rPr>
                <w:del w:id="4159" w:author="aas" w:date="2013-10-14T02:06:00Z"/>
              </w:rPr>
            </w:pPr>
            <w:del w:id="4160" w:author="aas" w:date="2013-10-14T02:06:00Z">
              <w:r>
                <w:delText xml:space="preserve">                &lt;/xs:sequence&gt;</w:delText>
              </w:r>
            </w:del>
          </w:p>
          <w:p w14:paraId="33952266" w14:textId="77777777" w:rsidR="00E02224" w:rsidRDefault="00E02224" w:rsidP="00E02224">
            <w:pPr>
              <w:pStyle w:val="XML1"/>
              <w:rPr>
                <w:del w:id="4161" w:author="aas" w:date="2013-10-14T02:06:00Z"/>
              </w:rPr>
            </w:pPr>
            <w:del w:id="4162" w:author="aas" w:date="2013-10-14T02:06:00Z">
              <w:r>
                <w:delText xml:space="preserve">              &lt;/xs:complexType&gt;</w:delText>
              </w:r>
            </w:del>
          </w:p>
          <w:p w14:paraId="7B55759F" w14:textId="77777777" w:rsidR="00E02224" w:rsidRDefault="00E02224" w:rsidP="00E02224">
            <w:pPr>
              <w:pStyle w:val="XML1"/>
              <w:rPr>
                <w:del w:id="4163" w:author="aas" w:date="2013-10-14T02:06:00Z"/>
              </w:rPr>
            </w:pPr>
            <w:del w:id="4164" w:author="aas" w:date="2013-10-14T02:06:00Z">
              <w:r>
                <w:delText xml:space="preserve">            &lt;/xs:element&gt;</w:delText>
              </w:r>
            </w:del>
          </w:p>
          <w:p w14:paraId="188E5B69" w14:textId="77777777" w:rsidR="00E02224" w:rsidRDefault="00E02224" w:rsidP="00E02224">
            <w:pPr>
              <w:pStyle w:val="XML1"/>
              <w:rPr>
                <w:del w:id="4165" w:author="aas" w:date="2013-10-14T02:06:00Z"/>
              </w:rPr>
            </w:pPr>
            <w:del w:id="4166" w:author="aas" w:date="2013-10-14T02:06:00Z">
              <w:r>
                <w:delText xml:space="preserve">            &lt;xs:element name="advertised-peer" minOccurs="0"&gt;</w:delText>
              </w:r>
            </w:del>
          </w:p>
          <w:p w14:paraId="28558E5B" w14:textId="77777777" w:rsidR="00E02224" w:rsidRDefault="00E02224" w:rsidP="00E02224">
            <w:pPr>
              <w:pStyle w:val="XML1"/>
              <w:rPr>
                <w:del w:id="4167" w:author="aas" w:date="2013-10-14T02:06:00Z"/>
              </w:rPr>
            </w:pPr>
            <w:del w:id="4168" w:author="aas" w:date="2013-10-14T02:06:00Z">
              <w:r>
                <w:delText xml:space="preserve">              &lt;xs:annotation&gt;</w:delText>
              </w:r>
            </w:del>
          </w:p>
          <w:p w14:paraId="75431046" w14:textId="77777777" w:rsidR="00E02224" w:rsidRDefault="00E02224" w:rsidP="00E02224">
            <w:pPr>
              <w:pStyle w:val="XML1"/>
              <w:rPr>
                <w:del w:id="4169" w:author="aas" w:date="2013-10-14T02:06:00Z"/>
              </w:rPr>
            </w:pPr>
            <w:del w:id="4170" w:author="aas" w:date="2013-10-14T02:06:00Z">
              <w:r>
                <w:delText xml:space="preserve">                &lt;xs:documentation&gt;</w:delText>
              </w:r>
            </w:del>
          </w:p>
          <w:p w14:paraId="28D437C1" w14:textId="77777777" w:rsidR="00E02224" w:rsidRDefault="00E02224" w:rsidP="00E02224">
            <w:pPr>
              <w:pStyle w:val="XML1"/>
              <w:rPr>
                <w:del w:id="4171" w:author="aas" w:date="2013-10-14T02:06:00Z"/>
              </w:rPr>
            </w:pPr>
            <w:del w:id="4172" w:author="aas" w:date="2013-10-14T02:06:00Z">
              <w:r>
                <w:delText xml:space="preserve">                  The features (rates, duplex, etc.) that are</w:delText>
              </w:r>
            </w:del>
          </w:p>
          <w:p w14:paraId="706BB75C" w14:textId="77777777" w:rsidR="00E02224" w:rsidRDefault="00E02224" w:rsidP="00E02224">
            <w:pPr>
              <w:pStyle w:val="XML1"/>
              <w:rPr>
                <w:del w:id="4173" w:author="aas" w:date="2013-10-14T02:06:00Z"/>
              </w:rPr>
            </w:pPr>
            <w:del w:id="4174" w:author="aas" w:date="2013-10-14T02:06:00Z">
              <w:r>
                <w:delText xml:space="preserve">                  currently advertised by the peer port.</w:delText>
              </w:r>
            </w:del>
          </w:p>
          <w:p w14:paraId="6F6632DD" w14:textId="77777777" w:rsidR="00E02224" w:rsidRDefault="00E02224" w:rsidP="00E02224">
            <w:pPr>
              <w:pStyle w:val="XML1"/>
              <w:rPr>
                <w:del w:id="4175" w:author="aas" w:date="2013-10-14T02:06:00Z"/>
              </w:rPr>
            </w:pPr>
          </w:p>
          <w:p w14:paraId="3EBA3E99" w14:textId="77777777" w:rsidR="00E02224" w:rsidRDefault="00E02224" w:rsidP="00E02224">
            <w:pPr>
              <w:pStyle w:val="XML1"/>
              <w:rPr>
                <w:del w:id="4176" w:author="aas" w:date="2013-10-14T02:06:00Z"/>
              </w:rPr>
            </w:pPr>
            <w:del w:id="4177" w:author="aas" w:date="2013-10-14T02:06:00Z">
              <w:r>
                <w:delText xml:space="preserve">                  Children of this element are not configurable and can</w:delText>
              </w:r>
            </w:del>
          </w:p>
          <w:p w14:paraId="0A00463B" w14:textId="77777777" w:rsidR="00E02224" w:rsidRDefault="00E02224" w:rsidP="00E02224">
            <w:pPr>
              <w:pStyle w:val="XML1"/>
              <w:rPr>
                <w:del w:id="4178" w:author="aas" w:date="2013-10-14T02:06:00Z"/>
              </w:rPr>
            </w:pPr>
            <w:del w:id="4179" w:author="aas" w:date="2013-10-14T02:06:00Z">
              <w:r>
                <w:delText xml:space="preserve">                  only be retrieved by NETCONF &amp;lt;get&amp;gt; operations. Attemps to</w:delText>
              </w:r>
            </w:del>
          </w:p>
          <w:p w14:paraId="47930652" w14:textId="77777777" w:rsidR="00E02224" w:rsidRDefault="00E02224" w:rsidP="00E02224">
            <w:pPr>
              <w:pStyle w:val="XML1"/>
              <w:rPr>
                <w:del w:id="4180" w:author="aas" w:date="2013-10-14T02:06:00Z"/>
              </w:rPr>
            </w:pPr>
            <w:del w:id="4181" w:author="aas" w:date="2013-10-14T02:06:00Z">
              <w:r>
                <w:delText xml:space="preserve">                  modify this element and its children with a NETCONF</w:delText>
              </w:r>
            </w:del>
          </w:p>
          <w:p w14:paraId="6E665D2A" w14:textId="77777777" w:rsidR="00E02224" w:rsidRDefault="00E02224" w:rsidP="00E02224">
            <w:pPr>
              <w:pStyle w:val="XML1"/>
              <w:rPr>
                <w:del w:id="4182" w:author="aas" w:date="2013-10-14T02:06:00Z"/>
              </w:rPr>
            </w:pPr>
            <w:del w:id="4183" w:author="aas" w:date="2013-10-14T02:06:00Z">
              <w:r>
                <w:delText xml:space="preserve">                  &amp;lt;edit-config&amp;gt; operation MUST result in an</w:delText>
              </w:r>
            </w:del>
          </w:p>
          <w:p w14:paraId="68110B3E" w14:textId="77777777" w:rsidR="00E02224" w:rsidRDefault="00E02224" w:rsidP="00E02224">
            <w:pPr>
              <w:pStyle w:val="XML1"/>
              <w:rPr>
                <w:del w:id="4184" w:author="aas" w:date="2013-10-14T02:06:00Z"/>
              </w:rPr>
            </w:pPr>
            <w:del w:id="4185" w:author="aas" w:date="2013-10-14T02:06:00Z">
              <w:r>
                <w:delText xml:space="preserve">                  'operation-not-supported' error with type</w:delText>
              </w:r>
            </w:del>
          </w:p>
          <w:p w14:paraId="70E93472" w14:textId="77777777" w:rsidR="00E02224" w:rsidRDefault="00E02224" w:rsidP="00E02224">
            <w:pPr>
              <w:pStyle w:val="XML1"/>
              <w:rPr>
                <w:del w:id="4186" w:author="aas" w:date="2013-10-14T02:06:00Z"/>
              </w:rPr>
            </w:pPr>
            <w:del w:id="4187" w:author="aas" w:date="2013-10-14T02:06:00Z">
              <w:r>
                <w:delText xml:space="preserve">                  'application'.</w:delText>
              </w:r>
            </w:del>
          </w:p>
          <w:p w14:paraId="3D8DDAF9" w14:textId="77777777" w:rsidR="00E02224" w:rsidRDefault="00E02224" w:rsidP="00E02224">
            <w:pPr>
              <w:pStyle w:val="XML1"/>
              <w:rPr>
                <w:del w:id="4188" w:author="aas" w:date="2013-10-14T02:06:00Z"/>
              </w:rPr>
            </w:pPr>
            <w:del w:id="4189" w:author="aas" w:date="2013-10-14T02:06:00Z">
              <w:r>
                <w:delText xml:space="preserve">                &lt;/xs:documentation&gt;</w:delText>
              </w:r>
            </w:del>
          </w:p>
          <w:p w14:paraId="0616491E" w14:textId="77777777" w:rsidR="00E02224" w:rsidRDefault="00E02224" w:rsidP="00E02224">
            <w:pPr>
              <w:pStyle w:val="XML1"/>
              <w:rPr>
                <w:del w:id="4190" w:author="aas" w:date="2013-10-14T02:06:00Z"/>
              </w:rPr>
            </w:pPr>
            <w:del w:id="4191" w:author="aas" w:date="2013-10-14T02:06:00Z">
              <w:r>
                <w:delText xml:space="preserve">              &lt;/xs:annotation&gt;</w:delText>
              </w:r>
            </w:del>
          </w:p>
          <w:p w14:paraId="1FFFC264" w14:textId="77777777" w:rsidR="00E02224" w:rsidRDefault="00E02224" w:rsidP="00E02224">
            <w:pPr>
              <w:pStyle w:val="XML1"/>
              <w:rPr>
                <w:del w:id="4192" w:author="aas" w:date="2013-10-14T02:06:00Z"/>
              </w:rPr>
            </w:pPr>
            <w:del w:id="4193" w:author="aas" w:date="2013-10-14T02:06:00Z">
              <w:r>
                <w:delText xml:space="preserve">              &lt;xs:complexType&gt;</w:delText>
              </w:r>
            </w:del>
          </w:p>
          <w:p w14:paraId="31D13C8A" w14:textId="77777777" w:rsidR="00E02224" w:rsidRDefault="00E02224" w:rsidP="00E02224">
            <w:pPr>
              <w:pStyle w:val="XML1"/>
              <w:rPr>
                <w:del w:id="4194" w:author="aas" w:date="2013-10-14T02:06:00Z"/>
              </w:rPr>
            </w:pPr>
            <w:del w:id="4195" w:author="aas" w:date="2013-10-14T02:06:00Z">
              <w:r>
                <w:delText xml:space="preserve">                &lt;xs:sequence&gt;</w:delText>
              </w:r>
            </w:del>
          </w:p>
          <w:p w14:paraId="430C352D" w14:textId="77777777" w:rsidR="00E02224" w:rsidRDefault="00E02224" w:rsidP="00E02224">
            <w:pPr>
              <w:pStyle w:val="XML1"/>
              <w:rPr>
                <w:del w:id="4196" w:author="aas" w:date="2013-10-14T02:06:00Z"/>
              </w:rPr>
            </w:pPr>
            <w:del w:id="4197" w:author="aas" w:date="2013-10-14T02:06:00Z">
              <w:r>
                <w:delText xml:space="preserve">                  &lt;xs:group ref="OFPortOtherFeatureListType"/&gt;</w:delText>
              </w:r>
            </w:del>
          </w:p>
          <w:p w14:paraId="4660DE48" w14:textId="77777777" w:rsidR="00E02224" w:rsidRDefault="00E02224" w:rsidP="00E02224">
            <w:pPr>
              <w:pStyle w:val="XML1"/>
              <w:rPr>
                <w:del w:id="4198" w:author="aas" w:date="2013-10-14T02:06:00Z"/>
              </w:rPr>
            </w:pPr>
            <w:del w:id="4199" w:author="aas" w:date="2013-10-14T02:06:00Z">
              <w:r>
                <w:delText xml:space="preserve">                &lt;/xs:sequence&gt;</w:delText>
              </w:r>
            </w:del>
          </w:p>
          <w:p w14:paraId="0D3C4F52" w14:textId="77777777" w:rsidR="00E02224" w:rsidRDefault="00E02224" w:rsidP="00E02224">
            <w:pPr>
              <w:pStyle w:val="XML1"/>
              <w:rPr>
                <w:del w:id="4200" w:author="aas" w:date="2013-10-14T02:06:00Z"/>
              </w:rPr>
            </w:pPr>
            <w:del w:id="4201" w:author="aas" w:date="2013-10-14T02:06:00Z">
              <w:r>
                <w:delText xml:space="preserve">              &lt;/xs:complexType&gt;</w:delText>
              </w:r>
            </w:del>
          </w:p>
          <w:p w14:paraId="5DBBA420" w14:textId="77777777" w:rsidR="00E02224" w:rsidRDefault="00E02224" w:rsidP="00E02224">
            <w:pPr>
              <w:pStyle w:val="XML1"/>
              <w:rPr>
                <w:del w:id="4202" w:author="aas" w:date="2013-10-14T02:06:00Z"/>
              </w:rPr>
            </w:pPr>
            <w:del w:id="4203" w:author="aas" w:date="2013-10-14T02:06:00Z">
              <w:r>
                <w:delText xml:space="preserve">            &lt;/xs:element&gt;</w:delText>
              </w:r>
            </w:del>
          </w:p>
          <w:p w14:paraId="02944754" w14:textId="77777777" w:rsidR="00E02224" w:rsidRDefault="00E02224" w:rsidP="00E02224">
            <w:pPr>
              <w:pStyle w:val="XML1"/>
              <w:rPr>
                <w:del w:id="4204" w:author="aas" w:date="2013-10-14T02:06:00Z"/>
              </w:rPr>
            </w:pPr>
            <w:del w:id="4205" w:author="aas" w:date="2013-10-14T02:06:00Z">
              <w:r>
                <w:delText xml:space="preserve">          &lt;/xs:sequence&gt;</w:delText>
              </w:r>
            </w:del>
          </w:p>
          <w:p w14:paraId="0D8123FB" w14:textId="77777777" w:rsidR="00E02224" w:rsidRDefault="00E02224" w:rsidP="00E02224">
            <w:pPr>
              <w:pStyle w:val="XML1"/>
              <w:rPr>
                <w:del w:id="4206" w:author="aas" w:date="2013-10-14T02:06:00Z"/>
              </w:rPr>
            </w:pPr>
            <w:del w:id="4207" w:author="aas" w:date="2013-10-14T02:06:00Z">
              <w:r>
                <w:delText xml:space="preserve">        &lt;/xs:complexType&gt;</w:delText>
              </w:r>
            </w:del>
          </w:p>
          <w:p w14:paraId="2E4E0C15" w14:textId="77777777" w:rsidR="00E02224" w:rsidRDefault="00E02224" w:rsidP="00E02224">
            <w:pPr>
              <w:pStyle w:val="XML1"/>
              <w:rPr>
                <w:del w:id="4208" w:author="aas" w:date="2013-10-14T02:06:00Z"/>
              </w:rPr>
            </w:pPr>
            <w:del w:id="4209" w:author="aas" w:date="2013-10-14T02:06:00Z">
              <w:r>
                <w:delText xml:space="preserve">      &lt;/xs:element&gt;</w:delText>
              </w:r>
            </w:del>
          </w:p>
          <w:p w14:paraId="03325F71" w14:textId="77777777" w:rsidR="00E02224" w:rsidRDefault="00E02224" w:rsidP="00E02224">
            <w:pPr>
              <w:pStyle w:val="XML1"/>
              <w:rPr>
                <w:del w:id="4210" w:author="aas" w:date="2013-10-14T02:06:00Z"/>
              </w:rPr>
            </w:pPr>
            <w:del w:id="4211" w:author="aas" w:date="2013-10-14T02:06:00Z">
              <w:r>
                <w:delText xml:space="preserve">      &lt;xs:choice&gt;</w:delText>
              </w:r>
            </w:del>
          </w:p>
          <w:p w14:paraId="3E843569" w14:textId="77777777" w:rsidR="00E02224" w:rsidRDefault="00E02224" w:rsidP="00E02224">
            <w:pPr>
              <w:pStyle w:val="XML1"/>
              <w:rPr>
                <w:del w:id="4212" w:author="aas" w:date="2013-10-14T02:06:00Z"/>
              </w:rPr>
            </w:pPr>
            <w:del w:id="4213" w:author="aas" w:date="2013-10-14T02:06:00Z">
              <w:r>
                <w:delText xml:space="preserve">        &lt;xs:annotation&gt;</w:delText>
              </w:r>
            </w:del>
          </w:p>
          <w:p w14:paraId="7101E24C" w14:textId="77777777" w:rsidR="00E02224" w:rsidRDefault="00E02224" w:rsidP="00E02224">
            <w:pPr>
              <w:pStyle w:val="XML1"/>
              <w:rPr>
                <w:del w:id="4214" w:author="aas" w:date="2013-10-14T02:06:00Z"/>
              </w:rPr>
            </w:pPr>
            <w:del w:id="4215" w:author="aas" w:date="2013-10-14T02:06:00Z">
              <w:r>
                <w:delText xml:space="preserve">          &lt;xs:documentation&gt;</w:delText>
              </w:r>
            </w:del>
          </w:p>
          <w:p w14:paraId="705376B1" w14:textId="77777777" w:rsidR="00E02224" w:rsidRDefault="00E02224" w:rsidP="00E02224">
            <w:pPr>
              <w:pStyle w:val="XML1"/>
              <w:rPr>
                <w:del w:id="4216" w:author="aas" w:date="2013-10-14T02:06:00Z"/>
              </w:rPr>
            </w:pPr>
            <w:del w:id="4217" w:author="aas" w:date="2013-10-14T02:06:00Z">
              <w:r>
                <w:delText xml:space="preserve">            Tunnels are modeled as logical ports.</w:delText>
              </w:r>
            </w:del>
          </w:p>
          <w:p w14:paraId="4CFD5285" w14:textId="77777777" w:rsidR="00E02224" w:rsidRDefault="00E02224" w:rsidP="00E02224">
            <w:pPr>
              <w:pStyle w:val="XML1"/>
              <w:rPr>
                <w:del w:id="4218" w:author="aas" w:date="2013-10-14T02:06:00Z"/>
              </w:rPr>
            </w:pPr>
          </w:p>
          <w:p w14:paraId="2D5399A6" w14:textId="77777777" w:rsidR="00E02224" w:rsidRDefault="00E02224" w:rsidP="00E02224">
            <w:pPr>
              <w:pStyle w:val="XML1"/>
              <w:rPr>
                <w:del w:id="4219" w:author="aas" w:date="2013-10-14T02:06:00Z"/>
              </w:rPr>
            </w:pPr>
            <w:del w:id="4220" w:author="aas" w:date="2013-10-14T02:06:00Z">
              <w:r>
                <w:delText xml:space="preserve">            Elements in this choice are not configurable and can only</w:delText>
              </w:r>
            </w:del>
          </w:p>
          <w:p w14:paraId="7B3A4D44" w14:textId="77777777" w:rsidR="00E02224" w:rsidRDefault="00E02224" w:rsidP="00E02224">
            <w:pPr>
              <w:pStyle w:val="XML1"/>
              <w:rPr>
                <w:del w:id="4221" w:author="aas" w:date="2013-10-14T02:06:00Z"/>
              </w:rPr>
            </w:pPr>
            <w:del w:id="4222" w:author="aas" w:date="2013-10-14T02:06:00Z">
              <w:r>
                <w:delText xml:space="preserve">            be retrieved by NETCONF &amp;lt;get&amp;gt; operations. Attemps to modify</w:delText>
              </w:r>
            </w:del>
          </w:p>
          <w:p w14:paraId="06B3335A" w14:textId="77777777" w:rsidR="00E02224" w:rsidRDefault="00E02224" w:rsidP="00E02224">
            <w:pPr>
              <w:pStyle w:val="XML1"/>
              <w:rPr>
                <w:del w:id="4223" w:author="aas" w:date="2013-10-14T02:06:00Z"/>
              </w:rPr>
            </w:pPr>
            <w:del w:id="4224" w:author="aas" w:date="2013-10-14T02:06:00Z">
              <w:r>
                <w:delText xml:space="preserve">            this element and its children with a NETCONF &amp;lt;edit-config&amp;gt;</w:delText>
              </w:r>
            </w:del>
          </w:p>
          <w:p w14:paraId="23C5AABC" w14:textId="77777777" w:rsidR="00E02224" w:rsidRDefault="00E02224" w:rsidP="00E02224">
            <w:pPr>
              <w:pStyle w:val="XML1"/>
              <w:rPr>
                <w:del w:id="4225" w:author="aas" w:date="2013-10-14T02:06:00Z"/>
              </w:rPr>
            </w:pPr>
            <w:del w:id="4226" w:author="aas" w:date="2013-10-14T02:06:00Z">
              <w:r>
                <w:delText xml:space="preserve">            operation MUST result in an 'operation-not-supported' error</w:delText>
              </w:r>
            </w:del>
          </w:p>
          <w:p w14:paraId="7133BA1F" w14:textId="77777777" w:rsidR="00E02224" w:rsidRDefault="00E02224" w:rsidP="00E02224">
            <w:pPr>
              <w:pStyle w:val="XML1"/>
              <w:rPr>
                <w:del w:id="4227" w:author="aas" w:date="2013-10-14T02:06:00Z"/>
              </w:rPr>
            </w:pPr>
            <w:del w:id="4228" w:author="aas" w:date="2013-10-14T02:06:00Z">
              <w:r>
                <w:delText xml:space="preserve">            with type 'application'.</w:delText>
              </w:r>
            </w:del>
          </w:p>
          <w:p w14:paraId="68783092" w14:textId="77777777" w:rsidR="00E02224" w:rsidRDefault="00E02224" w:rsidP="00E02224">
            <w:pPr>
              <w:pStyle w:val="XML1"/>
              <w:rPr>
                <w:del w:id="4229" w:author="aas" w:date="2013-10-14T02:06:00Z"/>
              </w:rPr>
            </w:pPr>
          </w:p>
          <w:p w14:paraId="65EC2DE0" w14:textId="77777777" w:rsidR="00E02224" w:rsidRDefault="00E02224" w:rsidP="00E02224">
            <w:pPr>
              <w:pStyle w:val="XML1"/>
              <w:rPr>
                <w:del w:id="4230" w:author="aas" w:date="2013-10-14T02:06:00Z"/>
              </w:rPr>
            </w:pPr>
            <w:del w:id="4231" w:author="aas" w:date="2013-10-14T02:06:00Z">
              <w:r>
                <w:delText xml:space="preserve">            Only elements from one choice must exist at a time.</w:delText>
              </w:r>
            </w:del>
          </w:p>
          <w:p w14:paraId="30A8C63D" w14:textId="77777777" w:rsidR="00E02224" w:rsidRDefault="00E02224" w:rsidP="00E02224">
            <w:pPr>
              <w:pStyle w:val="XML1"/>
              <w:rPr>
                <w:del w:id="4232" w:author="aas" w:date="2013-10-14T02:06:00Z"/>
              </w:rPr>
            </w:pPr>
            <w:del w:id="4233" w:author="aas" w:date="2013-10-14T02:06:00Z">
              <w:r>
                <w:delText xml:space="preserve">          &lt;/xs:documentation&gt;</w:delText>
              </w:r>
            </w:del>
          </w:p>
          <w:p w14:paraId="55C9E029" w14:textId="77777777" w:rsidR="00E02224" w:rsidRDefault="00E02224" w:rsidP="00E02224">
            <w:pPr>
              <w:pStyle w:val="XML1"/>
              <w:rPr>
                <w:del w:id="4234" w:author="aas" w:date="2013-10-14T02:06:00Z"/>
              </w:rPr>
            </w:pPr>
            <w:del w:id="4235" w:author="aas" w:date="2013-10-14T02:06:00Z">
              <w:r>
                <w:delText xml:space="preserve">        &lt;/xs:annotation&gt;</w:delText>
              </w:r>
            </w:del>
          </w:p>
          <w:p w14:paraId="3CA9621B" w14:textId="77777777" w:rsidR="00E02224" w:rsidRDefault="00E02224" w:rsidP="00E02224">
            <w:pPr>
              <w:pStyle w:val="XML1"/>
              <w:rPr>
                <w:del w:id="4236" w:author="aas" w:date="2013-10-14T02:06:00Z"/>
              </w:rPr>
            </w:pPr>
          </w:p>
          <w:p w14:paraId="49257E26" w14:textId="77777777" w:rsidR="00E02224" w:rsidRDefault="00E02224" w:rsidP="00E02224">
            <w:pPr>
              <w:pStyle w:val="XML1"/>
              <w:rPr>
                <w:del w:id="4237" w:author="aas" w:date="2013-10-14T02:06:00Z"/>
              </w:rPr>
            </w:pPr>
            <w:del w:id="4238" w:author="aas" w:date="2013-10-14T02:06:00Z">
              <w:r>
                <w:delText xml:space="preserve">        &lt;xs:sequence&gt;</w:delText>
              </w:r>
            </w:del>
          </w:p>
          <w:p w14:paraId="3E655790" w14:textId="77777777" w:rsidR="00E02224" w:rsidRDefault="00E02224" w:rsidP="00E02224">
            <w:pPr>
              <w:pStyle w:val="XML1"/>
              <w:rPr>
                <w:del w:id="4239" w:author="aas" w:date="2013-10-14T02:06:00Z"/>
              </w:rPr>
            </w:pPr>
            <w:del w:id="4240" w:author="aas" w:date="2013-10-14T02:06:00Z">
              <w:r>
                <w:delText xml:space="preserve">          &lt;xs:element name="tunnel"&gt;</w:delText>
              </w:r>
            </w:del>
          </w:p>
          <w:p w14:paraId="50DD0E65" w14:textId="77777777" w:rsidR="00E02224" w:rsidRDefault="00E02224" w:rsidP="00E02224">
            <w:pPr>
              <w:pStyle w:val="XML1"/>
              <w:rPr>
                <w:del w:id="4241" w:author="aas" w:date="2013-10-14T02:06:00Z"/>
              </w:rPr>
            </w:pPr>
            <w:del w:id="4242" w:author="aas" w:date="2013-10-14T02:06:00Z">
              <w:r>
                <w:delText xml:space="preserve">            &lt;xs:annotation&gt;</w:delText>
              </w:r>
            </w:del>
          </w:p>
          <w:p w14:paraId="4B7E25C9" w14:textId="77777777" w:rsidR="00E02224" w:rsidRDefault="00E02224" w:rsidP="00E02224">
            <w:pPr>
              <w:pStyle w:val="XML1"/>
              <w:rPr>
                <w:del w:id="4243" w:author="aas" w:date="2013-10-14T02:06:00Z"/>
              </w:rPr>
            </w:pPr>
            <w:del w:id="4244" w:author="aas" w:date="2013-10-14T02:06:00Z">
              <w:r>
                <w:delText xml:space="preserve">              &lt;xs:documentation&gt;</w:delText>
              </w:r>
            </w:del>
          </w:p>
          <w:p w14:paraId="417C7BD7" w14:textId="77777777" w:rsidR="00E02224" w:rsidRDefault="00E02224" w:rsidP="00E02224">
            <w:pPr>
              <w:pStyle w:val="XML1"/>
              <w:rPr>
                <w:del w:id="4245" w:author="aas" w:date="2013-10-14T02:06:00Z"/>
              </w:rPr>
            </w:pPr>
            <w:del w:id="4246" w:author="aas" w:date="2013-10-14T02:06:00Z">
              <w:r>
                <w:delText xml:space="preserve">                Properties of a basic IP-in-GRE tunnel.</w:delText>
              </w:r>
            </w:del>
          </w:p>
          <w:p w14:paraId="5FA7CF8E" w14:textId="77777777" w:rsidR="00E02224" w:rsidRDefault="00E02224" w:rsidP="00E02224">
            <w:pPr>
              <w:pStyle w:val="XML1"/>
              <w:rPr>
                <w:del w:id="4247" w:author="aas" w:date="2013-10-14T02:06:00Z"/>
              </w:rPr>
            </w:pPr>
            <w:del w:id="4248" w:author="aas" w:date="2013-10-14T02:06:00Z">
              <w:r>
                <w:delText xml:space="preserve">              &lt;/xs:documentation&gt;</w:delText>
              </w:r>
            </w:del>
          </w:p>
          <w:p w14:paraId="43D25C5E" w14:textId="77777777" w:rsidR="00E02224" w:rsidRDefault="00E02224" w:rsidP="00E02224">
            <w:pPr>
              <w:pStyle w:val="XML1"/>
              <w:rPr>
                <w:del w:id="4249" w:author="aas" w:date="2013-10-14T02:06:00Z"/>
              </w:rPr>
            </w:pPr>
            <w:del w:id="4250" w:author="aas" w:date="2013-10-14T02:06:00Z">
              <w:r>
                <w:delText xml:space="preserve">            &lt;/xs:annotation&gt;</w:delText>
              </w:r>
            </w:del>
          </w:p>
          <w:p w14:paraId="782E5D8F" w14:textId="77777777" w:rsidR="00E02224" w:rsidRDefault="00E02224" w:rsidP="00E02224">
            <w:pPr>
              <w:pStyle w:val="XML1"/>
              <w:rPr>
                <w:del w:id="4251" w:author="aas" w:date="2013-10-14T02:06:00Z"/>
              </w:rPr>
            </w:pPr>
            <w:del w:id="4252" w:author="aas" w:date="2013-10-14T02:06:00Z">
              <w:r>
                <w:delText xml:space="preserve">            &lt;xs:complexType&gt;</w:delText>
              </w:r>
            </w:del>
          </w:p>
          <w:p w14:paraId="25C827DE" w14:textId="77777777" w:rsidR="00E02224" w:rsidRDefault="00E02224" w:rsidP="00E02224">
            <w:pPr>
              <w:pStyle w:val="XML1"/>
              <w:rPr>
                <w:del w:id="4253" w:author="aas" w:date="2013-10-14T02:06:00Z"/>
              </w:rPr>
            </w:pPr>
            <w:del w:id="4254" w:author="aas" w:date="2013-10-14T02:06:00Z">
              <w:r>
                <w:delText xml:space="preserve">              &lt;xs:sequence&gt;</w:delText>
              </w:r>
            </w:del>
          </w:p>
          <w:p w14:paraId="0AAE3F4D" w14:textId="77777777" w:rsidR="00E02224" w:rsidRDefault="00E02224" w:rsidP="00E02224">
            <w:pPr>
              <w:pStyle w:val="XML1"/>
              <w:rPr>
                <w:del w:id="4255" w:author="aas" w:date="2013-10-14T02:06:00Z"/>
              </w:rPr>
            </w:pPr>
            <w:del w:id="4256" w:author="aas" w:date="2013-10-14T02:06:00Z">
              <w:r>
                <w:delText xml:space="preserve">                &lt;xs:group ref="OFPortBaseTunnelType"/&gt;</w:delText>
              </w:r>
            </w:del>
          </w:p>
          <w:p w14:paraId="59BF23AB" w14:textId="77777777" w:rsidR="00E02224" w:rsidRDefault="00E02224" w:rsidP="00E02224">
            <w:pPr>
              <w:pStyle w:val="XML1"/>
              <w:rPr>
                <w:del w:id="4257" w:author="aas" w:date="2013-10-14T02:06:00Z"/>
              </w:rPr>
            </w:pPr>
            <w:del w:id="4258" w:author="aas" w:date="2013-10-14T02:06:00Z">
              <w:r>
                <w:delText xml:space="preserve">              &lt;/xs:sequence&gt;</w:delText>
              </w:r>
            </w:del>
          </w:p>
          <w:p w14:paraId="14C847E4" w14:textId="77777777" w:rsidR="00E02224" w:rsidRDefault="00E02224" w:rsidP="00E02224">
            <w:pPr>
              <w:pStyle w:val="XML1"/>
              <w:rPr>
                <w:del w:id="4259" w:author="aas" w:date="2013-10-14T02:06:00Z"/>
              </w:rPr>
            </w:pPr>
            <w:del w:id="4260" w:author="aas" w:date="2013-10-14T02:06:00Z">
              <w:r>
                <w:delText xml:space="preserve">            &lt;/xs:complexType&gt;</w:delText>
              </w:r>
            </w:del>
          </w:p>
          <w:p w14:paraId="627AB777" w14:textId="77777777" w:rsidR="00E02224" w:rsidRDefault="00E02224" w:rsidP="00E02224">
            <w:pPr>
              <w:pStyle w:val="XML1"/>
              <w:rPr>
                <w:del w:id="4261" w:author="aas" w:date="2013-10-14T02:06:00Z"/>
              </w:rPr>
            </w:pPr>
            <w:del w:id="4262" w:author="aas" w:date="2013-10-14T02:06:00Z">
              <w:r>
                <w:delText xml:space="preserve">          &lt;/xs:element&gt;</w:delText>
              </w:r>
            </w:del>
          </w:p>
          <w:p w14:paraId="18DD2E91" w14:textId="77777777" w:rsidR="00E02224" w:rsidRDefault="00E02224" w:rsidP="00E02224">
            <w:pPr>
              <w:pStyle w:val="XML1"/>
              <w:rPr>
                <w:del w:id="4263" w:author="aas" w:date="2013-10-14T02:06:00Z"/>
              </w:rPr>
            </w:pPr>
            <w:del w:id="4264" w:author="aas" w:date="2013-10-14T02:06:00Z">
              <w:r>
                <w:delText xml:space="preserve">        &lt;/xs:sequence&gt;</w:delText>
              </w:r>
            </w:del>
          </w:p>
          <w:p w14:paraId="78503E73" w14:textId="77777777" w:rsidR="00E02224" w:rsidRDefault="00E02224" w:rsidP="00E02224">
            <w:pPr>
              <w:pStyle w:val="XML1"/>
              <w:rPr>
                <w:del w:id="4265" w:author="aas" w:date="2013-10-14T02:06:00Z"/>
              </w:rPr>
            </w:pPr>
            <w:del w:id="4266" w:author="aas" w:date="2013-10-14T02:06:00Z">
              <w:r>
                <w:delText xml:space="preserve">        &lt;xs:sequence&gt;</w:delText>
              </w:r>
            </w:del>
          </w:p>
          <w:p w14:paraId="3978B072" w14:textId="77777777" w:rsidR="00E02224" w:rsidRDefault="00E02224" w:rsidP="00E02224">
            <w:pPr>
              <w:pStyle w:val="XML1"/>
              <w:rPr>
                <w:del w:id="4267" w:author="aas" w:date="2013-10-14T02:06:00Z"/>
              </w:rPr>
            </w:pPr>
            <w:del w:id="4268" w:author="aas" w:date="2013-10-14T02:06:00Z">
              <w:r>
                <w:delText xml:space="preserve">          &lt;xs:element name="ipgre-tunnel"&gt;</w:delText>
              </w:r>
            </w:del>
          </w:p>
          <w:p w14:paraId="6615EA31" w14:textId="77777777" w:rsidR="00E02224" w:rsidRDefault="00E02224" w:rsidP="00E02224">
            <w:pPr>
              <w:pStyle w:val="XML1"/>
              <w:rPr>
                <w:del w:id="4269" w:author="aas" w:date="2013-10-14T02:06:00Z"/>
              </w:rPr>
            </w:pPr>
            <w:del w:id="4270" w:author="aas" w:date="2013-10-14T02:06:00Z">
              <w:r>
                <w:delText xml:space="preserve">            &lt;xs:annotation&gt;</w:delText>
              </w:r>
            </w:del>
          </w:p>
          <w:p w14:paraId="71C63F67" w14:textId="77777777" w:rsidR="00E02224" w:rsidRDefault="00E02224" w:rsidP="00E02224">
            <w:pPr>
              <w:pStyle w:val="XML1"/>
              <w:rPr>
                <w:del w:id="4271" w:author="aas" w:date="2013-10-14T02:06:00Z"/>
              </w:rPr>
            </w:pPr>
            <w:del w:id="4272" w:author="aas" w:date="2013-10-14T02:06:00Z">
              <w:r>
                <w:delText xml:space="preserve">              &lt;xs:documentation&gt;</w:delText>
              </w:r>
            </w:del>
          </w:p>
          <w:p w14:paraId="5D7B37F2" w14:textId="77777777" w:rsidR="00E02224" w:rsidRDefault="00E02224" w:rsidP="00E02224">
            <w:pPr>
              <w:pStyle w:val="XML1"/>
              <w:rPr>
                <w:del w:id="4273" w:author="aas" w:date="2013-10-14T02:06:00Z"/>
              </w:rPr>
            </w:pPr>
            <w:del w:id="4274" w:author="aas" w:date="2013-10-14T02:06:00Z">
              <w:r>
                <w:delText xml:space="preserve">                Properties of a IP-in-GRE tunnel.</w:delText>
              </w:r>
            </w:del>
          </w:p>
          <w:p w14:paraId="5B1E1D8C" w14:textId="77777777" w:rsidR="00E02224" w:rsidRDefault="00E02224" w:rsidP="00E02224">
            <w:pPr>
              <w:pStyle w:val="XML1"/>
              <w:rPr>
                <w:del w:id="4275" w:author="aas" w:date="2013-10-14T02:06:00Z"/>
              </w:rPr>
            </w:pPr>
            <w:del w:id="4276" w:author="aas" w:date="2013-10-14T02:06:00Z">
              <w:r>
                <w:delText xml:space="preserve">              &lt;/xs:documentation&gt;</w:delText>
              </w:r>
            </w:del>
          </w:p>
          <w:p w14:paraId="2D606D82" w14:textId="77777777" w:rsidR="00E02224" w:rsidRDefault="00E02224" w:rsidP="00E02224">
            <w:pPr>
              <w:pStyle w:val="XML1"/>
              <w:rPr>
                <w:del w:id="4277" w:author="aas" w:date="2013-10-14T02:06:00Z"/>
              </w:rPr>
            </w:pPr>
            <w:del w:id="4278" w:author="aas" w:date="2013-10-14T02:06:00Z">
              <w:r>
                <w:delText xml:space="preserve">            &lt;/xs:annotation&gt;</w:delText>
              </w:r>
            </w:del>
          </w:p>
          <w:p w14:paraId="6755F269" w14:textId="77777777" w:rsidR="00E02224" w:rsidRDefault="00E02224" w:rsidP="00E02224">
            <w:pPr>
              <w:pStyle w:val="XML1"/>
              <w:rPr>
                <w:del w:id="4279" w:author="aas" w:date="2013-10-14T02:06:00Z"/>
              </w:rPr>
            </w:pPr>
            <w:del w:id="4280" w:author="aas" w:date="2013-10-14T02:06:00Z">
              <w:r>
                <w:delText xml:space="preserve">            &lt;xs:complexType&gt;</w:delText>
              </w:r>
            </w:del>
          </w:p>
          <w:p w14:paraId="67418C58" w14:textId="77777777" w:rsidR="00E02224" w:rsidRDefault="00E02224" w:rsidP="00E02224">
            <w:pPr>
              <w:pStyle w:val="XML1"/>
              <w:rPr>
                <w:del w:id="4281" w:author="aas" w:date="2013-10-14T02:06:00Z"/>
              </w:rPr>
            </w:pPr>
            <w:del w:id="4282" w:author="aas" w:date="2013-10-14T02:06:00Z">
              <w:r>
                <w:delText xml:space="preserve">              &lt;xs:sequence&gt;</w:delText>
              </w:r>
            </w:del>
          </w:p>
          <w:p w14:paraId="58B202E1" w14:textId="77777777" w:rsidR="00E02224" w:rsidRDefault="00E02224" w:rsidP="00E02224">
            <w:pPr>
              <w:pStyle w:val="XML1"/>
              <w:rPr>
                <w:del w:id="4283" w:author="aas" w:date="2013-10-14T02:06:00Z"/>
              </w:rPr>
            </w:pPr>
            <w:del w:id="4284" w:author="aas" w:date="2013-10-14T02:06:00Z">
              <w:r>
                <w:delText xml:space="preserve">                &lt;xs:group ref="OFPortIPGRETunnelType"/&gt;</w:delText>
              </w:r>
            </w:del>
          </w:p>
          <w:p w14:paraId="402555B1" w14:textId="77777777" w:rsidR="00E02224" w:rsidRDefault="00E02224" w:rsidP="00E02224">
            <w:pPr>
              <w:pStyle w:val="XML1"/>
              <w:rPr>
                <w:del w:id="4285" w:author="aas" w:date="2013-10-14T02:06:00Z"/>
              </w:rPr>
            </w:pPr>
            <w:del w:id="4286" w:author="aas" w:date="2013-10-14T02:06:00Z">
              <w:r>
                <w:delText xml:space="preserve">              &lt;/xs:sequence&gt;</w:delText>
              </w:r>
            </w:del>
          </w:p>
          <w:p w14:paraId="73554CFA" w14:textId="77777777" w:rsidR="00E02224" w:rsidRDefault="00E02224" w:rsidP="00E02224">
            <w:pPr>
              <w:pStyle w:val="XML1"/>
              <w:rPr>
                <w:del w:id="4287" w:author="aas" w:date="2013-10-14T02:06:00Z"/>
              </w:rPr>
            </w:pPr>
            <w:del w:id="4288" w:author="aas" w:date="2013-10-14T02:06:00Z">
              <w:r>
                <w:delText xml:space="preserve">            &lt;/xs:complexType&gt;</w:delText>
              </w:r>
            </w:del>
          </w:p>
          <w:p w14:paraId="2A76FF51" w14:textId="77777777" w:rsidR="00E02224" w:rsidRDefault="00E02224" w:rsidP="00E02224">
            <w:pPr>
              <w:pStyle w:val="XML1"/>
              <w:rPr>
                <w:del w:id="4289" w:author="aas" w:date="2013-10-14T02:06:00Z"/>
              </w:rPr>
            </w:pPr>
            <w:del w:id="4290" w:author="aas" w:date="2013-10-14T02:06:00Z">
              <w:r>
                <w:delText xml:space="preserve">          &lt;/xs:element&gt;</w:delText>
              </w:r>
            </w:del>
          </w:p>
          <w:p w14:paraId="322DA0DE" w14:textId="77777777" w:rsidR="00E02224" w:rsidRDefault="00E02224" w:rsidP="00E02224">
            <w:pPr>
              <w:pStyle w:val="XML1"/>
              <w:rPr>
                <w:del w:id="4291" w:author="aas" w:date="2013-10-14T02:06:00Z"/>
              </w:rPr>
            </w:pPr>
            <w:del w:id="4292" w:author="aas" w:date="2013-10-14T02:06:00Z">
              <w:r>
                <w:delText xml:space="preserve">        &lt;/xs:sequence&gt;</w:delText>
              </w:r>
            </w:del>
          </w:p>
          <w:p w14:paraId="1B812158" w14:textId="77777777" w:rsidR="00E02224" w:rsidRDefault="00E02224" w:rsidP="00E02224">
            <w:pPr>
              <w:pStyle w:val="XML1"/>
              <w:rPr>
                <w:del w:id="4293" w:author="aas" w:date="2013-10-14T02:06:00Z"/>
              </w:rPr>
            </w:pPr>
            <w:del w:id="4294" w:author="aas" w:date="2013-10-14T02:06:00Z">
              <w:r>
                <w:delText xml:space="preserve">        &lt;xs:sequence&gt;</w:delText>
              </w:r>
            </w:del>
          </w:p>
          <w:p w14:paraId="43E8E564" w14:textId="77777777" w:rsidR="00E02224" w:rsidRDefault="00E02224" w:rsidP="00E02224">
            <w:pPr>
              <w:pStyle w:val="XML1"/>
              <w:rPr>
                <w:del w:id="4295" w:author="aas" w:date="2013-10-14T02:06:00Z"/>
              </w:rPr>
            </w:pPr>
            <w:del w:id="4296" w:author="aas" w:date="2013-10-14T02:06:00Z">
              <w:r>
                <w:delText xml:space="preserve">          &lt;xs:element name="vxlan-tunnel"&gt;</w:delText>
              </w:r>
            </w:del>
          </w:p>
          <w:p w14:paraId="58B4FE8D" w14:textId="77777777" w:rsidR="00E02224" w:rsidRDefault="00E02224" w:rsidP="00E02224">
            <w:pPr>
              <w:pStyle w:val="XML1"/>
              <w:rPr>
                <w:del w:id="4297" w:author="aas" w:date="2013-10-14T02:06:00Z"/>
              </w:rPr>
            </w:pPr>
            <w:del w:id="4298" w:author="aas" w:date="2013-10-14T02:06:00Z">
              <w:r>
                <w:delText xml:space="preserve">            &lt;xs:annotation&gt;</w:delText>
              </w:r>
            </w:del>
          </w:p>
          <w:p w14:paraId="32963D2B" w14:textId="77777777" w:rsidR="00E02224" w:rsidRDefault="00E02224" w:rsidP="00E02224">
            <w:pPr>
              <w:pStyle w:val="XML1"/>
              <w:rPr>
                <w:del w:id="4299" w:author="aas" w:date="2013-10-14T02:06:00Z"/>
              </w:rPr>
            </w:pPr>
            <w:del w:id="4300" w:author="aas" w:date="2013-10-14T02:06:00Z">
              <w:r>
                <w:delText xml:space="preserve">              &lt;xs:documentation&gt;</w:delText>
              </w:r>
            </w:del>
          </w:p>
          <w:p w14:paraId="48B55B36" w14:textId="77777777" w:rsidR="00E02224" w:rsidRDefault="00E02224" w:rsidP="00E02224">
            <w:pPr>
              <w:pStyle w:val="XML1"/>
              <w:rPr>
                <w:del w:id="4301" w:author="aas" w:date="2013-10-14T02:06:00Z"/>
              </w:rPr>
            </w:pPr>
            <w:del w:id="4302" w:author="aas" w:date="2013-10-14T02:06:00Z">
              <w:r>
                <w:delText xml:space="preserve">                Properties of a VxLAN tunnel.</w:delText>
              </w:r>
            </w:del>
          </w:p>
          <w:p w14:paraId="7078F01F" w14:textId="77777777" w:rsidR="00E02224" w:rsidRDefault="00E02224" w:rsidP="00E02224">
            <w:pPr>
              <w:pStyle w:val="XML1"/>
              <w:rPr>
                <w:del w:id="4303" w:author="aas" w:date="2013-10-14T02:06:00Z"/>
              </w:rPr>
            </w:pPr>
            <w:del w:id="4304" w:author="aas" w:date="2013-10-14T02:06:00Z">
              <w:r>
                <w:delText xml:space="preserve">              &lt;/xs:documentation&gt;</w:delText>
              </w:r>
            </w:del>
          </w:p>
          <w:p w14:paraId="6AA0B65E" w14:textId="77777777" w:rsidR="00E02224" w:rsidRDefault="00E02224" w:rsidP="00E02224">
            <w:pPr>
              <w:pStyle w:val="XML1"/>
              <w:rPr>
                <w:del w:id="4305" w:author="aas" w:date="2013-10-14T02:06:00Z"/>
              </w:rPr>
            </w:pPr>
            <w:del w:id="4306" w:author="aas" w:date="2013-10-14T02:06:00Z">
              <w:r>
                <w:delText xml:space="preserve">            &lt;/xs:annotation&gt;</w:delText>
              </w:r>
            </w:del>
          </w:p>
          <w:p w14:paraId="32811D93" w14:textId="77777777" w:rsidR="00E02224" w:rsidRDefault="00E02224" w:rsidP="00E02224">
            <w:pPr>
              <w:pStyle w:val="XML1"/>
              <w:rPr>
                <w:del w:id="4307" w:author="aas" w:date="2013-10-14T02:06:00Z"/>
              </w:rPr>
            </w:pPr>
            <w:del w:id="4308" w:author="aas" w:date="2013-10-14T02:06:00Z">
              <w:r>
                <w:delText xml:space="preserve">            &lt;xs:complexType&gt;</w:delText>
              </w:r>
            </w:del>
          </w:p>
          <w:p w14:paraId="1E5859AF" w14:textId="77777777" w:rsidR="00E02224" w:rsidRDefault="00E02224" w:rsidP="00E02224">
            <w:pPr>
              <w:pStyle w:val="XML1"/>
              <w:rPr>
                <w:del w:id="4309" w:author="aas" w:date="2013-10-14T02:06:00Z"/>
              </w:rPr>
            </w:pPr>
            <w:del w:id="4310" w:author="aas" w:date="2013-10-14T02:06:00Z">
              <w:r>
                <w:delText xml:space="preserve">              &lt;xs:sequence&gt;</w:delText>
              </w:r>
            </w:del>
          </w:p>
          <w:p w14:paraId="3E755AC7" w14:textId="77777777" w:rsidR="00E02224" w:rsidRDefault="00E02224" w:rsidP="00E02224">
            <w:pPr>
              <w:pStyle w:val="XML1"/>
              <w:rPr>
                <w:del w:id="4311" w:author="aas" w:date="2013-10-14T02:06:00Z"/>
              </w:rPr>
            </w:pPr>
            <w:del w:id="4312" w:author="aas" w:date="2013-10-14T02:06:00Z">
              <w:r>
                <w:delText xml:space="preserve">                &lt;xs:group ref="OFPortVXLANTunnelType"/&gt;</w:delText>
              </w:r>
            </w:del>
          </w:p>
          <w:p w14:paraId="372853B8" w14:textId="77777777" w:rsidR="00E02224" w:rsidRDefault="00E02224" w:rsidP="00E02224">
            <w:pPr>
              <w:pStyle w:val="XML1"/>
              <w:rPr>
                <w:del w:id="4313" w:author="aas" w:date="2013-10-14T02:06:00Z"/>
              </w:rPr>
            </w:pPr>
            <w:del w:id="4314" w:author="aas" w:date="2013-10-14T02:06:00Z">
              <w:r>
                <w:delText xml:space="preserve">              &lt;/xs:sequence&gt;</w:delText>
              </w:r>
            </w:del>
          </w:p>
          <w:p w14:paraId="21208200" w14:textId="77777777" w:rsidR="00E02224" w:rsidRDefault="00E02224" w:rsidP="00E02224">
            <w:pPr>
              <w:pStyle w:val="XML1"/>
              <w:rPr>
                <w:del w:id="4315" w:author="aas" w:date="2013-10-14T02:06:00Z"/>
              </w:rPr>
            </w:pPr>
            <w:del w:id="4316" w:author="aas" w:date="2013-10-14T02:06:00Z">
              <w:r>
                <w:delText xml:space="preserve">            &lt;/xs:complexType&gt;</w:delText>
              </w:r>
            </w:del>
          </w:p>
          <w:p w14:paraId="772810C4" w14:textId="77777777" w:rsidR="00E02224" w:rsidRDefault="00E02224" w:rsidP="00E02224">
            <w:pPr>
              <w:pStyle w:val="XML1"/>
              <w:rPr>
                <w:del w:id="4317" w:author="aas" w:date="2013-10-14T02:06:00Z"/>
              </w:rPr>
            </w:pPr>
            <w:del w:id="4318" w:author="aas" w:date="2013-10-14T02:06:00Z">
              <w:r>
                <w:delText xml:space="preserve">          &lt;/xs:element&gt;</w:delText>
              </w:r>
            </w:del>
          </w:p>
          <w:p w14:paraId="57181614" w14:textId="77777777" w:rsidR="00E02224" w:rsidRDefault="00E02224" w:rsidP="00E02224">
            <w:pPr>
              <w:pStyle w:val="XML1"/>
              <w:rPr>
                <w:del w:id="4319" w:author="aas" w:date="2013-10-14T02:06:00Z"/>
              </w:rPr>
            </w:pPr>
            <w:del w:id="4320" w:author="aas" w:date="2013-10-14T02:06:00Z">
              <w:r>
                <w:delText xml:space="preserve">        &lt;/xs:sequence&gt;</w:delText>
              </w:r>
            </w:del>
          </w:p>
          <w:p w14:paraId="5213E63D" w14:textId="77777777" w:rsidR="00E02224" w:rsidRDefault="00E02224" w:rsidP="00E02224">
            <w:pPr>
              <w:pStyle w:val="XML1"/>
              <w:rPr>
                <w:del w:id="4321" w:author="aas" w:date="2013-10-14T02:06:00Z"/>
              </w:rPr>
            </w:pPr>
            <w:del w:id="4322" w:author="aas" w:date="2013-10-14T02:06:00Z">
              <w:r>
                <w:delText xml:space="preserve">        &lt;xs:sequence&gt;</w:delText>
              </w:r>
            </w:del>
          </w:p>
          <w:p w14:paraId="60749E5B" w14:textId="77777777" w:rsidR="00E02224" w:rsidRDefault="00E02224" w:rsidP="00E02224">
            <w:pPr>
              <w:pStyle w:val="XML1"/>
              <w:rPr>
                <w:del w:id="4323" w:author="aas" w:date="2013-10-14T02:06:00Z"/>
              </w:rPr>
            </w:pPr>
            <w:del w:id="4324" w:author="aas" w:date="2013-10-14T02:06:00Z">
              <w:r>
                <w:delText xml:space="preserve">          &lt;xs:element name="nvgre-tunnel"&gt;</w:delText>
              </w:r>
            </w:del>
          </w:p>
          <w:p w14:paraId="74EBEDFC" w14:textId="77777777" w:rsidR="00E02224" w:rsidRDefault="00E02224" w:rsidP="00E02224">
            <w:pPr>
              <w:pStyle w:val="XML1"/>
              <w:rPr>
                <w:del w:id="4325" w:author="aas" w:date="2013-10-14T02:06:00Z"/>
              </w:rPr>
            </w:pPr>
            <w:del w:id="4326" w:author="aas" w:date="2013-10-14T02:06:00Z">
              <w:r>
                <w:delText xml:space="preserve">            &lt;xs:annotation&gt;</w:delText>
              </w:r>
            </w:del>
          </w:p>
          <w:p w14:paraId="1A15D017" w14:textId="77777777" w:rsidR="00E02224" w:rsidRDefault="00E02224" w:rsidP="00E02224">
            <w:pPr>
              <w:pStyle w:val="XML1"/>
              <w:rPr>
                <w:del w:id="4327" w:author="aas" w:date="2013-10-14T02:06:00Z"/>
              </w:rPr>
            </w:pPr>
            <w:del w:id="4328" w:author="aas" w:date="2013-10-14T02:06:00Z">
              <w:r>
                <w:delText xml:space="preserve">              &lt;xs:documentation&gt;</w:delText>
              </w:r>
            </w:del>
          </w:p>
          <w:p w14:paraId="51DCB96D" w14:textId="77777777" w:rsidR="00E02224" w:rsidRDefault="00E02224" w:rsidP="00E02224">
            <w:pPr>
              <w:pStyle w:val="XML1"/>
              <w:rPr>
                <w:del w:id="4329" w:author="aas" w:date="2013-10-14T02:06:00Z"/>
              </w:rPr>
            </w:pPr>
            <w:del w:id="4330" w:author="aas" w:date="2013-10-14T02:06:00Z">
              <w:r>
                <w:delText xml:space="preserve">                Properties of a NVGRE tunnel.</w:delText>
              </w:r>
            </w:del>
          </w:p>
          <w:p w14:paraId="1BC277D8" w14:textId="77777777" w:rsidR="00E02224" w:rsidRDefault="00E02224" w:rsidP="00E02224">
            <w:pPr>
              <w:pStyle w:val="XML1"/>
              <w:rPr>
                <w:del w:id="4331" w:author="aas" w:date="2013-10-14T02:06:00Z"/>
              </w:rPr>
            </w:pPr>
            <w:del w:id="4332" w:author="aas" w:date="2013-10-14T02:06:00Z">
              <w:r>
                <w:delText xml:space="preserve">              &lt;/xs:documentation&gt;</w:delText>
              </w:r>
            </w:del>
          </w:p>
          <w:p w14:paraId="0E7C6CDE" w14:textId="77777777" w:rsidR="00E02224" w:rsidRDefault="00E02224" w:rsidP="00E02224">
            <w:pPr>
              <w:pStyle w:val="XML1"/>
              <w:rPr>
                <w:del w:id="4333" w:author="aas" w:date="2013-10-14T02:06:00Z"/>
              </w:rPr>
            </w:pPr>
            <w:del w:id="4334" w:author="aas" w:date="2013-10-14T02:06:00Z">
              <w:r>
                <w:delText xml:space="preserve">            &lt;/xs:annotation&gt;</w:delText>
              </w:r>
            </w:del>
          </w:p>
          <w:p w14:paraId="56693A7E" w14:textId="77777777" w:rsidR="00E02224" w:rsidRDefault="00E02224" w:rsidP="00E02224">
            <w:pPr>
              <w:pStyle w:val="XML1"/>
              <w:rPr>
                <w:del w:id="4335" w:author="aas" w:date="2013-10-14T02:06:00Z"/>
              </w:rPr>
            </w:pPr>
            <w:del w:id="4336" w:author="aas" w:date="2013-10-14T02:06:00Z">
              <w:r>
                <w:delText xml:space="preserve">            &lt;xs:complexType&gt;</w:delText>
              </w:r>
            </w:del>
          </w:p>
          <w:p w14:paraId="1DF5D64E" w14:textId="77777777" w:rsidR="00E02224" w:rsidRDefault="00E02224" w:rsidP="00E02224">
            <w:pPr>
              <w:pStyle w:val="XML1"/>
              <w:rPr>
                <w:del w:id="4337" w:author="aas" w:date="2013-10-14T02:06:00Z"/>
              </w:rPr>
            </w:pPr>
            <w:del w:id="4338" w:author="aas" w:date="2013-10-14T02:06:00Z">
              <w:r>
                <w:delText xml:space="preserve">              &lt;xs:sequence&gt;</w:delText>
              </w:r>
            </w:del>
          </w:p>
          <w:p w14:paraId="7B2B42B4" w14:textId="77777777" w:rsidR="00E02224" w:rsidRDefault="00E02224" w:rsidP="00E02224">
            <w:pPr>
              <w:pStyle w:val="XML1"/>
              <w:rPr>
                <w:del w:id="4339" w:author="aas" w:date="2013-10-14T02:06:00Z"/>
              </w:rPr>
            </w:pPr>
            <w:del w:id="4340" w:author="aas" w:date="2013-10-14T02:06:00Z">
              <w:r>
                <w:delText xml:space="preserve">                &lt;xs:group ref="OFPortNVGRETunnelType"/&gt;</w:delText>
              </w:r>
            </w:del>
          </w:p>
          <w:p w14:paraId="45AAE176" w14:textId="77777777" w:rsidR="00E02224" w:rsidRDefault="00E02224" w:rsidP="00E02224">
            <w:pPr>
              <w:pStyle w:val="XML1"/>
              <w:rPr>
                <w:del w:id="4341" w:author="aas" w:date="2013-10-14T02:06:00Z"/>
              </w:rPr>
            </w:pPr>
            <w:del w:id="4342" w:author="aas" w:date="2013-10-14T02:06:00Z">
              <w:r>
                <w:delText xml:space="preserve">              &lt;/xs:sequence&gt;</w:delText>
              </w:r>
            </w:del>
          </w:p>
          <w:p w14:paraId="47983F43" w14:textId="77777777" w:rsidR="00E02224" w:rsidRDefault="00E02224" w:rsidP="00E02224">
            <w:pPr>
              <w:pStyle w:val="XML1"/>
              <w:rPr>
                <w:del w:id="4343" w:author="aas" w:date="2013-10-14T02:06:00Z"/>
              </w:rPr>
            </w:pPr>
            <w:del w:id="4344" w:author="aas" w:date="2013-10-14T02:06:00Z">
              <w:r>
                <w:delText xml:space="preserve">            &lt;/xs:complexType&gt;</w:delText>
              </w:r>
            </w:del>
          </w:p>
          <w:p w14:paraId="36BFCD8C" w14:textId="77777777" w:rsidR="00E02224" w:rsidRDefault="00E02224" w:rsidP="00E02224">
            <w:pPr>
              <w:pStyle w:val="XML1"/>
              <w:rPr>
                <w:del w:id="4345" w:author="aas" w:date="2013-10-14T02:06:00Z"/>
              </w:rPr>
            </w:pPr>
            <w:del w:id="4346" w:author="aas" w:date="2013-10-14T02:06:00Z">
              <w:r>
                <w:delText xml:space="preserve">          &lt;/xs:element&gt;</w:delText>
              </w:r>
            </w:del>
          </w:p>
          <w:p w14:paraId="773D5663" w14:textId="77777777" w:rsidR="00E02224" w:rsidRDefault="00E02224" w:rsidP="00E02224">
            <w:pPr>
              <w:pStyle w:val="XML1"/>
              <w:rPr>
                <w:del w:id="4347" w:author="aas" w:date="2013-10-14T02:06:00Z"/>
              </w:rPr>
            </w:pPr>
            <w:del w:id="4348" w:author="aas" w:date="2013-10-14T02:06:00Z">
              <w:r>
                <w:delText xml:space="preserve">        &lt;/xs:sequence&gt;</w:delText>
              </w:r>
            </w:del>
          </w:p>
          <w:p w14:paraId="07280EB4" w14:textId="77777777" w:rsidR="00E02224" w:rsidRDefault="00E02224" w:rsidP="00E02224">
            <w:pPr>
              <w:pStyle w:val="XML1"/>
              <w:rPr>
                <w:del w:id="4349" w:author="aas" w:date="2013-10-14T02:06:00Z"/>
              </w:rPr>
            </w:pPr>
            <w:del w:id="4350" w:author="aas" w:date="2013-10-14T02:06:00Z">
              <w:r>
                <w:delText xml:space="preserve">      &lt;/xs:choice&gt;</w:delText>
              </w:r>
            </w:del>
          </w:p>
          <w:p w14:paraId="26C8B0E3" w14:textId="77777777" w:rsidR="00E02224" w:rsidRDefault="00E02224" w:rsidP="00E02224">
            <w:pPr>
              <w:pStyle w:val="XML1"/>
              <w:rPr>
                <w:del w:id="4351" w:author="aas" w:date="2013-10-14T02:06:00Z"/>
              </w:rPr>
            </w:pPr>
            <w:del w:id="4352" w:author="aas" w:date="2013-10-14T02:06:00Z">
              <w:r>
                <w:delText xml:space="preserve">    &lt;/xs:sequence&gt;</w:delText>
              </w:r>
            </w:del>
          </w:p>
          <w:p w14:paraId="7C36AF5B" w14:textId="77777777" w:rsidR="00E02224" w:rsidRDefault="00E02224" w:rsidP="00E02224">
            <w:pPr>
              <w:pStyle w:val="XML1"/>
              <w:rPr>
                <w:del w:id="4353" w:author="aas" w:date="2013-10-14T02:06:00Z"/>
              </w:rPr>
            </w:pPr>
            <w:del w:id="4354" w:author="aas" w:date="2013-10-14T02:06:00Z">
              <w:r>
                <w:delText xml:space="preserve">  &lt;/xs:group&gt;</w:delText>
              </w:r>
            </w:del>
          </w:p>
          <w:p w14:paraId="58F22D6B" w14:textId="77777777" w:rsidR="00E02224" w:rsidRDefault="00E02224" w:rsidP="00E02224">
            <w:pPr>
              <w:pStyle w:val="XML1"/>
              <w:rPr>
                <w:del w:id="4355" w:author="aas" w:date="2013-10-14T02:06:00Z"/>
              </w:rPr>
            </w:pPr>
          </w:p>
          <w:p w14:paraId="5DC54958" w14:textId="77777777" w:rsidR="00E02224" w:rsidRDefault="00E02224" w:rsidP="00E02224">
            <w:pPr>
              <w:pStyle w:val="XML1"/>
              <w:rPr>
                <w:del w:id="4356" w:author="aas" w:date="2013-10-14T02:06:00Z"/>
              </w:rPr>
            </w:pPr>
            <w:del w:id="4357" w:author="aas" w:date="2013-10-14T02:06:00Z">
              <w:r>
                <w:delText xml:space="preserve">  &lt;xs:group name="OFPortBaseTunnelType"&gt;</w:delText>
              </w:r>
            </w:del>
          </w:p>
          <w:p w14:paraId="749BAF40" w14:textId="77777777" w:rsidR="00E02224" w:rsidRDefault="00E02224" w:rsidP="00E02224">
            <w:pPr>
              <w:pStyle w:val="XML1"/>
              <w:rPr>
                <w:del w:id="4358" w:author="aas" w:date="2013-10-14T02:06:00Z"/>
              </w:rPr>
            </w:pPr>
            <w:del w:id="4359" w:author="aas" w:date="2013-10-14T02:06:00Z">
              <w:r>
                <w:delText xml:space="preserve">    &lt;xs:annotation&gt;</w:delText>
              </w:r>
            </w:del>
          </w:p>
          <w:p w14:paraId="139F14E0" w14:textId="77777777" w:rsidR="00E02224" w:rsidRDefault="00E02224" w:rsidP="00E02224">
            <w:pPr>
              <w:pStyle w:val="XML1"/>
              <w:rPr>
                <w:del w:id="4360" w:author="aas" w:date="2013-10-14T02:06:00Z"/>
              </w:rPr>
            </w:pPr>
            <w:del w:id="4361" w:author="aas" w:date="2013-10-14T02:06:00Z">
              <w:r>
                <w:delText xml:space="preserve">      &lt;xs:documentation&gt;</w:delText>
              </w:r>
            </w:del>
          </w:p>
          <w:p w14:paraId="58F09B22" w14:textId="77777777" w:rsidR="00E02224" w:rsidRDefault="00E02224" w:rsidP="00E02224">
            <w:pPr>
              <w:pStyle w:val="XML1"/>
              <w:rPr>
                <w:del w:id="4362" w:author="aas" w:date="2013-10-14T02:06:00Z"/>
              </w:rPr>
            </w:pPr>
            <w:del w:id="4363" w:author="aas" w:date="2013-10-14T02:06:00Z">
              <w:r>
                <w:delText xml:space="preserve">        A group of common elements that are included</w:delText>
              </w:r>
            </w:del>
          </w:p>
          <w:p w14:paraId="217C4550" w14:textId="77777777" w:rsidR="00E02224" w:rsidRDefault="00E02224" w:rsidP="00E02224">
            <w:pPr>
              <w:pStyle w:val="XML1"/>
              <w:rPr>
                <w:del w:id="4364" w:author="aas" w:date="2013-10-14T02:06:00Z"/>
              </w:rPr>
            </w:pPr>
            <w:del w:id="4365" w:author="aas" w:date="2013-10-14T02:06:00Z">
              <w:r>
                <w:delText xml:space="preserve">        in every supported tunnel type.  Tunnels are modeled as </w:delText>
              </w:r>
            </w:del>
          </w:p>
          <w:p w14:paraId="377BDF5C" w14:textId="77777777" w:rsidR="00E02224" w:rsidRDefault="00E02224" w:rsidP="00E02224">
            <w:pPr>
              <w:pStyle w:val="XML1"/>
              <w:rPr>
                <w:del w:id="4366" w:author="aas" w:date="2013-10-14T02:06:00Z"/>
              </w:rPr>
            </w:pPr>
            <w:del w:id="4367" w:author="aas" w:date="2013-10-14T02:06:00Z">
              <w:r>
                <w:delText xml:space="preserve">        logical ports.</w:delText>
              </w:r>
            </w:del>
          </w:p>
          <w:p w14:paraId="2634A956" w14:textId="77777777" w:rsidR="00E02224" w:rsidRDefault="00E02224" w:rsidP="00E02224">
            <w:pPr>
              <w:pStyle w:val="XML1"/>
              <w:rPr>
                <w:del w:id="4368" w:author="aas" w:date="2013-10-14T02:06:00Z"/>
              </w:rPr>
            </w:pPr>
          </w:p>
          <w:p w14:paraId="4D5104B5" w14:textId="77777777" w:rsidR="00E02224" w:rsidRDefault="00E02224" w:rsidP="00E02224">
            <w:pPr>
              <w:pStyle w:val="XML1"/>
              <w:rPr>
                <w:del w:id="4369" w:author="aas" w:date="2013-10-14T02:06:00Z"/>
              </w:rPr>
            </w:pPr>
            <w:del w:id="4370" w:author="aas" w:date="2013-10-14T02:06:00Z">
              <w:r>
                <w:delText xml:space="preserve">        One pair of local/remote endpoints must exist for a tunnel</w:delText>
              </w:r>
            </w:del>
          </w:p>
          <w:p w14:paraId="382E83FF" w14:textId="77777777" w:rsidR="00E02224" w:rsidRDefault="00E02224" w:rsidP="00E02224">
            <w:pPr>
              <w:pStyle w:val="XML1"/>
              <w:rPr>
                <w:del w:id="4371" w:author="aas" w:date="2013-10-14T02:06:00Z"/>
              </w:rPr>
            </w:pPr>
            <w:del w:id="4372" w:author="aas" w:date="2013-10-14T02:06:00Z">
              <w:r>
                <w:delText xml:space="preserve">        configuration.</w:delText>
              </w:r>
            </w:del>
          </w:p>
          <w:p w14:paraId="6B8AAB38" w14:textId="77777777" w:rsidR="00E02224" w:rsidRDefault="00E02224" w:rsidP="00E02224">
            <w:pPr>
              <w:pStyle w:val="XML1"/>
              <w:rPr>
                <w:del w:id="4373" w:author="aas" w:date="2013-10-14T02:06:00Z"/>
              </w:rPr>
            </w:pPr>
          </w:p>
          <w:p w14:paraId="41D77E87" w14:textId="77777777" w:rsidR="00E02224" w:rsidRDefault="00E02224" w:rsidP="00E02224">
            <w:pPr>
              <w:pStyle w:val="XML1"/>
              <w:rPr>
                <w:del w:id="4374" w:author="aas" w:date="2013-10-14T02:06:00Z"/>
              </w:rPr>
            </w:pPr>
            <w:del w:id="4375" w:author="aas" w:date="2013-10-14T02:06:00Z">
              <w:r>
                <w:delText xml:space="preserve">        Only elements from one choice must exist at a time.</w:delText>
              </w:r>
            </w:del>
          </w:p>
          <w:p w14:paraId="031DCC33" w14:textId="77777777" w:rsidR="00E02224" w:rsidRDefault="00E02224" w:rsidP="00E02224">
            <w:pPr>
              <w:pStyle w:val="XML1"/>
              <w:rPr>
                <w:del w:id="4376" w:author="aas" w:date="2013-10-14T02:06:00Z"/>
              </w:rPr>
            </w:pPr>
            <w:del w:id="4377" w:author="aas" w:date="2013-10-14T02:06:00Z">
              <w:r>
                <w:delText xml:space="preserve">      &lt;/xs:documentation&gt;</w:delText>
              </w:r>
            </w:del>
          </w:p>
          <w:p w14:paraId="292F7B1F" w14:textId="77777777" w:rsidR="00E02224" w:rsidRDefault="00E02224" w:rsidP="00E02224">
            <w:pPr>
              <w:pStyle w:val="XML1"/>
              <w:rPr>
                <w:del w:id="4378" w:author="aas" w:date="2013-10-14T02:06:00Z"/>
              </w:rPr>
            </w:pPr>
            <w:del w:id="4379" w:author="aas" w:date="2013-10-14T02:06:00Z">
              <w:r>
                <w:delText xml:space="preserve">    &lt;/xs:annotation&gt;</w:delText>
              </w:r>
            </w:del>
          </w:p>
          <w:p w14:paraId="1D932FC1" w14:textId="77777777" w:rsidR="00E02224" w:rsidRDefault="00E02224" w:rsidP="00E02224">
            <w:pPr>
              <w:pStyle w:val="XML1"/>
              <w:rPr>
                <w:del w:id="4380" w:author="aas" w:date="2013-10-14T02:06:00Z"/>
              </w:rPr>
            </w:pPr>
          </w:p>
          <w:p w14:paraId="329BC147" w14:textId="77777777" w:rsidR="00E02224" w:rsidRDefault="00E02224" w:rsidP="00E02224">
            <w:pPr>
              <w:pStyle w:val="XML1"/>
              <w:rPr>
                <w:del w:id="4381" w:author="aas" w:date="2013-10-14T02:06:00Z"/>
              </w:rPr>
            </w:pPr>
            <w:del w:id="4382" w:author="aas" w:date="2013-10-14T02:06:00Z">
              <w:r>
                <w:delText xml:space="preserve">    &lt;xs:sequence&gt;</w:delText>
              </w:r>
            </w:del>
          </w:p>
          <w:p w14:paraId="1C52832F" w14:textId="77777777" w:rsidR="00E02224" w:rsidRDefault="00E02224" w:rsidP="00E02224">
            <w:pPr>
              <w:pStyle w:val="XML1"/>
              <w:rPr>
                <w:del w:id="4383" w:author="aas" w:date="2013-10-14T02:06:00Z"/>
              </w:rPr>
            </w:pPr>
            <w:del w:id="4384" w:author="aas" w:date="2013-10-14T02:06:00Z">
              <w:r>
                <w:delText xml:space="preserve">      &lt;xs:choice&gt;</w:delText>
              </w:r>
            </w:del>
          </w:p>
          <w:p w14:paraId="247F5301" w14:textId="77777777" w:rsidR="00E02224" w:rsidRDefault="00E02224" w:rsidP="00E02224">
            <w:pPr>
              <w:pStyle w:val="XML1"/>
              <w:rPr>
                <w:del w:id="4385" w:author="aas" w:date="2013-10-14T02:06:00Z"/>
              </w:rPr>
            </w:pPr>
            <w:del w:id="4386" w:author="aas" w:date="2013-10-14T02:06:00Z">
              <w:r>
                <w:delText xml:space="preserve">        &lt;xs:sequence&gt;</w:delText>
              </w:r>
            </w:del>
          </w:p>
          <w:p w14:paraId="43A0184B" w14:textId="77777777" w:rsidR="00E02224" w:rsidRDefault="00E02224" w:rsidP="00E02224">
            <w:pPr>
              <w:pStyle w:val="XML1"/>
              <w:rPr>
                <w:del w:id="4387" w:author="aas" w:date="2013-10-14T02:06:00Z"/>
              </w:rPr>
            </w:pPr>
            <w:del w:id="4388" w:author="aas" w:date="2013-10-14T02:06:00Z">
              <w:r>
                <w:delText xml:space="preserve">          &lt;xs:element name="local-endpoint-ipv4-adress"  type="inet:ipv4-address"&gt;</w:delText>
              </w:r>
            </w:del>
          </w:p>
          <w:p w14:paraId="6FD0C14C" w14:textId="77777777" w:rsidR="00E02224" w:rsidRDefault="00E02224" w:rsidP="00E02224">
            <w:pPr>
              <w:pStyle w:val="XML1"/>
              <w:rPr>
                <w:del w:id="4389" w:author="aas" w:date="2013-10-14T02:06:00Z"/>
              </w:rPr>
            </w:pPr>
            <w:del w:id="4390" w:author="aas" w:date="2013-10-14T02:06:00Z">
              <w:r>
                <w:delText xml:space="preserve">            &lt;xs:annotation&gt;</w:delText>
              </w:r>
            </w:del>
          </w:p>
          <w:p w14:paraId="36946876" w14:textId="77777777" w:rsidR="00E02224" w:rsidRDefault="00E02224" w:rsidP="00E02224">
            <w:pPr>
              <w:pStyle w:val="XML1"/>
              <w:rPr>
                <w:del w:id="4391" w:author="aas" w:date="2013-10-14T02:06:00Z"/>
              </w:rPr>
            </w:pPr>
            <w:del w:id="4392" w:author="aas" w:date="2013-10-14T02:06:00Z">
              <w:r>
                <w:delText xml:space="preserve">              &lt;xs:documentation&gt;</w:delText>
              </w:r>
            </w:del>
          </w:p>
          <w:p w14:paraId="76784769" w14:textId="77777777" w:rsidR="00E02224" w:rsidRDefault="00E02224" w:rsidP="00E02224">
            <w:pPr>
              <w:pStyle w:val="XML1"/>
              <w:rPr>
                <w:del w:id="4393" w:author="aas" w:date="2013-10-14T02:06:00Z"/>
              </w:rPr>
            </w:pPr>
            <w:del w:id="4394" w:author="aas" w:date="2013-10-14T02:06:00Z">
              <w:r>
                <w:delText xml:space="preserve">                The IPv4 address of the local tunnel</w:delText>
              </w:r>
            </w:del>
          </w:p>
          <w:p w14:paraId="7F589175" w14:textId="77777777" w:rsidR="00E02224" w:rsidRDefault="00E02224" w:rsidP="00E02224">
            <w:pPr>
              <w:pStyle w:val="XML1"/>
              <w:rPr>
                <w:del w:id="4395" w:author="aas" w:date="2013-10-14T02:06:00Z"/>
              </w:rPr>
            </w:pPr>
            <w:del w:id="4396" w:author="aas" w:date="2013-10-14T02:06:00Z">
              <w:r>
                <w:delText xml:space="preserve">                endpoint.</w:delText>
              </w:r>
            </w:del>
          </w:p>
          <w:p w14:paraId="03D141B3" w14:textId="77777777" w:rsidR="00E02224" w:rsidRDefault="00E02224" w:rsidP="00E02224">
            <w:pPr>
              <w:pStyle w:val="XML1"/>
              <w:rPr>
                <w:del w:id="4397" w:author="aas" w:date="2013-10-14T02:06:00Z"/>
              </w:rPr>
            </w:pPr>
            <w:del w:id="4398" w:author="aas" w:date="2013-10-14T02:06:00Z">
              <w:r>
                <w:delText xml:space="preserve">              &lt;/xs:documentation&gt;</w:delText>
              </w:r>
            </w:del>
          </w:p>
          <w:p w14:paraId="0DD21DD0" w14:textId="77777777" w:rsidR="00E02224" w:rsidRDefault="00E02224" w:rsidP="00E02224">
            <w:pPr>
              <w:pStyle w:val="XML1"/>
              <w:rPr>
                <w:del w:id="4399" w:author="aas" w:date="2013-10-14T02:06:00Z"/>
              </w:rPr>
            </w:pPr>
            <w:del w:id="4400" w:author="aas" w:date="2013-10-14T02:06:00Z">
              <w:r>
                <w:delText xml:space="preserve">            &lt;/xs:annotation&gt;</w:delText>
              </w:r>
            </w:del>
          </w:p>
          <w:p w14:paraId="50CE675D" w14:textId="77777777" w:rsidR="00E02224" w:rsidRDefault="00E02224" w:rsidP="00E02224">
            <w:pPr>
              <w:pStyle w:val="XML1"/>
              <w:rPr>
                <w:del w:id="4401" w:author="aas" w:date="2013-10-14T02:06:00Z"/>
              </w:rPr>
            </w:pPr>
            <w:del w:id="4402" w:author="aas" w:date="2013-10-14T02:06:00Z">
              <w:r>
                <w:delText xml:space="preserve">          &lt;/xs:element&gt;</w:delText>
              </w:r>
            </w:del>
          </w:p>
          <w:p w14:paraId="19603A79" w14:textId="77777777" w:rsidR="00E02224" w:rsidRDefault="00E02224" w:rsidP="00E02224">
            <w:pPr>
              <w:pStyle w:val="XML1"/>
              <w:rPr>
                <w:del w:id="4403" w:author="aas" w:date="2013-10-14T02:06:00Z"/>
              </w:rPr>
            </w:pPr>
            <w:del w:id="4404" w:author="aas" w:date="2013-10-14T02:06:00Z">
              <w:r>
                <w:delText xml:space="preserve">          &lt;xs:element name="remote-endpoint-ipv4-adress"  type="inet:ipv4-address"&gt;</w:delText>
              </w:r>
            </w:del>
          </w:p>
          <w:p w14:paraId="1BAFE5B6" w14:textId="77777777" w:rsidR="00E02224" w:rsidRDefault="00E02224" w:rsidP="00E02224">
            <w:pPr>
              <w:pStyle w:val="XML1"/>
              <w:rPr>
                <w:del w:id="4405" w:author="aas" w:date="2013-10-14T02:06:00Z"/>
              </w:rPr>
            </w:pPr>
            <w:del w:id="4406" w:author="aas" w:date="2013-10-14T02:06:00Z">
              <w:r>
                <w:delText xml:space="preserve">            &lt;xs:annotation&gt;</w:delText>
              </w:r>
            </w:del>
          </w:p>
          <w:p w14:paraId="460C41F8" w14:textId="77777777" w:rsidR="00E02224" w:rsidRDefault="00E02224" w:rsidP="00E02224">
            <w:pPr>
              <w:pStyle w:val="XML1"/>
              <w:rPr>
                <w:del w:id="4407" w:author="aas" w:date="2013-10-14T02:06:00Z"/>
              </w:rPr>
            </w:pPr>
            <w:del w:id="4408" w:author="aas" w:date="2013-10-14T02:06:00Z">
              <w:r>
                <w:delText xml:space="preserve">              &lt;xs:documentation&gt;</w:delText>
              </w:r>
            </w:del>
          </w:p>
          <w:p w14:paraId="5F4BB28A" w14:textId="77777777" w:rsidR="00E02224" w:rsidRDefault="00E02224" w:rsidP="00E02224">
            <w:pPr>
              <w:pStyle w:val="XML1"/>
              <w:rPr>
                <w:del w:id="4409" w:author="aas" w:date="2013-10-14T02:06:00Z"/>
              </w:rPr>
            </w:pPr>
            <w:del w:id="4410" w:author="aas" w:date="2013-10-14T02:06:00Z">
              <w:r>
                <w:delText xml:space="preserve">                The IPv4 address of the remote tunnel</w:delText>
              </w:r>
            </w:del>
          </w:p>
          <w:p w14:paraId="760D441A" w14:textId="77777777" w:rsidR="00E02224" w:rsidRDefault="00E02224" w:rsidP="00E02224">
            <w:pPr>
              <w:pStyle w:val="XML1"/>
              <w:rPr>
                <w:del w:id="4411" w:author="aas" w:date="2013-10-14T02:06:00Z"/>
              </w:rPr>
            </w:pPr>
            <w:del w:id="4412" w:author="aas" w:date="2013-10-14T02:06:00Z">
              <w:r>
                <w:delText xml:space="preserve">                endpoint.</w:delText>
              </w:r>
            </w:del>
          </w:p>
          <w:p w14:paraId="75FA8FD4" w14:textId="77777777" w:rsidR="00E02224" w:rsidRDefault="00E02224" w:rsidP="00E02224">
            <w:pPr>
              <w:pStyle w:val="XML1"/>
              <w:rPr>
                <w:del w:id="4413" w:author="aas" w:date="2013-10-14T02:06:00Z"/>
              </w:rPr>
            </w:pPr>
            <w:del w:id="4414" w:author="aas" w:date="2013-10-14T02:06:00Z">
              <w:r>
                <w:delText xml:space="preserve">              &lt;/xs:documentation&gt;</w:delText>
              </w:r>
            </w:del>
          </w:p>
          <w:p w14:paraId="286CB7EC" w14:textId="77777777" w:rsidR="00E02224" w:rsidRDefault="00E02224" w:rsidP="00E02224">
            <w:pPr>
              <w:pStyle w:val="XML1"/>
              <w:rPr>
                <w:del w:id="4415" w:author="aas" w:date="2013-10-14T02:06:00Z"/>
              </w:rPr>
            </w:pPr>
            <w:del w:id="4416" w:author="aas" w:date="2013-10-14T02:06:00Z">
              <w:r>
                <w:delText xml:space="preserve">            &lt;/xs:annotation&gt;</w:delText>
              </w:r>
            </w:del>
          </w:p>
          <w:p w14:paraId="6DD88E9B" w14:textId="77777777" w:rsidR="00E02224" w:rsidRDefault="00E02224" w:rsidP="00E02224">
            <w:pPr>
              <w:pStyle w:val="XML1"/>
              <w:rPr>
                <w:del w:id="4417" w:author="aas" w:date="2013-10-14T02:06:00Z"/>
              </w:rPr>
            </w:pPr>
            <w:del w:id="4418" w:author="aas" w:date="2013-10-14T02:06:00Z">
              <w:r>
                <w:delText xml:space="preserve">          &lt;/xs:element&gt;</w:delText>
              </w:r>
            </w:del>
          </w:p>
          <w:p w14:paraId="27E3C127" w14:textId="77777777" w:rsidR="00E02224" w:rsidRDefault="00E02224" w:rsidP="00E02224">
            <w:pPr>
              <w:pStyle w:val="XML1"/>
              <w:rPr>
                <w:del w:id="4419" w:author="aas" w:date="2013-10-14T02:06:00Z"/>
              </w:rPr>
            </w:pPr>
            <w:del w:id="4420" w:author="aas" w:date="2013-10-14T02:06:00Z">
              <w:r>
                <w:delText xml:space="preserve">        &lt;/xs:sequence&gt;</w:delText>
              </w:r>
            </w:del>
          </w:p>
          <w:p w14:paraId="6775BDEC" w14:textId="77777777" w:rsidR="00E02224" w:rsidRDefault="00E02224" w:rsidP="00E02224">
            <w:pPr>
              <w:pStyle w:val="XML1"/>
              <w:rPr>
                <w:del w:id="4421" w:author="aas" w:date="2013-10-14T02:06:00Z"/>
              </w:rPr>
            </w:pPr>
            <w:del w:id="4422" w:author="aas" w:date="2013-10-14T02:06:00Z">
              <w:r>
                <w:delText xml:space="preserve">        &lt;xs:sequence&gt;</w:delText>
              </w:r>
            </w:del>
          </w:p>
          <w:p w14:paraId="2B03EEE3" w14:textId="77777777" w:rsidR="00E02224" w:rsidRDefault="00E02224" w:rsidP="00E02224">
            <w:pPr>
              <w:pStyle w:val="XML1"/>
              <w:rPr>
                <w:del w:id="4423" w:author="aas" w:date="2013-10-14T02:06:00Z"/>
              </w:rPr>
            </w:pPr>
            <w:del w:id="4424" w:author="aas" w:date="2013-10-14T02:06:00Z">
              <w:r>
                <w:delText xml:space="preserve">          &lt;xs:element name="local-endpoint-ipv6-adress"  type="inet:ipv6-address"&gt;</w:delText>
              </w:r>
            </w:del>
          </w:p>
          <w:p w14:paraId="50F0405F" w14:textId="77777777" w:rsidR="00E02224" w:rsidRDefault="00E02224" w:rsidP="00E02224">
            <w:pPr>
              <w:pStyle w:val="XML1"/>
              <w:rPr>
                <w:del w:id="4425" w:author="aas" w:date="2013-10-14T02:06:00Z"/>
              </w:rPr>
            </w:pPr>
            <w:del w:id="4426" w:author="aas" w:date="2013-10-14T02:06:00Z">
              <w:r>
                <w:delText xml:space="preserve">            &lt;xs:annotation&gt;</w:delText>
              </w:r>
            </w:del>
          </w:p>
          <w:p w14:paraId="2BE26869" w14:textId="77777777" w:rsidR="00E02224" w:rsidRDefault="00E02224" w:rsidP="00E02224">
            <w:pPr>
              <w:pStyle w:val="XML1"/>
              <w:rPr>
                <w:del w:id="4427" w:author="aas" w:date="2013-10-14T02:06:00Z"/>
              </w:rPr>
            </w:pPr>
            <w:del w:id="4428" w:author="aas" w:date="2013-10-14T02:06:00Z">
              <w:r>
                <w:delText xml:space="preserve">              &lt;xs:documentation&gt;</w:delText>
              </w:r>
            </w:del>
          </w:p>
          <w:p w14:paraId="27CC4D34" w14:textId="77777777" w:rsidR="00E02224" w:rsidRDefault="00E02224" w:rsidP="00E02224">
            <w:pPr>
              <w:pStyle w:val="XML1"/>
              <w:rPr>
                <w:del w:id="4429" w:author="aas" w:date="2013-10-14T02:06:00Z"/>
              </w:rPr>
            </w:pPr>
            <w:del w:id="4430" w:author="aas" w:date="2013-10-14T02:06:00Z">
              <w:r>
                <w:delText xml:space="preserve">                The IPv6 address of the local tunnel</w:delText>
              </w:r>
            </w:del>
          </w:p>
          <w:p w14:paraId="63BA7B30" w14:textId="77777777" w:rsidR="00E02224" w:rsidRDefault="00E02224" w:rsidP="00E02224">
            <w:pPr>
              <w:pStyle w:val="XML1"/>
              <w:rPr>
                <w:del w:id="4431" w:author="aas" w:date="2013-10-14T02:06:00Z"/>
              </w:rPr>
            </w:pPr>
            <w:del w:id="4432" w:author="aas" w:date="2013-10-14T02:06:00Z">
              <w:r>
                <w:delText xml:space="preserve">                endpoint.</w:delText>
              </w:r>
            </w:del>
          </w:p>
          <w:p w14:paraId="0414BC3B" w14:textId="77777777" w:rsidR="00E02224" w:rsidRDefault="00E02224" w:rsidP="00E02224">
            <w:pPr>
              <w:pStyle w:val="XML1"/>
              <w:rPr>
                <w:del w:id="4433" w:author="aas" w:date="2013-10-14T02:06:00Z"/>
              </w:rPr>
            </w:pPr>
            <w:del w:id="4434" w:author="aas" w:date="2013-10-14T02:06:00Z">
              <w:r>
                <w:delText xml:space="preserve">              &lt;/xs:documentation&gt;</w:delText>
              </w:r>
            </w:del>
          </w:p>
          <w:p w14:paraId="2A85C41B" w14:textId="77777777" w:rsidR="00E02224" w:rsidRDefault="00E02224" w:rsidP="00E02224">
            <w:pPr>
              <w:pStyle w:val="XML1"/>
              <w:rPr>
                <w:del w:id="4435" w:author="aas" w:date="2013-10-14T02:06:00Z"/>
              </w:rPr>
            </w:pPr>
            <w:del w:id="4436" w:author="aas" w:date="2013-10-14T02:06:00Z">
              <w:r>
                <w:delText xml:space="preserve">            &lt;/xs:annotation&gt;</w:delText>
              </w:r>
            </w:del>
          </w:p>
          <w:p w14:paraId="68C0FAC6" w14:textId="77777777" w:rsidR="00E02224" w:rsidRDefault="00E02224" w:rsidP="00E02224">
            <w:pPr>
              <w:pStyle w:val="XML1"/>
              <w:rPr>
                <w:del w:id="4437" w:author="aas" w:date="2013-10-14T02:06:00Z"/>
              </w:rPr>
            </w:pPr>
            <w:del w:id="4438" w:author="aas" w:date="2013-10-14T02:06:00Z">
              <w:r>
                <w:delText xml:space="preserve">          &lt;/xs:element&gt;</w:delText>
              </w:r>
            </w:del>
          </w:p>
          <w:p w14:paraId="4E617C42" w14:textId="77777777" w:rsidR="00E02224" w:rsidRDefault="00E02224" w:rsidP="00E02224">
            <w:pPr>
              <w:pStyle w:val="XML1"/>
              <w:rPr>
                <w:del w:id="4439" w:author="aas" w:date="2013-10-14T02:06:00Z"/>
              </w:rPr>
            </w:pPr>
            <w:del w:id="4440" w:author="aas" w:date="2013-10-14T02:06:00Z">
              <w:r>
                <w:delText xml:space="preserve">          &lt;xs:element name="remote-endpoint-ipv6-adress"  type="inet:ipv6-address"&gt;</w:delText>
              </w:r>
            </w:del>
          </w:p>
          <w:p w14:paraId="0CE8D343" w14:textId="77777777" w:rsidR="00E02224" w:rsidRDefault="00E02224" w:rsidP="00E02224">
            <w:pPr>
              <w:pStyle w:val="XML1"/>
              <w:rPr>
                <w:del w:id="4441" w:author="aas" w:date="2013-10-14T02:06:00Z"/>
              </w:rPr>
            </w:pPr>
            <w:del w:id="4442" w:author="aas" w:date="2013-10-14T02:06:00Z">
              <w:r>
                <w:delText xml:space="preserve">            &lt;xs:annotation&gt;</w:delText>
              </w:r>
            </w:del>
          </w:p>
          <w:p w14:paraId="5AFD584D" w14:textId="77777777" w:rsidR="00E02224" w:rsidRDefault="00E02224" w:rsidP="00E02224">
            <w:pPr>
              <w:pStyle w:val="XML1"/>
              <w:rPr>
                <w:del w:id="4443" w:author="aas" w:date="2013-10-14T02:06:00Z"/>
              </w:rPr>
            </w:pPr>
            <w:del w:id="4444" w:author="aas" w:date="2013-10-14T02:06:00Z">
              <w:r>
                <w:delText xml:space="preserve">              &lt;xs:documentation&gt;</w:delText>
              </w:r>
            </w:del>
          </w:p>
          <w:p w14:paraId="44316D32" w14:textId="77777777" w:rsidR="00E02224" w:rsidRDefault="00E02224" w:rsidP="00E02224">
            <w:pPr>
              <w:pStyle w:val="XML1"/>
              <w:rPr>
                <w:del w:id="4445" w:author="aas" w:date="2013-10-14T02:06:00Z"/>
              </w:rPr>
            </w:pPr>
            <w:del w:id="4446" w:author="aas" w:date="2013-10-14T02:06:00Z">
              <w:r>
                <w:delText xml:space="preserve">                The IPv6 address of the remote tunnel</w:delText>
              </w:r>
            </w:del>
          </w:p>
          <w:p w14:paraId="3736EE3B" w14:textId="77777777" w:rsidR="00E02224" w:rsidRDefault="00E02224" w:rsidP="00E02224">
            <w:pPr>
              <w:pStyle w:val="XML1"/>
              <w:rPr>
                <w:del w:id="4447" w:author="aas" w:date="2013-10-14T02:06:00Z"/>
              </w:rPr>
            </w:pPr>
            <w:del w:id="4448" w:author="aas" w:date="2013-10-14T02:06:00Z">
              <w:r>
                <w:delText xml:space="preserve">                endpoint.</w:delText>
              </w:r>
            </w:del>
          </w:p>
          <w:p w14:paraId="515E29D2" w14:textId="77777777" w:rsidR="00E02224" w:rsidRDefault="00E02224" w:rsidP="00E02224">
            <w:pPr>
              <w:pStyle w:val="XML1"/>
              <w:rPr>
                <w:del w:id="4449" w:author="aas" w:date="2013-10-14T02:06:00Z"/>
              </w:rPr>
            </w:pPr>
            <w:del w:id="4450" w:author="aas" w:date="2013-10-14T02:06:00Z">
              <w:r>
                <w:delText xml:space="preserve">              &lt;/xs:documentation&gt;</w:delText>
              </w:r>
            </w:del>
          </w:p>
          <w:p w14:paraId="247735B5" w14:textId="77777777" w:rsidR="00E02224" w:rsidRDefault="00E02224" w:rsidP="00E02224">
            <w:pPr>
              <w:pStyle w:val="XML1"/>
              <w:rPr>
                <w:del w:id="4451" w:author="aas" w:date="2013-10-14T02:06:00Z"/>
              </w:rPr>
            </w:pPr>
            <w:del w:id="4452" w:author="aas" w:date="2013-10-14T02:06:00Z">
              <w:r>
                <w:delText xml:space="preserve">            &lt;/xs:annotation&gt;</w:delText>
              </w:r>
            </w:del>
          </w:p>
          <w:p w14:paraId="0C54211F" w14:textId="77777777" w:rsidR="00E02224" w:rsidRDefault="00E02224" w:rsidP="00E02224">
            <w:pPr>
              <w:pStyle w:val="XML1"/>
              <w:rPr>
                <w:del w:id="4453" w:author="aas" w:date="2013-10-14T02:06:00Z"/>
              </w:rPr>
            </w:pPr>
            <w:del w:id="4454" w:author="aas" w:date="2013-10-14T02:06:00Z">
              <w:r>
                <w:delText xml:space="preserve">          &lt;/xs:element&gt;</w:delText>
              </w:r>
            </w:del>
          </w:p>
          <w:p w14:paraId="128756DD" w14:textId="77777777" w:rsidR="00E02224" w:rsidRDefault="00E02224" w:rsidP="00E02224">
            <w:pPr>
              <w:pStyle w:val="XML1"/>
              <w:rPr>
                <w:del w:id="4455" w:author="aas" w:date="2013-10-14T02:06:00Z"/>
              </w:rPr>
            </w:pPr>
            <w:del w:id="4456" w:author="aas" w:date="2013-10-14T02:06:00Z">
              <w:r>
                <w:delText xml:space="preserve">        &lt;/xs:sequence&gt;</w:delText>
              </w:r>
            </w:del>
          </w:p>
          <w:p w14:paraId="6D1C2364" w14:textId="77777777" w:rsidR="00E02224" w:rsidRDefault="00E02224" w:rsidP="00E02224">
            <w:pPr>
              <w:pStyle w:val="XML1"/>
              <w:rPr>
                <w:del w:id="4457" w:author="aas" w:date="2013-10-14T02:06:00Z"/>
              </w:rPr>
            </w:pPr>
            <w:del w:id="4458" w:author="aas" w:date="2013-10-14T02:06:00Z">
              <w:r>
                <w:delText xml:space="preserve">        &lt;xs:sequence&gt;</w:delText>
              </w:r>
            </w:del>
          </w:p>
          <w:p w14:paraId="6B869BA0" w14:textId="77777777" w:rsidR="00E02224" w:rsidRDefault="00E02224" w:rsidP="00E02224">
            <w:pPr>
              <w:pStyle w:val="XML1"/>
              <w:rPr>
                <w:del w:id="4459" w:author="aas" w:date="2013-10-14T02:06:00Z"/>
              </w:rPr>
            </w:pPr>
            <w:del w:id="4460" w:author="aas" w:date="2013-10-14T02:06:00Z">
              <w:r>
                <w:delText xml:space="preserve">          &lt;xs:element name="local-endpoint-mac-adress"  type="yang:mac-address"&gt;</w:delText>
              </w:r>
            </w:del>
          </w:p>
          <w:p w14:paraId="260D4356" w14:textId="77777777" w:rsidR="00E02224" w:rsidRDefault="00E02224" w:rsidP="00E02224">
            <w:pPr>
              <w:pStyle w:val="XML1"/>
              <w:rPr>
                <w:del w:id="4461" w:author="aas" w:date="2013-10-14T02:06:00Z"/>
              </w:rPr>
            </w:pPr>
            <w:del w:id="4462" w:author="aas" w:date="2013-10-14T02:06:00Z">
              <w:r>
                <w:delText xml:space="preserve">            &lt;xs:annotation&gt;</w:delText>
              </w:r>
            </w:del>
          </w:p>
          <w:p w14:paraId="65DCF79B" w14:textId="77777777" w:rsidR="00E02224" w:rsidRDefault="00E02224" w:rsidP="00E02224">
            <w:pPr>
              <w:pStyle w:val="XML1"/>
              <w:rPr>
                <w:del w:id="4463" w:author="aas" w:date="2013-10-14T02:06:00Z"/>
              </w:rPr>
            </w:pPr>
            <w:del w:id="4464" w:author="aas" w:date="2013-10-14T02:06:00Z">
              <w:r>
                <w:delText xml:space="preserve">              &lt;xs:documentation&gt;</w:delText>
              </w:r>
            </w:del>
          </w:p>
          <w:p w14:paraId="6913EC71" w14:textId="77777777" w:rsidR="00E02224" w:rsidRDefault="00E02224" w:rsidP="00E02224">
            <w:pPr>
              <w:pStyle w:val="XML1"/>
              <w:rPr>
                <w:del w:id="4465" w:author="aas" w:date="2013-10-14T02:06:00Z"/>
              </w:rPr>
            </w:pPr>
            <w:del w:id="4466" w:author="aas" w:date="2013-10-14T02:06:00Z">
              <w:r>
                <w:delText xml:space="preserve">                The MAC address of the local tunnel</w:delText>
              </w:r>
            </w:del>
          </w:p>
          <w:p w14:paraId="3C62A3E9" w14:textId="77777777" w:rsidR="00E02224" w:rsidRDefault="00E02224" w:rsidP="00E02224">
            <w:pPr>
              <w:pStyle w:val="XML1"/>
              <w:rPr>
                <w:del w:id="4467" w:author="aas" w:date="2013-10-14T02:06:00Z"/>
              </w:rPr>
            </w:pPr>
            <w:del w:id="4468" w:author="aas" w:date="2013-10-14T02:06:00Z">
              <w:r>
                <w:delText xml:space="preserve">                endpoint.</w:delText>
              </w:r>
            </w:del>
          </w:p>
          <w:p w14:paraId="2F36FAF6" w14:textId="77777777" w:rsidR="00E02224" w:rsidRDefault="00E02224" w:rsidP="00E02224">
            <w:pPr>
              <w:pStyle w:val="XML1"/>
              <w:rPr>
                <w:del w:id="4469" w:author="aas" w:date="2013-10-14T02:06:00Z"/>
              </w:rPr>
            </w:pPr>
            <w:del w:id="4470" w:author="aas" w:date="2013-10-14T02:06:00Z">
              <w:r>
                <w:delText xml:space="preserve">              &lt;/xs:documentation&gt;</w:delText>
              </w:r>
            </w:del>
          </w:p>
          <w:p w14:paraId="6B46769F" w14:textId="77777777" w:rsidR="00E02224" w:rsidRDefault="00E02224" w:rsidP="00E02224">
            <w:pPr>
              <w:pStyle w:val="XML1"/>
              <w:rPr>
                <w:del w:id="4471" w:author="aas" w:date="2013-10-14T02:06:00Z"/>
              </w:rPr>
            </w:pPr>
            <w:del w:id="4472" w:author="aas" w:date="2013-10-14T02:06:00Z">
              <w:r>
                <w:delText xml:space="preserve">            &lt;/xs:annotation&gt;</w:delText>
              </w:r>
            </w:del>
          </w:p>
          <w:p w14:paraId="0941A801" w14:textId="77777777" w:rsidR="00E02224" w:rsidRDefault="00E02224" w:rsidP="00E02224">
            <w:pPr>
              <w:pStyle w:val="XML1"/>
              <w:rPr>
                <w:del w:id="4473" w:author="aas" w:date="2013-10-14T02:06:00Z"/>
              </w:rPr>
            </w:pPr>
            <w:del w:id="4474" w:author="aas" w:date="2013-10-14T02:06:00Z">
              <w:r>
                <w:delText xml:space="preserve">          &lt;/xs:element&gt;</w:delText>
              </w:r>
            </w:del>
          </w:p>
          <w:p w14:paraId="36D6D3C1" w14:textId="77777777" w:rsidR="00E02224" w:rsidRDefault="00E02224" w:rsidP="00E02224">
            <w:pPr>
              <w:pStyle w:val="XML1"/>
              <w:rPr>
                <w:del w:id="4475" w:author="aas" w:date="2013-10-14T02:06:00Z"/>
              </w:rPr>
            </w:pPr>
            <w:del w:id="4476" w:author="aas" w:date="2013-10-14T02:06:00Z">
              <w:r>
                <w:delText xml:space="preserve">          &lt;xs:element name="remote-endpoint-mac-adress"  type="yang:mac-address"&gt;</w:delText>
              </w:r>
            </w:del>
          </w:p>
          <w:p w14:paraId="6A865F17" w14:textId="77777777" w:rsidR="00E02224" w:rsidRDefault="00E02224" w:rsidP="00E02224">
            <w:pPr>
              <w:pStyle w:val="XML1"/>
              <w:rPr>
                <w:del w:id="4477" w:author="aas" w:date="2013-10-14T02:06:00Z"/>
              </w:rPr>
            </w:pPr>
            <w:del w:id="4478" w:author="aas" w:date="2013-10-14T02:06:00Z">
              <w:r>
                <w:delText xml:space="preserve">            &lt;xs:annotation&gt;</w:delText>
              </w:r>
            </w:del>
          </w:p>
          <w:p w14:paraId="3FFAD63D" w14:textId="77777777" w:rsidR="00E02224" w:rsidRDefault="00E02224" w:rsidP="00E02224">
            <w:pPr>
              <w:pStyle w:val="XML1"/>
              <w:rPr>
                <w:del w:id="4479" w:author="aas" w:date="2013-10-14T02:06:00Z"/>
              </w:rPr>
            </w:pPr>
            <w:del w:id="4480" w:author="aas" w:date="2013-10-14T02:06:00Z">
              <w:r>
                <w:delText xml:space="preserve">              &lt;xs:documentation&gt;</w:delText>
              </w:r>
            </w:del>
          </w:p>
          <w:p w14:paraId="14F9B6AF" w14:textId="77777777" w:rsidR="00E02224" w:rsidRDefault="00E02224" w:rsidP="00E02224">
            <w:pPr>
              <w:pStyle w:val="XML1"/>
              <w:rPr>
                <w:del w:id="4481" w:author="aas" w:date="2013-10-14T02:06:00Z"/>
              </w:rPr>
            </w:pPr>
            <w:del w:id="4482" w:author="aas" w:date="2013-10-14T02:06:00Z">
              <w:r>
                <w:delText xml:space="preserve">                The MAC address of the remote tunnel</w:delText>
              </w:r>
            </w:del>
          </w:p>
          <w:p w14:paraId="4AE206DB" w14:textId="77777777" w:rsidR="00E02224" w:rsidRDefault="00E02224" w:rsidP="00E02224">
            <w:pPr>
              <w:pStyle w:val="XML1"/>
              <w:rPr>
                <w:del w:id="4483" w:author="aas" w:date="2013-10-14T02:06:00Z"/>
              </w:rPr>
            </w:pPr>
            <w:del w:id="4484" w:author="aas" w:date="2013-10-14T02:06:00Z">
              <w:r>
                <w:delText xml:space="preserve">                endpoint.</w:delText>
              </w:r>
            </w:del>
          </w:p>
          <w:p w14:paraId="5C2DCAA3" w14:textId="77777777" w:rsidR="00E02224" w:rsidRDefault="00E02224" w:rsidP="00E02224">
            <w:pPr>
              <w:pStyle w:val="XML1"/>
              <w:rPr>
                <w:del w:id="4485" w:author="aas" w:date="2013-10-14T02:06:00Z"/>
              </w:rPr>
            </w:pPr>
            <w:del w:id="4486" w:author="aas" w:date="2013-10-14T02:06:00Z">
              <w:r>
                <w:delText xml:space="preserve">              &lt;/xs:documentation&gt;</w:delText>
              </w:r>
            </w:del>
          </w:p>
          <w:p w14:paraId="63C3A934" w14:textId="77777777" w:rsidR="00E02224" w:rsidRDefault="00E02224" w:rsidP="00E02224">
            <w:pPr>
              <w:pStyle w:val="XML1"/>
              <w:rPr>
                <w:del w:id="4487" w:author="aas" w:date="2013-10-14T02:06:00Z"/>
              </w:rPr>
            </w:pPr>
            <w:del w:id="4488" w:author="aas" w:date="2013-10-14T02:06:00Z">
              <w:r>
                <w:delText xml:space="preserve">            &lt;/xs:annotation&gt;</w:delText>
              </w:r>
            </w:del>
          </w:p>
          <w:p w14:paraId="643F0F7F" w14:textId="77777777" w:rsidR="00E02224" w:rsidRDefault="00E02224" w:rsidP="00E02224">
            <w:pPr>
              <w:pStyle w:val="XML1"/>
              <w:rPr>
                <w:del w:id="4489" w:author="aas" w:date="2013-10-14T02:06:00Z"/>
              </w:rPr>
            </w:pPr>
            <w:del w:id="4490" w:author="aas" w:date="2013-10-14T02:06:00Z">
              <w:r>
                <w:delText xml:space="preserve">          &lt;/xs:element&gt;</w:delText>
              </w:r>
            </w:del>
          </w:p>
          <w:p w14:paraId="624272A5" w14:textId="77777777" w:rsidR="00E02224" w:rsidRDefault="00E02224" w:rsidP="00E02224">
            <w:pPr>
              <w:pStyle w:val="XML1"/>
              <w:rPr>
                <w:del w:id="4491" w:author="aas" w:date="2013-10-14T02:06:00Z"/>
              </w:rPr>
            </w:pPr>
            <w:del w:id="4492" w:author="aas" w:date="2013-10-14T02:06:00Z">
              <w:r>
                <w:delText xml:space="preserve">        &lt;/xs:sequence&gt;</w:delText>
              </w:r>
            </w:del>
          </w:p>
          <w:p w14:paraId="2A351948" w14:textId="77777777" w:rsidR="00E02224" w:rsidRDefault="00E02224" w:rsidP="00E02224">
            <w:pPr>
              <w:pStyle w:val="XML1"/>
              <w:rPr>
                <w:del w:id="4493" w:author="aas" w:date="2013-10-14T02:06:00Z"/>
              </w:rPr>
            </w:pPr>
            <w:del w:id="4494" w:author="aas" w:date="2013-10-14T02:06:00Z">
              <w:r>
                <w:delText xml:space="preserve">      &lt;/xs:choice&gt;</w:delText>
              </w:r>
            </w:del>
          </w:p>
          <w:p w14:paraId="5217A3DD" w14:textId="77777777" w:rsidR="00E02224" w:rsidRDefault="00E02224" w:rsidP="00E02224">
            <w:pPr>
              <w:pStyle w:val="XML1"/>
              <w:rPr>
                <w:del w:id="4495" w:author="aas" w:date="2013-10-14T02:06:00Z"/>
              </w:rPr>
            </w:pPr>
            <w:del w:id="4496" w:author="aas" w:date="2013-10-14T02:06:00Z">
              <w:r>
                <w:delText xml:space="preserve">    &lt;/xs:sequence&gt;</w:delText>
              </w:r>
            </w:del>
          </w:p>
          <w:p w14:paraId="6FF644C7" w14:textId="77777777" w:rsidR="00E02224" w:rsidRDefault="00E02224" w:rsidP="00E02224">
            <w:pPr>
              <w:pStyle w:val="XML1"/>
              <w:rPr>
                <w:del w:id="4497" w:author="aas" w:date="2013-10-14T02:06:00Z"/>
              </w:rPr>
            </w:pPr>
            <w:del w:id="4498" w:author="aas" w:date="2013-10-14T02:06:00Z">
              <w:r>
                <w:delText xml:space="preserve">  &lt;/xs:group&gt;</w:delText>
              </w:r>
            </w:del>
          </w:p>
          <w:p w14:paraId="55B96AEC" w14:textId="77777777" w:rsidR="00E02224" w:rsidRDefault="00E02224" w:rsidP="00E02224">
            <w:pPr>
              <w:pStyle w:val="XML1"/>
              <w:rPr>
                <w:del w:id="4499" w:author="aas" w:date="2013-10-14T02:06:00Z"/>
              </w:rPr>
            </w:pPr>
          </w:p>
          <w:p w14:paraId="4547B77A" w14:textId="77777777" w:rsidR="00E02224" w:rsidRDefault="00E02224" w:rsidP="00E02224">
            <w:pPr>
              <w:pStyle w:val="XML1"/>
              <w:rPr>
                <w:del w:id="4500" w:author="aas" w:date="2013-10-14T02:06:00Z"/>
              </w:rPr>
            </w:pPr>
            <w:del w:id="4501" w:author="aas" w:date="2013-10-14T02:06:00Z">
              <w:r>
                <w:delText xml:space="preserve">  &lt;xs:group name="OFPortIPGRETunnelType"&gt;</w:delText>
              </w:r>
            </w:del>
          </w:p>
          <w:p w14:paraId="6B5691B1" w14:textId="77777777" w:rsidR="00E02224" w:rsidRDefault="00E02224" w:rsidP="00E02224">
            <w:pPr>
              <w:pStyle w:val="XML1"/>
              <w:rPr>
                <w:del w:id="4502" w:author="aas" w:date="2013-10-14T02:06:00Z"/>
              </w:rPr>
            </w:pPr>
            <w:del w:id="4503" w:author="aas" w:date="2013-10-14T02:06:00Z">
              <w:r>
                <w:delText xml:space="preserve">    &lt;xs:annotation&gt;</w:delText>
              </w:r>
            </w:del>
          </w:p>
          <w:p w14:paraId="7320335A" w14:textId="77777777" w:rsidR="00E02224" w:rsidRDefault="00E02224" w:rsidP="00E02224">
            <w:pPr>
              <w:pStyle w:val="XML1"/>
              <w:rPr>
                <w:del w:id="4504" w:author="aas" w:date="2013-10-14T02:06:00Z"/>
              </w:rPr>
            </w:pPr>
            <w:del w:id="4505" w:author="aas" w:date="2013-10-14T02:06:00Z">
              <w:r>
                <w:delText xml:space="preserve">      &lt;xs:documentation&gt;</w:delText>
              </w:r>
            </w:del>
          </w:p>
          <w:p w14:paraId="355EEDDF" w14:textId="77777777" w:rsidR="00E02224" w:rsidRDefault="00E02224" w:rsidP="00E02224">
            <w:pPr>
              <w:pStyle w:val="XML1"/>
              <w:rPr>
                <w:del w:id="4506" w:author="aas" w:date="2013-10-14T02:06:00Z"/>
              </w:rPr>
            </w:pPr>
            <w:del w:id="4507" w:author="aas" w:date="2013-10-14T02:06:00Z">
              <w:r>
                <w:delText xml:space="preserve">        Properties of a IP-in-GRE tunnel with key,</w:delText>
              </w:r>
            </w:del>
          </w:p>
          <w:p w14:paraId="15D84653" w14:textId="77777777" w:rsidR="00E02224" w:rsidRDefault="00E02224" w:rsidP="00E02224">
            <w:pPr>
              <w:pStyle w:val="XML1"/>
              <w:rPr>
                <w:del w:id="4508" w:author="aas" w:date="2013-10-14T02:06:00Z"/>
              </w:rPr>
            </w:pPr>
            <w:del w:id="4509" w:author="aas" w:date="2013-10-14T02:06:00Z">
              <w:r>
                <w:delText xml:space="preserve">        checksum, and sequence number information.</w:delText>
              </w:r>
            </w:del>
          </w:p>
          <w:p w14:paraId="250EAE7A" w14:textId="77777777" w:rsidR="00E02224" w:rsidRDefault="00E02224" w:rsidP="00E02224">
            <w:pPr>
              <w:pStyle w:val="XML1"/>
              <w:rPr>
                <w:del w:id="4510" w:author="aas" w:date="2013-10-14T02:06:00Z"/>
              </w:rPr>
            </w:pPr>
            <w:del w:id="4511" w:author="aas" w:date="2013-10-14T02:06:00Z">
              <w:r>
                <w:delText xml:space="preserve">      &lt;/xs:documentation&gt;</w:delText>
              </w:r>
            </w:del>
          </w:p>
          <w:p w14:paraId="3F484D5F" w14:textId="77777777" w:rsidR="00E02224" w:rsidRDefault="00E02224" w:rsidP="00E02224">
            <w:pPr>
              <w:pStyle w:val="XML1"/>
              <w:rPr>
                <w:del w:id="4512" w:author="aas" w:date="2013-10-14T02:06:00Z"/>
              </w:rPr>
            </w:pPr>
            <w:del w:id="4513" w:author="aas" w:date="2013-10-14T02:06:00Z">
              <w:r>
                <w:delText xml:space="preserve">    &lt;/xs:annotation&gt;</w:delText>
              </w:r>
            </w:del>
          </w:p>
          <w:p w14:paraId="53CD0130" w14:textId="77777777" w:rsidR="00E02224" w:rsidRDefault="00E02224" w:rsidP="00E02224">
            <w:pPr>
              <w:pStyle w:val="XML1"/>
              <w:rPr>
                <w:del w:id="4514" w:author="aas" w:date="2013-10-14T02:06:00Z"/>
              </w:rPr>
            </w:pPr>
          </w:p>
          <w:p w14:paraId="7AB379CE" w14:textId="77777777" w:rsidR="00E02224" w:rsidRDefault="00E02224" w:rsidP="00E02224">
            <w:pPr>
              <w:pStyle w:val="XML1"/>
              <w:rPr>
                <w:del w:id="4515" w:author="aas" w:date="2013-10-14T02:06:00Z"/>
              </w:rPr>
            </w:pPr>
            <w:del w:id="4516" w:author="aas" w:date="2013-10-14T02:06:00Z">
              <w:r>
                <w:delText xml:space="preserve">    &lt;xs:sequence&gt;</w:delText>
              </w:r>
            </w:del>
          </w:p>
          <w:p w14:paraId="5254DF34" w14:textId="77777777" w:rsidR="00E02224" w:rsidRDefault="00E02224" w:rsidP="00E02224">
            <w:pPr>
              <w:pStyle w:val="XML1"/>
              <w:rPr>
                <w:del w:id="4517" w:author="aas" w:date="2013-10-14T02:06:00Z"/>
              </w:rPr>
            </w:pPr>
            <w:del w:id="4518" w:author="aas" w:date="2013-10-14T02:06:00Z">
              <w:r>
                <w:delText xml:space="preserve">      &lt;xs:group ref="OFPortBaseTunnelType"/&gt;</w:delText>
              </w:r>
            </w:del>
          </w:p>
          <w:p w14:paraId="1D03A20A" w14:textId="77777777" w:rsidR="00E02224" w:rsidRDefault="00E02224" w:rsidP="00E02224">
            <w:pPr>
              <w:pStyle w:val="XML1"/>
              <w:rPr>
                <w:del w:id="4519" w:author="aas" w:date="2013-10-14T02:06:00Z"/>
              </w:rPr>
            </w:pPr>
            <w:del w:id="4520" w:author="aas" w:date="2013-10-14T02:06:00Z">
              <w:r>
                <w:delText xml:space="preserve">      &lt;xs:element name="checksum-present"  type="xs:boolean"&gt;</w:delText>
              </w:r>
            </w:del>
          </w:p>
          <w:p w14:paraId="2F6C0C6F" w14:textId="77777777" w:rsidR="00E02224" w:rsidRDefault="00E02224" w:rsidP="00E02224">
            <w:pPr>
              <w:pStyle w:val="XML1"/>
              <w:rPr>
                <w:del w:id="4521" w:author="aas" w:date="2013-10-14T02:06:00Z"/>
              </w:rPr>
            </w:pPr>
            <w:del w:id="4522" w:author="aas" w:date="2013-10-14T02:06:00Z">
              <w:r>
                <w:delText xml:space="preserve">        &lt;xs:annotation&gt;</w:delText>
              </w:r>
            </w:del>
          </w:p>
          <w:p w14:paraId="5F25DE02" w14:textId="77777777" w:rsidR="00E02224" w:rsidRDefault="00E02224" w:rsidP="00E02224">
            <w:pPr>
              <w:pStyle w:val="XML1"/>
              <w:rPr>
                <w:del w:id="4523" w:author="aas" w:date="2013-10-14T02:06:00Z"/>
              </w:rPr>
            </w:pPr>
            <w:del w:id="4524" w:author="aas" w:date="2013-10-14T02:06:00Z">
              <w:r>
                <w:delText xml:space="preserve">          &lt;xs:documentation&gt;</w:delText>
              </w:r>
            </w:del>
          </w:p>
          <w:p w14:paraId="4AC2CAD8" w14:textId="77777777" w:rsidR="00E02224" w:rsidRDefault="00E02224" w:rsidP="00E02224">
            <w:pPr>
              <w:pStyle w:val="XML1"/>
              <w:rPr>
                <w:del w:id="4525" w:author="aas" w:date="2013-10-14T02:06:00Z"/>
              </w:rPr>
            </w:pPr>
            <w:del w:id="4526" w:author="aas" w:date="2013-10-14T02:06:00Z">
              <w:r>
                <w:delText xml:space="preserve">            Indicates presence of the GRE checksum.</w:delText>
              </w:r>
            </w:del>
          </w:p>
          <w:p w14:paraId="2DEC8B53" w14:textId="77777777" w:rsidR="00E02224" w:rsidRDefault="00E02224" w:rsidP="00E02224">
            <w:pPr>
              <w:pStyle w:val="XML1"/>
              <w:rPr>
                <w:del w:id="4527" w:author="aas" w:date="2013-10-14T02:06:00Z"/>
              </w:rPr>
            </w:pPr>
            <w:del w:id="4528" w:author="aas" w:date="2013-10-14T02:06:00Z">
              <w:r>
                <w:delText xml:space="preserve">          &lt;/xs:documentation&gt;</w:delText>
              </w:r>
            </w:del>
          </w:p>
          <w:p w14:paraId="66A9B43C" w14:textId="77777777" w:rsidR="00E02224" w:rsidRDefault="00E02224" w:rsidP="00E02224">
            <w:pPr>
              <w:pStyle w:val="XML1"/>
              <w:rPr>
                <w:del w:id="4529" w:author="aas" w:date="2013-10-14T02:06:00Z"/>
              </w:rPr>
            </w:pPr>
            <w:del w:id="4530" w:author="aas" w:date="2013-10-14T02:06:00Z">
              <w:r>
                <w:delText xml:space="preserve">        &lt;/xs:annotation&gt;</w:delText>
              </w:r>
            </w:del>
          </w:p>
          <w:p w14:paraId="17744DC5" w14:textId="77777777" w:rsidR="00E02224" w:rsidRDefault="00E02224" w:rsidP="00E02224">
            <w:pPr>
              <w:pStyle w:val="XML1"/>
              <w:rPr>
                <w:del w:id="4531" w:author="aas" w:date="2013-10-14T02:06:00Z"/>
              </w:rPr>
            </w:pPr>
            <w:del w:id="4532" w:author="aas" w:date="2013-10-14T02:06:00Z">
              <w:r>
                <w:delText xml:space="preserve">      &lt;/xs:element&gt;</w:delText>
              </w:r>
            </w:del>
          </w:p>
          <w:p w14:paraId="63D84E97" w14:textId="77777777" w:rsidR="00E02224" w:rsidRDefault="00E02224" w:rsidP="00E02224">
            <w:pPr>
              <w:pStyle w:val="XML1"/>
              <w:rPr>
                <w:del w:id="4533" w:author="aas" w:date="2013-10-14T02:06:00Z"/>
              </w:rPr>
            </w:pPr>
            <w:del w:id="4534" w:author="aas" w:date="2013-10-14T02:06:00Z">
              <w:r>
                <w:delText xml:space="preserve">      &lt;xs:element name="key-present"  type="xs:boolean"&gt;</w:delText>
              </w:r>
            </w:del>
          </w:p>
          <w:p w14:paraId="7C4BD064" w14:textId="77777777" w:rsidR="00E02224" w:rsidRDefault="00E02224" w:rsidP="00E02224">
            <w:pPr>
              <w:pStyle w:val="XML1"/>
              <w:rPr>
                <w:del w:id="4535" w:author="aas" w:date="2013-10-14T02:06:00Z"/>
              </w:rPr>
            </w:pPr>
            <w:del w:id="4536" w:author="aas" w:date="2013-10-14T02:06:00Z">
              <w:r>
                <w:delText xml:space="preserve">        &lt;xs:annotation&gt;</w:delText>
              </w:r>
            </w:del>
          </w:p>
          <w:p w14:paraId="03868EDB" w14:textId="77777777" w:rsidR="00E02224" w:rsidRDefault="00E02224" w:rsidP="00E02224">
            <w:pPr>
              <w:pStyle w:val="XML1"/>
              <w:rPr>
                <w:del w:id="4537" w:author="aas" w:date="2013-10-14T02:06:00Z"/>
              </w:rPr>
            </w:pPr>
            <w:del w:id="4538" w:author="aas" w:date="2013-10-14T02:06:00Z">
              <w:r>
                <w:delText xml:space="preserve">          &lt;xs:documentation&gt;</w:delText>
              </w:r>
            </w:del>
          </w:p>
          <w:p w14:paraId="5C232B38" w14:textId="77777777" w:rsidR="00E02224" w:rsidRDefault="00E02224" w:rsidP="00E02224">
            <w:pPr>
              <w:pStyle w:val="XML1"/>
              <w:rPr>
                <w:del w:id="4539" w:author="aas" w:date="2013-10-14T02:06:00Z"/>
              </w:rPr>
            </w:pPr>
            <w:del w:id="4540" w:author="aas" w:date="2013-10-14T02:06:00Z">
              <w:r>
                <w:delText xml:space="preserve">            Indicates presence of the GRE key.</w:delText>
              </w:r>
            </w:del>
          </w:p>
          <w:p w14:paraId="4C3DDE02" w14:textId="77777777" w:rsidR="00E02224" w:rsidRDefault="00E02224" w:rsidP="00E02224">
            <w:pPr>
              <w:pStyle w:val="XML1"/>
              <w:rPr>
                <w:del w:id="4541" w:author="aas" w:date="2013-10-14T02:06:00Z"/>
              </w:rPr>
            </w:pPr>
            <w:del w:id="4542" w:author="aas" w:date="2013-10-14T02:06:00Z">
              <w:r>
                <w:delText xml:space="preserve">          &lt;/xs:documentation&gt;</w:delText>
              </w:r>
            </w:del>
          </w:p>
          <w:p w14:paraId="7C7AC452" w14:textId="77777777" w:rsidR="00E02224" w:rsidRDefault="00E02224" w:rsidP="00E02224">
            <w:pPr>
              <w:pStyle w:val="XML1"/>
              <w:rPr>
                <w:del w:id="4543" w:author="aas" w:date="2013-10-14T02:06:00Z"/>
              </w:rPr>
            </w:pPr>
            <w:del w:id="4544" w:author="aas" w:date="2013-10-14T02:06:00Z">
              <w:r>
                <w:delText xml:space="preserve">        &lt;/xs:annotation&gt;</w:delText>
              </w:r>
            </w:del>
          </w:p>
          <w:p w14:paraId="0CCA7694" w14:textId="77777777" w:rsidR="00E02224" w:rsidRDefault="00E02224" w:rsidP="00E02224">
            <w:pPr>
              <w:pStyle w:val="XML1"/>
              <w:rPr>
                <w:del w:id="4545" w:author="aas" w:date="2013-10-14T02:06:00Z"/>
              </w:rPr>
            </w:pPr>
            <w:del w:id="4546" w:author="aas" w:date="2013-10-14T02:06:00Z">
              <w:r>
                <w:delText xml:space="preserve">      &lt;/xs:element&gt;</w:delText>
              </w:r>
            </w:del>
          </w:p>
          <w:p w14:paraId="4E33B7BF" w14:textId="77777777" w:rsidR="00E02224" w:rsidRDefault="00E02224" w:rsidP="00E02224">
            <w:pPr>
              <w:pStyle w:val="XML1"/>
              <w:rPr>
                <w:del w:id="4547" w:author="aas" w:date="2013-10-14T02:06:00Z"/>
              </w:rPr>
            </w:pPr>
            <w:del w:id="4548" w:author="aas" w:date="2013-10-14T02:06:00Z">
              <w:r>
                <w:delText xml:space="preserve">      &lt;xs:element name="key"  type="xs:unsignedInt"&gt;</w:delText>
              </w:r>
            </w:del>
          </w:p>
          <w:p w14:paraId="311D0C21" w14:textId="77777777" w:rsidR="00E02224" w:rsidRDefault="00E02224" w:rsidP="00E02224">
            <w:pPr>
              <w:pStyle w:val="XML1"/>
              <w:rPr>
                <w:del w:id="4549" w:author="aas" w:date="2013-10-14T02:06:00Z"/>
              </w:rPr>
            </w:pPr>
            <w:del w:id="4550" w:author="aas" w:date="2013-10-14T02:06:00Z">
              <w:r>
                <w:delText xml:space="preserve">        &lt;xs:annotation&gt;</w:delText>
              </w:r>
            </w:del>
          </w:p>
          <w:p w14:paraId="42671D7D" w14:textId="77777777" w:rsidR="00E02224" w:rsidRDefault="00E02224" w:rsidP="00E02224">
            <w:pPr>
              <w:pStyle w:val="XML1"/>
              <w:rPr>
                <w:del w:id="4551" w:author="aas" w:date="2013-10-14T02:06:00Z"/>
              </w:rPr>
            </w:pPr>
            <w:del w:id="4552" w:author="aas" w:date="2013-10-14T02:06:00Z">
              <w:r>
                <w:delText xml:space="preserve">          &lt;xs:documentation&gt;</w:delText>
              </w:r>
            </w:del>
          </w:p>
          <w:p w14:paraId="08E3138A" w14:textId="77777777" w:rsidR="00E02224" w:rsidRDefault="00E02224" w:rsidP="00E02224">
            <w:pPr>
              <w:pStyle w:val="XML1"/>
              <w:rPr>
                <w:del w:id="4553" w:author="aas" w:date="2013-10-14T02:06:00Z"/>
              </w:rPr>
            </w:pPr>
            <w:del w:id="4554" w:author="aas" w:date="2013-10-14T02:06:00Z">
              <w:r>
                <w:delText xml:space="preserve">            The (optional) key of the GRE tunnel.  It MAY</w:delText>
              </w:r>
            </w:del>
          </w:p>
          <w:p w14:paraId="0A71416B" w14:textId="77777777" w:rsidR="00E02224" w:rsidRDefault="00E02224" w:rsidP="00E02224">
            <w:pPr>
              <w:pStyle w:val="XML1"/>
              <w:rPr>
                <w:del w:id="4555" w:author="aas" w:date="2013-10-14T02:06:00Z"/>
              </w:rPr>
            </w:pPr>
            <w:del w:id="4556" w:author="aas" w:date="2013-10-14T02:06:00Z">
              <w:r>
                <w:delText xml:space="preserve">            be used to set the OXM_OF_TUNNEL_ID match field metadata </w:delText>
              </w:r>
            </w:del>
          </w:p>
          <w:p w14:paraId="35E766C3" w14:textId="77777777" w:rsidR="00E02224" w:rsidRDefault="00E02224" w:rsidP="00E02224">
            <w:pPr>
              <w:pStyle w:val="XML1"/>
              <w:rPr>
                <w:del w:id="4557" w:author="aas" w:date="2013-10-14T02:06:00Z"/>
              </w:rPr>
            </w:pPr>
            <w:del w:id="4558" w:author="aas" w:date="2013-10-14T02:06:00Z">
              <w:r>
                <w:delText xml:space="preserve">            in the OpenFlow protocol</w:delText>
              </w:r>
            </w:del>
          </w:p>
          <w:p w14:paraId="095E05DC" w14:textId="77777777" w:rsidR="00E02224" w:rsidRDefault="00E02224" w:rsidP="00E02224">
            <w:pPr>
              <w:pStyle w:val="XML1"/>
              <w:rPr>
                <w:del w:id="4559" w:author="aas" w:date="2013-10-14T02:06:00Z"/>
              </w:rPr>
            </w:pPr>
            <w:del w:id="4560" w:author="aas" w:date="2013-10-14T02:06:00Z">
              <w:r>
                <w:delText xml:space="preserve">          &lt;/xs:documentation&gt;</w:delText>
              </w:r>
            </w:del>
          </w:p>
          <w:p w14:paraId="7713732E" w14:textId="77777777" w:rsidR="00E02224" w:rsidRDefault="00E02224" w:rsidP="00E02224">
            <w:pPr>
              <w:pStyle w:val="XML1"/>
              <w:rPr>
                <w:del w:id="4561" w:author="aas" w:date="2013-10-14T02:06:00Z"/>
              </w:rPr>
            </w:pPr>
            <w:del w:id="4562" w:author="aas" w:date="2013-10-14T02:06:00Z">
              <w:r>
                <w:delText xml:space="preserve">        &lt;/xs:annotation&gt;</w:delText>
              </w:r>
            </w:del>
          </w:p>
          <w:p w14:paraId="403696A2" w14:textId="77777777" w:rsidR="00E02224" w:rsidRDefault="00E02224" w:rsidP="00E02224">
            <w:pPr>
              <w:pStyle w:val="XML1"/>
              <w:rPr>
                <w:del w:id="4563" w:author="aas" w:date="2013-10-14T02:06:00Z"/>
              </w:rPr>
            </w:pPr>
            <w:del w:id="4564" w:author="aas" w:date="2013-10-14T02:06:00Z">
              <w:r>
                <w:delText xml:space="preserve">      &lt;/xs:element&gt;</w:delText>
              </w:r>
            </w:del>
          </w:p>
          <w:p w14:paraId="093DA67D" w14:textId="77777777" w:rsidR="00E02224" w:rsidRDefault="00E02224" w:rsidP="00E02224">
            <w:pPr>
              <w:pStyle w:val="XML1"/>
              <w:rPr>
                <w:del w:id="4565" w:author="aas" w:date="2013-10-14T02:06:00Z"/>
              </w:rPr>
            </w:pPr>
            <w:del w:id="4566" w:author="aas" w:date="2013-10-14T02:06:00Z">
              <w:r>
                <w:delText xml:space="preserve">      &lt;xs:element name="sequence-number-present"  type="xs:boolean"&gt;</w:delText>
              </w:r>
            </w:del>
          </w:p>
          <w:p w14:paraId="1D28B086" w14:textId="77777777" w:rsidR="00E02224" w:rsidRDefault="00E02224" w:rsidP="00E02224">
            <w:pPr>
              <w:pStyle w:val="XML1"/>
              <w:rPr>
                <w:del w:id="4567" w:author="aas" w:date="2013-10-14T02:06:00Z"/>
              </w:rPr>
            </w:pPr>
            <w:del w:id="4568" w:author="aas" w:date="2013-10-14T02:06:00Z">
              <w:r>
                <w:delText xml:space="preserve">        &lt;xs:annotation&gt;</w:delText>
              </w:r>
            </w:del>
          </w:p>
          <w:p w14:paraId="3D08D77A" w14:textId="77777777" w:rsidR="00E02224" w:rsidRDefault="00E02224" w:rsidP="00E02224">
            <w:pPr>
              <w:pStyle w:val="XML1"/>
              <w:rPr>
                <w:del w:id="4569" w:author="aas" w:date="2013-10-14T02:06:00Z"/>
              </w:rPr>
            </w:pPr>
            <w:del w:id="4570" w:author="aas" w:date="2013-10-14T02:06:00Z">
              <w:r>
                <w:delText xml:space="preserve">          &lt;xs:documentation&gt;</w:delText>
              </w:r>
            </w:del>
          </w:p>
          <w:p w14:paraId="173F3226" w14:textId="77777777" w:rsidR="00E02224" w:rsidRDefault="00E02224" w:rsidP="00E02224">
            <w:pPr>
              <w:pStyle w:val="XML1"/>
              <w:rPr>
                <w:del w:id="4571" w:author="aas" w:date="2013-10-14T02:06:00Z"/>
              </w:rPr>
            </w:pPr>
            <w:del w:id="4572" w:author="aas" w:date="2013-10-14T02:06:00Z">
              <w:r>
                <w:delText xml:space="preserve">            Indicates presence of the GRE sequence</w:delText>
              </w:r>
            </w:del>
          </w:p>
          <w:p w14:paraId="6E739293" w14:textId="77777777" w:rsidR="00E02224" w:rsidRDefault="00E02224" w:rsidP="00E02224">
            <w:pPr>
              <w:pStyle w:val="XML1"/>
              <w:rPr>
                <w:del w:id="4573" w:author="aas" w:date="2013-10-14T02:06:00Z"/>
              </w:rPr>
            </w:pPr>
            <w:del w:id="4574" w:author="aas" w:date="2013-10-14T02:06:00Z">
              <w:r>
                <w:delText xml:space="preserve">            number.</w:delText>
              </w:r>
            </w:del>
          </w:p>
          <w:p w14:paraId="62CB0923" w14:textId="77777777" w:rsidR="00E02224" w:rsidRDefault="00E02224" w:rsidP="00E02224">
            <w:pPr>
              <w:pStyle w:val="XML1"/>
              <w:rPr>
                <w:del w:id="4575" w:author="aas" w:date="2013-10-14T02:06:00Z"/>
              </w:rPr>
            </w:pPr>
            <w:del w:id="4576" w:author="aas" w:date="2013-10-14T02:06:00Z">
              <w:r>
                <w:delText xml:space="preserve">          &lt;/xs:documentation&gt;</w:delText>
              </w:r>
            </w:del>
          </w:p>
          <w:p w14:paraId="222A67BF" w14:textId="77777777" w:rsidR="00E02224" w:rsidRDefault="00E02224" w:rsidP="00E02224">
            <w:pPr>
              <w:pStyle w:val="XML1"/>
              <w:rPr>
                <w:del w:id="4577" w:author="aas" w:date="2013-10-14T02:06:00Z"/>
              </w:rPr>
            </w:pPr>
            <w:del w:id="4578" w:author="aas" w:date="2013-10-14T02:06:00Z">
              <w:r>
                <w:delText xml:space="preserve">        &lt;/xs:annotation&gt;</w:delText>
              </w:r>
            </w:del>
          </w:p>
          <w:p w14:paraId="4FDAD0AB" w14:textId="77777777" w:rsidR="00E02224" w:rsidRDefault="00E02224" w:rsidP="00E02224">
            <w:pPr>
              <w:pStyle w:val="XML1"/>
              <w:rPr>
                <w:del w:id="4579" w:author="aas" w:date="2013-10-14T02:06:00Z"/>
              </w:rPr>
            </w:pPr>
            <w:del w:id="4580" w:author="aas" w:date="2013-10-14T02:06:00Z">
              <w:r>
                <w:delText xml:space="preserve">      &lt;/xs:element&gt;</w:delText>
              </w:r>
            </w:del>
          </w:p>
          <w:p w14:paraId="18841880" w14:textId="77777777" w:rsidR="00E02224" w:rsidRDefault="00E02224" w:rsidP="00E02224">
            <w:pPr>
              <w:pStyle w:val="XML1"/>
              <w:rPr>
                <w:del w:id="4581" w:author="aas" w:date="2013-10-14T02:06:00Z"/>
              </w:rPr>
            </w:pPr>
            <w:del w:id="4582" w:author="aas" w:date="2013-10-14T02:06:00Z">
              <w:r>
                <w:delText xml:space="preserve">    &lt;/xs:sequence&gt;</w:delText>
              </w:r>
            </w:del>
          </w:p>
          <w:p w14:paraId="1EAC9AF4" w14:textId="77777777" w:rsidR="00E02224" w:rsidRDefault="00E02224" w:rsidP="00E02224">
            <w:pPr>
              <w:pStyle w:val="XML1"/>
              <w:rPr>
                <w:del w:id="4583" w:author="aas" w:date="2013-10-14T02:06:00Z"/>
              </w:rPr>
            </w:pPr>
            <w:del w:id="4584" w:author="aas" w:date="2013-10-14T02:06:00Z">
              <w:r>
                <w:delText xml:space="preserve">  &lt;/xs:group&gt;</w:delText>
              </w:r>
            </w:del>
          </w:p>
          <w:p w14:paraId="5EC13BCF" w14:textId="77777777" w:rsidR="00E02224" w:rsidRDefault="00E02224" w:rsidP="00E02224">
            <w:pPr>
              <w:pStyle w:val="XML1"/>
              <w:rPr>
                <w:del w:id="4585" w:author="aas" w:date="2013-10-14T02:06:00Z"/>
              </w:rPr>
            </w:pPr>
          </w:p>
          <w:p w14:paraId="362064BE" w14:textId="77777777" w:rsidR="00E02224" w:rsidRDefault="00E02224" w:rsidP="00E02224">
            <w:pPr>
              <w:pStyle w:val="XML1"/>
              <w:rPr>
                <w:del w:id="4586" w:author="aas" w:date="2013-10-14T02:06:00Z"/>
              </w:rPr>
            </w:pPr>
            <w:del w:id="4587" w:author="aas" w:date="2013-10-14T02:06:00Z">
              <w:r>
                <w:delText xml:space="preserve">  &lt;xs:group name="OFPortVXLANTunnelType"&gt;</w:delText>
              </w:r>
            </w:del>
          </w:p>
          <w:p w14:paraId="13C5A01F" w14:textId="77777777" w:rsidR="00E02224" w:rsidRDefault="00E02224" w:rsidP="00E02224">
            <w:pPr>
              <w:pStyle w:val="XML1"/>
              <w:rPr>
                <w:del w:id="4588" w:author="aas" w:date="2013-10-14T02:06:00Z"/>
              </w:rPr>
            </w:pPr>
            <w:del w:id="4589" w:author="aas" w:date="2013-10-14T02:06:00Z">
              <w:r>
                <w:delText xml:space="preserve">    &lt;xs:annotation&gt;</w:delText>
              </w:r>
            </w:del>
          </w:p>
          <w:p w14:paraId="1F9C8999" w14:textId="77777777" w:rsidR="00E02224" w:rsidRDefault="00E02224" w:rsidP="00E02224">
            <w:pPr>
              <w:pStyle w:val="XML1"/>
              <w:rPr>
                <w:del w:id="4590" w:author="aas" w:date="2013-10-14T02:06:00Z"/>
              </w:rPr>
            </w:pPr>
            <w:del w:id="4591" w:author="aas" w:date="2013-10-14T02:06:00Z">
              <w:r>
                <w:delText xml:space="preserve">      &lt;xs:documentation&gt;</w:delText>
              </w:r>
            </w:del>
          </w:p>
          <w:p w14:paraId="53577F3C" w14:textId="77777777" w:rsidR="00E02224" w:rsidRDefault="00E02224" w:rsidP="00E02224">
            <w:pPr>
              <w:pStyle w:val="XML1"/>
              <w:rPr>
                <w:del w:id="4592" w:author="aas" w:date="2013-10-14T02:06:00Z"/>
              </w:rPr>
            </w:pPr>
            <w:del w:id="4593" w:author="aas" w:date="2013-10-14T02:06:00Z">
              <w:r>
                <w:delText xml:space="preserve">        Properties of a VxLAN tunnel.</w:delText>
              </w:r>
            </w:del>
          </w:p>
          <w:p w14:paraId="5EB8F3AB" w14:textId="77777777" w:rsidR="00E02224" w:rsidRDefault="00E02224" w:rsidP="00E02224">
            <w:pPr>
              <w:pStyle w:val="XML1"/>
              <w:rPr>
                <w:del w:id="4594" w:author="aas" w:date="2013-10-14T02:06:00Z"/>
              </w:rPr>
            </w:pPr>
            <w:del w:id="4595" w:author="aas" w:date="2013-10-14T02:06:00Z">
              <w:r>
                <w:delText xml:space="preserve">      &lt;/xs:documentation&gt;</w:delText>
              </w:r>
            </w:del>
          </w:p>
          <w:p w14:paraId="7868BCE9" w14:textId="77777777" w:rsidR="00E02224" w:rsidRDefault="00E02224" w:rsidP="00E02224">
            <w:pPr>
              <w:pStyle w:val="XML1"/>
              <w:rPr>
                <w:del w:id="4596" w:author="aas" w:date="2013-10-14T02:06:00Z"/>
              </w:rPr>
            </w:pPr>
            <w:del w:id="4597" w:author="aas" w:date="2013-10-14T02:06:00Z">
              <w:r>
                <w:delText xml:space="preserve">    &lt;/xs:annotation&gt;</w:delText>
              </w:r>
            </w:del>
          </w:p>
          <w:p w14:paraId="65243605" w14:textId="77777777" w:rsidR="00E02224" w:rsidRDefault="00E02224" w:rsidP="00E02224">
            <w:pPr>
              <w:pStyle w:val="XML1"/>
              <w:rPr>
                <w:del w:id="4598" w:author="aas" w:date="2013-10-14T02:06:00Z"/>
              </w:rPr>
            </w:pPr>
          </w:p>
          <w:p w14:paraId="393955ED" w14:textId="77777777" w:rsidR="00E02224" w:rsidRDefault="00E02224" w:rsidP="00E02224">
            <w:pPr>
              <w:pStyle w:val="XML1"/>
              <w:rPr>
                <w:del w:id="4599" w:author="aas" w:date="2013-10-14T02:06:00Z"/>
              </w:rPr>
            </w:pPr>
            <w:del w:id="4600" w:author="aas" w:date="2013-10-14T02:06:00Z">
              <w:r>
                <w:delText xml:space="preserve">    &lt;xs:sequence&gt;</w:delText>
              </w:r>
            </w:del>
          </w:p>
          <w:p w14:paraId="67A24574" w14:textId="77777777" w:rsidR="00E02224" w:rsidRDefault="00E02224" w:rsidP="00E02224">
            <w:pPr>
              <w:pStyle w:val="XML1"/>
              <w:rPr>
                <w:del w:id="4601" w:author="aas" w:date="2013-10-14T02:06:00Z"/>
              </w:rPr>
            </w:pPr>
            <w:del w:id="4602" w:author="aas" w:date="2013-10-14T02:06:00Z">
              <w:r>
                <w:delText xml:space="preserve">      &lt;xs:group ref="OFPortBaseTunnelType"/&gt;</w:delText>
              </w:r>
            </w:del>
          </w:p>
          <w:p w14:paraId="574F639B" w14:textId="77777777" w:rsidR="00E02224" w:rsidRDefault="00E02224" w:rsidP="00E02224">
            <w:pPr>
              <w:pStyle w:val="XML1"/>
              <w:rPr>
                <w:del w:id="4603" w:author="aas" w:date="2013-10-14T02:06:00Z"/>
              </w:rPr>
            </w:pPr>
            <w:del w:id="4604" w:author="aas" w:date="2013-10-14T02:06:00Z">
              <w:r>
                <w:delText xml:space="preserve">      &lt;xs:element name="vni-valid"  type="xs:boolean"&gt;</w:delText>
              </w:r>
            </w:del>
          </w:p>
          <w:p w14:paraId="1BAD23CD" w14:textId="77777777" w:rsidR="00E02224" w:rsidRDefault="00E02224" w:rsidP="00E02224">
            <w:pPr>
              <w:pStyle w:val="XML1"/>
              <w:rPr>
                <w:del w:id="4605" w:author="aas" w:date="2013-10-14T02:06:00Z"/>
              </w:rPr>
            </w:pPr>
            <w:del w:id="4606" w:author="aas" w:date="2013-10-14T02:06:00Z">
              <w:r>
                <w:delText xml:space="preserve">        &lt;xs:annotation&gt;</w:delText>
              </w:r>
            </w:del>
          </w:p>
          <w:p w14:paraId="5C4337ED" w14:textId="77777777" w:rsidR="00E02224" w:rsidRDefault="00E02224" w:rsidP="00E02224">
            <w:pPr>
              <w:pStyle w:val="XML1"/>
              <w:rPr>
                <w:del w:id="4607" w:author="aas" w:date="2013-10-14T02:06:00Z"/>
              </w:rPr>
            </w:pPr>
            <w:del w:id="4608" w:author="aas" w:date="2013-10-14T02:06:00Z">
              <w:r>
                <w:delText xml:space="preserve">          &lt;xs:documentation&gt;</w:delText>
              </w:r>
            </w:del>
          </w:p>
          <w:p w14:paraId="19C571BE" w14:textId="77777777" w:rsidR="00E02224" w:rsidRDefault="00E02224" w:rsidP="00E02224">
            <w:pPr>
              <w:pStyle w:val="XML1"/>
              <w:rPr>
                <w:del w:id="4609" w:author="aas" w:date="2013-10-14T02:06:00Z"/>
              </w:rPr>
            </w:pPr>
            <w:del w:id="4610" w:author="aas" w:date="2013-10-14T02:06:00Z">
              <w:r>
                <w:delText xml:space="preserve">            Indicates how the corresponding flag should be</w:delText>
              </w:r>
            </w:del>
          </w:p>
          <w:p w14:paraId="46A9360D" w14:textId="77777777" w:rsidR="00E02224" w:rsidRDefault="00E02224" w:rsidP="00E02224">
            <w:pPr>
              <w:pStyle w:val="XML1"/>
              <w:rPr>
                <w:del w:id="4611" w:author="aas" w:date="2013-10-14T02:06:00Z"/>
              </w:rPr>
            </w:pPr>
            <w:del w:id="4612" w:author="aas" w:date="2013-10-14T02:06:00Z">
              <w:r>
                <w:delText xml:space="preserve">            set in packets sent on the tunnel.</w:delText>
              </w:r>
            </w:del>
          </w:p>
          <w:p w14:paraId="648B7B1E" w14:textId="77777777" w:rsidR="00E02224" w:rsidRDefault="00E02224" w:rsidP="00E02224">
            <w:pPr>
              <w:pStyle w:val="XML1"/>
              <w:rPr>
                <w:del w:id="4613" w:author="aas" w:date="2013-10-14T02:06:00Z"/>
              </w:rPr>
            </w:pPr>
            <w:del w:id="4614" w:author="aas" w:date="2013-10-14T02:06:00Z">
              <w:r>
                <w:delText xml:space="preserve">          &lt;/xs:documentation&gt;</w:delText>
              </w:r>
            </w:del>
          </w:p>
          <w:p w14:paraId="55FF2B67" w14:textId="77777777" w:rsidR="00E02224" w:rsidRDefault="00E02224" w:rsidP="00E02224">
            <w:pPr>
              <w:pStyle w:val="XML1"/>
              <w:rPr>
                <w:del w:id="4615" w:author="aas" w:date="2013-10-14T02:06:00Z"/>
              </w:rPr>
            </w:pPr>
            <w:del w:id="4616" w:author="aas" w:date="2013-10-14T02:06:00Z">
              <w:r>
                <w:delText xml:space="preserve">        &lt;/xs:annotation&gt;</w:delText>
              </w:r>
            </w:del>
          </w:p>
          <w:p w14:paraId="3930F1C6" w14:textId="77777777" w:rsidR="00E02224" w:rsidRDefault="00E02224" w:rsidP="00E02224">
            <w:pPr>
              <w:pStyle w:val="XML1"/>
              <w:rPr>
                <w:del w:id="4617" w:author="aas" w:date="2013-10-14T02:06:00Z"/>
              </w:rPr>
            </w:pPr>
            <w:del w:id="4618" w:author="aas" w:date="2013-10-14T02:06:00Z">
              <w:r>
                <w:delText xml:space="preserve">      &lt;/xs:element&gt;</w:delText>
              </w:r>
            </w:del>
          </w:p>
          <w:p w14:paraId="25B80D3A" w14:textId="77777777" w:rsidR="00E02224" w:rsidRDefault="00E02224" w:rsidP="00E02224">
            <w:pPr>
              <w:pStyle w:val="XML1"/>
              <w:rPr>
                <w:del w:id="4619" w:author="aas" w:date="2013-10-14T02:06:00Z"/>
              </w:rPr>
            </w:pPr>
            <w:del w:id="4620" w:author="aas" w:date="2013-10-14T02:06:00Z">
              <w:r>
                <w:delText xml:space="preserve">      &lt;xs:element name="vni"  type="xs:unsignedInt"&gt;</w:delText>
              </w:r>
            </w:del>
          </w:p>
          <w:p w14:paraId="20E02AD0" w14:textId="77777777" w:rsidR="00E02224" w:rsidRDefault="00E02224" w:rsidP="00E02224">
            <w:pPr>
              <w:pStyle w:val="XML1"/>
              <w:rPr>
                <w:del w:id="4621" w:author="aas" w:date="2013-10-14T02:06:00Z"/>
              </w:rPr>
            </w:pPr>
            <w:del w:id="4622" w:author="aas" w:date="2013-10-14T02:06:00Z">
              <w:r>
                <w:delText xml:space="preserve">        &lt;xs:annotation&gt;</w:delText>
              </w:r>
            </w:del>
          </w:p>
          <w:p w14:paraId="52D71EA4" w14:textId="77777777" w:rsidR="00E02224" w:rsidRDefault="00E02224" w:rsidP="00E02224">
            <w:pPr>
              <w:pStyle w:val="XML1"/>
              <w:rPr>
                <w:del w:id="4623" w:author="aas" w:date="2013-10-14T02:06:00Z"/>
              </w:rPr>
            </w:pPr>
            <w:del w:id="4624" w:author="aas" w:date="2013-10-14T02:06:00Z">
              <w:r>
                <w:delText xml:space="preserve">          &lt;xs:documentation&gt;</w:delText>
              </w:r>
            </w:del>
          </w:p>
          <w:p w14:paraId="21BF5272" w14:textId="77777777" w:rsidR="00E02224" w:rsidRDefault="00E02224" w:rsidP="00E02224">
            <w:pPr>
              <w:pStyle w:val="XML1"/>
              <w:rPr>
                <w:del w:id="4625" w:author="aas" w:date="2013-10-14T02:06:00Z"/>
              </w:rPr>
            </w:pPr>
            <w:del w:id="4626" w:author="aas" w:date="2013-10-14T02:06:00Z">
              <w:r>
                <w:delText xml:space="preserve">            Virtual network identifier assigned to all</w:delText>
              </w:r>
            </w:del>
          </w:p>
          <w:p w14:paraId="43CAA339" w14:textId="77777777" w:rsidR="00E02224" w:rsidRDefault="00E02224" w:rsidP="00E02224">
            <w:pPr>
              <w:pStyle w:val="XML1"/>
              <w:rPr>
                <w:del w:id="4627" w:author="aas" w:date="2013-10-14T02:06:00Z"/>
              </w:rPr>
            </w:pPr>
            <w:del w:id="4628" w:author="aas" w:date="2013-10-14T02:06:00Z">
              <w:r>
                <w:delText xml:space="preserve">            packets sent on the tunnel.  A VxLAN  implementation MAY </w:delText>
              </w:r>
            </w:del>
          </w:p>
          <w:p w14:paraId="4FE4AA4E" w14:textId="77777777" w:rsidR="00E02224" w:rsidRDefault="00E02224" w:rsidP="00E02224">
            <w:pPr>
              <w:pStyle w:val="XML1"/>
              <w:rPr>
                <w:del w:id="4629" w:author="aas" w:date="2013-10-14T02:06:00Z"/>
              </w:rPr>
            </w:pPr>
            <w:del w:id="4630" w:author="aas" w:date="2013-10-14T02:06:00Z">
              <w:r>
                <w:delText xml:space="preserve">            use the this element to set the OXM_OF_TUNNEL_ID match </w:delText>
              </w:r>
            </w:del>
          </w:p>
          <w:p w14:paraId="1266620F" w14:textId="77777777" w:rsidR="00E02224" w:rsidRDefault="00E02224" w:rsidP="00E02224">
            <w:pPr>
              <w:pStyle w:val="XML1"/>
              <w:rPr>
                <w:del w:id="4631" w:author="aas" w:date="2013-10-14T02:06:00Z"/>
              </w:rPr>
            </w:pPr>
            <w:del w:id="4632" w:author="aas" w:date="2013-10-14T02:06:00Z">
              <w:r>
                <w:delText xml:space="preserve">            field metadata in the OpenFlow protocol.</w:delText>
              </w:r>
            </w:del>
          </w:p>
          <w:p w14:paraId="7CCC8641" w14:textId="77777777" w:rsidR="00E02224" w:rsidRDefault="00E02224" w:rsidP="00E02224">
            <w:pPr>
              <w:pStyle w:val="XML1"/>
              <w:rPr>
                <w:del w:id="4633" w:author="aas" w:date="2013-10-14T02:06:00Z"/>
              </w:rPr>
            </w:pPr>
            <w:del w:id="4634" w:author="aas" w:date="2013-10-14T02:06:00Z">
              <w:r>
                <w:delText xml:space="preserve">          &lt;/xs:documentation&gt;</w:delText>
              </w:r>
            </w:del>
          </w:p>
          <w:p w14:paraId="4D475D47" w14:textId="77777777" w:rsidR="00E02224" w:rsidRDefault="00E02224" w:rsidP="00E02224">
            <w:pPr>
              <w:pStyle w:val="XML1"/>
              <w:rPr>
                <w:del w:id="4635" w:author="aas" w:date="2013-10-14T02:06:00Z"/>
              </w:rPr>
            </w:pPr>
            <w:del w:id="4636" w:author="aas" w:date="2013-10-14T02:06:00Z">
              <w:r>
                <w:delText xml:space="preserve">        &lt;/xs:annotation&gt;</w:delText>
              </w:r>
            </w:del>
          </w:p>
          <w:p w14:paraId="45D25BC3" w14:textId="77777777" w:rsidR="00E02224" w:rsidRDefault="00E02224" w:rsidP="00E02224">
            <w:pPr>
              <w:pStyle w:val="XML1"/>
              <w:rPr>
                <w:del w:id="4637" w:author="aas" w:date="2013-10-14T02:06:00Z"/>
              </w:rPr>
            </w:pPr>
            <w:del w:id="4638" w:author="aas" w:date="2013-10-14T02:06:00Z">
              <w:r>
                <w:delText xml:space="preserve">      &lt;/xs:element&gt;</w:delText>
              </w:r>
            </w:del>
          </w:p>
          <w:p w14:paraId="3217220E" w14:textId="77777777" w:rsidR="00E02224" w:rsidRDefault="00E02224" w:rsidP="00E02224">
            <w:pPr>
              <w:pStyle w:val="XML1"/>
              <w:rPr>
                <w:del w:id="4639" w:author="aas" w:date="2013-10-14T02:06:00Z"/>
              </w:rPr>
            </w:pPr>
            <w:del w:id="4640" w:author="aas" w:date="2013-10-14T02:06:00Z">
              <w:r>
                <w:delText xml:space="preserve">      &lt;xs:element name="vni-multicast-group"  type="inet:ip-address"&gt;</w:delText>
              </w:r>
            </w:del>
          </w:p>
          <w:p w14:paraId="3C82413D" w14:textId="77777777" w:rsidR="00E02224" w:rsidRDefault="00E02224" w:rsidP="00E02224">
            <w:pPr>
              <w:pStyle w:val="XML1"/>
              <w:rPr>
                <w:del w:id="4641" w:author="aas" w:date="2013-10-14T02:06:00Z"/>
              </w:rPr>
            </w:pPr>
            <w:del w:id="4642" w:author="aas" w:date="2013-10-14T02:06:00Z">
              <w:r>
                <w:delText xml:space="preserve">        &lt;xs:annotation&gt;</w:delText>
              </w:r>
            </w:del>
          </w:p>
          <w:p w14:paraId="6C0D85F1" w14:textId="77777777" w:rsidR="00E02224" w:rsidRDefault="00E02224" w:rsidP="00E02224">
            <w:pPr>
              <w:pStyle w:val="XML1"/>
              <w:rPr>
                <w:del w:id="4643" w:author="aas" w:date="2013-10-14T02:06:00Z"/>
              </w:rPr>
            </w:pPr>
            <w:del w:id="4644" w:author="aas" w:date="2013-10-14T02:06:00Z">
              <w:r>
                <w:delText xml:space="preserve">          &lt;xs:documentation&gt;</w:delText>
              </w:r>
            </w:del>
          </w:p>
          <w:p w14:paraId="5DD86503" w14:textId="77777777" w:rsidR="00E02224" w:rsidRDefault="00E02224" w:rsidP="00E02224">
            <w:pPr>
              <w:pStyle w:val="XML1"/>
              <w:rPr>
                <w:del w:id="4645" w:author="aas" w:date="2013-10-14T02:06:00Z"/>
              </w:rPr>
            </w:pPr>
            <w:del w:id="4646" w:author="aas" w:date="2013-10-14T02:06:00Z">
              <w:r>
                <w:delText xml:space="preserve">            If IP multicast is used to support broadcast</w:delText>
              </w:r>
            </w:del>
          </w:p>
          <w:p w14:paraId="51A804AC" w14:textId="77777777" w:rsidR="00E02224" w:rsidRDefault="00E02224" w:rsidP="00E02224">
            <w:pPr>
              <w:pStyle w:val="XML1"/>
              <w:rPr>
                <w:del w:id="4647" w:author="aas" w:date="2013-10-14T02:06:00Z"/>
              </w:rPr>
            </w:pPr>
            <w:del w:id="4648" w:author="aas" w:date="2013-10-14T02:06:00Z">
              <w:r>
                <w:delText xml:space="preserve">            on the tunnel this specifies the corresponding multicast</w:delText>
              </w:r>
            </w:del>
          </w:p>
          <w:p w14:paraId="35C8197F" w14:textId="77777777" w:rsidR="00E02224" w:rsidRDefault="00E02224" w:rsidP="00E02224">
            <w:pPr>
              <w:pStyle w:val="XML1"/>
              <w:rPr>
                <w:del w:id="4649" w:author="aas" w:date="2013-10-14T02:06:00Z"/>
              </w:rPr>
            </w:pPr>
            <w:del w:id="4650" w:author="aas" w:date="2013-10-14T02:06:00Z">
              <w:r>
                <w:delText xml:space="preserve">            IP address</w:delText>
              </w:r>
            </w:del>
          </w:p>
          <w:p w14:paraId="5886DCE6" w14:textId="77777777" w:rsidR="00E02224" w:rsidRDefault="00E02224" w:rsidP="00E02224">
            <w:pPr>
              <w:pStyle w:val="XML1"/>
              <w:rPr>
                <w:del w:id="4651" w:author="aas" w:date="2013-10-14T02:06:00Z"/>
              </w:rPr>
            </w:pPr>
            <w:del w:id="4652" w:author="aas" w:date="2013-10-14T02:06:00Z">
              <w:r>
                <w:delText xml:space="preserve">          &lt;/xs:documentation&gt;</w:delText>
              </w:r>
            </w:del>
          </w:p>
          <w:p w14:paraId="48D5537F" w14:textId="77777777" w:rsidR="00E02224" w:rsidRDefault="00E02224" w:rsidP="00E02224">
            <w:pPr>
              <w:pStyle w:val="XML1"/>
              <w:rPr>
                <w:del w:id="4653" w:author="aas" w:date="2013-10-14T02:06:00Z"/>
              </w:rPr>
            </w:pPr>
            <w:del w:id="4654" w:author="aas" w:date="2013-10-14T02:06:00Z">
              <w:r>
                <w:delText xml:space="preserve">        &lt;/xs:annotation&gt;</w:delText>
              </w:r>
            </w:del>
          </w:p>
          <w:p w14:paraId="3AF11736" w14:textId="77777777" w:rsidR="00E02224" w:rsidRDefault="00E02224" w:rsidP="00E02224">
            <w:pPr>
              <w:pStyle w:val="XML1"/>
              <w:rPr>
                <w:del w:id="4655" w:author="aas" w:date="2013-10-14T02:06:00Z"/>
              </w:rPr>
            </w:pPr>
            <w:del w:id="4656" w:author="aas" w:date="2013-10-14T02:06:00Z">
              <w:r>
                <w:delText xml:space="preserve">      &lt;/xs:element&gt;</w:delText>
              </w:r>
            </w:del>
          </w:p>
          <w:p w14:paraId="4E1457EB" w14:textId="77777777" w:rsidR="00E02224" w:rsidRDefault="00E02224" w:rsidP="00E02224">
            <w:pPr>
              <w:pStyle w:val="XML1"/>
              <w:rPr>
                <w:del w:id="4657" w:author="aas" w:date="2013-10-14T02:06:00Z"/>
              </w:rPr>
            </w:pPr>
            <w:del w:id="4658" w:author="aas" w:date="2013-10-14T02:06:00Z">
              <w:r>
                <w:delText xml:space="preserve">      &lt;xs:element name="udp-source-port"  type="inet:port-number"&gt;</w:delText>
              </w:r>
            </w:del>
          </w:p>
          <w:p w14:paraId="7D7DC263" w14:textId="77777777" w:rsidR="00E02224" w:rsidRDefault="00E02224" w:rsidP="00E02224">
            <w:pPr>
              <w:pStyle w:val="XML1"/>
              <w:rPr>
                <w:del w:id="4659" w:author="aas" w:date="2013-10-14T02:06:00Z"/>
              </w:rPr>
            </w:pPr>
            <w:del w:id="4660" w:author="aas" w:date="2013-10-14T02:06:00Z">
              <w:r>
                <w:delText xml:space="preserve">        &lt;xs:annotation&gt;</w:delText>
              </w:r>
            </w:del>
          </w:p>
          <w:p w14:paraId="5C973F02" w14:textId="77777777" w:rsidR="00E02224" w:rsidRDefault="00E02224" w:rsidP="00E02224">
            <w:pPr>
              <w:pStyle w:val="XML1"/>
              <w:rPr>
                <w:del w:id="4661" w:author="aas" w:date="2013-10-14T02:06:00Z"/>
              </w:rPr>
            </w:pPr>
            <w:del w:id="4662" w:author="aas" w:date="2013-10-14T02:06:00Z">
              <w:r>
                <w:delText xml:space="preserve">          &lt;xs:documentation&gt;</w:delText>
              </w:r>
            </w:del>
          </w:p>
          <w:p w14:paraId="3159110F" w14:textId="77777777" w:rsidR="00E02224" w:rsidRDefault="00E02224" w:rsidP="00E02224">
            <w:pPr>
              <w:pStyle w:val="XML1"/>
              <w:rPr>
                <w:del w:id="4663" w:author="aas" w:date="2013-10-14T02:06:00Z"/>
              </w:rPr>
            </w:pPr>
            <w:del w:id="4664" w:author="aas" w:date="2013-10-14T02:06:00Z">
              <w:r>
                <w:delText xml:space="preserve">            Specifies the outer UDP source port number.</w:delText>
              </w:r>
            </w:del>
          </w:p>
          <w:p w14:paraId="40F0446A" w14:textId="77777777" w:rsidR="00E02224" w:rsidRDefault="00E02224" w:rsidP="00E02224">
            <w:pPr>
              <w:pStyle w:val="XML1"/>
              <w:rPr>
                <w:del w:id="4665" w:author="aas" w:date="2013-10-14T02:06:00Z"/>
              </w:rPr>
            </w:pPr>
            <w:del w:id="4666" w:author="aas" w:date="2013-10-14T02:06:00Z">
              <w:r>
                <w:delText xml:space="preserve">            If this element is absent, the port number MAY be chosen </w:delText>
              </w:r>
            </w:del>
          </w:p>
          <w:p w14:paraId="5C7D79C9" w14:textId="77777777" w:rsidR="00E02224" w:rsidRDefault="00E02224" w:rsidP="00E02224">
            <w:pPr>
              <w:pStyle w:val="XML1"/>
              <w:rPr>
                <w:del w:id="4667" w:author="aas" w:date="2013-10-14T02:06:00Z"/>
              </w:rPr>
            </w:pPr>
            <w:del w:id="4668" w:author="aas" w:date="2013-10-14T02:06:00Z">
              <w:r>
                <w:delText xml:space="preserve">            dynamically.</w:delText>
              </w:r>
            </w:del>
          </w:p>
          <w:p w14:paraId="54B607B5" w14:textId="77777777" w:rsidR="00E02224" w:rsidRDefault="00E02224" w:rsidP="00E02224">
            <w:pPr>
              <w:pStyle w:val="XML1"/>
              <w:rPr>
                <w:del w:id="4669" w:author="aas" w:date="2013-10-14T02:06:00Z"/>
              </w:rPr>
            </w:pPr>
            <w:del w:id="4670" w:author="aas" w:date="2013-10-14T02:06:00Z">
              <w:r>
                <w:delText xml:space="preserve">          &lt;/xs:documentation&gt;</w:delText>
              </w:r>
            </w:del>
          </w:p>
          <w:p w14:paraId="665295F9" w14:textId="77777777" w:rsidR="00E02224" w:rsidRDefault="00E02224" w:rsidP="00E02224">
            <w:pPr>
              <w:pStyle w:val="XML1"/>
              <w:rPr>
                <w:del w:id="4671" w:author="aas" w:date="2013-10-14T02:06:00Z"/>
              </w:rPr>
            </w:pPr>
            <w:del w:id="4672" w:author="aas" w:date="2013-10-14T02:06:00Z">
              <w:r>
                <w:delText xml:space="preserve">        &lt;/xs:annotation&gt;</w:delText>
              </w:r>
            </w:del>
          </w:p>
          <w:p w14:paraId="09506EE4" w14:textId="77777777" w:rsidR="00E02224" w:rsidRDefault="00E02224" w:rsidP="00E02224">
            <w:pPr>
              <w:pStyle w:val="XML1"/>
              <w:rPr>
                <w:del w:id="4673" w:author="aas" w:date="2013-10-14T02:06:00Z"/>
              </w:rPr>
            </w:pPr>
            <w:del w:id="4674" w:author="aas" w:date="2013-10-14T02:06:00Z">
              <w:r>
                <w:delText xml:space="preserve">      &lt;/xs:element&gt;</w:delText>
              </w:r>
            </w:del>
          </w:p>
          <w:p w14:paraId="6DBAD6D9" w14:textId="77777777" w:rsidR="00E02224" w:rsidRDefault="00E02224" w:rsidP="00E02224">
            <w:pPr>
              <w:pStyle w:val="XML1"/>
              <w:rPr>
                <w:del w:id="4675" w:author="aas" w:date="2013-10-14T02:06:00Z"/>
              </w:rPr>
            </w:pPr>
            <w:del w:id="4676" w:author="aas" w:date="2013-10-14T02:06:00Z">
              <w:r>
                <w:delText xml:space="preserve">      &lt;xs:element name="udp-dest-port"  type="inet:port-number"&gt;</w:delText>
              </w:r>
            </w:del>
          </w:p>
          <w:p w14:paraId="33D1419D" w14:textId="77777777" w:rsidR="00E02224" w:rsidRDefault="00E02224" w:rsidP="00E02224">
            <w:pPr>
              <w:pStyle w:val="XML1"/>
              <w:rPr>
                <w:del w:id="4677" w:author="aas" w:date="2013-10-14T02:06:00Z"/>
              </w:rPr>
            </w:pPr>
            <w:del w:id="4678" w:author="aas" w:date="2013-10-14T02:06:00Z">
              <w:r>
                <w:delText xml:space="preserve">        &lt;xs:annotation&gt;</w:delText>
              </w:r>
            </w:del>
          </w:p>
          <w:p w14:paraId="7DCEE465" w14:textId="77777777" w:rsidR="00E02224" w:rsidRDefault="00E02224" w:rsidP="00E02224">
            <w:pPr>
              <w:pStyle w:val="XML1"/>
              <w:rPr>
                <w:del w:id="4679" w:author="aas" w:date="2013-10-14T02:06:00Z"/>
              </w:rPr>
            </w:pPr>
            <w:del w:id="4680" w:author="aas" w:date="2013-10-14T02:06:00Z">
              <w:r>
                <w:delText xml:space="preserve">          &lt;xs:documentation&gt;</w:delText>
              </w:r>
            </w:del>
          </w:p>
          <w:p w14:paraId="051CF806" w14:textId="77777777" w:rsidR="00E02224" w:rsidRDefault="00E02224" w:rsidP="00E02224">
            <w:pPr>
              <w:pStyle w:val="XML1"/>
              <w:rPr>
                <w:del w:id="4681" w:author="aas" w:date="2013-10-14T02:06:00Z"/>
              </w:rPr>
            </w:pPr>
            <w:del w:id="4682" w:author="aas" w:date="2013-10-14T02:06:00Z">
              <w:r>
                <w:delText xml:space="preserve">            Specifies the outer UDP destination port</w:delText>
              </w:r>
            </w:del>
          </w:p>
          <w:p w14:paraId="43639F13" w14:textId="77777777" w:rsidR="00E02224" w:rsidRDefault="00E02224" w:rsidP="00E02224">
            <w:pPr>
              <w:pStyle w:val="XML1"/>
              <w:rPr>
                <w:del w:id="4683" w:author="aas" w:date="2013-10-14T02:06:00Z"/>
              </w:rPr>
            </w:pPr>
            <w:del w:id="4684" w:author="aas" w:date="2013-10-14T02:06:00Z">
              <w:r>
                <w:delText xml:space="preserve">            number.  It is intended to reserve a port number for</w:delText>
              </w:r>
            </w:del>
          </w:p>
          <w:p w14:paraId="5FDA6BC6" w14:textId="77777777" w:rsidR="00E02224" w:rsidRDefault="00E02224" w:rsidP="00E02224">
            <w:pPr>
              <w:pStyle w:val="XML1"/>
              <w:rPr>
                <w:del w:id="4685" w:author="aas" w:date="2013-10-14T02:06:00Z"/>
              </w:rPr>
            </w:pPr>
            <w:del w:id="4686" w:author="aas" w:date="2013-10-14T02:06:00Z">
              <w:r>
                <w:delText xml:space="preserve">            VxLAN at IANA.  As soon as this has been reserved, the</w:delText>
              </w:r>
            </w:del>
          </w:p>
          <w:p w14:paraId="59657CE5" w14:textId="77777777" w:rsidR="00E02224" w:rsidRDefault="00E02224" w:rsidP="00E02224">
            <w:pPr>
              <w:pStyle w:val="XML1"/>
              <w:rPr>
                <w:del w:id="4687" w:author="aas" w:date="2013-10-14T02:06:00Z"/>
              </w:rPr>
            </w:pPr>
            <w:del w:id="4688" w:author="aas" w:date="2013-10-14T02:06:00Z">
              <w:r>
                <w:delText xml:space="preserve">            reserved number SHOULD become the default value for this</w:delText>
              </w:r>
            </w:del>
          </w:p>
          <w:p w14:paraId="25754199" w14:textId="77777777" w:rsidR="00E02224" w:rsidRDefault="00E02224" w:rsidP="00E02224">
            <w:pPr>
              <w:pStyle w:val="XML1"/>
              <w:rPr>
                <w:del w:id="4689" w:author="aas" w:date="2013-10-14T02:06:00Z"/>
              </w:rPr>
            </w:pPr>
            <w:del w:id="4690" w:author="aas" w:date="2013-10-14T02:06:00Z">
              <w:r>
                <w:delText xml:space="preserve">            element.</w:delText>
              </w:r>
            </w:del>
          </w:p>
          <w:p w14:paraId="1E624D58" w14:textId="77777777" w:rsidR="00E02224" w:rsidRDefault="00E02224" w:rsidP="00E02224">
            <w:pPr>
              <w:pStyle w:val="XML1"/>
              <w:rPr>
                <w:del w:id="4691" w:author="aas" w:date="2013-10-14T02:06:00Z"/>
              </w:rPr>
            </w:pPr>
            <w:del w:id="4692" w:author="aas" w:date="2013-10-14T02:06:00Z">
              <w:r>
                <w:delText xml:space="preserve">          &lt;/xs:documentation&gt;</w:delText>
              </w:r>
            </w:del>
          </w:p>
          <w:p w14:paraId="3C3DFCBD" w14:textId="77777777" w:rsidR="00E02224" w:rsidRDefault="00E02224" w:rsidP="00E02224">
            <w:pPr>
              <w:pStyle w:val="XML1"/>
              <w:rPr>
                <w:del w:id="4693" w:author="aas" w:date="2013-10-14T02:06:00Z"/>
              </w:rPr>
            </w:pPr>
            <w:del w:id="4694" w:author="aas" w:date="2013-10-14T02:06:00Z">
              <w:r>
                <w:delText xml:space="preserve">        &lt;/xs:annotation&gt;</w:delText>
              </w:r>
            </w:del>
          </w:p>
          <w:p w14:paraId="3115BB59" w14:textId="77777777" w:rsidR="00E02224" w:rsidRDefault="00E02224" w:rsidP="00E02224">
            <w:pPr>
              <w:pStyle w:val="XML1"/>
              <w:rPr>
                <w:del w:id="4695" w:author="aas" w:date="2013-10-14T02:06:00Z"/>
              </w:rPr>
            </w:pPr>
            <w:del w:id="4696" w:author="aas" w:date="2013-10-14T02:06:00Z">
              <w:r>
                <w:delText xml:space="preserve">      &lt;/xs:element&gt;</w:delText>
              </w:r>
            </w:del>
          </w:p>
          <w:p w14:paraId="29C11342" w14:textId="77777777" w:rsidR="00E02224" w:rsidRDefault="00E02224" w:rsidP="00E02224">
            <w:pPr>
              <w:pStyle w:val="XML1"/>
              <w:rPr>
                <w:del w:id="4697" w:author="aas" w:date="2013-10-14T02:06:00Z"/>
              </w:rPr>
            </w:pPr>
            <w:del w:id="4698" w:author="aas" w:date="2013-10-14T02:06:00Z">
              <w:r>
                <w:delText xml:space="preserve">      &lt;xs:element name="udp-checksum"  type="xs:boolean"&gt;</w:delText>
              </w:r>
            </w:del>
          </w:p>
          <w:p w14:paraId="6F0CA137" w14:textId="77777777" w:rsidR="00E02224" w:rsidRDefault="00E02224" w:rsidP="00E02224">
            <w:pPr>
              <w:pStyle w:val="XML1"/>
              <w:rPr>
                <w:del w:id="4699" w:author="aas" w:date="2013-10-14T02:06:00Z"/>
              </w:rPr>
            </w:pPr>
            <w:del w:id="4700" w:author="aas" w:date="2013-10-14T02:06:00Z">
              <w:r>
                <w:delText xml:space="preserve">        &lt;xs:annotation&gt;</w:delText>
              </w:r>
            </w:del>
          </w:p>
          <w:p w14:paraId="5291BDCE" w14:textId="77777777" w:rsidR="00E02224" w:rsidRDefault="00E02224" w:rsidP="00E02224">
            <w:pPr>
              <w:pStyle w:val="XML1"/>
              <w:rPr>
                <w:del w:id="4701" w:author="aas" w:date="2013-10-14T02:06:00Z"/>
              </w:rPr>
            </w:pPr>
            <w:del w:id="4702" w:author="aas" w:date="2013-10-14T02:06:00Z">
              <w:r>
                <w:delText xml:space="preserve">          &lt;xs:documentation&gt;</w:delText>
              </w:r>
            </w:del>
          </w:p>
          <w:p w14:paraId="3C2B675F" w14:textId="77777777" w:rsidR="00E02224" w:rsidRDefault="00E02224" w:rsidP="00E02224">
            <w:pPr>
              <w:pStyle w:val="XML1"/>
              <w:rPr>
                <w:del w:id="4703" w:author="aas" w:date="2013-10-14T02:06:00Z"/>
              </w:rPr>
            </w:pPr>
            <w:del w:id="4704" w:author="aas" w:date="2013-10-14T02:06:00Z">
              <w:r>
                <w:delText xml:space="preserve">            Boolean flag to indicate whether or not the</w:delText>
              </w:r>
            </w:del>
          </w:p>
          <w:p w14:paraId="682971B0" w14:textId="77777777" w:rsidR="00E02224" w:rsidRDefault="00E02224" w:rsidP="00E02224">
            <w:pPr>
              <w:pStyle w:val="XML1"/>
              <w:rPr>
                <w:del w:id="4705" w:author="aas" w:date="2013-10-14T02:06:00Z"/>
              </w:rPr>
            </w:pPr>
            <w:del w:id="4706" w:author="aas" w:date="2013-10-14T02:06:00Z">
              <w:r>
                <w:delText xml:space="preserve">            outer UDP checksum should be set</w:delText>
              </w:r>
            </w:del>
          </w:p>
          <w:p w14:paraId="18FB6666" w14:textId="77777777" w:rsidR="00E02224" w:rsidRDefault="00E02224" w:rsidP="00E02224">
            <w:pPr>
              <w:pStyle w:val="XML1"/>
              <w:rPr>
                <w:del w:id="4707" w:author="aas" w:date="2013-10-14T02:06:00Z"/>
              </w:rPr>
            </w:pPr>
            <w:del w:id="4708" w:author="aas" w:date="2013-10-14T02:06:00Z">
              <w:r>
                <w:delText xml:space="preserve">          &lt;/xs:documentation&gt;</w:delText>
              </w:r>
            </w:del>
          </w:p>
          <w:p w14:paraId="7F941B63" w14:textId="77777777" w:rsidR="00E02224" w:rsidRDefault="00E02224" w:rsidP="00E02224">
            <w:pPr>
              <w:pStyle w:val="XML1"/>
              <w:rPr>
                <w:del w:id="4709" w:author="aas" w:date="2013-10-14T02:06:00Z"/>
              </w:rPr>
            </w:pPr>
            <w:del w:id="4710" w:author="aas" w:date="2013-10-14T02:06:00Z">
              <w:r>
                <w:delText xml:space="preserve">        &lt;/xs:annotation&gt;</w:delText>
              </w:r>
            </w:del>
          </w:p>
          <w:p w14:paraId="6FEB97FA" w14:textId="77777777" w:rsidR="00E02224" w:rsidRDefault="00E02224" w:rsidP="00E02224">
            <w:pPr>
              <w:pStyle w:val="XML1"/>
              <w:rPr>
                <w:del w:id="4711" w:author="aas" w:date="2013-10-14T02:06:00Z"/>
              </w:rPr>
            </w:pPr>
            <w:del w:id="4712" w:author="aas" w:date="2013-10-14T02:06:00Z">
              <w:r>
                <w:delText xml:space="preserve">      &lt;/xs:element&gt;</w:delText>
              </w:r>
            </w:del>
          </w:p>
          <w:p w14:paraId="3C324B21" w14:textId="77777777" w:rsidR="00E02224" w:rsidRDefault="00E02224" w:rsidP="00E02224">
            <w:pPr>
              <w:pStyle w:val="XML1"/>
              <w:rPr>
                <w:del w:id="4713" w:author="aas" w:date="2013-10-14T02:06:00Z"/>
              </w:rPr>
            </w:pPr>
            <w:del w:id="4714" w:author="aas" w:date="2013-10-14T02:06:00Z">
              <w:r>
                <w:delText xml:space="preserve">    &lt;/xs:sequence&gt;</w:delText>
              </w:r>
            </w:del>
          </w:p>
          <w:p w14:paraId="70790DD2" w14:textId="77777777" w:rsidR="00E02224" w:rsidRDefault="00E02224" w:rsidP="00E02224">
            <w:pPr>
              <w:pStyle w:val="XML1"/>
              <w:rPr>
                <w:del w:id="4715" w:author="aas" w:date="2013-10-14T02:06:00Z"/>
              </w:rPr>
            </w:pPr>
            <w:del w:id="4716" w:author="aas" w:date="2013-10-14T02:06:00Z">
              <w:r>
                <w:delText xml:space="preserve">  &lt;/xs:group&gt;</w:delText>
              </w:r>
            </w:del>
          </w:p>
          <w:p w14:paraId="6F143383" w14:textId="77777777" w:rsidR="00E02224" w:rsidRDefault="00E02224" w:rsidP="00E02224">
            <w:pPr>
              <w:pStyle w:val="XML1"/>
              <w:rPr>
                <w:del w:id="4717" w:author="aas" w:date="2013-10-14T02:06:00Z"/>
              </w:rPr>
            </w:pPr>
          </w:p>
          <w:p w14:paraId="75091D1A" w14:textId="77777777" w:rsidR="00E02224" w:rsidRDefault="00E02224" w:rsidP="00E02224">
            <w:pPr>
              <w:pStyle w:val="XML1"/>
              <w:rPr>
                <w:del w:id="4718" w:author="aas" w:date="2013-10-14T02:06:00Z"/>
              </w:rPr>
            </w:pPr>
            <w:del w:id="4719" w:author="aas" w:date="2013-10-14T02:06:00Z">
              <w:r>
                <w:delText xml:space="preserve">  &lt;xs:group name="OFPortNVGRETunnelType"&gt;</w:delText>
              </w:r>
            </w:del>
          </w:p>
          <w:p w14:paraId="79AE59AA" w14:textId="77777777" w:rsidR="00E02224" w:rsidRDefault="00E02224" w:rsidP="00E02224">
            <w:pPr>
              <w:pStyle w:val="XML1"/>
              <w:rPr>
                <w:del w:id="4720" w:author="aas" w:date="2013-10-14T02:06:00Z"/>
              </w:rPr>
            </w:pPr>
            <w:del w:id="4721" w:author="aas" w:date="2013-10-14T02:06:00Z">
              <w:r>
                <w:delText xml:space="preserve">    &lt;xs:annotation&gt;</w:delText>
              </w:r>
            </w:del>
          </w:p>
          <w:p w14:paraId="30B2CC44" w14:textId="77777777" w:rsidR="00E02224" w:rsidRDefault="00E02224" w:rsidP="00E02224">
            <w:pPr>
              <w:pStyle w:val="XML1"/>
              <w:rPr>
                <w:del w:id="4722" w:author="aas" w:date="2013-10-14T02:06:00Z"/>
              </w:rPr>
            </w:pPr>
            <w:del w:id="4723" w:author="aas" w:date="2013-10-14T02:06:00Z">
              <w:r>
                <w:delText xml:space="preserve">      &lt;xs:documentation&gt;</w:delText>
              </w:r>
            </w:del>
          </w:p>
          <w:p w14:paraId="565309C5" w14:textId="77777777" w:rsidR="00E02224" w:rsidRDefault="00E02224" w:rsidP="00E02224">
            <w:pPr>
              <w:pStyle w:val="XML1"/>
              <w:rPr>
                <w:del w:id="4724" w:author="aas" w:date="2013-10-14T02:06:00Z"/>
              </w:rPr>
            </w:pPr>
            <w:del w:id="4725" w:author="aas" w:date="2013-10-14T02:06:00Z">
              <w:r>
                <w:delText xml:space="preserve">        Properties of a NVGRE tunnel.</w:delText>
              </w:r>
            </w:del>
          </w:p>
          <w:p w14:paraId="4AAAA5D4" w14:textId="77777777" w:rsidR="00E02224" w:rsidRDefault="00E02224" w:rsidP="00E02224">
            <w:pPr>
              <w:pStyle w:val="XML1"/>
              <w:rPr>
                <w:del w:id="4726" w:author="aas" w:date="2013-10-14T02:06:00Z"/>
              </w:rPr>
            </w:pPr>
            <w:del w:id="4727" w:author="aas" w:date="2013-10-14T02:06:00Z">
              <w:r>
                <w:delText xml:space="preserve">      &lt;/xs:documentation&gt;</w:delText>
              </w:r>
            </w:del>
          </w:p>
          <w:p w14:paraId="0FA89900" w14:textId="77777777" w:rsidR="00E02224" w:rsidRDefault="00E02224" w:rsidP="00E02224">
            <w:pPr>
              <w:pStyle w:val="XML1"/>
              <w:rPr>
                <w:del w:id="4728" w:author="aas" w:date="2013-10-14T02:06:00Z"/>
              </w:rPr>
            </w:pPr>
            <w:del w:id="4729" w:author="aas" w:date="2013-10-14T02:06:00Z">
              <w:r>
                <w:delText xml:space="preserve">    &lt;/xs:annotation&gt;</w:delText>
              </w:r>
            </w:del>
          </w:p>
          <w:p w14:paraId="52024674" w14:textId="77777777" w:rsidR="00E02224" w:rsidRDefault="00E02224" w:rsidP="00E02224">
            <w:pPr>
              <w:pStyle w:val="XML1"/>
              <w:rPr>
                <w:del w:id="4730" w:author="aas" w:date="2013-10-14T02:06:00Z"/>
              </w:rPr>
            </w:pPr>
          </w:p>
          <w:p w14:paraId="3C55A57C" w14:textId="77777777" w:rsidR="00E02224" w:rsidRDefault="00E02224" w:rsidP="00E02224">
            <w:pPr>
              <w:pStyle w:val="XML1"/>
              <w:rPr>
                <w:del w:id="4731" w:author="aas" w:date="2013-10-14T02:06:00Z"/>
              </w:rPr>
            </w:pPr>
            <w:del w:id="4732" w:author="aas" w:date="2013-10-14T02:06:00Z">
              <w:r>
                <w:delText xml:space="preserve">    &lt;xs:sequence&gt;</w:delText>
              </w:r>
            </w:del>
          </w:p>
          <w:p w14:paraId="3CBA5B9E" w14:textId="77777777" w:rsidR="00E02224" w:rsidRDefault="00E02224" w:rsidP="00E02224">
            <w:pPr>
              <w:pStyle w:val="XML1"/>
              <w:rPr>
                <w:del w:id="4733" w:author="aas" w:date="2013-10-14T02:06:00Z"/>
              </w:rPr>
            </w:pPr>
            <w:del w:id="4734" w:author="aas" w:date="2013-10-14T02:06:00Z">
              <w:r>
                <w:delText xml:space="preserve">      &lt;xs:group ref="OFPortBaseTunnelType"/&gt;</w:delText>
              </w:r>
            </w:del>
          </w:p>
          <w:p w14:paraId="54598082" w14:textId="77777777" w:rsidR="00E02224" w:rsidRDefault="00E02224" w:rsidP="00E02224">
            <w:pPr>
              <w:pStyle w:val="XML1"/>
              <w:rPr>
                <w:del w:id="4735" w:author="aas" w:date="2013-10-14T02:06:00Z"/>
              </w:rPr>
            </w:pPr>
            <w:del w:id="4736" w:author="aas" w:date="2013-10-14T02:06:00Z">
              <w:r>
                <w:delText xml:space="preserve">      &lt;xs:element name="tni"  type="xs:unsignedInt"&gt;</w:delText>
              </w:r>
            </w:del>
          </w:p>
          <w:p w14:paraId="08A3D957" w14:textId="77777777" w:rsidR="00E02224" w:rsidRDefault="00E02224" w:rsidP="00E02224">
            <w:pPr>
              <w:pStyle w:val="XML1"/>
              <w:rPr>
                <w:del w:id="4737" w:author="aas" w:date="2013-10-14T02:06:00Z"/>
              </w:rPr>
            </w:pPr>
            <w:del w:id="4738" w:author="aas" w:date="2013-10-14T02:06:00Z">
              <w:r>
                <w:delText xml:space="preserve">        &lt;xs:annotation&gt;</w:delText>
              </w:r>
            </w:del>
          </w:p>
          <w:p w14:paraId="10D5977B" w14:textId="77777777" w:rsidR="00E02224" w:rsidRDefault="00E02224" w:rsidP="00E02224">
            <w:pPr>
              <w:pStyle w:val="XML1"/>
              <w:rPr>
                <w:del w:id="4739" w:author="aas" w:date="2013-10-14T02:06:00Z"/>
              </w:rPr>
            </w:pPr>
            <w:del w:id="4740" w:author="aas" w:date="2013-10-14T02:06:00Z">
              <w:r>
                <w:delText xml:space="preserve">          &lt;xs:documentation&gt;</w:delText>
              </w:r>
            </w:del>
          </w:p>
          <w:p w14:paraId="6D20F7FD" w14:textId="77777777" w:rsidR="00E02224" w:rsidRDefault="00E02224" w:rsidP="00E02224">
            <w:pPr>
              <w:pStyle w:val="XML1"/>
              <w:rPr>
                <w:del w:id="4741" w:author="aas" w:date="2013-10-14T02:06:00Z"/>
              </w:rPr>
            </w:pPr>
            <w:del w:id="4742" w:author="aas" w:date="2013-10-14T02:06:00Z">
              <w:r>
                <w:delText xml:space="preserve">            Specifies the tenant network identifier</w:delText>
              </w:r>
            </w:del>
          </w:p>
          <w:p w14:paraId="24D6887E" w14:textId="77777777" w:rsidR="00E02224" w:rsidRDefault="00E02224" w:rsidP="00E02224">
            <w:pPr>
              <w:pStyle w:val="XML1"/>
              <w:rPr>
                <w:del w:id="4743" w:author="aas" w:date="2013-10-14T02:06:00Z"/>
              </w:rPr>
            </w:pPr>
            <w:del w:id="4744" w:author="aas" w:date="2013-10-14T02:06:00Z">
              <w:r>
                <w:delText xml:space="preserve">            assigned to all packets sent on the tunnel</w:delText>
              </w:r>
            </w:del>
          </w:p>
          <w:p w14:paraId="553F0CAF" w14:textId="77777777" w:rsidR="00E02224" w:rsidRDefault="00E02224" w:rsidP="00E02224">
            <w:pPr>
              <w:pStyle w:val="XML1"/>
              <w:rPr>
                <w:del w:id="4745" w:author="aas" w:date="2013-10-14T02:06:00Z"/>
              </w:rPr>
            </w:pPr>
            <w:del w:id="4746" w:author="aas" w:date="2013-10-14T02:06:00Z">
              <w:r>
                <w:delText xml:space="preserve">          &lt;/xs:documentation&gt;</w:delText>
              </w:r>
            </w:del>
          </w:p>
          <w:p w14:paraId="6ED67747" w14:textId="77777777" w:rsidR="00E02224" w:rsidRDefault="00E02224" w:rsidP="00E02224">
            <w:pPr>
              <w:pStyle w:val="XML1"/>
              <w:rPr>
                <w:del w:id="4747" w:author="aas" w:date="2013-10-14T02:06:00Z"/>
              </w:rPr>
            </w:pPr>
            <w:del w:id="4748" w:author="aas" w:date="2013-10-14T02:06:00Z">
              <w:r>
                <w:delText xml:space="preserve">        &lt;/xs:annotation&gt;</w:delText>
              </w:r>
            </w:del>
          </w:p>
          <w:p w14:paraId="34AAD99A" w14:textId="77777777" w:rsidR="00E02224" w:rsidRDefault="00E02224" w:rsidP="00E02224">
            <w:pPr>
              <w:pStyle w:val="XML1"/>
              <w:rPr>
                <w:del w:id="4749" w:author="aas" w:date="2013-10-14T02:06:00Z"/>
              </w:rPr>
            </w:pPr>
            <w:del w:id="4750" w:author="aas" w:date="2013-10-14T02:06:00Z">
              <w:r>
                <w:delText xml:space="preserve">      &lt;/xs:element&gt;</w:delText>
              </w:r>
            </w:del>
          </w:p>
          <w:p w14:paraId="196AB7B3" w14:textId="77777777" w:rsidR="00E02224" w:rsidRDefault="00E02224" w:rsidP="00E02224">
            <w:pPr>
              <w:pStyle w:val="XML1"/>
              <w:rPr>
                <w:del w:id="4751" w:author="aas" w:date="2013-10-14T02:06:00Z"/>
              </w:rPr>
            </w:pPr>
            <w:del w:id="4752" w:author="aas" w:date="2013-10-14T02:06:00Z">
              <w:r>
                <w:delText xml:space="preserve">      &lt;xs:element name="tni-resv"  type="xs:unsignedInt"&gt;</w:delText>
              </w:r>
            </w:del>
          </w:p>
          <w:p w14:paraId="2E15FDD5" w14:textId="77777777" w:rsidR="00E02224" w:rsidRDefault="00E02224" w:rsidP="00E02224">
            <w:pPr>
              <w:pStyle w:val="XML1"/>
              <w:rPr>
                <w:del w:id="4753" w:author="aas" w:date="2013-10-14T02:06:00Z"/>
              </w:rPr>
            </w:pPr>
            <w:del w:id="4754" w:author="aas" w:date="2013-10-14T02:06:00Z">
              <w:r>
                <w:delText xml:space="preserve">        &lt;xs:annotation&gt;</w:delText>
              </w:r>
            </w:del>
          </w:p>
          <w:p w14:paraId="1CB7A9E0" w14:textId="77777777" w:rsidR="00E02224" w:rsidRDefault="00E02224" w:rsidP="00E02224">
            <w:pPr>
              <w:pStyle w:val="XML1"/>
              <w:rPr>
                <w:del w:id="4755" w:author="aas" w:date="2013-10-14T02:06:00Z"/>
              </w:rPr>
            </w:pPr>
            <w:del w:id="4756" w:author="aas" w:date="2013-10-14T02:06:00Z">
              <w:r>
                <w:delText xml:space="preserve">          &lt;xs:documentation&gt;</w:delText>
              </w:r>
            </w:del>
          </w:p>
          <w:p w14:paraId="4CFCB384" w14:textId="77777777" w:rsidR="00E02224" w:rsidRDefault="00E02224" w:rsidP="00E02224">
            <w:pPr>
              <w:pStyle w:val="XML1"/>
              <w:rPr>
                <w:del w:id="4757" w:author="aas" w:date="2013-10-14T02:06:00Z"/>
              </w:rPr>
            </w:pPr>
            <w:del w:id="4758" w:author="aas" w:date="2013-10-14T02:06:00Z">
              <w:r>
                <w:delText xml:space="preserve">            Used to set the reserved user-defined bits of</w:delText>
              </w:r>
            </w:del>
          </w:p>
          <w:p w14:paraId="157FB130" w14:textId="77777777" w:rsidR="00E02224" w:rsidRDefault="00E02224" w:rsidP="00E02224">
            <w:pPr>
              <w:pStyle w:val="XML1"/>
              <w:rPr>
                <w:del w:id="4759" w:author="aas" w:date="2013-10-14T02:06:00Z"/>
              </w:rPr>
            </w:pPr>
            <w:del w:id="4760" w:author="aas" w:date="2013-10-14T02:06:00Z">
              <w:r>
                <w:delText xml:space="preserve">            the GRE key field</w:delText>
              </w:r>
            </w:del>
          </w:p>
          <w:p w14:paraId="5EBD36EF" w14:textId="77777777" w:rsidR="00E02224" w:rsidRDefault="00E02224" w:rsidP="00E02224">
            <w:pPr>
              <w:pStyle w:val="XML1"/>
              <w:rPr>
                <w:del w:id="4761" w:author="aas" w:date="2013-10-14T02:06:00Z"/>
              </w:rPr>
            </w:pPr>
            <w:del w:id="4762" w:author="aas" w:date="2013-10-14T02:06:00Z">
              <w:r>
                <w:delText xml:space="preserve">          &lt;/xs:documentation&gt;</w:delText>
              </w:r>
            </w:del>
          </w:p>
          <w:p w14:paraId="1BF14704" w14:textId="77777777" w:rsidR="00E02224" w:rsidRDefault="00E02224" w:rsidP="00E02224">
            <w:pPr>
              <w:pStyle w:val="XML1"/>
              <w:rPr>
                <w:del w:id="4763" w:author="aas" w:date="2013-10-14T02:06:00Z"/>
              </w:rPr>
            </w:pPr>
            <w:del w:id="4764" w:author="aas" w:date="2013-10-14T02:06:00Z">
              <w:r>
                <w:delText xml:space="preserve">        &lt;/xs:annotation&gt;</w:delText>
              </w:r>
            </w:del>
          </w:p>
          <w:p w14:paraId="123E3647" w14:textId="77777777" w:rsidR="00E02224" w:rsidRDefault="00E02224" w:rsidP="00E02224">
            <w:pPr>
              <w:pStyle w:val="XML1"/>
              <w:rPr>
                <w:del w:id="4765" w:author="aas" w:date="2013-10-14T02:06:00Z"/>
              </w:rPr>
            </w:pPr>
            <w:del w:id="4766" w:author="aas" w:date="2013-10-14T02:06:00Z">
              <w:r>
                <w:delText xml:space="preserve">      &lt;/xs:element&gt;</w:delText>
              </w:r>
            </w:del>
          </w:p>
          <w:p w14:paraId="77B502C1" w14:textId="77777777" w:rsidR="00E02224" w:rsidRDefault="00E02224" w:rsidP="00E02224">
            <w:pPr>
              <w:pStyle w:val="XML1"/>
              <w:rPr>
                <w:del w:id="4767" w:author="aas" w:date="2013-10-14T02:06:00Z"/>
              </w:rPr>
            </w:pPr>
            <w:del w:id="4768" w:author="aas" w:date="2013-10-14T02:06:00Z">
              <w:r>
                <w:delText xml:space="preserve">      &lt;xs:element name="tni-multicast-group"  type="inet:ip-address"&gt;</w:delText>
              </w:r>
            </w:del>
          </w:p>
          <w:p w14:paraId="76379275" w14:textId="77777777" w:rsidR="00E02224" w:rsidRDefault="00E02224" w:rsidP="00E02224">
            <w:pPr>
              <w:pStyle w:val="XML1"/>
              <w:rPr>
                <w:del w:id="4769" w:author="aas" w:date="2013-10-14T02:06:00Z"/>
              </w:rPr>
            </w:pPr>
            <w:del w:id="4770" w:author="aas" w:date="2013-10-14T02:06:00Z">
              <w:r>
                <w:delText xml:space="preserve">        &lt;xs:annotation&gt;</w:delText>
              </w:r>
            </w:del>
          </w:p>
          <w:p w14:paraId="4CFA8585" w14:textId="77777777" w:rsidR="00E02224" w:rsidRDefault="00E02224" w:rsidP="00E02224">
            <w:pPr>
              <w:pStyle w:val="XML1"/>
              <w:rPr>
                <w:del w:id="4771" w:author="aas" w:date="2013-10-14T02:06:00Z"/>
              </w:rPr>
            </w:pPr>
            <w:del w:id="4772" w:author="aas" w:date="2013-10-14T02:06:00Z">
              <w:r>
                <w:delText xml:space="preserve">          &lt;xs:documentation&gt;</w:delText>
              </w:r>
            </w:del>
          </w:p>
          <w:p w14:paraId="41E11243" w14:textId="77777777" w:rsidR="00E02224" w:rsidRDefault="00E02224" w:rsidP="00E02224">
            <w:pPr>
              <w:pStyle w:val="XML1"/>
              <w:rPr>
                <w:del w:id="4773" w:author="aas" w:date="2013-10-14T02:06:00Z"/>
              </w:rPr>
            </w:pPr>
            <w:del w:id="4774" w:author="aas" w:date="2013-10-14T02:06:00Z">
              <w:r>
                <w:delText xml:space="preserve">            If IP multicast is used to support broadcast</w:delText>
              </w:r>
            </w:del>
          </w:p>
          <w:p w14:paraId="72867119" w14:textId="77777777" w:rsidR="00E02224" w:rsidRDefault="00E02224" w:rsidP="00E02224">
            <w:pPr>
              <w:pStyle w:val="XML1"/>
              <w:rPr>
                <w:del w:id="4775" w:author="aas" w:date="2013-10-14T02:06:00Z"/>
              </w:rPr>
            </w:pPr>
            <w:del w:id="4776" w:author="aas" w:date="2013-10-14T02:06:00Z">
              <w:r>
                <w:delText xml:space="preserve">            on the tunnel this element specifies the corresponding </w:delText>
              </w:r>
            </w:del>
          </w:p>
          <w:p w14:paraId="2AADC757" w14:textId="77777777" w:rsidR="00E02224" w:rsidRDefault="00E02224" w:rsidP="00E02224">
            <w:pPr>
              <w:pStyle w:val="XML1"/>
              <w:rPr>
                <w:del w:id="4777" w:author="aas" w:date="2013-10-14T02:06:00Z"/>
              </w:rPr>
            </w:pPr>
            <w:del w:id="4778" w:author="aas" w:date="2013-10-14T02:06:00Z">
              <w:r>
                <w:delText xml:space="preserve">            multicast IP address</w:delText>
              </w:r>
            </w:del>
          </w:p>
          <w:p w14:paraId="67C526CD" w14:textId="77777777" w:rsidR="00E02224" w:rsidRDefault="00E02224" w:rsidP="00E02224">
            <w:pPr>
              <w:pStyle w:val="XML1"/>
              <w:rPr>
                <w:del w:id="4779" w:author="aas" w:date="2013-10-14T02:06:00Z"/>
              </w:rPr>
            </w:pPr>
            <w:del w:id="4780" w:author="aas" w:date="2013-10-14T02:06:00Z">
              <w:r>
                <w:delText xml:space="preserve">          &lt;/xs:documentation&gt;</w:delText>
              </w:r>
            </w:del>
          </w:p>
          <w:p w14:paraId="116E6A48" w14:textId="77777777" w:rsidR="00E02224" w:rsidRDefault="00E02224" w:rsidP="00E02224">
            <w:pPr>
              <w:pStyle w:val="XML1"/>
              <w:rPr>
                <w:del w:id="4781" w:author="aas" w:date="2013-10-14T02:06:00Z"/>
              </w:rPr>
            </w:pPr>
            <w:del w:id="4782" w:author="aas" w:date="2013-10-14T02:06:00Z">
              <w:r>
                <w:delText xml:space="preserve">        &lt;/xs:annotation&gt;</w:delText>
              </w:r>
            </w:del>
          </w:p>
          <w:p w14:paraId="53EFFD88" w14:textId="77777777" w:rsidR="00E02224" w:rsidRDefault="00E02224" w:rsidP="00E02224">
            <w:pPr>
              <w:pStyle w:val="XML1"/>
              <w:rPr>
                <w:del w:id="4783" w:author="aas" w:date="2013-10-14T02:06:00Z"/>
              </w:rPr>
            </w:pPr>
            <w:del w:id="4784" w:author="aas" w:date="2013-10-14T02:06:00Z">
              <w:r>
                <w:delText xml:space="preserve">      &lt;/xs:element&gt;</w:delText>
              </w:r>
            </w:del>
          </w:p>
          <w:p w14:paraId="38DE3F25" w14:textId="77777777" w:rsidR="00E02224" w:rsidRDefault="00E02224" w:rsidP="00E02224">
            <w:pPr>
              <w:pStyle w:val="XML1"/>
              <w:rPr>
                <w:del w:id="4785" w:author="aas" w:date="2013-10-14T02:06:00Z"/>
              </w:rPr>
            </w:pPr>
            <w:del w:id="4786" w:author="aas" w:date="2013-10-14T02:06:00Z">
              <w:r>
                <w:delText xml:space="preserve">    &lt;/xs:sequence&gt;</w:delText>
              </w:r>
            </w:del>
          </w:p>
          <w:p w14:paraId="41294821" w14:textId="77777777" w:rsidR="00E02224" w:rsidRDefault="00E02224" w:rsidP="00E02224">
            <w:pPr>
              <w:pStyle w:val="XML1"/>
              <w:rPr>
                <w:del w:id="4787" w:author="aas" w:date="2013-10-14T02:06:00Z"/>
              </w:rPr>
            </w:pPr>
            <w:del w:id="4788" w:author="aas" w:date="2013-10-14T02:06:00Z">
              <w:r>
                <w:delText xml:space="preserve">  &lt;/xs:group&gt;</w:delText>
              </w:r>
            </w:del>
          </w:p>
          <w:p w14:paraId="67C10416" w14:textId="77777777" w:rsidR="00712E70" w:rsidRPr="009F1B7D" w:rsidRDefault="00712E70" w:rsidP="00E02224">
            <w:pPr>
              <w:pStyle w:val="XML1"/>
              <w:rPr>
                <w:del w:id="4789" w:author="aas" w:date="2013-10-14T02:06:00Z"/>
              </w:rPr>
            </w:pPr>
          </w:p>
        </w:tc>
      </w:tr>
    </w:tbl>
    <w:p w14:paraId="0C46D66E" w14:textId="77777777" w:rsidR="00B7089E" w:rsidRPr="009F1B7D" w:rsidRDefault="00B7089E">
      <w:pPr>
        <w:pPrChange w:id="4790" w:author="aas" w:date="2013-10-14T02:06:00Z">
          <w:pPr>
            <w:pStyle w:val="BodyText"/>
          </w:pPr>
        </w:pPrChange>
      </w:pPr>
    </w:p>
    <w:p w14:paraId="149CFE13" w14:textId="6DE39D74" w:rsidR="00B7089E" w:rsidRPr="009F1B7D" w:rsidRDefault="00B7089E" w:rsidP="00D14D27">
      <w:pPr>
        <w:pStyle w:val="Heading3"/>
      </w:pPr>
      <w:bookmarkStart w:id="4791" w:name="_Toc315954015"/>
      <w:bookmarkStart w:id="4792" w:name="_Toc316542525"/>
      <w:bookmarkStart w:id="4793" w:name="_Toc243774074"/>
      <w:r w:rsidRPr="00DB42FD">
        <w:lastRenderedPageBreak/>
        <w:t>XML Example</w:t>
      </w:r>
      <w:bookmarkEnd w:id="4791"/>
      <w:bookmarkEnd w:id="4792"/>
      <w:r w:rsidR="007344A3">
        <w:t>s</w:t>
      </w:r>
      <w:bookmarkEnd w:id="4793"/>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125C48CA" w:rsidR="007344A3" w:rsidRDefault="007344A3" w:rsidP="007344A3">
            <w:pPr>
              <w:pStyle w:val="XML3"/>
            </w:pPr>
            <w:r>
              <w:t>&lt;udp-dest-port&gt;</w:t>
            </w:r>
            <w:r w:rsidR="00994B9F">
              <w:t>4789</w:t>
            </w:r>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794" w:author="aas" w:date="2013-10-14T02:06:00Z">
              <w:r>
                <w:delText>tni</w:delText>
              </w:r>
            </w:del>
            <w:ins w:id="4795" w:author="aas" w:date="2013-10-14T02:06:00Z">
              <w:r w:rsidR="00B433CD">
                <w:t>vsid</w:t>
              </w:r>
            </w:ins>
            <w:r>
              <w:t>&gt;15581985&lt;/</w:t>
            </w:r>
            <w:del w:id="4796" w:author="aas" w:date="2013-10-14T02:06:00Z">
              <w:r>
                <w:delText>tni</w:delText>
              </w:r>
            </w:del>
            <w:ins w:id="4797" w:author="aas" w:date="2013-10-14T02:06:00Z">
              <w:r w:rsidR="00B433CD">
                <w:t>vsid</w:t>
              </w:r>
            </w:ins>
            <w:r>
              <w:t>&gt;</w:t>
            </w:r>
          </w:p>
          <w:p w14:paraId="264C3C84" w14:textId="59D1F997" w:rsidR="00B433CD" w:rsidRDefault="00B433CD" w:rsidP="007344A3">
            <w:pPr>
              <w:pStyle w:val="XML3"/>
              <w:rPr>
                <w:rPrChange w:id="4798" w:author="aas" w:date="2013-10-14T02:06:00Z">
                  <w:rPr>
                    <w:lang w:val="de-DE"/>
                  </w:rPr>
                </w:rPrChange>
              </w:rPr>
            </w:pPr>
            <w:r>
              <w:rPr>
                <w:rPrChange w:id="4799" w:author="aas" w:date="2013-10-14T02:06:00Z">
                  <w:rPr>
                    <w:lang w:val="de-DE"/>
                  </w:rPr>
                </w:rPrChange>
              </w:rPr>
              <w:t>&lt;</w:t>
            </w:r>
            <w:del w:id="4800" w:author="aas" w:date="2013-10-14T02:06:00Z">
              <w:r w:rsidR="007344A3" w:rsidRPr="00C128FA">
                <w:rPr>
                  <w:lang w:val="de-DE"/>
                </w:rPr>
                <w:delText>tni-resv&gt;173&lt;/tni-resv</w:delText>
              </w:r>
            </w:del>
            <w:ins w:id="4801" w:author="aas" w:date="2013-10-14T02:06:00Z">
              <w:r>
                <w:t>flow-id&gt;</w:t>
              </w:r>
              <w:r w:rsidR="00C7785A">
                <w:t>335&lt;/flow-id</w:t>
              </w:r>
            </w:ins>
            <w:r w:rsidR="00C7785A">
              <w:rPr>
                <w:rPrChange w:id="4802"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03" w:author="aas" w:date="2013-10-14T02:06:00Z">
                  <w:rPr>
                    <w:lang w:val="de-DE"/>
                  </w:rPr>
                </w:rPrChange>
              </w:rPr>
              <w:pPrChange w:id="4804"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805" w:name="_Toc243774075"/>
      <w:r w:rsidRPr="00EB2D77">
        <w:t>OpenFlow Port Feature</w:t>
      </w:r>
      <w:bookmarkEnd w:id="4805"/>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806" w:name="_Toc315954019"/>
      <w:bookmarkStart w:id="4807" w:name="_Toc316542529"/>
      <w:bookmarkStart w:id="4808" w:name="_Toc243774076"/>
      <w:r w:rsidRPr="00DB42FD">
        <w:lastRenderedPageBreak/>
        <w:t>UML Diagram</w:t>
      </w:r>
      <w:bookmarkEnd w:id="4806"/>
      <w:bookmarkEnd w:id="4807"/>
      <w:bookmarkEnd w:id="4808"/>
    </w:p>
    <w:p w14:paraId="3AF6164F" w14:textId="4D5A695E" w:rsidR="0094763A" w:rsidRPr="009F1B7D" w:rsidRDefault="007E5BB2" w:rsidP="0094763A">
      <w:pPr>
        <w:keepNext/>
        <w:jc w:val="center"/>
      </w:pPr>
      <w:r>
        <w:object w:dxaOrig="7156" w:dyaOrig="7489" w14:anchorId="6A6204AE">
          <v:shape id="_x0000_i1035" type="#_x0000_t75" style="width:358.5pt;height:372.75pt" o:ole="">
            <v:imagedata r:id="rId37" o:title=""/>
          </v:shape>
          <o:OLEObject Type="Embed" ProgID="Visio.Drawing.11" ShapeID="_x0000_i1035" DrawAspect="Content" ObjectID="_1446886553" r:id="rId38"/>
        </w:object>
      </w:r>
    </w:p>
    <w:p w14:paraId="133C4401" w14:textId="34604711" w:rsidR="0094763A" w:rsidRPr="009F1B7D" w:rsidRDefault="0094763A" w:rsidP="001026D4">
      <w:pPr>
        <w:pStyle w:val="Caption"/>
      </w:pPr>
      <w:r w:rsidRPr="00CE3A81">
        <w:t xml:space="preserve">Figure </w:t>
      </w:r>
      <w:r w:rsidR="001026D4">
        <w:rPr>
          <w:b w:val="0"/>
          <w:rPrChange w:id="4809" w:author="aas" w:date="2013-10-14T02:06:00Z">
            <w:rPr>
              <w:lang w:bidi="ar-SA"/>
            </w:rPr>
          </w:rPrChange>
        </w:rPr>
        <w:fldChar w:fldCharType="begin"/>
      </w:r>
      <w:r w:rsidR="001026D4">
        <w:rPr>
          <w:b w:val="0"/>
          <w:rPrChange w:id="4810" w:author="aas" w:date="2013-10-14T02:06:00Z">
            <w:rPr/>
          </w:rPrChange>
        </w:rPr>
        <w:instrText xml:space="preserve"> SEQ Figure \* ARABIC </w:instrText>
      </w:r>
      <w:r w:rsidR="001026D4">
        <w:rPr>
          <w:b w:val="0"/>
          <w:rPrChange w:id="4811" w:author="aas" w:date="2013-10-14T02:06:00Z">
            <w:rPr>
              <w:lang w:bidi="ar-SA"/>
            </w:rPr>
          </w:rPrChange>
        </w:rPr>
        <w:fldChar w:fldCharType="separate"/>
      </w:r>
      <w:ins w:id="4812" w:author="Anees Shaikh" w:date="2013-10-19T23:57:00Z">
        <w:r w:rsidR="00EE43EB">
          <w:rPr>
            <w:b w:val="0"/>
            <w:noProof/>
          </w:rPr>
          <w:t>8</w:t>
        </w:r>
      </w:ins>
      <w:del w:id="4813" w:author="Anees Shaikh" w:date="2013-10-19T23:57:00Z">
        <w:r w:rsidRPr="00CE3A81" w:rsidDel="00EE43EB">
          <w:rPr>
            <w:noProof/>
          </w:rPr>
          <w:delText>1</w:delText>
        </w:r>
      </w:del>
      <w:r w:rsidR="001026D4">
        <w:rPr>
          <w:rFonts w:asciiTheme="minorHAnsi" w:hAnsiTheme="minorHAnsi"/>
          <w:b w:val="0"/>
          <w:color w:val="auto"/>
          <w:sz w:val="22"/>
          <w:rPrChange w:id="4814"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815" w:author="aas" w:date="2013-10-14T02:06:00Z"/>
        </w:rPr>
      </w:pPr>
      <w:bookmarkStart w:id="4816" w:name="_Toc315954020"/>
      <w:bookmarkStart w:id="4817" w:name="_Toc316542530"/>
      <w:bookmarkStart w:id="4818" w:name="_Toc315954021"/>
      <w:bookmarkStart w:id="4819" w:name="_Toc316542531"/>
      <w:del w:id="4820" w:author="aas" w:date="2013-10-14T02:06:00Z">
        <w:r w:rsidRPr="00DB42FD">
          <w:delText>XML Schema</w:delText>
        </w:r>
        <w:bookmarkEnd w:id="4816"/>
        <w:bookmarkEnd w:id="4817"/>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21" w:author="aas" w:date="2013-10-14T02:06:00Z"/>
        </w:trPr>
        <w:tc>
          <w:tcPr>
            <w:tcW w:w="8820" w:type="dxa"/>
          </w:tcPr>
          <w:p w14:paraId="0C1A99E0" w14:textId="77777777" w:rsidR="00766893" w:rsidRDefault="00766893" w:rsidP="00766893">
            <w:pPr>
              <w:pStyle w:val="XML1"/>
              <w:rPr>
                <w:del w:id="4822" w:author="aas" w:date="2013-10-14T02:06:00Z"/>
              </w:rPr>
            </w:pPr>
            <w:del w:id="4823" w:author="aas" w:date="2013-10-14T02:06:00Z">
              <w:r>
                <w:delText xml:space="preserve">  &lt;xs:group name="OFPortCurrentFeatureListType"&gt;</w:delText>
              </w:r>
            </w:del>
          </w:p>
          <w:p w14:paraId="738DDCD8" w14:textId="77777777" w:rsidR="00766893" w:rsidRDefault="00766893" w:rsidP="00766893">
            <w:pPr>
              <w:pStyle w:val="XML1"/>
              <w:rPr>
                <w:del w:id="4824" w:author="aas" w:date="2013-10-14T02:06:00Z"/>
              </w:rPr>
            </w:pPr>
            <w:del w:id="4825" w:author="aas" w:date="2013-10-14T02:06:00Z">
              <w:r>
                <w:delText xml:space="preserve">    &lt;xs:annotation&gt;</w:delText>
              </w:r>
            </w:del>
          </w:p>
          <w:p w14:paraId="245E4CB2" w14:textId="77777777" w:rsidR="00766893" w:rsidRDefault="00766893" w:rsidP="00766893">
            <w:pPr>
              <w:pStyle w:val="XML1"/>
              <w:rPr>
                <w:del w:id="4826" w:author="aas" w:date="2013-10-14T02:06:00Z"/>
              </w:rPr>
            </w:pPr>
            <w:del w:id="4827" w:author="aas" w:date="2013-10-14T02:06:00Z">
              <w:r>
                <w:delText xml:space="preserve">      &lt;xs:documentation&gt;</w:delText>
              </w:r>
            </w:del>
          </w:p>
          <w:p w14:paraId="50B116D0" w14:textId="77777777" w:rsidR="00766893" w:rsidRDefault="00766893" w:rsidP="00766893">
            <w:pPr>
              <w:pStyle w:val="XML1"/>
              <w:rPr>
                <w:del w:id="4828" w:author="aas" w:date="2013-10-14T02:06:00Z"/>
              </w:rPr>
            </w:pPr>
            <w:del w:id="4829" w:author="aas" w:date="2013-10-14T02:06:00Z">
              <w:r>
                <w:delText xml:space="preserve">        The current features of a port.</w:delText>
              </w:r>
            </w:del>
          </w:p>
          <w:p w14:paraId="34C514B6" w14:textId="77777777" w:rsidR="00766893" w:rsidRDefault="00766893" w:rsidP="00766893">
            <w:pPr>
              <w:pStyle w:val="XML1"/>
              <w:rPr>
                <w:del w:id="4830" w:author="aas" w:date="2013-10-14T02:06:00Z"/>
              </w:rPr>
            </w:pPr>
          </w:p>
          <w:p w14:paraId="07B85A38" w14:textId="77777777" w:rsidR="00766893" w:rsidRDefault="00766893" w:rsidP="00766893">
            <w:pPr>
              <w:pStyle w:val="XML1"/>
              <w:rPr>
                <w:del w:id="4831" w:author="aas" w:date="2013-10-14T02:06:00Z"/>
              </w:rPr>
            </w:pPr>
            <w:del w:id="4832" w:author="aas" w:date="2013-10-14T02:06:00Z">
              <w:r>
                <w:delText xml:space="preserve">        Elements in the type OFPortCurrentFeatureListType are not</w:delText>
              </w:r>
            </w:del>
          </w:p>
          <w:p w14:paraId="4669D07D" w14:textId="77777777" w:rsidR="00766893" w:rsidRDefault="00766893" w:rsidP="00766893">
            <w:pPr>
              <w:pStyle w:val="XML1"/>
              <w:rPr>
                <w:del w:id="4833" w:author="aas" w:date="2013-10-14T02:06:00Z"/>
              </w:rPr>
            </w:pPr>
            <w:del w:id="4834" w:author="aas" w:date="2013-10-14T02:06:00Z">
              <w:r>
                <w:delText xml:space="preserve">        configurable and can only be retrieved by NETCONF &amp;lt;get&amp;gt;</w:delText>
              </w:r>
            </w:del>
          </w:p>
          <w:p w14:paraId="64702373" w14:textId="77777777" w:rsidR="00766893" w:rsidRDefault="00766893" w:rsidP="00766893">
            <w:pPr>
              <w:pStyle w:val="XML1"/>
              <w:rPr>
                <w:del w:id="4835" w:author="aas" w:date="2013-10-14T02:06:00Z"/>
              </w:rPr>
            </w:pPr>
            <w:del w:id="4836" w:author="aas" w:date="2013-10-14T02:06:00Z">
              <w:r>
                <w:delText xml:space="preserve">        operations. Attemps to modify this element and its children</w:delText>
              </w:r>
            </w:del>
          </w:p>
          <w:p w14:paraId="3D0CDD07" w14:textId="77777777" w:rsidR="00766893" w:rsidRDefault="00766893" w:rsidP="00766893">
            <w:pPr>
              <w:pStyle w:val="XML1"/>
              <w:rPr>
                <w:del w:id="4837" w:author="aas" w:date="2013-10-14T02:06:00Z"/>
              </w:rPr>
            </w:pPr>
            <w:del w:id="4838" w:author="aas" w:date="2013-10-14T02:06:00Z">
              <w:r>
                <w:delText xml:space="preserve">        with a NETCONF &amp;lt;edit-config&amp;gt; operation MUST result in an </w:delText>
              </w:r>
            </w:del>
          </w:p>
          <w:p w14:paraId="31881EC0" w14:textId="77777777" w:rsidR="00766893" w:rsidRDefault="00766893" w:rsidP="00766893">
            <w:pPr>
              <w:pStyle w:val="XML1"/>
              <w:rPr>
                <w:del w:id="4839" w:author="aas" w:date="2013-10-14T02:06:00Z"/>
              </w:rPr>
            </w:pPr>
            <w:del w:id="4840" w:author="aas" w:date="2013-10-14T02:06:00Z">
              <w:r>
                <w:delText xml:space="preserve">        'operation-not-supported' error with type 'application'.</w:delText>
              </w:r>
            </w:del>
          </w:p>
          <w:p w14:paraId="4E1070FC" w14:textId="77777777" w:rsidR="00766893" w:rsidRDefault="00766893" w:rsidP="00766893">
            <w:pPr>
              <w:pStyle w:val="XML1"/>
              <w:rPr>
                <w:del w:id="4841" w:author="aas" w:date="2013-10-14T02:06:00Z"/>
              </w:rPr>
            </w:pPr>
            <w:del w:id="4842" w:author="aas" w:date="2013-10-14T02:06:00Z">
              <w:r>
                <w:delText xml:space="preserve">      &lt;/xs:documentation&gt;</w:delText>
              </w:r>
            </w:del>
          </w:p>
          <w:p w14:paraId="67CB4717" w14:textId="77777777" w:rsidR="00766893" w:rsidRDefault="00766893" w:rsidP="00766893">
            <w:pPr>
              <w:pStyle w:val="XML1"/>
              <w:rPr>
                <w:del w:id="4843" w:author="aas" w:date="2013-10-14T02:06:00Z"/>
              </w:rPr>
            </w:pPr>
            <w:del w:id="4844" w:author="aas" w:date="2013-10-14T02:06:00Z">
              <w:r>
                <w:delText xml:space="preserve">    &lt;/xs:annotation&gt;</w:delText>
              </w:r>
            </w:del>
          </w:p>
          <w:p w14:paraId="7C732B7F" w14:textId="77777777" w:rsidR="00766893" w:rsidRDefault="00766893" w:rsidP="00766893">
            <w:pPr>
              <w:pStyle w:val="XML1"/>
              <w:rPr>
                <w:del w:id="4845" w:author="aas" w:date="2013-10-14T02:06:00Z"/>
              </w:rPr>
            </w:pPr>
          </w:p>
          <w:p w14:paraId="6958A7C9" w14:textId="77777777" w:rsidR="00766893" w:rsidRDefault="00766893" w:rsidP="00766893">
            <w:pPr>
              <w:pStyle w:val="XML1"/>
              <w:rPr>
                <w:del w:id="4846" w:author="aas" w:date="2013-10-14T02:06:00Z"/>
              </w:rPr>
            </w:pPr>
            <w:del w:id="4847" w:author="aas" w:date="2013-10-14T02:06:00Z">
              <w:r>
                <w:delText xml:space="preserve">    &lt;xs:sequence&gt;</w:delText>
              </w:r>
            </w:del>
          </w:p>
          <w:p w14:paraId="0929C594" w14:textId="77777777" w:rsidR="00766893" w:rsidRDefault="00766893" w:rsidP="00766893">
            <w:pPr>
              <w:pStyle w:val="XML1"/>
              <w:rPr>
                <w:del w:id="4848" w:author="aas" w:date="2013-10-14T02:06:00Z"/>
              </w:rPr>
            </w:pPr>
            <w:del w:id="4849" w:author="aas" w:date="2013-10-14T02:06:00Z">
              <w:r>
                <w:delText xml:space="preserve">      &lt;xs:element name="rate"  type="OFPortRateType"&gt;</w:delText>
              </w:r>
            </w:del>
          </w:p>
          <w:p w14:paraId="228D8666" w14:textId="77777777" w:rsidR="00766893" w:rsidRDefault="00766893" w:rsidP="00766893">
            <w:pPr>
              <w:pStyle w:val="XML1"/>
              <w:rPr>
                <w:del w:id="4850" w:author="aas" w:date="2013-10-14T02:06:00Z"/>
              </w:rPr>
            </w:pPr>
            <w:del w:id="4851" w:author="aas" w:date="2013-10-14T02:06:00Z">
              <w:r>
                <w:delText xml:space="preserve">        &lt;xs:annotation&gt;</w:delText>
              </w:r>
            </w:del>
          </w:p>
          <w:p w14:paraId="2A69C369" w14:textId="77777777" w:rsidR="00766893" w:rsidRDefault="00766893" w:rsidP="00766893">
            <w:pPr>
              <w:pStyle w:val="XML1"/>
              <w:rPr>
                <w:del w:id="4852" w:author="aas" w:date="2013-10-14T02:06:00Z"/>
              </w:rPr>
            </w:pPr>
            <w:del w:id="4853" w:author="aas" w:date="2013-10-14T02:06:00Z">
              <w:r>
                <w:delText xml:space="preserve">          &lt;xs:documentation&gt;</w:delText>
              </w:r>
            </w:del>
          </w:p>
          <w:p w14:paraId="367A4A25" w14:textId="77777777" w:rsidR="00766893" w:rsidRDefault="00766893" w:rsidP="00766893">
            <w:pPr>
              <w:pStyle w:val="XML1"/>
              <w:rPr>
                <w:del w:id="4854" w:author="aas" w:date="2013-10-14T02:06:00Z"/>
              </w:rPr>
            </w:pPr>
            <w:del w:id="4855" w:author="aas" w:date="2013-10-14T02:06:00Z">
              <w:r>
                <w:delText xml:space="preserve">            The transmission rate that is currently used.</w:delText>
              </w:r>
            </w:del>
          </w:p>
          <w:p w14:paraId="0C7B2D5C" w14:textId="77777777" w:rsidR="00766893" w:rsidRDefault="00766893" w:rsidP="00766893">
            <w:pPr>
              <w:pStyle w:val="XML1"/>
              <w:rPr>
                <w:del w:id="4856" w:author="aas" w:date="2013-10-14T02:06:00Z"/>
              </w:rPr>
            </w:pPr>
            <w:del w:id="4857" w:author="aas" w:date="2013-10-14T02:06:00Z">
              <w:r>
                <w:delText xml:space="preserve">            The value MUST indicate a valid forwarding rate.  </w:delText>
              </w:r>
            </w:del>
          </w:p>
          <w:p w14:paraId="6C87D393" w14:textId="77777777" w:rsidR="00766893" w:rsidRDefault="00766893" w:rsidP="00766893">
            <w:pPr>
              <w:pStyle w:val="XML1"/>
              <w:rPr>
                <w:del w:id="4858" w:author="aas" w:date="2013-10-14T02:06:00Z"/>
              </w:rPr>
            </w:pPr>
            <w:del w:id="4859" w:author="aas" w:date="2013-10-14T02:06:00Z">
              <w:r>
                <w:delText xml:space="preserve">                  </w:delText>
              </w:r>
            </w:del>
          </w:p>
          <w:p w14:paraId="31CC8E3D" w14:textId="77777777" w:rsidR="00766893" w:rsidRDefault="00766893" w:rsidP="00766893">
            <w:pPr>
              <w:pStyle w:val="XML1"/>
              <w:rPr>
                <w:del w:id="4860" w:author="aas" w:date="2013-10-14T02:06:00Z"/>
              </w:rPr>
            </w:pPr>
            <w:del w:id="4861" w:author="aas" w:date="2013-10-14T02:06:00Z">
              <w:r>
                <w:delText xml:space="preserve">            The current Port Feature set MUST contain this element</w:delText>
              </w:r>
            </w:del>
          </w:p>
          <w:p w14:paraId="0F7979ED" w14:textId="77777777" w:rsidR="00766893" w:rsidRDefault="00766893" w:rsidP="00766893">
            <w:pPr>
              <w:pStyle w:val="XML1"/>
              <w:rPr>
                <w:del w:id="4862" w:author="aas" w:date="2013-10-14T02:06:00Z"/>
              </w:rPr>
            </w:pPr>
            <w:del w:id="4863" w:author="aas" w:date="2013-10-14T02:06:00Z">
              <w:r>
                <w:delText xml:space="preserve">            exactly once.  The other Port Feature sets MAY contain this</w:delText>
              </w:r>
            </w:del>
          </w:p>
          <w:p w14:paraId="424742AD" w14:textId="77777777" w:rsidR="00766893" w:rsidRDefault="00766893" w:rsidP="00766893">
            <w:pPr>
              <w:pStyle w:val="XML1"/>
              <w:rPr>
                <w:del w:id="4864" w:author="aas" w:date="2013-10-14T02:06:00Z"/>
              </w:rPr>
            </w:pPr>
            <w:del w:id="4865" w:author="aas" w:date="2013-10-14T02:06:00Z">
              <w:r>
                <w:delText xml:space="preserve">            element more than once.  If this element appears more than</w:delText>
              </w:r>
            </w:del>
          </w:p>
          <w:p w14:paraId="42D5CEEC" w14:textId="77777777" w:rsidR="00766893" w:rsidRDefault="00766893" w:rsidP="00766893">
            <w:pPr>
              <w:pStyle w:val="XML1"/>
              <w:rPr>
                <w:del w:id="4866" w:author="aas" w:date="2013-10-14T02:06:00Z"/>
              </w:rPr>
            </w:pPr>
            <w:del w:id="4867" w:author="aas" w:date="2013-10-14T02:06:00Z">
              <w:r>
                <w:delText xml:space="preserve">            once in a Port Feature set than the value MUST be unique</w:delText>
              </w:r>
            </w:del>
          </w:p>
          <w:p w14:paraId="1F70190A" w14:textId="77777777" w:rsidR="00766893" w:rsidRDefault="00766893" w:rsidP="00766893">
            <w:pPr>
              <w:pStyle w:val="XML1"/>
              <w:rPr>
                <w:del w:id="4868" w:author="aas" w:date="2013-10-14T02:06:00Z"/>
              </w:rPr>
            </w:pPr>
            <w:del w:id="4869" w:author="aas" w:date="2013-10-14T02:06:00Z">
              <w:r>
                <w:delText xml:space="preserve">            within the Port Feature set.</w:delText>
              </w:r>
            </w:del>
          </w:p>
          <w:p w14:paraId="2A7D5E4A" w14:textId="77777777" w:rsidR="00766893" w:rsidRDefault="00766893" w:rsidP="00766893">
            <w:pPr>
              <w:pStyle w:val="XML1"/>
              <w:rPr>
                <w:del w:id="4870" w:author="aas" w:date="2013-10-14T02:06:00Z"/>
              </w:rPr>
            </w:pPr>
            <w:del w:id="4871" w:author="aas" w:date="2013-10-14T02:06:00Z">
              <w:r>
                <w:delText xml:space="preserve">          &lt;/xs:documentation&gt;</w:delText>
              </w:r>
            </w:del>
          </w:p>
          <w:p w14:paraId="26970591" w14:textId="77777777" w:rsidR="00766893" w:rsidRDefault="00766893" w:rsidP="00766893">
            <w:pPr>
              <w:pStyle w:val="XML1"/>
              <w:rPr>
                <w:del w:id="4872" w:author="aas" w:date="2013-10-14T02:06:00Z"/>
              </w:rPr>
            </w:pPr>
            <w:del w:id="4873" w:author="aas" w:date="2013-10-14T02:06:00Z">
              <w:r>
                <w:delText xml:space="preserve">        &lt;/xs:annotation&gt;</w:delText>
              </w:r>
            </w:del>
          </w:p>
          <w:p w14:paraId="0ABD4680" w14:textId="77777777" w:rsidR="00766893" w:rsidRDefault="00766893" w:rsidP="00766893">
            <w:pPr>
              <w:pStyle w:val="XML1"/>
              <w:rPr>
                <w:del w:id="4874" w:author="aas" w:date="2013-10-14T02:06:00Z"/>
              </w:rPr>
            </w:pPr>
            <w:del w:id="4875" w:author="aas" w:date="2013-10-14T02:06:00Z">
              <w:r>
                <w:delText xml:space="preserve">      &lt;/xs:element&gt;</w:delText>
              </w:r>
            </w:del>
          </w:p>
          <w:p w14:paraId="1A46402B" w14:textId="77777777" w:rsidR="00766893" w:rsidRDefault="00766893" w:rsidP="00766893">
            <w:pPr>
              <w:pStyle w:val="XML1"/>
              <w:rPr>
                <w:del w:id="4876" w:author="aas" w:date="2013-10-14T02:06:00Z"/>
              </w:rPr>
            </w:pPr>
            <w:del w:id="4877" w:author="aas" w:date="2013-10-14T02:06:00Z">
              <w:r>
                <w:delText xml:space="preserve">      &lt;xs:element name="auto-negotiate"  type="xs:boolean"&gt;</w:delText>
              </w:r>
            </w:del>
          </w:p>
          <w:p w14:paraId="141876C8" w14:textId="77777777" w:rsidR="00766893" w:rsidRDefault="00766893" w:rsidP="00766893">
            <w:pPr>
              <w:pStyle w:val="XML1"/>
              <w:rPr>
                <w:del w:id="4878" w:author="aas" w:date="2013-10-14T02:06:00Z"/>
              </w:rPr>
            </w:pPr>
            <w:del w:id="4879" w:author="aas" w:date="2013-10-14T02:06:00Z">
              <w:r>
                <w:delText xml:space="preserve">        &lt;xs:annotation&gt;</w:delText>
              </w:r>
            </w:del>
          </w:p>
          <w:p w14:paraId="0991A33D" w14:textId="77777777" w:rsidR="00766893" w:rsidRDefault="00766893" w:rsidP="00766893">
            <w:pPr>
              <w:pStyle w:val="XML1"/>
              <w:rPr>
                <w:del w:id="4880" w:author="aas" w:date="2013-10-14T02:06:00Z"/>
              </w:rPr>
            </w:pPr>
            <w:del w:id="4881" w:author="aas" w:date="2013-10-14T02:06:00Z">
              <w:r>
                <w:delText xml:space="preserve">          &lt;xs:documentation&gt;</w:delText>
              </w:r>
            </w:del>
          </w:p>
          <w:p w14:paraId="333000B3" w14:textId="77777777" w:rsidR="00766893" w:rsidRDefault="00766893" w:rsidP="00766893">
            <w:pPr>
              <w:pStyle w:val="XML1"/>
              <w:rPr>
                <w:del w:id="4882" w:author="aas" w:date="2013-10-14T02:06:00Z"/>
              </w:rPr>
            </w:pPr>
            <w:del w:id="4883" w:author="aas" w:date="2013-10-14T02:06:00Z">
              <w:r>
                <w:delText xml:space="preserve">            Specifies the administrative state of the </w:delText>
              </w:r>
            </w:del>
          </w:p>
          <w:p w14:paraId="5397ACF1" w14:textId="77777777" w:rsidR="00766893" w:rsidRDefault="00766893" w:rsidP="00766893">
            <w:pPr>
              <w:pStyle w:val="XML1"/>
              <w:rPr>
                <w:del w:id="4884" w:author="aas" w:date="2013-10-14T02:06:00Z"/>
              </w:rPr>
            </w:pPr>
            <w:del w:id="4885" w:author="aas" w:date="2013-10-14T02:06:00Z">
              <w:r>
                <w:delText xml:space="preserve">            forwarding rate auto-negotiation protocol at this OpenFlow</w:delText>
              </w:r>
            </w:del>
          </w:p>
          <w:p w14:paraId="7CD27230" w14:textId="77777777" w:rsidR="00766893" w:rsidRDefault="00766893" w:rsidP="00766893">
            <w:pPr>
              <w:pStyle w:val="XML1"/>
              <w:rPr>
                <w:del w:id="4886" w:author="aas" w:date="2013-10-14T02:06:00Z"/>
              </w:rPr>
            </w:pPr>
            <w:del w:id="4887" w:author="aas" w:date="2013-10-14T02:06:00Z">
              <w:r>
                <w:delText xml:space="preserve">            Port.</w:delText>
              </w:r>
            </w:del>
          </w:p>
          <w:p w14:paraId="30739712" w14:textId="77777777" w:rsidR="00766893" w:rsidRDefault="00766893" w:rsidP="00766893">
            <w:pPr>
              <w:pStyle w:val="XML1"/>
              <w:rPr>
                <w:del w:id="4888" w:author="aas" w:date="2013-10-14T02:06:00Z"/>
              </w:rPr>
            </w:pPr>
            <w:del w:id="4889" w:author="aas" w:date="2013-10-14T02:06:00Z">
              <w:r>
                <w:delText xml:space="preserve">          &lt;/xs:documentation&gt;</w:delText>
              </w:r>
            </w:del>
          </w:p>
          <w:p w14:paraId="5D775C4A" w14:textId="77777777" w:rsidR="00766893" w:rsidRDefault="00766893" w:rsidP="00766893">
            <w:pPr>
              <w:pStyle w:val="XML1"/>
              <w:rPr>
                <w:del w:id="4890" w:author="aas" w:date="2013-10-14T02:06:00Z"/>
              </w:rPr>
            </w:pPr>
            <w:del w:id="4891" w:author="aas" w:date="2013-10-14T02:06:00Z">
              <w:r>
                <w:delText xml:space="preserve">        &lt;/xs:annotation&gt;</w:delText>
              </w:r>
            </w:del>
          </w:p>
          <w:p w14:paraId="471C590D" w14:textId="77777777" w:rsidR="00766893" w:rsidRDefault="00766893" w:rsidP="00766893">
            <w:pPr>
              <w:pStyle w:val="XML1"/>
              <w:rPr>
                <w:del w:id="4892" w:author="aas" w:date="2013-10-14T02:06:00Z"/>
              </w:rPr>
            </w:pPr>
            <w:del w:id="4893" w:author="aas" w:date="2013-10-14T02:06:00Z">
              <w:r>
                <w:delText xml:space="preserve">      &lt;/xs:element&gt;</w:delText>
              </w:r>
            </w:del>
          </w:p>
          <w:p w14:paraId="25911D38" w14:textId="77777777" w:rsidR="00766893" w:rsidRDefault="00766893" w:rsidP="00766893">
            <w:pPr>
              <w:pStyle w:val="XML1"/>
              <w:rPr>
                <w:del w:id="4894" w:author="aas" w:date="2013-10-14T02:06:00Z"/>
              </w:rPr>
            </w:pPr>
            <w:del w:id="4895" w:author="aas" w:date="2013-10-14T02:06:00Z">
              <w:r>
                <w:delText xml:space="preserve">      &lt;xs:element name="medium"&gt;</w:delText>
              </w:r>
            </w:del>
          </w:p>
          <w:p w14:paraId="4B1AAA7C" w14:textId="77777777" w:rsidR="00766893" w:rsidRDefault="00766893" w:rsidP="00766893">
            <w:pPr>
              <w:pStyle w:val="XML1"/>
              <w:rPr>
                <w:del w:id="4896" w:author="aas" w:date="2013-10-14T02:06:00Z"/>
              </w:rPr>
            </w:pPr>
            <w:del w:id="4897" w:author="aas" w:date="2013-10-14T02:06:00Z">
              <w:r>
                <w:delText xml:space="preserve">        &lt;xs:annotation&gt;</w:delText>
              </w:r>
            </w:del>
          </w:p>
          <w:p w14:paraId="590B3947" w14:textId="77777777" w:rsidR="00766893" w:rsidRDefault="00766893" w:rsidP="00766893">
            <w:pPr>
              <w:pStyle w:val="XML1"/>
              <w:rPr>
                <w:del w:id="4898" w:author="aas" w:date="2013-10-14T02:06:00Z"/>
              </w:rPr>
            </w:pPr>
            <w:del w:id="4899" w:author="aas" w:date="2013-10-14T02:06:00Z">
              <w:r>
                <w:delText xml:space="preserve">          &lt;xs:documentation&gt;</w:delText>
              </w:r>
            </w:del>
          </w:p>
          <w:p w14:paraId="1EA137A8" w14:textId="77777777" w:rsidR="00766893" w:rsidRDefault="00766893" w:rsidP="00766893">
            <w:pPr>
              <w:pStyle w:val="XML1"/>
              <w:rPr>
                <w:del w:id="4900" w:author="aas" w:date="2013-10-14T02:06:00Z"/>
              </w:rPr>
            </w:pPr>
            <w:del w:id="4901" w:author="aas" w:date="2013-10-14T02:06:00Z">
              <w:r>
                <w:delText xml:space="preserve">            This element MUST indicate a valid physical</w:delText>
              </w:r>
            </w:del>
          </w:p>
          <w:p w14:paraId="29E0D9DC" w14:textId="77777777" w:rsidR="00766893" w:rsidRDefault="00766893" w:rsidP="00766893">
            <w:pPr>
              <w:pStyle w:val="XML1"/>
              <w:rPr>
                <w:del w:id="4902" w:author="aas" w:date="2013-10-14T02:06:00Z"/>
              </w:rPr>
            </w:pPr>
            <w:del w:id="4903" w:author="aas" w:date="2013-10-14T02:06:00Z">
              <w:r>
                <w:delText xml:space="preserve">            medium used by the OpenFlow Port.</w:delText>
              </w:r>
            </w:del>
          </w:p>
          <w:p w14:paraId="32129EBF" w14:textId="77777777" w:rsidR="00766893" w:rsidRDefault="00766893" w:rsidP="00766893">
            <w:pPr>
              <w:pStyle w:val="XML1"/>
              <w:rPr>
                <w:del w:id="4904" w:author="aas" w:date="2013-10-14T02:06:00Z"/>
              </w:rPr>
            </w:pPr>
            <w:del w:id="4905" w:author="aas" w:date="2013-10-14T02:06:00Z">
              <w:r>
                <w:delText xml:space="preserve">                  </w:delText>
              </w:r>
            </w:del>
          </w:p>
          <w:p w14:paraId="0F60C65A" w14:textId="77777777" w:rsidR="00766893" w:rsidRDefault="00766893" w:rsidP="00766893">
            <w:pPr>
              <w:pStyle w:val="XML1"/>
              <w:rPr>
                <w:del w:id="4906" w:author="aas" w:date="2013-10-14T02:06:00Z"/>
              </w:rPr>
            </w:pPr>
            <w:del w:id="4907" w:author="aas" w:date="2013-10-14T02:06:00Z">
              <w:r>
                <w:delText xml:space="preserve">            The current Port Feature set MUST contain this element</w:delText>
              </w:r>
            </w:del>
          </w:p>
          <w:p w14:paraId="0EA630AF" w14:textId="77777777" w:rsidR="00766893" w:rsidRDefault="00766893" w:rsidP="00766893">
            <w:pPr>
              <w:pStyle w:val="XML1"/>
              <w:rPr>
                <w:del w:id="4908" w:author="aas" w:date="2013-10-14T02:06:00Z"/>
              </w:rPr>
            </w:pPr>
            <w:del w:id="4909" w:author="aas" w:date="2013-10-14T02:06:00Z">
              <w:r>
                <w:delText xml:space="preserve">            exactly once. The other Port Feature sets MAY contain this</w:delText>
              </w:r>
            </w:del>
          </w:p>
          <w:p w14:paraId="18A64FB7" w14:textId="77777777" w:rsidR="00766893" w:rsidRDefault="00766893" w:rsidP="00766893">
            <w:pPr>
              <w:pStyle w:val="XML1"/>
              <w:rPr>
                <w:del w:id="4910" w:author="aas" w:date="2013-10-14T02:06:00Z"/>
              </w:rPr>
            </w:pPr>
            <w:del w:id="4911" w:author="aas" w:date="2013-10-14T02:06:00Z">
              <w:r>
                <w:delText xml:space="preserve">            element more than once. If this element appears more than</w:delText>
              </w:r>
            </w:del>
          </w:p>
          <w:p w14:paraId="3F4CE46A" w14:textId="77777777" w:rsidR="00766893" w:rsidRDefault="00766893" w:rsidP="00766893">
            <w:pPr>
              <w:pStyle w:val="XML1"/>
              <w:rPr>
                <w:del w:id="4912" w:author="aas" w:date="2013-10-14T02:06:00Z"/>
              </w:rPr>
            </w:pPr>
            <w:del w:id="4913" w:author="aas" w:date="2013-10-14T02:06:00Z">
              <w:r>
                <w:delText xml:space="preserve">            once in a Port Feature set than the value MUST be unique</w:delText>
              </w:r>
            </w:del>
          </w:p>
          <w:p w14:paraId="03E3948C" w14:textId="77777777" w:rsidR="00766893" w:rsidRDefault="00766893" w:rsidP="00766893">
            <w:pPr>
              <w:pStyle w:val="XML1"/>
              <w:rPr>
                <w:del w:id="4914" w:author="aas" w:date="2013-10-14T02:06:00Z"/>
              </w:rPr>
            </w:pPr>
            <w:del w:id="4915" w:author="aas" w:date="2013-10-14T02:06:00Z">
              <w:r>
                <w:delText xml:space="preserve">            within the Port Feature set.</w:delText>
              </w:r>
            </w:del>
          </w:p>
          <w:p w14:paraId="4CC670C3" w14:textId="77777777" w:rsidR="00766893" w:rsidRDefault="00766893" w:rsidP="00766893">
            <w:pPr>
              <w:pStyle w:val="XML1"/>
              <w:rPr>
                <w:del w:id="4916" w:author="aas" w:date="2013-10-14T02:06:00Z"/>
              </w:rPr>
            </w:pPr>
            <w:del w:id="4917" w:author="aas" w:date="2013-10-14T02:06:00Z">
              <w:r>
                <w:delText xml:space="preserve">          &lt;/xs:documentation&gt;</w:delText>
              </w:r>
            </w:del>
          </w:p>
          <w:p w14:paraId="73E0C1A1" w14:textId="77777777" w:rsidR="00766893" w:rsidRDefault="00766893" w:rsidP="00766893">
            <w:pPr>
              <w:pStyle w:val="XML1"/>
              <w:rPr>
                <w:del w:id="4918" w:author="aas" w:date="2013-10-14T02:06:00Z"/>
              </w:rPr>
            </w:pPr>
            <w:del w:id="4919" w:author="aas" w:date="2013-10-14T02:06:00Z">
              <w:r>
                <w:delText xml:space="preserve">        &lt;/xs:annotation&gt;</w:delText>
              </w:r>
            </w:del>
          </w:p>
          <w:p w14:paraId="107120B2" w14:textId="77777777" w:rsidR="00766893" w:rsidRDefault="00766893" w:rsidP="00766893">
            <w:pPr>
              <w:pStyle w:val="XML1"/>
              <w:rPr>
                <w:del w:id="4920" w:author="aas" w:date="2013-10-14T02:06:00Z"/>
              </w:rPr>
            </w:pPr>
            <w:del w:id="4921" w:author="aas" w:date="2013-10-14T02:06:00Z">
              <w:r>
                <w:delText xml:space="preserve">        &lt;xs:simpleType&gt;</w:delText>
              </w:r>
            </w:del>
          </w:p>
          <w:p w14:paraId="5F001305" w14:textId="77777777" w:rsidR="00766893" w:rsidRDefault="00766893" w:rsidP="00766893">
            <w:pPr>
              <w:pStyle w:val="XML1"/>
              <w:rPr>
                <w:del w:id="4922" w:author="aas" w:date="2013-10-14T02:06:00Z"/>
              </w:rPr>
            </w:pPr>
            <w:del w:id="4923" w:author="aas" w:date="2013-10-14T02:06:00Z">
              <w:r>
                <w:delText xml:space="preserve">          &lt;xs:restriction base="xs:string"&gt;</w:delText>
              </w:r>
            </w:del>
          </w:p>
          <w:p w14:paraId="20E69629" w14:textId="77777777" w:rsidR="00766893" w:rsidRDefault="00766893" w:rsidP="00766893">
            <w:pPr>
              <w:pStyle w:val="XML1"/>
              <w:rPr>
                <w:del w:id="4924" w:author="aas" w:date="2013-10-14T02:06:00Z"/>
              </w:rPr>
            </w:pPr>
            <w:del w:id="4925" w:author="aas" w:date="2013-10-14T02:06:00Z">
              <w:r>
                <w:delText xml:space="preserve">            &lt;xs:enumeration value="copper"/&gt;</w:delText>
              </w:r>
            </w:del>
          </w:p>
          <w:p w14:paraId="491B7996" w14:textId="77777777" w:rsidR="00766893" w:rsidRDefault="00766893" w:rsidP="00766893">
            <w:pPr>
              <w:pStyle w:val="XML1"/>
              <w:rPr>
                <w:del w:id="4926" w:author="aas" w:date="2013-10-14T02:06:00Z"/>
              </w:rPr>
            </w:pPr>
            <w:del w:id="4927" w:author="aas" w:date="2013-10-14T02:06:00Z">
              <w:r>
                <w:delText xml:space="preserve">            &lt;xs:enumeration value="fiber"/&gt;</w:delText>
              </w:r>
            </w:del>
          </w:p>
          <w:p w14:paraId="3E144F67" w14:textId="77777777" w:rsidR="00766893" w:rsidRDefault="00766893" w:rsidP="00766893">
            <w:pPr>
              <w:pStyle w:val="XML1"/>
              <w:rPr>
                <w:del w:id="4928" w:author="aas" w:date="2013-10-14T02:06:00Z"/>
              </w:rPr>
            </w:pPr>
            <w:del w:id="4929" w:author="aas" w:date="2013-10-14T02:06:00Z">
              <w:r>
                <w:delText xml:space="preserve">          &lt;/xs:restriction&gt;</w:delText>
              </w:r>
            </w:del>
          </w:p>
          <w:p w14:paraId="2C36E914" w14:textId="77777777" w:rsidR="00766893" w:rsidRDefault="00766893" w:rsidP="00766893">
            <w:pPr>
              <w:pStyle w:val="XML1"/>
              <w:rPr>
                <w:del w:id="4930" w:author="aas" w:date="2013-10-14T02:06:00Z"/>
              </w:rPr>
            </w:pPr>
            <w:del w:id="4931" w:author="aas" w:date="2013-10-14T02:06:00Z">
              <w:r>
                <w:delText xml:space="preserve">        &lt;/xs:simpleType&gt;</w:delText>
              </w:r>
            </w:del>
          </w:p>
          <w:p w14:paraId="519862C1" w14:textId="77777777" w:rsidR="00766893" w:rsidRDefault="00766893" w:rsidP="00766893">
            <w:pPr>
              <w:pStyle w:val="XML1"/>
              <w:rPr>
                <w:del w:id="4932" w:author="aas" w:date="2013-10-14T02:06:00Z"/>
              </w:rPr>
            </w:pPr>
            <w:del w:id="4933" w:author="aas" w:date="2013-10-14T02:06:00Z">
              <w:r>
                <w:delText xml:space="preserve">      &lt;/xs:element&gt;</w:delText>
              </w:r>
            </w:del>
          </w:p>
          <w:p w14:paraId="5E1172AF" w14:textId="77777777" w:rsidR="00766893" w:rsidRDefault="00766893" w:rsidP="00766893">
            <w:pPr>
              <w:pStyle w:val="XML1"/>
              <w:rPr>
                <w:del w:id="4934" w:author="aas" w:date="2013-10-14T02:06:00Z"/>
              </w:rPr>
            </w:pPr>
            <w:del w:id="4935" w:author="aas" w:date="2013-10-14T02:06:00Z">
              <w:r>
                <w:delText xml:space="preserve">      &lt;xs:element name="pause"&gt;</w:delText>
              </w:r>
            </w:del>
          </w:p>
          <w:p w14:paraId="5E6984FB" w14:textId="77777777" w:rsidR="00766893" w:rsidRDefault="00766893" w:rsidP="00766893">
            <w:pPr>
              <w:pStyle w:val="XML1"/>
              <w:rPr>
                <w:del w:id="4936" w:author="aas" w:date="2013-10-14T02:06:00Z"/>
              </w:rPr>
            </w:pPr>
            <w:del w:id="4937" w:author="aas" w:date="2013-10-14T02:06:00Z">
              <w:r>
                <w:delText xml:space="preserve">        &lt;xs:annotation&gt;</w:delText>
              </w:r>
            </w:del>
          </w:p>
          <w:p w14:paraId="111F701F" w14:textId="77777777" w:rsidR="00766893" w:rsidRDefault="00766893" w:rsidP="00766893">
            <w:pPr>
              <w:pStyle w:val="XML1"/>
              <w:rPr>
                <w:del w:id="4938" w:author="aas" w:date="2013-10-14T02:06:00Z"/>
              </w:rPr>
            </w:pPr>
            <w:del w:id="4939" w:author="aas" w:date="2013-10-14T02:06:00Z">
              <w:r>
                <w:delText xml:space="preserve">          &lt;xs:documentation&gt;</w:delText>
              </w:r>
            </w:del>
          </w:p>
          <w:p w14:paraId="7E1D0E0E" w14:textId="77777777" w:rsidR="00766893" w:rsidRDefault="00766893" w:rsidP="00766893">
            <w:pPr>
              <w:pStyle w:val="XML1"/>
              <w:rPr>
                <w:del w:id="4940" w:author="aas" w:date="2013-10-14T02:06:00Z"/>
              </w:rPr>
            </w:pPr>
            <w:del w:id="4941" w:author="aas" w:date="2013-10-14T02:06:00Z">
              <w:r>
                <w:delText xml:space="preserve">            Specifies if pausing of transmission is</w:delText>
              </w:r>
            </w:del>
          </w:p>
          <w:p w14:paraId="3BB12327" w14:textId="77777777" w:rsidR="00766893" w:rsidRDefault="00766893" w:rsidP="00766893">
            <w:pPr>
              <w:pStyle w:val="XML1"/>
              <w:rPr>
                <w:del w:id="4942" w:author="aas" w:date="2013-10-14T02:06:00Z"/>
              </w:rPr>
            </w:pPr>
            <w:del w:id="4943" w:author="aas" w:date="2013-10-14T02:06:00Z">
              <w:r>
                <w:delText xml:space="preserve">            supported at all and if yes if it is asymmetric or</w:delText>
              </w:r>
            </w:del>
          </w:p>
          <w:p w14:paraId="159E5095" w14:textId="77777777" w:rsidR="00766893" w:rsidRDefault="00766893" w:rsidP="00766893">
            <w:pPr>
              <w:pStyle w:val="XML1"/>
              <w:rPr>
                <w:del w:id="4944" w:author="aas" w:date="2013-10-14T02:06:00Z"/>
              </w:rPr>
            </w:pPr>
            <w:del w:id="4945" w:author="aas" w:date="2013-10-14T02:06:00Z">
              <w:r>
                <w:delText xml:space="preserve">            symmetric.</w:delText>
              </w:r>
            </w:del>
          </w:p>
          <w:p w14:paraId="75862D8E" w14:textId="77777777" w:rsidR="00766893" w:rsidRDefault="00766893" w:rsidP="00766893">
            <w:pPr>
              <w:pStyle w:val="XML1"/>
              <w:rPr>
                <w:del w:id="4946" w:author="aas" w:date="2013-10-14T02:06:00Z"/>
              </w:rPr>
            </w:pPr>
            <w:del w:id="4947" w:author="aas" w:date="2013-10-14T02:06:00Z">
              <w:r>
                <w:delText xml:space="preserve">          &lt;/xs:documentation&gt;</w:delText>
              </w:r>
            </w:del>
          </w:p>
          <w:p w14:paraId="378EA117" w14:textId="77777777" w:rsidR="00766893" w:rsidRDefault="00766893" w:rsidP="00766893">
            <w:pPr>
              <w:pStyle w:val="XML1"/>
              <w:rPr>
                <w:del w:id="4948" w:author="aas" w:date="2013-10-14T02:06:00Z"/>
              </w:rPr>
            </w:pPr>
            <w:del w:id="4949" w:author="aas" w:date="2013-10-14T02:06:00Z">
              <w:r>
                <w:delText xml:space="preserve">        &lt;/xs:annotation&gt;</w:delText>
              </w:r>
            </w:del>
          </w:p>
          <w:p w14:paraId="75C6B69C" w14:textId="77777777" w:rsidR="00766893" w:rsidRDefault="00766893" w:rsidP="00766893">
            <w:pPr>
              <w:pStyle w:val="XML1"/>
              <w:rPr>
                <w:del w:id="4950" w:author="aas" w:date="2013-10-14T02:06:00Z"/>
              </w:rPr>
            </w:pPr>
            <w:del w:id="4951" w:author="aas" w:date="2013-10-14T02:06:00Z">
              <w:r>
                <w:delText xml:space="preserve">        &lt;xs:simpleType&gt;</w:delText>
              </w:r>
            </w:del>
          </w:p>
          <w:p w14:paraId="635874E8" w14:textId="77777777" w:rsidR="00766893" w:rsidRDefault="00766893" w:rsidP="00766893">
            <w:pPr>
              <w:pStyle w:val="XML1"/>
              <w:rPr>
                <w:del w:id="4952" w:author="aas" w:date="2013-10-14T02:06:00Z"/>
              </w:rPr>
            </w:pPr>
            <w:del w:id="4953" w:author="aas" w:date="2013-10-14T02:06:00Z">
              <w:r>
                <w:delText xml:space="preserve">          &lt;xs:restriction base="xs:string"&gt;</w:delText>
              </w:r>
            </w:del>
          </w:p>
          <w:p w14:paraId="5389DA65" w14:textId="77777777" w:rsidR="00766893" w:rsidRDefault="00766893" w:rsidP="00766893">
            <w:pPr>
              <w:pStyle w:val="XML1"/>
              <w:rPr>
                <w:del w:id="4954" w:author="aas" w:date="2013-10-14T02:06:00Z"/>
              </w:rPr>
            </w:pPr>
            <w:del w:id="4955" w:author="aas" w:date="2013-10-14T02:06:00Z">
              <w:r>
                <w:delText xml:space="preserve">            &lt;xs:enumeration value="unsupported"/&gt;</w:delText>
              </w:r>
            </w:del>
          </w:p>
          <w:p w14:paraId="6A8C4708" w14:textId="77777777" w:rsidR="00766893" w:rsidRDefault="00766893" w:rsidP="00766893">
            <w:pPr>
              <w:pStyle w:val="XML1"/>
              <w:rPr>
                <w:del w:id="4956" w:author="aas" w:date="2013-10-14T02:06:00Z"/>
              </w:rPr>
            </w:pPr>
            <w:del w:id="4957" w:author="aas" w:date="2013-10-14T02:06:00Z">
              <w:r>
                <w:delText xml:space="preserve">            &lt;xs:enumeration value="symmetric"/&gt;</w:delText>
              </w:r>
            </w:del>
          </w:p>
          <w:p w14:paraId="228DDECA" w14:textId="77777777" w:rsidR="00766893" w:rsidRDefault="00766893" w:rsidP="00766893">
            <w:pPr>
              <w:pStyle w:val="XML1"/>
              <w:rPr>
                <w:del w:id="4958" w:author="aas" w:date="2013-10-14T02:06:00Z"/>
              </w:rPr>
            </w:pPr>
            <w:del w:id="4959" w:author="aas" w:date="2013-10-14T02:06:00Z">
              <w:r>
                <w:delText xml:space="preserve">            &lt;xs:enumeration value="asymmetric"/&gt;</w:delText>
              </w:r>
            </w:del>
          </w:p>
          <w:p w14:paraId="37A8BFE7" w14:textId="77777777" w:rsidR="00766893" w:rsidRDefault="00766893" w:rsidP="00766893">
            <w:pPr>
              <w:pStyle w:val="XML1"/>
              <w:rPr>
                <w:del w:id="4960" w:author="aas" w:date="2013-10-14T02:06:00Z"/>
              </w:rPr>
            </w:pPr>
            <w:del w:id="4961" w:author="aas" w:date="2013-10-14T02:06:00Z">
              <w:r>
                <w:delText xml:space="preserve">          &lt;/xs:restriction&gt;</w:delText>
              </w:r>
            </w:del>
          </w:p>
          <w:p w14:paraId="5FD6D68F" w14:textId="77777777" w:rsidR="00766893" w:rsidRDefault="00766893" w:rsidP="00766893">
            <w:pPr>
              <w:pStyle w:val="XML1"/>
              <w:rPr>
                <w:del w:id="4962" w:author="aas" w:date="2013-10-14T02:06:00Z"/>
              </w:rPr>
            </w:pPr>
            <w:del w:id="4963" w:author="aas" w:date="2013-10-14T02:06:00Z">
              <w:r>
                <w:delText xml:space="preserve">        &lt;/xs:simpleType&gt;</w:delText>
              </w:r>
            </w:del>
          </w:p>
          <w:p w14:paraId="4FF21D64" w14:textId="77777777" w:rsidR="00766893" w:rsidRDefault="00766893" w:rsidP="00766893">
            <w:pPr>
              <w:pStyle w:val="XML1"/>
              <w:rPr>
                <w:del w:id="4964" w:author="aas" w:date="2013-10-14T02:06:00Z"/>
              </w:rPr>
            </w:pPr>
            <w:del w:id="4965" w:author="aas" w:date="2013-10-14T02:06:00Z">
              <w:r>
                <w:delText xml:space="preserve">      &lt;/xs:element&gt;</w:delText>
              </w:r>
            </w:del>
          </w:p>
          <w:p w14:paraId="165E5F52" w14:textId="77777777" w:rsidR="00766893" w:rsidRDefault="00766893" w:rsidP="00766893">
            <w:pPr>
              <w:pStyle w:val="XML1"/>
              <w:rPr>
                <w:del w:id="4966" w:author="aas" w:date="2013-10-14T02:06:00Z"/>
              </w:rPr>
            </w:pPr>
            <w:del w:id="4967" w:author="aas" w:date="2013-10-14T02:06:00Z">
              <w:r>
                <w:delText xml:space="preserve">    &lt;/xs:sequence&gt;</w:delText>
              </w:r>
            </w:del>
          </w:p>
          <w:p w14:paraId="3D7B8609" w14:textId="77777777" w:rsidR="00766893" w:rsidRDefault="00766893" w:rsidP="00766893">
            <w:pPr>
              <w:pStyle w:val="XML1"/>
              <w:rPr>
                <w:del w:id="4968" w:author="aas" w:date="2013-10-14T02:06:00Z"/>
              </w:rPr>
            </w:pPr>
            <w:del w:id="4969" w:author="aas" w:date="2013-10-14T02:06:00Z">
              <w:r>
                <w:delText xml:space="preserve">  &lt;/xs:group&gt;</w:delText>
              </w:r>
            </w:del>
          </w:p>
          <w:p w14:paraId="46D1D86B" w14:textId="77777777" w:rsidR="00766893" w:rsidRDefault="00766893" w:rsidP="00766893">
            <w:pPr>
              <w:pStyle w:val="XML1"/>
              <w:rPr>
                <w:del w:id="4970" w:author="aas" w:date="2013-10-14T02:06:00Z"/>
              </w:rPr>
            </w:pPr>
          </w:p>
          <w:p w14:paraId="7B684FD8" w14:textId="77777777" w:rsidR="00766893" w:rsidRDefault="00766893" w:rsidP="00766893">
            <w:pPr>
              <w:pStyle w:val="XML1"/>
              <w:rPr>
                <w:del w:id="4971" w:author="aas" w:date="2013-10-14T02:06:00Z"/>
              </w:rPr>
            </w:pPr>
            <w:del w:id="4972" w:author="aas" w:date="2013-10-14T02:06:00Z">
              <w:r>
                <w:delText xml:space="preserve">  &lt;xs:group name="OFPortOtherFeatureListType"&gt;</w:delText>
              </w:r>
            </w:del>
          </w:p>
          <w:p w14:paraId="6BCBFC8A" w14:textId="77777777" w:rsidR="00766893" w:rsidRDefault="00766893" w:rsidP="00766893">
            <w:pPr>
              <w:pStyle w:val="XML1"/>
              <w:rPr>
                <w:del w:id="4973" w:author="aas" w:date="2013-10-14T02:06:00Z"/>
              </w:rPr>
            </w:pPr>
            <w:del w:id="4974" w:author="aas" w:date="2013-10-14T02:06:00Z">
              <w:r>
                <w:delText xml:space="preserve">    &lt;xs:annotation&gt;</w:delText>
              </w:r>
            </w:del>
          </w:p>
          <w:p w14:paraId="0BA429B4" w14:textId="77777777" w:rsidR="00766893" w:rsidRDefault="00766893" w:rsidP="00766893">
            <w:pPr>
              <w:pStyle w:val="XML1"/>
              <w:rPr>
                <w:del w:id="4975" w:author="aas" w:date="2013-10-14T02:06:00Z"/>
              </w:rPr>
            </w:pPr>
            <w:del w:id="4976" w:author="aas" w:date="2013-10-14T02:06:00Z">
              <w:r>
                <w:delText xml:space="preserve">      &lt;xs:documentation&gt;</w:delText>
              </w:r>
            </w:del>
          </w:p>
          <w:p w14:paraId="33E0A3B3" w14:textId="77777777" w:rsidR="00766893" w:rsidRDefault="00766893" w:rsidP="00766893">
            <w:pPr>
              <w:pStyle w:val="XML1"/>
              <w:rPr>
                <w:del w:id="4977" w:author="aas" w:date="2013-10-14T02:06:00Z"/>
              </w:rPr>
            </w:pPr>
            <w:del w:id="4978" w:author="aas" w:date="2013-10-14T02:06:00Z">
              <w:r>
                <w:delText xml:space="preserve">        The features of a port that are supported or</w:delText>
              </w:r>
            </w:del>
          </w:p>
          <w:p w14:paraId="4BF4E48A" w14:textId="77777777" w:rsidR="00766893" w:rsidRDefault="00766893" w:rsidP="00766893">
            <w:pPr>
              <w:pStyle w:val="XML1"/>
              <w:rPr>
                <w:del w:id="4979" w:author="aas" w:date="2013-10-14T02:06:00Z"/>
              </w:rPr>
            </w:pPr>
            <w:del w:id="4980" w:author="aas" w:date="2013-10-14T02:06:00Z">
              <w:r>
                <w:delText xml:space="preserve">        advertised.</w:delText>
              </w:r>
            </w:del>
          </w:p>
          <w:p w14:paraId="0CF06C29" w14:textId="77777777" w:rsidR="00766893" w:rsidRDefault="00766893" w:rsidP="00766893">
            <w:pPr>
              <w:pStyle w:val="XML1"/>
              <w:rPr>
                <w:del w:id="4981" w:author="aas" w:date="2013-10-14T02:06:00Z"/>
              </w:rPr>
            </w:pPr>
          </w:p>
          <w:p w14:paraId="7E721531" w14:textId="77777777" w:rsidR="00766893" w:rsidRDefault="00766893" w:rsidP="00766893">
            <w:pPr>
              <w:pStyle w:val="XML1"/>
              <w:rPr>
                <w:del w:id="4982" w:author="aas" w:date="2013-10-14T02:06:00Z"/>
              </w:rPr>
            </w:pPr>
            <w:del w:id="4983" w:author="aas" w:date="2013-10-14T02:06:00Z">
              <w:r>
                <w:delText xml:space="preserve">        If the elements in the OFPortOtherFeatureListType ares used</w:delText>
              </w:r>
            </w:del>
          </w:p>
          <w:p w14:paraId="79A3F0C2" w14:textId="77777777" w:rsidR="00766893" w:rsidRDefault="00766893" w:rsidP="00766893">
            <w:pPr>
              <w:pStyle w:val="XML1"/>
              <w:rPr>
                <w:del w:id="4984" w:author="aas" w:date="2013-10-14T02:06:00Z"/>
              </w:rPr>
            </w:pPr>
            <w:del w:id="4985" w:author="aas" w:date="2013-10-14T02:06:00Z">
              <w:r>
                <w:delText xml:space="preserve">        as configurable elements the NETCONF &amp;lt;edit-config&amp;gt; operations</w:delText>
              </w:r>
            </w:del>
          </w:p>
          <w:p w14:paraId="21583B57" w14:textId="77777777" w:rsidR="00766893" w:rsidRDefault="00766893" w:rsidP="00766893">
            <w:pPr>
              <w:pStyle w:val="XML1"/>
              <w:rPr>
                <w:del w:id="4986" w:author="aas" w:date="2013-10-14T02:06:00Z"/>
              </w:rPr>
            </w:pPr>
            <w:del w:id="4987" w:author="aas" w:date="2013-10-14T02:06:00Z">
              <w:r>
                <w:delText xml:space="preserve">        MUST be implemented as follows: </w:delText>
              </w:r>
            </w:del>
          </w:p>
          <w:p w14:paraId="50E92BA2" w14:textId="77777777" w:rsidR="00766893" w:rsidRDefault="00766893" w:rsidP="00766893">
            <w:pPr>
              <w:pStyle w:val="XML1"/>
              <w:rPr>
                <w:del w:id="4988" w:author="aas" w:date="2013-10-14T02:06:00Z"/>
              </w:rPr>
            </w:pPr>
          </w:p>
          <w:p w14:paraId="1C3BB414" w14:textId="77777777" w:rsidR="00766893" w:rsidRDefault="00766893" w:rsidP="00766893">
            <w:pPr>
              <w:pStyle w:val="XML1"/>
              <w:rPr>
                <w:del w:id="4989" w:author="aas" w:date="2013-10-14T02:06:00Z"/>
              </w:rPr>
            </w:pPr>
            <w:del w:id="4990" w:author="aas" w:date="2013-10-14T02:06:00Z">
              <w:r>
                <w:delText xml:space="preserve">        * The 'resource-id' element MUST be present in the path or in</w:delText>
              </w:r>
            </w:del>
          </w:p>
          <w:p w14:paraId="39782F05" w14:textId="77777777" w:rsidR="00766893" w:rsidRDefault="00766893" w:rsidP="00766893">
            <w:pPr>
              <w:pStyle w:val="XML1"/>
              <w:rPr>
                <w:del w:id="4991" w:author="aas" w:date="2013-10-14T02:06:00Z"/>
              </w:rPr>
            </w:pPr>
            <w:del w:id="4992" w:author="aas" w:date="2013-10-14T02:06:00Z">
              <w:r>
                <w:delText xml:space="preserve">        the filter at all &amp;lt;edit-config&amp;gt; operations to identify the</w:delText>
              </w:r>
            </w:del>
          </w:p>
          <w:p w14:paraId="52B09ECB" w14:textId="77777777" w:rsidR="00766893" w:rsidRDefault="00766893" w:rsidP="00766893">
            <w:pPr>
              <w:pStyle w:val="XML1"/>
              <w:rPr>
                <w:del w:id="4993" w:author="aas" w:date="2013-10-14T02:06:00Z"/>
              </w:rPr>
            </w:pPr>
            <w:del w:id="4994" w:author="aas" w:date="2013-10-14T02:06:00Z">
              <w:r>
                <w:delText xml:space="preserve">        resource.</w:delText>
              </w:r>
            </w:del>
          </w:p>
          <w:p w14:paraId="5CC8B2A0" w14:textId="77777777" w:rsidR="00766893" w:rsidRDefault="00766893" w:rsidP="00766893">
            <w:pPr>
              <w:pStyle w:val="XML1"/>
              <w:rPr>
                <w:del w:id="4995" w:author="aas" w:date="2013-10-14T02:06:00Z"/>
              </w:rPr>
            </w:pPr>
            <w:del w:id="4996" w:author="aas" w:date="2013-10-14T02:06:00Z">
              <w:r>
                <w:delText xml:space="preserve">        * If the operation is 'merge' or 'replace', the element is</w:delText>
              </w:r>
            </w:del>
          </w:p>
          <w:p w14:paraId="1A799F03" w14:textId="77777777" w:rsidR="00766893" w:rsidRDefault="00766893" w:rsidP="00766893">
            <w:pPr>
              <w:pStyle w:val="XML1"/>
              <w:rPr>
                <w:del w:id="4997" w:author="aas" w:date="2013-10-14T02:06:00Z"/>
              </w:rPr>
            </w:pPr>
            <w:del w:id="4998" w:author="aas" w:date="2013-10-14T02:06:00Z">
              <w:r>
                <w:delText xml:space="preserve">        created if it does not exist, and its value is set to the</w:delText>
              </w:r>
            </w:del>
          </w:p>
          <w:p w14:paraId="46D5E55F" w14:textId="77777777" w:rsidR="00766893" w:rsidRDefault="00766893" w:rsidP="00766893">
            <w:pPr>
              <w:pStyle w:val="XML1"/>
              <w:rPr>
                <w:del w:id="4999" w:author="aas" w:date="2013-10-14T02:06:00Z"/>
              </w:rPr>
            </w:pPr>
            <w:del w:id="5000" w:author="aas" w:date="2013-10-14T02:06:00Z">
              <w:r>
                <w:delText xml:space="preserve">        value found in the XML RPC data.</w:delText>
              </w:r>
            </w:del>
          </w:p>
          <w:p w14:paraId="16CD3898" w14:textId="77777777" w:rsidR="00766893" w:rsidRDefault="00766893" w:rsidP="00766893">
            <w:pPr>
              <w:pStyle w:val="XML1"/>
              <w:rPr>
                <w:del w:id="5001" w:author="aas" w:date="2013-10-14T02:06:00Z"/>
              </w:rPr>
            </w:pPr>
            <w:del w:id="5002" w:author="aas" w:date="2013-10-14T02:06:00Z">
              <w:r>
                <w:delText xml:space="preserve">        * If the operation is 'create', the element is created if it</w:delText>
              </w:r>
            </w:del>
          </w:p>
          <w:p w14:paraId="5A00D2D8" w14:textId="77777777" w:rsidR="00766893" w:rsidRDefault="00766893" w:rsidP="00766893">
            <w:pPr>
              <w:pStyle w:val="XML1"/>
              <w:rPr>
                <w:del w:id="5003" w:author="aas" w:date="2013-10-14T02:06:00Z"/>
              </w:rPr>
            </w:pPr>
            <w:del w:id="5004" w:author="aas" w:date="2013-10-14T02:06:00Z">
              <w:r>
                <w:delText xml:space="preserve">        does not exist. If the element already exists, a</w:delText>
              </w:r>
            </w:del>
          </w:p>
          <w:p w14:paraId="6CA58813" w14:textId="77777777" w:rsidR="00766893" w:rsidRDefault="00766893" w:rsidP="00766893">
            <w:pPr>
              <w:pStyle w:val="XML1"/>
              <w:rPr>
                <w:del w:id="5005" w:author="aas" w:date="2013-10-14T02:06:00Z"/>
              </w:rPr>
            </w:pPr>
            <w:del w:id="5006"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07" w:author="aas" w:date="2013-10-14T02:06:00Z"/>
              </w:rPr>
            </w:pPr>
            <w:del w:id="5008" w:author="aas" w:date="2013-10-14T02:06:00Z">
              <w:r>
                <w:delText xml:space="preserve">        * If the operation is 'delete', the element is deleted if it</w:delText>
              </w:r>
            </w:del>
          </w:p>
          <w:p w14:paraId="441B098F" w14:textId="77777777" w:rsidR="00766893" w:rsidRDefault="00766893" w:rsidP="00766893">
            <w:pPr>
              <w:pStyle w:val="XML1"/>
              <w:rPr>
                <w:del w:id="5009" w:author="aas" w:date="2013-10-14T02:06:00Z"/>
              </w:rPr>
            </w:pPr>
            <w:del w:id="501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11" w:author="aas" w:date="2013-10-14T02:06:00Z"/>
              </w:rPr>
            </w:pPr>
            <w:del w:id="5012" w:author="aas" w:date="2013-10-14T02:06:00Z">
              <w:r>
                <w:delText xml:space="preserve">        error is returned.</w:delText>
              </w:r>
            </w:del>
          </w:p>
          <w:p w14:paraId="30E8AB80" w14:textId="77777777" w:rsidR="00766893" w:rsidRDefault="00766893" w:rsidP="00766893">
            <w:pPr>
              <w:pStyle w:val="XML1"/>
              <w:rPr>
                <w:del w:id="5013" w:author="aas" w:date="2013-10-14T02:06:00Z"/>
              </w:rPr>
            </w:pPr>
          </w:p>
          <w:p w14:paraId="69080C23" w14:textId="77777777" w:rsidR="00766893" w:rsidRDefault="00766893" w:rsidP="00766893">
            <w:pPr>
              <w:pStyle w:val="XML1"/>
              <w:rPr>
                <w:del w:id="5014" w:author="aas" w:date="2013-10-14T02:06:00Z"/>
              </w:rPr>
            </w:pPr>
            <w:del w:id="5015" w:author="aas" w:date="2013-10-14T02:06:00Z">
              <w:r>
                <w:delText xml:space="preserve">        If elements in the type OFPortOtherFeatureListType are used</w:delText>
              </w:r>
            </w:del>
          </w:p>
          <w:p w14:paraId="74C69538" w14:textId="77777777" w:rsidR="00766893" w:rsidRDefault="00766893" w:rsidP="00766893">
            <w:pPr>
              <w:pStyle w:val="XML1"/>
              <w:rPr>
                <w:del w:id="5016" w:author="aas" w:date="2013-10-14T02:06:00Z"/>
              </w:rPr>
            </w:pPr>
            <w:del w:id="5017" w:author="aas" w:date="2013-10-14T02:06:00Z">
              <w:r>
                <w:delText xml:space="preserve">        in an non-configurable way, they only be retrieved by NETCONF</w:delText>
              </w:r>
            </w:del>
          </w:p>
          <w:p w14:paraId="015784E0" w14:textId="77777777" w:rsidR="00766893" w:rsidRDefault="00766893" w:rsidP="00766893">
            <w:pPr>
              <w:pStyle w:val="XML1"/>
              <w:rPr>
                <w:del w:id="5018" w:author="aas" w:date="2013-10-14T02:06:00Z"/>
              </w:rPr>
            </w:pPr>
            <w:del w:id="5019" w:author="aas" w:date="2013-10-14T02:06:00Z">
              <w:r>
                <w:delText xml:space="preserve">        &amp;lt;get&amp;gt; operations. Attemps to modify this element and its</w:delText>
              </w:r>
            </w:del>
          </w:p>
          <w:p w14:paraId="15913ED9" w14:textId="77777777" w:rsidR="00766893" w:rsidRDefault="00766893" w:rsidP="00766893">
            <w:pPr>
              <w:pStyle w:val="XML1"/>
              <w:rPr>
                <w:del w:id="5020" w:author="aas" w:date="2013-10-14T02:06:00Z"/>
              </w:rPr>
            </w:pPr>
            <w:del w:id="5021" w:author="aas" w:date="2013-10-14T02:06:00Z">
              <w:r>
                <w:delText xml:space="preserve">        children with a NETCONF &amp;lt;edit-config&amp;gt; operation MUST result</w:delText>
              </w:r>
            </w:del>
          </w:p>
          <w:p w14:paraId="0024CA87" w14:textId="77777777" w:rsidR="00766893" w:rsidRDefault="00766893" w:rsidP="00766893">
            <w:pPr>
              <w:pStyle w:val="XML1"/>
              <w:rPr>
                <w:del w:id="5022" w:author="aas" w:date="2013-10-14T02:06:00Z"/>
              </w:rPr>
            </w:pPr>
            <w:del w:id="5023" w:author="aas" w:date="2013-10-14T02:06:00Z">
              <w:r>
                <w:delText xml:space="preserve">        in an 'operation-not-supported' error with type</w:delText>
              </w:r>
            </w:del>
          </w:p>
          <w:p w14:paraId="1E7A44CB" w14:textId="77777777" w:rsidR="00766893" w:rsidRDefault="00766893" w:rsidP="00766893">
            <w:pPr>
              <w:pStyle w:val="XML1"/>
              <w:rPr>
                <w:del w:id="5024" w:author="aas" w:date="2013-10-14T02:06:00Z"/>
              </w:rPr>
            </w:pPr>
            <w:del w:id="5025" w:author="aas" w:date="2013-10-14T02:06:00Z">
              <w:r>
                <w:delText xml:space="preserve">        'application'.</w:delText>
              </w:r>
            </w:del>
          </w:p>
          <w:p w14:paraId="53ADF43A" w14:textId="77777777" w:rsidR="00766893" w:rsidRDefault="00766893" w:rsidP="00766893">
            <w:pPr>
              <w:pStyle w:val="XML1"/>
              <w:rPr>
                <w:del w:id="5026" w:author="aas" w:date="2013-10-14T02:06:00Z"/>
              </w:rPr>
            </w:pPr>
            <w:del w:id="5027" w:author="aas" w:date="2013-10-14T02:06:00Z">
              <w:r>
                <w:delText xml:space="preserve">      &lt;/xs:documentation&gt;</w:delText>
              </w:r>
            </w:del>
          </w:p>
          <w:p w14:paraId="537F48CC" w14:textId="77777777" w:rsidR="00766893" w:rsidRDefault="00766893" w:rsidP="00766893">
            <w:pPr>
              <w:pStyle w:val="XML1"/>
              <w:rPr>
                <w:del w:id="5028" w:author="aas" w:date="2013-10-14T02:06:00Z"/>
              </w:rPr>
            </w:pPr>
            <w:del w:id="5029" w:author="aas" w:date="2013-10-14T02:06:00Z">
              <w:r>
                <w:delText xml:space="preserve">    &lt;/xs:annotation&gt;</w:delText>
              </w:r>
            </w:del>
          </w:p>
          <w:p w14:paraId="551895AC" w14:textId="77777777" w:rsidR="00766893" w:rsidRDefault="00766893" w:rsidP="00766893">
            <w:pPr>
              <w:pStyle w:val="XML1"/>
              <w:rPr>
                <w:del w:id="5030" w:author="aas" w:date="2013-10-14T02:06:00Z"/>
              </w:rPr>
            </w:pPr>
          </w:p>
          <w:p w14:paraId="2B32BFFA" w14:textId="77777777" w:rsidR="00766893" w:rsidRDefault="00766893" w:rsidP="00766893">
            <w:pPr>
              <w:pStyle w:val="XML1"/>
              <w:rPr>
                <w:del w:id="5031" w:author="aas" w:date="2013-10-14T02:06:00Z"/>
              </w:rPr>
            </w:pPr>
            <w:del w:id="5032" w:author="aas" w:date="2013-10-14T02:06:00Z">
              <w:r>
                <w:delText xml:space="preserve">    &lt;xs:sequence&gt;</w:delText>
              </w:r>
            </w:del>
          </w:p>
          <w:p w14:paraId="54FBA127" w14:textId="77777777" w:rsidR="00766893" w:rsidRDefault="00766893" w:rsidP="00766893">
            <w:pPr>
              <w:pStyle w:val="XML1"/>
              <w:rPr>
                <w:del w:id="5033" w:author="aas" w:date="2013-10-14T02:06:00Z"/>
              </w:rPr>
            </w:pPr>
            <w:del w:id="5034" w:author="aas" w:date="2013-10-14T02:06:00Z">
              <w:r>
                <w:delText xml:space="preserve">      &lt;xs:element name="rate"  type="OFPortRateType"&gt;</w:delText>
              </w:r>
            </w:del>
          </w:p>
          <w:p w14:paraId="54622C02" w14:textId="77777777" w:rsidR="00766893" w:rsidRDefault="00766893" w:rsidP="00766893">
            <w:pPr>
              <w:pStyle w:val="XML1"/>
              <w:rPr>
                <w:del w:id="5035" w:author="aas" w:date="2013-10-14T02:06:00Z"/>
              </w:rPr>
            </w:pPr>
            <w:del w:id="5036" w:author="aas" w:date="2013-10-14T02:06:00Z">
              <w:r>
                <w:delText xml:space="preserve">        &lt;xs:annotation&gt;</w:delText>
              </w:r>
            </w:del>
          </w:p>
          <w:p w14:paraId="553F3692" w14:textId="77777777" w:rsidR="00766893" w:rsidRDefault="00766893" w:rsidP="00766893">
            <w:pPr>
              <w:pStyle w:val="XML1"/>
              <w:rPr>
                <w:del w:id="5037" w:author="aas" w:date="2013-10-14T02:06:00Z"/>
              </w:rPr>
            </w:pPr>
            <w:del w:id="5038" w:author="aas" w:date="2013-10-14T02:06:00Z">
              <w:r>
                <w:delText xml:space="preserve">          &lt;xs:documentation&gt;</w:delText>
              </w:r>
            </w:del>
          </w:p>
          <w:p w14:paraId="751D63D1" w14:textId="77777777" w:rsidR="00766893" w:rsidRDefault="00766893" w:rsidP="00766893">
            <w:pPr>
              <w:pStyle w:val="XML1"/>
              <w:rPr>
                <w:del w:id="5039" w:author="aas" w:date="2013-10-14T02:06:00Z"/>
              </w:rPr>
            </w:pPr>
            <w:del w:id="5040" w:author="aas" w:date="2013-10-14T02:06:00Z">
              <w:r>
                <w:delText xml:space="preserve">            The transmission rate that is supported or</w:delText>
              </w:r>
            </w:del>
          </w:p>
          <w:p w14:paraId="038B2E88" w14:textId="77777777" w:rsidR="00766893" w:rsidRDefault="00766893" w:rsidP="00766893">
            <w:pPr>
              <w:pStyle w:val="XML1"/>
              <w:rPr>
                <w:del w:id="5041" w:author="aas" w:date="2013-10-14T02:06:00Z"/>
              </w:rPr>
            </w:pPr>
            <w:del w:id="5042" w:author="aas" w:date="2013-10-14T02:06:00Z">
              <w:r>
                <w:delText xml:space="preserve">            advertised. Multiple transmissions rates are allowed.</w:delText>
              </w:r>
            </w:del>
          </w:p>
          <w:p w14:paraId="0D84D693" w14:textId="77777777" w:rsidR="00766893" w:rsidRDefault="00766893" w:rsidP="00766893">
            <w:pPr>
              <w:pStyle w:val="XML1"/>
              <w:rPr>
                <w:del w:id="5043" w:author="aas" w:date="2013-10-14T02:06:00Z"/>
              </w:rPr>
            </w:pPr>
          </w:p>
          <w:p w14:paraId="3C287D99" w14:textId="77777777" w:rsidR="00766893" w:rsidRDefault="00766893" w:rsidP="00766893">
            <w:pPr>
              <w:pStyle w:val="XML1"/>
              <w:rPr>
                <w:del w:id="5044" w:author="aas" w:date="2013-10-14T02:06:00Z"/>
              </w:rPr>
            </w:pPr>
            <w:del w:id="5045" w:author="aas" w:date="2013-10-14T02:06:00Z">
              <w:r>
                <w:delText xml:space="preserve">            At least one element MUST be present in the NETCONF data</w:delText>
              </w:r>
            </w:del>
          </w:p>
          <w:p w14:paraId="78673942" w14:textId="77777777" w:rsidR="00766893" w:rsidRDefault="00766893" w:rsidP="00766893">
            <w:pPr>
              <w:pStyle w:val="XML1"/>
              <w:rPr>
                <w:del w:id="5046" w:author="aas" w:date="2013-10-14T02:06:00Z"/>
              </w:rPr>
            </w:pPr>
            <w:del w:id="5047" w:author="aas" w:date="2013-10-14T02:06:00Z">
              <w:r>
                <w:delText xml:space="preserve">            store. If none of this elements is are present in a NETCONF</w:delText>
              </w:r>
            </w:del>
          </w:p>
          <w:p w14:paraId="2B0CA1A6" w14:textId="77777777" w:rsidR="00766893" w:rsidRDefault="00766893" w:rsidP="00766893">
            <w:pPr>
              <w:pStyle w:val="XML1"/>
              <w:rPr>
                <w:del w:id="5048" w:author="aas" w:date="2013-10-14T02:06:00Z"/>
              </w:rPr>
            </w:pPr>
            <w:del w:id="5049" w:author="aas" w:date="2013-10-14T02:06:00Z">
              <w:r>
                <w:delText xml:space="preserve">            &amp;lt;edit-config&amp;gt; operation 'create', 'merge' or 'replace' and</w:delText>
              </w:r>
            </w:del>
          </w:p>
          <w:p w14:paraId="1EA21CC5" w14:textId="77777777" w:rsidR="00766893" w:rsidRDefault="00766893" w:rsidP="00766893">
            <w:pPr>
              <w:pStyle w:val="XML1"/>
              <w:rPr>
                <w:del w:id="5050" w:author="aas" w:date="2013-10-14T02:06:00Z"/>
              </w:rPr>
            </w:pPr>
            <w:del w:id="5051" w:author="aas" w:date="2013-10-14T02:06:00Z">
              <w:r>
                <w:delText xml:space="preserve">            the parent element does not exist, a 'data-missing' error</w:delText>
              </w:r>
            </w:del>
          </w:p>
          <w:p w14:paraId="4C3685A3" w14:textId="77777777" w:rsidR="00766893" w:rsidRDefault="00766893" w:rsidP="00766893">
            <w:pPr>
              <w:pStyle w:val="XML1"/>
              <w:rPr>
                <w:del w:id="5052" w:author="aas" w:date="2013-10-14T02:06:00Z"/>
              </w:rPr>
            </w:pPr>
            <w:del w:id="5053" w:author="aas" w:date="2013-10-14T02:06:00Z">
              <w:r>
                <w:delText xml:space="preserve">            is returned.</w:delText>
              </w:r>
            </w:del>
          </w:p>
          <w:p w14:paraId="62B19069" w14:textId="77777777" w:rsidR="00766893" w:rsidRDefault="00766893" w:rsidP="00766893">
            <w:pPr>
              <w:pStyle w:val="XML1"/>
              <w:rPr>
                <w:del w:id="5054" w:author="aas" w:date="2013-10-14T02:06:00Z"/>
              </w:rPr>
            </w:pPr>
            <w:del w:id="5055" w:author="aas" w:date="2013-10-14T02:06:00Z">
              <w:r>
                <w:delText xml:space="preserve">          &lt;/xs:documentation&gt;</w:delText>
              </w:r>
            </w:del>
          </w:p>
          <w:p w14:paraId="50FDEFF3" w14:textId="77777777" w:rsidR="00766893" w:rsidRDefault="00766893" w:rsidP="00766893">
            <w:pPr>
              <w:pStyle w:val="XML1"/>
              <w:rPr>
                <w:del w:id="5056" w:author="aas" w:date="2013-10-14T02:06:00Z"/>
              </w:rPr>
            </w:pPr>
            <w:del w:id="5057" w:author="aas" w:date="2013-10-14T02:06:00Z">
              <w:r>
                <w:delText xml:space="preserve">        &lt;/xs:annotation&gt;</w:delText>
              </w:r>
            </w:del>
          </w:p>
          <w:p w14:paraId="38EB1505" w14:textId="77777777" w:rsidR="00766893" w:rsidRDefault="00766893" w:rsidP="00766893">
            <w:pPr>
              <w:pStyle w:val="XML1"/>
              <w:rPr>
                <w:del w:id="5058" w:author="aas" w:date="2013-10-14T02:06:00Z"/>
              </w:rPr>
            </w:pPr>
            <w:del w:id="5059" w:author="aas" w:date="2013-10-14T02:06:00Z">
              <w:r>
                <w:delText xml:space="preserve">      &lt;/xs:element&gt;</w:delText>
              </w:r>
            </w:del>
          </w:p>
          <w:p w14:paraId="2D922F31" w14:textId="77777777" w:rsidR="00766893" w:rsidRDefault="00766893" w:rsidP="00766893">
            <w:pPr>
              <w:pStyle w:val="XML1"/>
              <w:rPr>
                <w:del w:id="5060" w:author="aas" w:date="2013-10-14T02:06:00Z"/>
              </w:rPr>
            </w:pPr>
            <w:del w:id="5061" w:author="aas" w:date="2013-10-14T02:06:00Z">
              <w:r>
                <w:delText xml:space="preserve">      &lt;xs:element name="auto-negotiate"  type="xs:boolean"&gt;</w:delText>
              </w:r>
            </w:del>
          </w:p>
          <w:p w14:paraId="5C29447D" w14:textId="77777777" w:rsidR="00766893" w:rsidRDefault="00766893" w:rsidP="00766893">
            <w:pPr>
              <w:pStyle w:val="XML1"/>
              <w:rPr>
                <w:del w:id="5062" w:author="aas" w:date="2013-10-14T02:06:00Z"/>
              </w:rPr>
            </w:pPr>
            <w:del w:id="5063" w:author="aas" w:date="2013-10-14T02:06:00Z">
              <w:r>
                <w:delText xml:space="preserve">        &lt;xs:annotation&gt;</w:delText>
              </w:r>
            </w:del>
          </w:p>
          <w:p w14:paraId="36355982" w14:textId="77777777" w:rsidR="00766893" w:rsidRDefault="00766893" w:rsidP="00766893">
            <w:pPr>
              <w:pStyle w:val="XML1"/>
              <w:rPr>
                <w:del w:id="5064" w:author="aas" w:date="2013-10-14T02:06:00Z"/>
              </w:rPr>
            </w:pPr>
            <w:del w:id="5065" w:author="aas" w:date="2013-10-14T02:06:00Z">
              <w:r>
                <w:delText xml:space="preserve">          &lt;xs:documentation&gt;</w:delText>
              </w:r>
            </w:del>
          </w:p>
          <w:p w14:paraId="37B7B1DC" w14:textId="77777777" w:rsidR="00766893" w:rsidRDefault="00766893" w:rsidP="00766893">
            <w:pPr>
              <w:pStyle w:val="XML1"/>
              <w:rPr>
                <w:del w:id="5066" w:author="aas" w:date="2013-10-14T02:06:00Z"/>
              </w:rPr>
            </w:pPr>
            <w:del w:id="5067" w:author="aas" w:date="2013-10-14T02:06:00Z">
              <w:r>
                <w:delText xml:space="preserve">            Specifies if auto-negotiation of transmission</w:delText>
              </w:r>
            </w:del>
          </w:p>
          <w:p w14:paraId="1D2F1266" w14:textId="77777777" w:rsidR="00766893" w:rsidRDefault="00766893" w:rsidP="00766893">
            <w:pPr>
              <w:pStyle w:val="XML1"/>
              <w:rPr>
                <w:del w:id="5068" w:author="aas" w:date="2013-10-14T02:06:00Z"/>
              </w:rPr>
            </w:pPr>
            <w:del w:id="5069" w:author="aas" w:date="2013-10-14T02:06:00Z">
              <w:r>
                <w:delText xml:space="preserve">            parameters is enabled for the port.</w:delText>
              </w:r>
            </w:del>
          </w:p>
          <w:p w14:paraId="31E1A5DA" w14:textId="77777777" w:rsidR="00766893" w:rsidRDefault="00766893" w:rsidP="00766893">
            <w:pPr>
              <w:pStyle w:val="XML1"/>
              <w:rPr>
                <w:del w:id="5070" w:author="aas" w:date="2013-10-14T02:06:00Z"/>
              </w:rPr>
            </w:pPr>
          </w:p>
          <w:p w14:paraId="38A46B05" w14:textId="77777777" w:rsidR="00766893" w:rsidRDefault="00766893" w:rsidP="00766893">
            <w:pPr>
              <w:pStyle w:val="XML1"/>
              <w:rPr>
                <w:del w:id="5071" w:author="aas" w:date="2013-10-14T02:06:00Z"/>
              </w:rPr>
            </w:pPr>
            <w:del w:id="5072" w:author="aas" w:date="2013-10-14T02:06:00Z">
              <w:r>
                <w:delText xml:space="preserve">            This element is optional. If this element is not present it</w:delText>
              </w:r>
            </w:del>
          </w:p>
          <w:p w14:paraId="16AA7BF5" w14:textId="77777777" w:rsidR="00766893" w:rsidRDefault="00766893" w:rsidP="00766893">
            <w:pPr>
              <w:pStyle w:val="XML1"/>
              <w:rPr>
                <w:del w:id="5073" w:author="aas" w:date="2013-10-14T02:06:00Z"/>
              </w:rPr>
            </w:pPr>
            <w:del w:id="5074" w:author="aas" w:date="2013-10-14T02:06:00Z">
              <w:r>
                <w:delText xml:space="preserve">            defaults to 'true'.</w:delText>
              </w:r>
            </w:del>
          </w:p>
          <w:p w14:paraId="25621104" w14:textId="77777777" w:rsidR="00766893" w:rsidRDefault="00766893" w:rsidP="00766893">
            <w:pPr>
              <w:pStyle w:val="XML1"/>
              <w:rPr>
                <w:del w:id="5075" w:author="aas" w:date="2013-10-14T02:06:00Z"/>
              </w:rPr>
            </w:pPr>
            <w:del w:id="5076" w:author="aas" w:date="2013-10-14T02:06:00Z">
              <w:r>
                <w:delText xml:space="preserve">          &lt;/xs:documentation&gt;</w:delText>
              </w:r>
            </w:del>
          </w:p>
          <w:p w14:paraId="3E3383F8" w14:textId="77777777" w:rsidR="00766893" w:rsidRDefault="00766893" w:rsidP="00766893">
            <w:pPr>
              <w:pStyle w:val="XML1"/>
              <w:rPr>
                <w:del w:id="5077" w:author="aas" w:date="2013-10-14T02:06:00Z"/>
              </w:rPr>
            </w:pPr>
            <w:del w:id="5078" w:author="aas" w:date="2013-10-14T02:06:00Z">
              <w:r>
                <w:delText xml:space="preserve">        &lt;/xs:annotation&gt;</w:delText>
              </w:r>
            </w:del>
          </w:p>
          <w:p w14:paraId="595A9FCD" w14:textId="77777777" w:rsidR="00766893" w:rsidRDefault="00766893" w:rsidP="00766893">
            <w:pPr>
              <w:pStyle w:val="XML1"/>
              <w:rPr>
                <w:del w:id="5079" w:author="aas" w:date="2013-10-14T02:06:00Z"/>
              </w:rPr>
            </w:pPr>
            <w:del w:id="5080" w:author="aas" w:date="2013-10-14T02:06:00Z">
              <w:r>
                <w:delText xml:space="preserve">      &lt;/xs:element&gt;</w:delText>
              </w:r>
            </w:del>
          </w:p>
          <w:p w14:paraId="04B16C18" w14:textId="77777777" w:rsidR="00766893" w:rsidRDefault="00766893" w:rsidP="00766893">
            <w:pPr>
              <w:pStyle w:val="XML1"/>
              <w:rPr>
                <w:del w:id="5081" w:author="aas" w:date="2013-10-14T02:06:00Z"/>
              </w:rPr>
            </w:pPr>
            <w:del w:id="5082" w:author="aas" w:date="2013-10-14T02:06:00Z">
              <w:r>
                <w:delText xml:space="preserve">      &lt;xs:element name="medium"&gt;</w:delText>
              </w:r>
            </w:del>
          </w:p>
          <w:p w14:paraId="258C886C" w14:textId="77777777" w:rsidR="00766893" w:rsidRDefault="00766893" w:rsidP="00766893">
            <w:pPr>
              <w:pStyle w:val="XML1"/>
              <w:rPr>
                <w:del w:id="5083" w:author="aas" w:date="2013-10-14T02:06:00Z"/>
              </w:rPr>
            </w:pPr>
            <w:del w:id="5084" w:author="aas" w:date="2013-10-14T02:06:00Z">
              <w:r>
                <w:delText xml:space="preserve">        &lt;xs:annotation&gt;</w:delText>
              </w:r>
            </w:del>
          </w:p>
          <w:p w14:paraId="1B5A5773" w14:textId="77777777" w:rsidR="00766893" w:rsidRDefault="00766893" w:rsidP="00766893">
            <w:pPr>
              <w:pStyle w:val="XML1"/>
              <w:rPr>
                <w:del w:id="5085" w:author="aas" w:date="2013-10-14T02:06:00Z"/>
              </w:rPr>
            </w:pPr>
            <w:del w:id="5086" w:author="aas" w:date="2013-10-14T02:06:00Z">
              <w:r>
                <w:delText xml:space="preserve">          &lt;xs:documentation&gt;</w:delText>
              </w:r>
            </w:del>
          </w:p>
          <w:p w14:paraId="73D9A3CD" w14:textId="77777777" w:rsidR="00766893" w:rsidRDefault="00766893" w:rsidP="00766893">
            <w:pPr>
              <w:pStyle w:val="XML1"/>
              <w:rPr>
                <w:del w:id="5087" w:author="aas" w:date="2013-10-14T02:06:00Z"/>
              </w:rPr>
            </w:pPr>
            <w:del w:id="5088" w:author="aas" w:date="2013-10-14T02:06:00Z">
              <w:r>
                <w:delText xml:space="preserve">            The transmission medium used by the port.</w:delText>
              </w:r>
            </w:del>
          </w:p>
          <w:p w14:paraId="7F6DE52E" w14:textId="77777777" w:rsidR="00766893" w:rsidRDefault="00766893" w:rsidP="00766893">
            <w:pPr>
              <w:pStyle w:val="XML1"/>
              <w:rPr>
                <w:del w:id="5089" w:author="aas" w:date="2013-10-14T02:06:00Z"/>
              </w:rPr>
            </w:pPr>
            <w:del w:id="5090" w:author="aas" w:date="2013-10-14T02:06:00Z">
              <w:r>
                <w:delText xml:space="preserve">            Multiple media are allowed.</w:delText>
              </w:r>
            </w:del>
          </w:p>
          <w:p w14:paraId="35FE23B3" w14:textId="77777777" w:rsidR="00766893" w:rsidRDefault="00766893" w:rsidP="00766893">
            <w:pPr>
              <w:pStyle w:val="XML1"/>
              <w:rPr>
                <w:del w:id="5091" w:author="aas" w:date="2013-10-14T02:06:00Z"/>
              </w:rPr>
            </w:pPr>
          </w:p>
          <w:p w14:paraId="71AC6BF5" w14:textId="77777777" w:rsidR="00766893" w:rsidRDefault="00766893" w:rsidP="00766893">
            <w:pPr>
              <w:pStyle w:val="XML1"/>
              <w:rPr>
                <w:del w:id="5092" w:author="aas" w:date="2013-10-14T02:06:00Z"/>
              </w:rPr>
            </w:pPr>
            <w:del w:id="5093" w:author="aas" w:date="2013-10-14T02:06:00Z">
              <w:r>
                <w:delText xml:space="preserve">            At least one element MUST be present in the NETCONF data</w:delText>
              </w:r>
            </w:del>
          </w:p>
          <w:p w14:paraId="7EB67F59" w14:textId="77777777" w:rsidR="00766893" w:rsidRDefault="00766893" w:rsidP="00766893">
            <w:pPr>
              <w:pStyle w:val="XML1"/>
              <w:rPr>
                <w:del w:id="5094" w:author="aas" w:date="2013-10-14T02:06:00Z"/>
              </w:rPr>
            </w:pPr>
            <w:del w:id="5095" w:author="aas" w:date="2013-10-14T02:06:00Z">
              <w:r>
                <w:delText xml:space="preserve">            store. If none of this elements is are present in a NETCONF</w:delText>
              </w:r>
            </w:del>
          </w:p>
          <w:p w14:paraId="3A408885" w14:textId="77777777" w:rsidR="00766893" w:rsidRDefault="00766893" w:rsidP="00766893">
            <w:pPr>
              <w:pStyle w:val="XML1"/>
              <w:rPr>
                <w:del w:id="5096" w:author="aas" w:date="2013-10-14T02:06:00Z"/>
              </w:rPr>
            </w:pPr>
            <w:del w:id="5097" w:author="aas" w:date="2013-10-14T02:06:00Z">
              <w:r>
                <w:delText xml:space="preserve">            &amp;lt;edit-config&amp;gt; operation 'create', 'merge' or 'replace' and</w:delText>
              </w:r>
            </w:del>
          </w:p>
          <w:p w14:paraId="58C234A6" w14:textId="77777777" w:rsidR="00766893" w:rsidRDefault="00766893" w:rsidP="00766893">
            <w:pPr>
              <w:pStyle w:val="XML1"/>
              <w:rPr>
                <w:del w:id="5098" w:author="aas" w:date="2013-10-14T02:06:00Z"/>
              </w:rPr>
            </w:pPr>
            <w:del w:id="5099" w:author="aas" w:date="2013-10-14T02:06:00Z">
              <w:r>
                <w:delText xml:space="preserve">            the parent element does not exist, a 'data-missing' error</w:delText>
              </w:r>
            </w:del>
          </w:p>
          <w:p w14:paraId="2D6AB872" w14:textId="77777777" w:rsidR="00766893" w:rsidRDefault="00766893" w:rsidP="00766893">
            <w:pPr>
              <w:pStyle w:val="XML1"/>
              <w:rPr>
                <w:del w:id="5100" w:author="aas" w:date="2013-10-14T02:06:00Z"/>
              </w:rPr>
            </w:pPr>
            <w:del w:id="5101" w:author="aas" w:date="2013-10-14T02:06:00Z">
              <w:r>
                <w:delText xml:space="preserve">            is returned.</w:delText>
              </w:r>
            </w:del>
          </w:p>
          <w:p w14:paraId="7232B5B8" w14:textId="77777777" w:rsidR="00766893" w:rsidRDefault="00766893" w:rsidP="00766893">
            <w:pPr>
              <w:pStyle w:val="XML1"/>
              <w:rPr>
                <w:del w:id="5102" w:author="aas" w:date="2013-10-14T02:06:00Z"/>
              </w:rPr>
            </w:pPr>
            <w:del w:id="5103" w:author="aas" w:date="2013-10-14T02:06:00Z">
              <w:r>
                <w:delText xml:space="preserve">          &lt;/xs:documentation&gt;</w:delText>
              </w:r>
            </w:del>
          </w:p>
          <w:p w14:paraId="1E72388D" w14:textId="77777777" w:rsidR="00766893" w:rsidRDefault="00766893" w:rsidP="00766893">
            <w:pPr>
              <w:pStyle w:val="XML1"/>
              <w:rPr>
                <w:del w:id="5104" w:author="aas" w:date="2013-10-14T02:06:00Z"/>
              </w:rPr>
            </w:pPr>
            <w:del w:id="5105" w:author="aas" w:date="2013-10-14T02:06:00Z">
              <w:r>
                <w:delText xml:space="preserve">        &lt;/xs:annotation&gt;</w:delText>
              </w:r>
            </w:del>
          </w:p>
          <w:p w14:paraId="1EF0317F" w14:textId="77777777" w:rsidR="00766893" w:rsidRDefault="00766893" w:rsidP="00766893">
            <w:pPr>
              <w:pStyle w:val="XML1"/>
              <w:rPr>
                <w:del w:id="5106" w:author="aas" w:date="2013-10-14T02:06:00Z"/>
              </w:rPr>
            </w:pPr>
            <w:del w:id="5107" w:author="aas" w:date="2013-10-14T02:06:00Z">
              <w:r>
                <w:delText xml:space="preserve">        &lt;xs:simpleType&gt;</w:delText>
              </w:r>
            </w:del>
          </w:p>
          <w:p w14:paraId="7FA7986B" w14:textId="77777777" w:rsidR="00766893" w:rsidRDefault="00766893" w:rsidP="00766893">
            <w:pPr>
              <w:pStyle w:val="XML1"/>
              <w:rPr>
                <w:del w:id="5108" w:author="aas" w:date="2013-10-14T02:06:00Z"/>
              </w:rPr>
            </w:pPr>
            <w:del w:id="5109" w:author="aas" w:date="2013-10-14T02:06:00Z">
              <w:r>
                <w:delText xml:space="preserve">          &lt;xs:restriction base="xs:string"&gt;</w:delText>
              </w:r>
            </w:del>
          </w:p>
          <w:p w14:paraId="5B8F456B" w14:textId="77777777" w:rsidR="00766893" w:rsidRDefault="00766893" w:rsidP="00766893">
            <w:pPr>
              <w:pStyle w:val="XML1"/>
              <w:rPr>
                <w:del w:id="5110" w:author="aas" w:date="2013-10-14T02:06:00Z"/>
              </w:rPr>
            </w:pPr>
            <w:del w:id="5111" w:author="aas" w:date="2013-10-14T02:06:00Z">
              <w:r>
                <w:delText xml:space="preserve">            &lt;xs:enumeration value="copper"/&gt;</w:delText>
              </w:r>
            </w:del>
          </w:p>
          <w:p w14:paraId="22670026" w14:textId="77777777" w:rsidR="00766893" w:rsidRDefault="00766893" w:rsidP="00766893">
            <w:pPr>
              <w:pStyle w:val="XML1"/>
              <w:rPr>
                <w:del w:id="5112" w:author="aas" w:date="2013-10-14T02:06:00Z"/>
              </w:rPr>
            </w:pPr>
            <w:del w:id="5113" w:author="aas" w:date="2013-10-14T02:06:00Z">
              <w:r>
                <w:delText xml:space="preserve">            &lt;xs:enumeration value="fiber"/&gt;</w:delText>
              </w:r>
            </w:del>
          </w:p>
          <w:p w14:paraId="647D8952" w14:textId="77777777" w:rsidR="00766893" w:rsidRDefault="00766893" w:rsidP="00766893">
            <w:pPr>
              <w:pStyle w:val="XML1"/>
              <w:rPr>
                <w:del w:id="5114" w:author="aas" w:date="2013-10-14T02:06:00Z"/>
              </w:rPr>
            </w:pPr>
            <w:del w:id="5115" w:author="aas" w:date="2013-10-14T02:06:00Z">
              <w:r>
                <w:delText xml:space="preserve">          &lt;/xs:restriction&gt;</w:delText>
              </w:r>
            </w:del>
          </w:p>
          <w:p w14:paraId="3F09EE9F" w14:textId="77777777" w:rsidR="00766893" w:rsidRDefault="00766893" w:rsidP="00766893">
            <w:pPr>
              <w:pStyle w:val="XML1"/>
              <w:rPr>
                <w:del w:id="5116" w:author="aas" w:date="2013-10-14T02:06:00Z"/>
              </w:rPr>
            </w:pPr>
            <w:del w:id="5117" w:author="aas" w:date="2013-10-14T02:06:00Z">
              <w:r>
                <w:delText xml:space="preserve">        &lt;/xs:simpleType&gt;</w:delText>
              </w:r>
            </w:del>
          </w:p>
          <w:p w14:paraId="7B142FD0" w14:textId="77777777" w:rsidR="00766893" w:rsidRDefault="00766893" w:rsidP="00766893">
            <w:pPr>
              <w:pStyle w:val="XML1"/>
              <w:rPr>
                <w:del w:id="5118" w:author="aas" w:date="2013-10-14T02:06:00Z"/>
              </w:rPr>
            </w:pPr>
            <w:del w:id="5119" w:author="aas" w:date="2013-10-14T02:06:00Z">
              <w:r>
                <w:delText xml:space="preserve">      &lt;/xs:element&gt;</w:delText>
              </w:r>
            </w:del>
          </w:p>
          <w:p w14:paraId="507B2789" w14:textId="77777777" w:rsidR="00766893" w:rsidRDefault="00766893" w:rsidP="00766893">
            <w:pPr>
              <w:pStyle w:val="XML1"/>
              <w:rPr>
                <w:del w:id="5120" w:author="aas" w:date="2013-10-14T02:06:00Z"/>
              </w:rPr>
            </w:pPr>
            <w:del w:id="5121" w:author="aas" w:date="2013-10-14T02:06:00Z">
              <w:r>
                <w:delText xml:space="preserve">      &lt;xs:element name="pause"&gt;</w:delText>
              </w:r>
            </w:del>
          </w:p>
          <w:p w14:paraId="1FA89F0B" w14:textId="77777777" w:rsidR="00766893" w:rsidRDefault="00766893" w:rsidP="00766893">
            <w:pPr>
              <w:pStyle w:val="XML1"/>
              <w:rPr>
                <w:del w:id="5122" w:author="aas" w:date="2013-10-14T02:06:00Z"/>
              </w:rPr>
            </w:pPr>
            <w:del w:id="5123" w:author="aas" w:date="2013-10-14T02:06:00Z">
              <w:r>
                <w:delText xml:space="preserve">        &lt;xs:annotation&gt;</w:delText>
              </w:r>
            </w:del>
          </w:p>
          <w:p w14:paraId="22EA2E88" w14:textId="77777777" w:rsidR="00766893" w:rsidRDefault="00766893" w:rsidP="00766893">
            <w:pPr>
              <w:pStyle w:val="XML1"/>
              <w:rPr>
                <w:del w:id="5124" w:author="aas" w:date="2013-10-14T02:06:00Z"/>
              </w:rPr>
            </w:pPr>
            <w:del w:id="5125" w:author="aas" w:date="2013-10-14T02:06:00Z">
              <w:r>
                <w:delText xml:space="preserve">          &lt;xs:documentation&gt;</w:delText>
              </w:r>
            </w:del>
          </w:p>
          <w:p w14:paraId="0D07E077" w14:textId="77777777" w:rsidR="00766893" w:rsidRDefault="00766893" w:rsidP="00766893">
            <w:pPr>
              <w:pStyle w:val="XML1"/>
              <w:rPr>
                <w:del w:id="5126" w:author="aas" w:date="2013-10-14T02:06:00Z"/>
              </w:rPr>
            </w:pPr>
            <w:del w:id="5127" w:author="aas" w:date="2013-10-14T02:06:00Z">
              <w:r>
                <w:delText xml:space="preserve">            Specifies if pausing of transmission is</w:delText>
              </w:r>
            </w:del>
          </w:p>
          <w:p w14:paraId="023AEC88" w14:textId="77777777" w:rsidR="00766893" w:rsidRDefault="00766893" w:rsidP="00766893">
            <w:pPr>
              <w:pStyle w:val="XML1"/>
              <w:rPr>
                <w:del w:id="5128" w:author="aas" w:date="2013-10-14T02:06:00Z"/>
              </w:rPr>
            </w:pPr>
            <w:del w:id="5129" w:author="aas" w:date="2013-10-14T02:06:00Z">
              <w:r>
                <w:delText xml:space="preserve">            supported at all and if yes if it is asymmetric or</w:delText>
              </w:r>
            </w:del>
          </w:p>
          <w:p w14:paraId="2990D2D5" w14:textId="77777777" w:rsidR="00766893" w:rsidRDefault="00766893" w:rsidP="00766893">
            <w:pPr>
              <w:pStyle w:val="XML1"/>
              <w:rPr>
                <w:del w:id="5130" w:author="aas" w:date="2013-10-14T02:06:00Z"/>
              </w:rPr>
            </w:pPr>
            <w:del w:id="5131" w:author="aas" w:date="2013-10-14T02:06:00Z">
              <w:r>
                <w:delText xml:space="preserve">            symmetric.</w:delText>
              </w:r>
            </w:del>
          </w:p>
          <w:p w14:paraId="33F4FC6A" w14:textId="77777777" w:rsidR="00766893" w:rsidRDefault="00766893" w:rsidP="00766893">
            <w:pPr>
              <w:pStyle w:val="XML1"/>
              <w:rPr>
                <w:del w:id="5132" w:author="aas" w:date="2013-10-14T02:06:00Z"/>
              </w:rPr>
            </w:pPr>
          </w:p>
          <w:p w14:paraId="5884407A" w14:textId="77777777" w:rsidR="00766893" w:rsidRDefault="00766893" w:rsidP="00766893">
            <w:pPr>
              <w:pStyle w:val="XML1"/>
              <w:rPr>
                <w:del w:id="5133" w:author="aas" w:date="2013-10-14T02:06:00Z"/>
              </w:rPr>
            </w:pPr>
            <w:del w:id="5134" w:author="aas" w:date="2013-10-14T02:06:00Z">
              <w:r>
                <w:delText xml:space="preserve">            This element MUST be present in the NETCONF data store.</w:delText>
              </w:r>
            </w:del>
          </w:p>
          <w:p w14:paraId="64AA7D95" w14:textId="77777777" w:rsidR="00766893" w:rsidRDefault="00766893" w:rsidP="00766893">
            <w:pPr>
              <w:pStyle w:val="XML1"/>
              <w:rPr>
                <w:del w:id="5135" w:author="aas" w:date="2013-10-14T02:06:00Z"/>
              </w:rPr>
            </w:pPr>
            <w:del w:id="5136" w:author="aas" w:date="2013-10-14T02:06:00Z">
              <w:r>
                <w:delText xml:space="preserve">            If this element is not present in a NETCONF &amp;lt;edit-config&amp;gt;</w:delText>
              </w:r>
            </w:del>
          </w:p>
          <w:p w14:paraId="7BA0A13B" w14:textId="77777777" w:rsidR="00766893" w:rsidRDefault="00766893" w:rsidP="00766893">
            <w:pPr>
              <w:pStyle w:val="XML1"/>
              <w:rPr>
                <w:del w:id="5137" w:author="aas" w:date="2013-10-14T02:06:00Z"/>
              </w:rPr>
            </w:pPr>
            <w:del w:id="5138" w:author="aas" w:date="2013-10-14T02:06:00Z">
              <w:r>
                <w:delText xml:space="preserve">            operation 'create', 'merge' or 'replace' and the parent</w:delText>
              </w:r>
            </w:del>
          </w:p>
          <w:p w14:paraId="5C56480C" w14:textId="77777777" w:rsidR="00766893" w:rsidRDefault="00766893" w:rsidP="00766893">
            <w:pPr>
              <w:pStyle w:val="XML1"/>
              <w:rPr>
                <w:del w:id="5139" w:author="aas" w:date="2013-10-14T02:06:00Z"/>
              </w:rPr>
            </w:pPr>
            <w:del w:id="5140" w:author="aas" w:date="2013-10-14T02:06:00Z">
              <w:r>
                <w:delText xml:space="preserve">            element does not exist, a 'data-missing' error is</w:delText>
              </w:r>
            </w:del>
          </w:p>
          <w:p w14:paraId="7516D8AF" w14:textId="77777777" w:rsidR="00766893" w:rsidRDefault="00766893" w:rsidP="00766893">
            <w:pPr>
              <w:pStyle w:val="XML1"/>
              <w:rPr>
                <w:del w:id="5141" w:author="aas" w:date="2013-10-14T02:06:00Z"/>
              </w:rPr>
            </w:pPr>
            <w:del w:id="5142" w:author="aas" w:date="2013-10-14T02:06:00Z">
              <w:r>
                <w:delText xml:space="preserve">            returned.</w:delText>
              </w:r>
            </w:del>
          </w:p>
          <w:p w14:paraId="0883BA19" w14:textId="77777777" w:rsidR="00766893" w:rsidRDefault="00766893" w:rsidP="00766893">
            <w:pPr>
              <w:pStyle w:val="XML1"/>
              <w:rPr>
                <w:del w:id="5143" w:author="aas" w:date="2013-10-14T02:06:00Z"/>
              </w:rPr>
            </w:pPr>
            <w:del w:id="5144" w:author="aas" w:date="2013-10-14T02:06:00Z">
              <w:r>
                <w:delText xml:space="preserve">          &lt;/xs:documentation&gt;</w:delText>
              </w:r>
            </w:del>
          </w:p>
          <w:p w14:paraId="408702C3" w14:textId="77777777" w:rsidR="00766893" w:rsidRDefault="00766893" w:rsidP="00766893">
            <w:pPr>
              <w:pStyle w:val="XML1"/>
              <w:rPr>
                <w:del w:id="5145" w:author="aas" w:date="2013-10-14T02:06:00Z"/>
              </w:rPr>
            </w:pPr>
            <w:del w:id="5146" w:author="aas" w:date="2013-10-14T02:06:00Z">
              <w:r>
                <w:delText xml:space="preserve">        &lt;/xs:annotation&gt;</w:delText>
              </w:r>
            </w:del>
          </w:p>
          <w:p w14:paraId="1681B6BA" w14:textId="77777777" w:rsidR="00766893" w:rsidRDefault="00766893" w:rsidP="00766893">
            <w:pPr>
              <w:pStyle w:val="XML1"/>
              <w:rPr>
                <w:del w:id="5147" w:author="aas" w:date="2013-10-14T02:06:00Z"/>
              </w:rPr>
            </w:pPr>
            <w:del w:id="5148" w:author="aas" w:date="2013-10-14T02:06:00Z">
              <w:r>
                <w:delText xml:space="preserve">        &lt;xs:simpleType&gt;</w:delText>
              </w:r>
            </w:del>
          </w:p>
          <w:p w14:paraId="094BC6C7" w14:textId="77777777" w:rsidR="00766893" w:rsidRDefault="00766893" w:rsidP="00766893">
            <w:pPr>
              <w:pStyle w:val="XML1"/>
              <w:rPr>
                <w:del w:id="5149" w:author="aas" w:date="2013-10-14T02:06:00Z"/>
              </w:rPr>
            </w:pPr>
            <w:del w:id="5150" w:author="aas" w:date="2013-10-14T02:06:00Z">
              <w:r>
                <w:delText xml:space="preserve">          &lt;xs:restriction base="xs:string"&gt;</w:delText>
              </w:r>
            </w:del>
          </w:p>
          <w:p w14:paraId="3B158587" w14:textId="77777777" w:rsidR="00766893" w:rsidRDefault="00766893" w:rsidP="00766893">
            <w:pPr>
              <w:pStyle w:val="XML1"/>
              <w:rPr>
                <w:del w:id="5151" w:author="aas" w:date="2013-10-14T02:06:00Z"/>
              </w:rPr>
            </w:pPr>
            <w:del w:id="5152" w:author="aas" w:date="2013-10-14T02:06:00Z">
              <w:r>
                <w:delText xml:space="preserve">            &lt;xs:enumeration value="unsupported"/&gt;</w:delText>
              </w:r>
            </w:del>
          </w:p>
          <w:p w14:paraId="43B05F97" w14:textId="77777777" w:rsidR="00766893" w:rsidRDefault="00766893" w:rsidP="00766893">
            <w:pPr>
              <w:pStyle w:val="XML1"/>
              <w:rPr>
                <w:del w:id="5153" w:author="aas" w:date="2013-10-14T02:06:00Z"/>
              </w:rPr>
            </w:pPr>
            <w:del w:id="5154" w:author="aas" w:date="2013-10-14T02:06:00Z">
              <w:r>
                <w:delText xml:space="preserve">            &lt;xs:enumeration value="symmetric"/&gt;</w:delText>
              </w:r>
            </w:del>
          </w:p>
          <w:p w14:paraId="604FEBA3" w14:textId="77777777" w:rsidR="00766893" w:rsidRDefault="00766893" w:rsidP="00766893">
            <w:pPr>
              <w:pStyle w:val="XML1"/>
              <w:rPr>
                <w:del w:id="5155" w:author="aas" w:date="2013-10-14T02:06:00Z"/>
              </w:rPr>
            </w:pPr>
            <w:del w:id="5156" w:author="aas" w:date="2013-10-14T02:06:00Z">
              <w:r>
                <w:delText xml:space="preserve">            &lt;xs:enumeration value="asymmetric"/&gt;</w:delText>
              </w:r>
            </w:del>
          </w:p>
          <w:p w14:paraId="750FA680" w14:textId="77777777" w:rsidR="00766893" w:rsidRDefault="00766893" w:rsidP="00766893">
            <w:pPr>
              <w:pStyle w:val="XML1"/>
              <w:rPr>
                <w:del w:id="5157" w:author="aas" w:date="2013-10-14T02:06:00Z"/>
              </w:rPr>
            </w:pPr>
            <w:del w:id="5158" w:author="aas" w:date="2013-10-14T02:06:00Z">
              <w:r>
                <w:delText xml:space="preserve">          &lt;/xs:restriction&gt;</w:delText>
              </w:r>
            </w:del>
          </w:p>
          <w:p w14:paraId="747377FB" w14:textId="77777777" w:rsidR="00766893" w:rsidRDefault="00766893" w:rsidP="00766893">
            <w:pPr>
              <w:pStyle w:val="XML1"/>
              <w:rPr>
                <w:del w:id="5159" w:author="aas" w:date="2013-10-14T02:06:00Z"/>
              </w:rPr>
            </w:pPr>
            <w:del w:id="5160" w:author="aas" w:date="2013-10-14T02:06:00Z">
              <w:r>
                <w:delText xml:space="preserve">        &lt;/xs:simpleType&gt;</w:delText>
              </w:r>
            </w:del>
          </w:p>
          <w:p w14:paraId="0CCEBF37" w14:textId="77777777" w:rsidR="00766893" w:rsidRDefault="00766893" w:rsidP="00766893">
            <w:pPr>
              <w:pStyle w:val="XML1"/>
              <w:rPr>
                <w:del w:id="5161" w:author="aas" w:date="2013-10-14T02:06:00Z"/>
              </w:rPr>
            </w:pPr>
            <w:del w:id="5162" w:author="aas" w:date="2013-10-14T02:06:00Z">
              <w:r>
                <w:delText xml:space="preserve">      &lt;/xs:element&gt;</w:delText>
              </w:r>
            </w:del>
          </w:p>
          <w:p w14:paraId="728A4B2A" w14:textId="77777777" w:rsidR="00766893" w:rsidRDefault="00766893" w:rsidP="00766893">
            <w:pPr>
              <w:pStyle w:val="XML1"/>
              <w:rPr>
                <w:del w:id="5163" w:author="aas" w:date="2013-10-14T02:06:00Z"/>
              </w:rPr>
            </w:pPr>
            <w:del w:id="5164" w:author="aas" w:date="2013-10-14T02:06:00Z">
              <w:r>
                <w:delText xml:space="preserve">    &lt;/xs:sequence&gt;</w:delText>
              </w:r>
            </w:del>
          </w:p>
          <w:p w14:paraId="3E726E36" w14:textId="77777777" w:rsidR="00766893" w:rsidRDefault="00766893" w:rsidP="00766893">
            <w:pPr>
              <w:pStyle w:val="XML1"/>
              <w:rPr>
                <w:del w:id="5165" w:author="aas" w:date="2013-10-14T02:06:00Z"/>
              </w:rPr>
            </w:pPr>
            <w:del w:id="5166" w:author="aas" w:date="2013-10-14T02:06:00Z">
              <w:r>
                <w:delText xml:space="preserve">  &lt;/xs:group&gt;</w:delText>
              </w:r>
            </w:del>
          </w:p>
          <w:p w14:paraId="46FAF372" w14:textId="77777777" w:rsidR="00766893" w:rsidRDefault="00766893" w:rsidP="00766893">
            <w:pPr>
              <w:pStyle w:val="XML1"/>
              <w:rPr>
                <w:del w:id="5167" w:author="aas" w:date="2013-10-14T02:06:00Z"/>
              </w:rPr>
            </w:pPr>
          </w:p>
          <w:p w14:paraId="245A307C" w14:textId="77777777" w:rsidR="00766893" w:rsidRDefault="00766893" w:rsidP="00766893">
            <w:pPr>
              <w:pStyle w:val="XML1"/>
              <w:rPr>
                <w:del w:id="5168" w:author="aas" w:date="2013-10-14T02:06:00Z"/>
              </w:rPr>
            </w:pPr>
            <w:del w:id="5169" w:author="aas" w:date="2013-10-14T02:06:00Z">
              <w:r>
                <w:delText xml:space="preserve">  &lt;xs:simpleType name="OFPortRateType"&gt;</w:delText>
              </w:r>
            </w:del>
          </w:p>
          <w:p w14:paraId="3302D73F" w14:textId="77777777" w:rsidR="00766893" w:rsidRDefault="00766893" w:rsidP="00766893">
            <w:pPr>
              <w:pStyle w:val="XML1"/>
              <w:rPr>
                <w:del w:id="5170" w:author="aas" w:date="2013-10-14T02:06:00Z"/>
              </w:rPr>
            </w:pPr>
            <w:del w:id="5171" w:author="aas" w:date="2013-10-14T02:06:00Z">
              <w:r>
                <w:delText xml:space="preserve">    &lt;xs:annotation&gt;</w:delText>
              </w:r>
            </w:del>
          </w:p>
          <w:p w14:paraId="0F084955" w14:textId="77777777" w:rsidR="00766893" w:rsidRDefault="00766893" w:rsidP="00766893">
            <w:pPr>
              <w:pStyle w:val="XML1"/>
              <w:rPr>
                <w:del w:id="5172" w:author="aas" w:date="2013-10-14T02:06:00Z"/>
              </w:rPr>
            </w:pPr>
            <w:del w:id="5173" w:author="aas" w:date="2013-10-14T02:06:00Z">
              <w:r>
                <w:delText xml:space="preserve">      &lt;xs:documentation&gt;</w:delText>
              </w:r>
            </w:del>
          </w:p>
          <w:p w14:paraId="4BF1F342" w14:textId="77777777" w:rsidR="00766893" w:rsidRDefault="00766893" w:rsidP="00766893">
            <w:pPr>
              <w:pStyle w:val="XML1"/>
              <w:rPr>
                <w:del w:id="5174" w:author="aas" w:date="2013-10-14T02:06:00Z"/>
              </w:rPr>
            </w:pPr>
            <w:del w:id="5175" w:author="aas" w:date="2013-10-14T02:06:00Z">
              <w:r>
                <w:delText xml:space="preserve">        Type to specify the rate of a port including the</w:delText>
              </w:r>
            </w:del>
          </w:p>
          <w:p w14:paraId="1C0DF95B" w14:textId="77777777" w:rsidR="00766893" w:rsidRDefault="00766893" w:rsidP="00766893">
            <w:pPr>
              <w:pStyle w:val="XML1"/>
              <w:rPr>
                <w:del w:id="5176" w:author="aas" w:date="2013-10-14T02:06:00Z"/>
              </w:rPr>
            </w:pPr>
            <w:del w:id="5177" w:author="aas" w:date="2013-10-14T02:06:00Z">
              <w:r>
                <w:delText xml:space="preserve">        duplex transmission feature. Possible rates are 10Mb, 100Mb,</w:delText>
              </w:r>
            </w:del>
          </w:p>
          <w:p w14:paraId="5F23CB62" w14:textId="77777777" w:rsidR="00766893" w:rsidRDefault="00766893" w:rsidP="00766893">
            <w:pPr>
              <w:pStyle w:val="XML1"/>
              <w:rPr>
                <w:del w:id="5178" w:author="aas" w:date="2013-10-14T02:06:00Z"/>
              </w:rPr>
            </w:pPr>
            <w:del w:id="5179" w:author="aas" w:date="2013-10-14T02:06:00Z">
              <w:r>
                <w:delText xml:space="preserve">        1Gb, 10Gb, 40Gb, 100Gb, 1Tb or other. Rates of 10Mb, 100Mb</w:delText>
              </w:r>
            </w:del>
          </w:p>
          <w:p w14:paraId="7B3E58B2" w14:textId="77777777" w:rsidR="00766893" w:rsidRDefault="00766893" w:rsidP="00766893">
            <w:pPr>
              <w:pStyle w:val="XML1"/>
              <w:rPr>
                <w:del w:id="5180" w:author="aas" w:date="2013-10-14T02:06:00Z"/>
              </w:rPr>
            </w:pPr>
            <w:del w:id="5181" w:author="aas" w:date="2013-10-14T02:06:00Z">
              <w:r>
                <w:delText xml:space="preserve">        and 1 Gb can support half or full duplex transmission.</w:delText>
              </w:r>
            </w:del>
          </w:p>
          <w:p w14:paraId="21DDACA9" w14:textId="77777777" w:rsidR="00766893" w:rsidRDefault="00766893" w:rsidP="00766893">
            <w:pPr>
              <w:pStyle w:val="XML1"/>
              <w:rPr>
                <w:del w:id="5182" w:author="aas" w:date="2013-10-14T02:06:00Z"/>
              </w:rPr>
            </w:pPr>
            <w:del w:id="5183" w:author="aas" w:date="2013-10-14T02:06:00Z">
              <w:r>
                <w:delText xml:space="preserve">      &lt;/xs:documentation&gt;</w:delText>
              </w:r>
            </w:del>
          </w:p>
          <w:p w14:paraId="50359CF2" w14:textId="77777777" w:rsidR="00766893" w:rsidRDefault="00766893" w:rsidP="00766893">
            <w:pPr>
              <w:pStyle w:val="XML1"/>
              <w:rPr>
                <w:del w:id="5184" w:author="aas" w:date="2013-10-14T02:06:00Z"/>
              </w:rPr>
            </w:pPr>
            <w:del w:id="5185" w:author="aas" w:date="2013-10-14T02:06:00Z">
              <w:r>
                <w:delText xml:space="preserve">    &lt;/xs:annotation&gt;</w:delText>
              </w:r>
            </w:del>
          </w:p>
          <w:p w14:paraId="33D2C9AE" w14:textId="77777777" w:rsidR="00766893" w:rsidRDefault="00766893" w:rsidP="00766893">
            <w:pPr>
              <w:pStyle w:val="XML1"/>
              <w:rPr>
                <w:del w:id="5186" w:author="aas" w:date="2013-10-14T02:06:00Z"/>
              </w:rPr>
            </w:pPr>
          </w:p>
          <w:p w14:paraId="388FE2EA" w14:textId="77777777" w:rsidR="00766893" w:rsidRDefault="00766893" w:rsidP="00766893">
            <w:pPr>
              <w:pStyle w:val="XML1"/>
              <w:rPr>
                <w:del w:id="5187" w:author="aas" w:date="2013-10-14T02:06:00Z"/>
              </w:rPr>
            </w:pPr>
            <w:del w:id="5188" w:author="aas" w:date="2013-10-14T02:06:00Z">
              <w:r>
                <w:delText xml:space="preserve">    &lt;xs:restriction base="xs:string"&gt;</w:delText>
              </w:r>
            </w:del>
          </w:p>
          <w:p w14:paraId="03010886" w14:textId="77777777" w:rsidR="00766893" w:rsidRDefault="00766893" w:rsidP="00766893">
            <w:pPr>
              <w:pStyle w:val="XML1"/>
              <w:rPr>
                <w:del w:id="5189" w:author="aas" w:date="2013-10-14T02:06:00Z"/>
              </w:rPr>
            </w:pPr>
            <w:del w:id="5190" w:author="aas" w:date="2013-10-14T02:06:00Z">
              <w:r>
                <w:delText xml:space="preserve">      &lt;xs:enumeration value="10Mb-HD"/&gt;</w:delText>
              </w:r>
            </w:del>
          </w:p>
          <w:p w14:paraId="59B0A42A" w14:textId="77777777" w:rsidR="00766893" w:rsidRDefault="00766893" w:rsidP="00766893">
            <w:pPr>
              <w:pStyle w:val="XML1"/>
              <w:rPr>
                <w:del w:id="5191" w:author="aas" w:date="2013-10-14T02:06:00Z"/>
              </w:rPr>
            </w:pPr>
            <w:del w:id="5192" w:author="aas" w:date="2013-10-14T02:06:00Z">
              <w:r>
                <w:delText xml:space="preserve">      &lt;xs:enumeration value="10Mb-FD"/&gt;</w:delText>
              </w:r>
            </w:del>
          </w:p>
          <w:p w14:paraId="6896D4E5" w14:textId="77777777" w:rsidR="00766893" w:rsidRDefault="00766893" w:rsidP="00766893">
            <w:pPr>
              <w:pStyle w:val="XML1"/>
              <w:rPr>
                <w:del w:id="5193" w:author="aas" w:date="2013-10-14T02:06:00Z"/>
              </w:rPr>
            </w:pPr>
            <w:del w:id="5194" w:author="aas" w:date="2013-10-14T02:06:00Z">
              <w:r>
                <w:delText xml:space="preserve">      &lt;xs:enumeration value="100Mb-HD"/&gt;</w:delText>
              </w:r>
            </w:del>
          </w:p>
          <w:p w14:paraId="7D724CC6" w14:textId="77777777" w:rsidR="00766893" w:rsidRDefault="00766893" w:rsidP="00766893">
            <w:pPr>
              <w:pStyle w:val="XML1"/>
              <w:rPr>
                <w:del w:id="5195" w:author="aas" w:date="2013-10-14T02:06:00Z"/>
              </w:rPr>
            </w:pPr>
            <w:del w:id="5196" w:author="aas" w:date="2013-10-14T02:06:00Z">
              <w:r>
                <w:delText xml:space="preserve">      &lt;xs:enumeration value="100Mb-FD"/&gt;</w:delText>
              </w:r>
            </w:del>
          </w:p>
          <w:p w14:paraId="24F8443D" w14:textId="77777777" w:rsidR="00766893" w:rsidRDefault="00766893" w:rsidP="00766893">
            <w:pPr>
              <w:pStyle w:val="XML1"/>
              <w:rPr>
                <w:del w:id="5197" w:author="aas" w:date="2013-10-14T02:06:00Z"/>
              </w:rPr>
            </w:pPr>
            <w:del w:id="5198" w:author="aas" w:date="2013-10-14T02:06:00Z">
              <w:r>
                <w:delText xml:space="preserve">      &lt;xs:enumeration value="1Gb-HD"/&gt;</w:delText>
              </w:r>
            </w:del>
          </w:p>
          <w:p w14:paraId="635E98D2" w14:textId="77777777" w:rsidR="00766893" w:rsidRDefault="00766893" w:rsidP="00766893">
            <w:pPr>
              <w:pStyle w:val="XML1"/>
              <w:rPr>
                <w:del w:id="5199" w:author="aas" w:date="2013-10-14T02:06:00Z"/>
              </w:rPr>
            </w:pPr>
            <w:del w:id="5200" w:author="aas" w:date="2013-10-14T02:06:00Z">
              <w:r>
                <w:delText xml:space="preserve">      &lt;xs:enumeration value="1Gb-FD"/&gt;</w:delText>
              </w:r>
            </w:del>
          </w:p>
          <w:p w14:paraId="3F19A720" w14:textId="77777777" w:rsidR="00766893" w:rsidRDefault="00766893" w:rsidP="00766893">
            <w:pPr>
              <w:pStyle w:val="XML1"/>
              <w:rPr>
                <w:del w:id="5201" w:author="aas" w:date="2013-10-14T02:06:00Z"/>
              </w:rPr>
            </w:pPr>
            <w:del w:id="5202" w:author="aas" w:date="2013-10-14T02:06:00Z">
              <w:r>
                <w:delText xml:space="preserve">      &lt;xs:enumeration value="10Gb"/&gt;</w:delText>
              </w:r>
            </w:del>
          </w:p>
          <w:p w14:paraId="562D539C" w14:textId="77777777" w:rsidR="00766893" w:rsidRDefault="00766893" w:rsidP="00766893">
            <w:pPr>
              <w:pStyle w:val="XML1"/>
              <w:rPr>
                <w:del w:id="5203" w:author="aas" w:date="2013-10-14T02:06:00Z"/>
              </w:rPr>
            </w:pPr>
            <w:del w:id="5204" w:author="aas" w:date="2013-10-14T02:06:00Z">
              <w:r>
                <w:delText xml:space="preserve">      &lt;xs:enumeration value="40Gb"/&gt;</w:delText>
              </w:r>
            </w:del>
          </w:p>
          <w:p w14:paraId="23ED7179" w14:textId="77777777" w:rsidR="00766893" w:rsidRDefault="00766893" w:rsidP="00766893">
            <w:pPr>
              <w:pStyle w:val="XML1"/>
              <w:rPr>
                <w:del w:id="5205" w:author="aas" w:date="2013-10-14T02:06:00Z"/>
              </w:rPr>
            </w:pPr>
            <w:del w:id="5206" w:author="aas" w:date="2013-10-14T02:06:00Z">
              <w:r>
                <w:delText xml:space="preserve">      &lt;xs:enumeration value="100Gb"/&gt;</w:delText>
              </w:r>
            </w:del>
          </w:p>
          <w:p w14:paraId="6726F4B7" w14:textId="77777777" w:rsidR="00766893" w:rsidRDefault="00766893" w:rsidP="00766893">
            <w:pPr>
              <w:pStyle w:val="XML1"/>
              <w:rPr>
                <w:del w:id="5207" w:author="aas" w:date="2013-10-14T02:06:00Z"/>
              </w:rPr>
            </w:pPr>
            <w:del w:id="5208" w:author="aas" w:date="2013-10-14T02:06:00Z">
              <w:r>
                <w:delText xml:space="preserve">      &lt;xs:enumeration value="1Tb"/&gt;</w:delText>
              </w:r>
            </w:del>
          </w:p>
          <w:p w14:paraId="5C86EE70" w14:textId="77777777" w:rsidR="00766893" w:rsidRDefault="00766893" w:rsidP="00766893">
            <w:pPr>
              <w:pStyle w:val="XML1"/>
              <w:rPr>
                <w:del w:id="5209" w:author="aas" w:date="2013-10-14T02:06:00Z"/>
              </w:rPr>
            </w:pPr>
            <w:del w:id="5210" w:author="aas" w:date="2013-10-14T02:06:00Z">
              <w:r>
                <w:delText xml:space="preserve">      &lt;xs:enumeration value="other"/&gt;</w:delText>
              </w:r>
            </w:del>
          </w:p>
          <w:p w14:paraId="3F763659" w14:textId="77777777" w:rsidR="00766893" w:rsidRDefault="00766893" w:rsidP="00766893">
            <w:pPr>
              <w:pStyle w:val="XML1"/>
              <w:rPr>
                <w:del w:id="5211" w:author="aas" w:date="2013-10-14T02:06:00Z"/>
              </w:rPr>
            </w:pPr>
            <w:del w:id="5212" w:author="aas" w:date="2013-10-14T02:06:00Z">
              <w:r>
                <w:delText xml:space="preserve">    &lt;/xs:restriction&gt;</w:delText>
              </w:r>
            </w:del>
          </w:p>
          <w:p w14:paraId="350FD13E" w14:textId="77777777" w:rsidR="0094763A" w:rsidRPr="009F1B7D" w:rsidRDefault="00766893" w:rsidP="00011096">
            <w:pPr>
              <w:pStyle w:val="XML1"/>
              <w:rPr>
                <w:del w:id="5213" w:author="aas" w:date="2013-10-14T02:06:00Z"/>
              </w:rPr>
            </w:pPr>
            <w:del w:id="5214" w:author="aas" w:date="2013-10-14T02:06:00Z">
              <w:r>
                <w:delText xml:space="preserve">  &lt;/xs:simpleType&gt;</w:delText>
              </w:r>
            </w:del>
          </w:p>
        </w:tc>
      </w:tr>
    </w:tbl>
    <w:p w14:paraId="028EDEF1" w14:textId="77777777" w:rsidR="0094763A" w:rsidRPr="009F1B7D" w:rsidRDefault="0094763A" w:rsidP="0094763A">
      <w:pPr>
        <w:rPr>
          <w:del w:id="5215" w:author="aas" w:date="2013-10-14T02:06:00Z"/>
        </w:rPr>
      </w:pPr>
    </w:p>
    <w:p w14:paraId="0A09909D" w14:textId="77777777" w:rsidR="0094763A" w:rsidRPr="009F1B7D" w:rsidRDefault="0094763A" w:rsidP="00D14D27">
      <w:pPr>
        <w:pStyle w:val="Heading3"/>
      </w:pPr>
      <w:bookmarkStart w:id="5216" w:name="_Toc243774077"/>
      <w:r w:rsidRPr="00DB42FD">
        <w:t>XML Example</w:t>
      </w:r>
      <w:bookmarkEnd w:id="4818"/>
      <w:bookmarkEnd w:id="4819"/>
      <w:bookmarkEnd w:id="5216"/>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17" w:name="_Toc333523948"/>
      <w:bookmarkStart w:id="5218" w:name="_Toc335148035"/>
      <w:bookmarkStart w:id="5219" w:name="_Toc333523949"/>
      <w:bookmarkStart w:id="5220" w:name="_Toc335148036"/>
      <w:bookmarkStart w:id="5221" w:name="_Toc333523950"/>
      <w:bookmarkStart w:id="5222" w:name="_Toc335148037"/>
      <w:bookmarkStart w:id="5223" w:name="_Toc333523951"/>
      <w:bookmarkStart w:id="5224" w:name="_Toc335148038"/>
      <w:bookmarkStart w:id="5225" w:name="_Toc333523952"/>
      <w:bookmarkStart w:id="5226" w:name="_Toc335148039"/>
      <w:bookmarkStart w:id="5227" w:name="_Toc333523953"/>
      <w:bookmarkStart w:id="5228" w:name="_Toc335148040"/>
      <w:bookmarkStart w:id="5229" w:name="_Toc333523954"/>
      <w:bookmarkStart w:id="5230" w:name="_Toc335148041"/>
      <w:bookmarkStart w:id="5231" w:name="_Toc333523955"/>
      <w:bookmarkStart w:id="5232" w:name="_Toc335148042"/>
      <w:bookmarkStart w:id="5233" w:name="_Toc243774078"/>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r>
        <w:t>OpenFlow Queue</w:t>
      </w:r>
      <w:bookmarkEnd w:id="5233"/>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5234" w:name="_Toc315954025"/>
      <w:bookmarkStart w:id="5235" w:name="_Toc316542535"/>
      <w:bookmarkStart w:id="5236" w:name="_Toc243774079"/>
      <w:r w:rsidRPr="00DB42FD">
        <w:lastRenderedPageBreak/>
        <w:t>UML Diagram</w:t>
      </w:r>
      <w:bookmarkEnd w:id="5234"/>
      <w:bookmarkEnd w:id="5235"/>
      <w:bookmarkEnd w:id="5236"/>
    </w:p>
    <w:p w14:paraId="233346DF" w14:textId="4D61C67E" w:rsidR="00F07D3E" w:rsidRPr="009F1B7D" w:rsidRDefault="008E321D" w:rsidP="00F07D3E">
      <w:pPr>
        <w:keepNext/>
        <w:jc w:val="center"/>
      </w:pPr>
      <w:ins w:id="5237" w:author="Deepak Bansal (AZURE)" w:date="2013-11-25T12:07:00Z">
        <w:r>
          <w:object w:dxaOrig="5596" w:dyaOrig="7591" w14:anchorId="05ACB328">
            <v:shape id="_x0000_i1042" type="#_x0000_t75" style="width:279.75pt;height:379.5pt" o:ole="">
              <v:imagedata r:id="rId39" o:title=""/>
            </v:shape>
            <o:OLEObject Type="Embed" ProgID="Visio.Drawing.15" ShapeID="_x0000_i1042" DrawAspect="Content" ObjectID="_1446886554" r:id="rId40"/>
          </w:object>
        </w:r>
      </w:ins>
      <w:del w:id="5238" w:author="Deepak Bansal (AZURE)" w:date="2013-11-25T12:07:00Z">
        <w:r w:rsidR="00891460" w:rsidDel="008E321D">
          <w:object w:dxaOrig="5625" w:dyaOrig="7610" w14:anchorId="474BD0C3">
            <v:shape id="_x0000_i1036" type="#_x0000_t75" style="width:282pt;height:381pt" o:ole="">
              <v:imagedata r:id="rId41" o:title=""/>
            </v:shape>
            <o:OLEObject Type="Embed" ProgID="Visio.Drawing.11" ShapeID="_x0000_i1036" DrawAspect="Content" ObjectID="_1446886555" r:id="rId42"/>
          </w:object>
        </w:r>
      </w:del>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239" w:author="aas" w:date="2013-10-14T02:06:00Z"/>
        </w:rPr>
      </w:pPr>
      <w:bookmarkStart w:id="5240" w:name="_Toc315954026"/>
      <w:bookmarkStart w:id="5241" w:name="_Toc316542536"/>
      <w:bookmarkStart w:id="5242" w:name="_Toc315954027"/>
      <w:bookmarkStart w:id="5243" w:name="_Toc316542537"/>
      <w:del w:id="5244" w:author="aas" w:date="2013-10-14T02:06:00Z">
        <w:r w:rsidRPr="00DB42FD">
          <w:delText>XML Schema</w:delText>
        </w:r>
        <w:bookmarkEnd w:id="5240"/>
        <w:bookmarkEnd w:id="5241"/>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45" w:author="aas" w:date="2013-10-14T02:06:00Z"/>
        </w:trPr>
        <w:tc>
          <w:tcPr>
            <w:tcW w:w="5000" w:type="pct"/>
          </w:tcPr>
          <w:p w14:paraId="5971D2C0" w14:textId="77777777" w:rsidR="00766893" w:rsidRDefault="00766893" w:rsidP="00766893">
            <w:pPr>
              <w:pStyle w:val="XML1"/>
              <w:rPr>
                <w:del w:id="5246" w:author="aas" w:date="2013-10-14T02:06:00Z"/>
              </w:rPr>
            </w:pPr>
            <w:del w:id="5247" w:author="aas" w:date="2013-10-14T02:06:00Z">
              <w:r>
                <w:delText xml:space="preserve">  &lt;xs:group name="OFQueueType"&gt;</w:delText>
              </w:r>
            </w:del>
          </w:p>
          <w:p w14:paraId="7EAEF1E7" w14:textId="77777777" w:rsidR="00766893" w:rsidRDefault="00766893" w:rsidP="00766893">
            <w:pPr>
              <w:pStyle w:val="XML1"/>
              <w:rPr>
                <w:del w:id="5248" w:author="aas" w:date="2013-10-14T02:06:00Z"/>
              </w:rPr>
            </w:pPr>
            <w:del w:id="5249" w:author="aas" w:date="2013-10-14T02:06:00Z">
              <w:r>
                <w:delText xml:space="preserve">    &lt;xs:annotation&gt;</w:delText>
              </w:r>
            </w:del>
          </w:p>
          <w:p w14:paraId="1883292D" w14:textId="77777777" w:rsidR="00766893" w:rsidRDefault="00766893" w:rsidP="00766893">
            <w:pPr>
              <w:pStyle w:val="XML1"/>
              <w:rPr>
                <w:del w:id="5250" w:author="aas" w:date="2013-10-14T02:06:00Z"/>
              </w:rPr>
            </w:pPr>
            <w:del w:id="5251" w:author="aas" w:date="2013-10-14T02:06:00Z">
              <w:r>
                <w:delText xml:space="preserve">      &lt;xs:documentation&gt;</w:delText>
              </w:r>
            </w:del>
          </w:p>
          <w:p w14:paraId="7ACF595E" w14:textId="77777777" w:rsidR="00766893" w:rsidRDefault="00766893" w:rsidP="00766893">
            <w:pPr>
              <w:pStyle w:val="XML1"/>
              <w:rPr>
                <w:del w:id="5252" w:author="aas" w:date="2013-10-14T02:06:00Z"/>
              </w:rPr>
            </w:pPr>
            <w:del w:id="5253" w:author="aas" w:date="2013-10-14T02:06:00Z">
              <w:r>
                <w:delText xml:space="preserve">        This grouping specifies all properties of a queue</w:delText>
              </w:r>
            </w:del>
          </w:p>
          <w:p w14:paraId="7FA469EC" w14:textId="77777777" w:rsidR="00766893" w:rsidRDefault="00766893" w:rsidP="00766893">
            <w:pPr>
              <w:pStyle w:val="XML1"/>
              <w:rPr>
                <w:del w:id="5254" w:author="aas" w:date="2013-10-14T02:06:00Z"/>
              </w:rPr>
            </w:pPr>
            <w:del w:id="5255" w:author="aas" w:date="2013-10-14T02:06:00Z">
              <w:r>
                <w:delText xml:space="preserve">        resource.</w:delText>
              </w:r>
            </w:del>
          </w:p>
          <w:p w14:paraId="61808FD3" w14:textId="77777777" w:rsidR="00766893" w:rsidRDefault="00766893" w:rsidP="00766893">
            <w:pPr>
              <w:pStyle w:val="XML1"/>
              <w:rPr>
                <w:del w:id="5256" w:author="aas" w:date="2013-10-14T02:06:00Z"/>
              </w:rPr>
            </w:pPr>
          </w:p>
          <w:p w14:paraId="1C1A6CB1" w14:textId="77777777" w:rsidR="00766893" w:rsidRDefault="00766893" w:rsidP="00766893">
            <w:pPr>
              <w:pStyle w:val="XML1"/>
              <w:rPr>
                <w:del w:id="5257" w:author="aas" w:date="2013-10-14T02:06:00Z"/>
              </w:rPr>
            </w:pPr>
            <w:del w:id="5258" w:author="aas" w:date="2013-10-14T02:06:00Z">
              <w:r>
                <w:delText xml:space="preserve">        NETCONF &amp;lt;edit-config&amp;gt; operations MUST be implemented as </w:delText>
              </w:r>
            </w:del>
          </w:p>
          <w:p w14:paraId="3CC89060" w14:textId="77777777" w:rsidR="00766893" w:rsidRDefault="00766893" w:rsidP="00766893">
            <w:pPr>
              <w:pStyle w:val="XML1"/>
              <w:rPr>
                <w:del w:id="5259" w:author="aas" w:date="2013-10-14T02:06:00Z"/>
              </w:rPr>
            </w:pPr>
            <w:del w:id="5260" w:author="aas" w:date="2013-10-14T02:06:00Z">
              <w:r>
                <w:delText xml:space="preserve">        follows: </w:delText>
              </w:r>
            </w:del>
          </w:p>
          <w:p w14:paraId="7557970D" w14:textId="77777777" w:rsidR="00766893" w:rsidRDefault="00766893" w:rsidP="00766893">
            <w:pPr>
              <w:pStyle w:val="XML1"/>
              <w:rPr>
                <w:del w:id="5261" w:author="aas" w:date="2013-10-14T02:06:00Z"/>
              </w:rPr>
            </w:pPr>
          </w:p>
          <w:p w14:paraId="3C4AC84E" w14:textId="77777777" w:rsidR="00766893" w:rsidRDefault="00766893" w:rsidP="00766893">
            <w:pPr>
              <w:pStyle w:val="XML1"/>
              <w:rPr>
                <w:del w:id="5262" w:author="aas" w:date="2013-10-14T02:06:00Z"/>
              </w:rPr>
            </w:pPr>
            <w:del w:id="5263" w:author="aas" w:date="2013-10-14T02:06:00Z">
              <w:r>
                <w:delText xml:space="preserve">        * The 'resource-id' element of OFResoureType MUST be present</w:delText>
              </w:r>
            </w:del>
          </w:p>
          <w:p w14:paraId="1BF33879" w14:textId="77777777" w:rsidR="00766893" w:rsidRDefault="00766893" w:rsidP="00766893">
            <w:pPr>
              <w:pStyle w:val="XML1"/>
              <w:rPr>
                <w:del w:id="5264" w:author="aas" w:date="2013-10-14T02:06:00Z"/>
              </w:rPr>
            </w:pPr>
            <w:del w:id="5265" w:author="aas" w:date="2013-10-14T02:06:00Z">
              <w:r>
                <w:delText xml:space="preserve">        at all &amp;lt;edit-config&amp;gt; operations to identify the port.</w:delText>
              </w:r>
            </w:del>
          </w:p>
          <w:p w14:paraId="5CCA2F28" w14:textId="77777777" w:rsidR="00766893" w:rsidRDefault="00766893" w:rsidP="00766893">
            <w:pPr>
              <w:pStyle w:val="XML1"/>
              <w:rPr>
                <w:del w:id="5266" w:author="aas" w:date="2013-10-14T02:06:00Z"/>
              </w:rPr>
            </w:pPr>
            <w:del w:id="5267" w:author="aas" w:date="2013-10-14T02:06:00Z">
              <w:r>
                <w:delText xml:space="preserve">        * If the operation is 'merge' or 'replace', the element is</w:delText>
              </w:r>
            </w:del>
          </w:p>
          <w:p w14:paraId="537FEA05" w14:textId="77777777" w:rsidR="00766893" w:rsidRDefault="00766893" w:rsidP="00766893">
            <w:pPr>
              <w:pStyle w:val="XML1"/>
              <w:rPr>
                <w:del w:id="5268" w:author="aas" w:date="2013-10-14T02:06:00Z"/>
              </w:rPr>
            </w:pPr>
            <w:del w:id="5269" w:author="aas" w:date="2013-10-14T02:06:00Z">
              <w:r>
                <w:delText xml:space="preserve">        created if it does not exist, and its value is set to the</w:delText>
              </w:r>
            </w:del>
          </w:p>
          <w:p w14:paraId="6D41AF82" w14:textId="77777777" w:rsidR="00766893" w:rsidRDefault="00766893" w:rsidP="00766893">
            <w:pPr>
              <w:pStyle w:val="XML1"/>
              <w:rPr>
                <w:del w:id="5270" w:author="aas" w:date="2013-10-14T02:06:00Z"/>
              </w:rPr>
            </w:pPr>
            <w:del w:id="5271" w:author="aas" w:date="2013-10-14T02:06:00Z">
              <w:r>
                <w:delText xml:space="preserve">        value found in the XML RPC data.</w:delText>
              </w:r>
            </w:del>
          </w:p>
          <w:p w14:paraId="0BF70B6F" w14:textId="77777777" w:rsidR="00766893" w:rsidRDefault="00766893" w:rsidP="00766893">
            <w:pPr>
              <w:pStyle w:val="XML1"/>
              <w:rPr>
                <w:del w:id="5272" w:author="aas" w:date="2013-10-14T02:06:00Z"/>
              </w:rPr>
            </w:pPr>
            <w:del w:id="5273" w:author="aas" w:date="2013-10-14T02:06:00Z">
              <w:r>
                <w:delText xml:space="preserve">        * If the operation is 'create', the element is created if it</w:delText>
              </w:r>
            </w:del>
          </w:p>
          <w:p w14:paraId="1F7E68E2" w14:textId="77777777" w:rsidR="00766893" w:rsidRDefault="00766893" w:rsidP="00766893">
            <w:pPr>
              <w:pStyle w:val="XML1"/>
              <w:rPr>
                <w:del w:id="5274" w:author="aas" w:date="2013-10-14T02:06:00Z"/>
              </w:rPr>
            </w:pPr>
            <w:del w:id="5275" w:author="aas" w:date="2013-10-14T02:06:00Z">
              <w:r>
                <w:delText xml:space="preserve">        does not exist. If the element already exists, a</w:delText>
              </w:r>
            </w:del>
          </w:p>
          <w:p w14:paraId="4F8A6B7C" w14:textId="77777777" w:rsidR="00766893" w:rsidRDefault="00766893" w:rsidP="00766893">
            <w:pPr>
              <w:pStyle w:val="XML1"/>
              <w:rPr>
                <w:del w:id="5276" w:author="aas" w:date="2013-10-14T02:06:00Z"/>
              </w:rPr>
            </w:pPr>
            <w:del w:id="5277"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78" w:author="aas" w:date="2013-10-14T02:06:00Z"/>
              </w:rPr>
            </w:pPr>
            <w:del w:id="5279" w:author="aas" w:date="2013-10-14T02:06:00Z">
              <w:r>
                <w:delText xml:space="preserve">        * If the operation is 'delete', the element is deleted if it</w:delText>
              </w:r>
            </w:del>
          </w:p>
          <w:p w14:paraId="1AC001F3" w14:textId="77777777" w:rsidR="00766893" w:rsidRDefault="00766893" w:rsidP="00766893">
            <w:pPr>
              <w:pStyle w:val="XML1"/>
              <w:rPr>
                <w:del w:id="5280" w:author="aas" w:date="2013-10-14T02:06:00Z"/>
              </w:rPr>
            </w:pPr>
            <w:del w:id="528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82" w:author="aas" w:date="2013-10-14T02:06:00Z"/>
              </w:rPr>
            </w:pPr>
            <w:del w:id="5283" w:author="aas" w:date="2013-10-14T02:06:00Z">
              <w:r>
                <w:delText xml:space="preserve">        error is returned.</w:delText>
              </w:r>
            </w:del>
          </w:p>
          <w:p w14:paraId="46FB0DB7" w14:textId="77777777" w:rsidR="00766893" w:rsidRDefault="00766893" w:rsidP="00766893">
            <w:pPr>
              <w:pStyle w:val="XML1"/>
              <w:rPr>
                <w:del w:id="5284" w:author="aas" w:date="2013-10-14T02:06:00Z"/>
              </w:rPr>
            </w:pPr>
            <w:del w:id="5285" w:author="aas" w:date="2013-10-14T02:06:00Z">
              <w:r>
                <w:delText xml:space="preserve">      &lt;/xs:documentation&gt;</w:delText>
              </w:r>
            </w:del>
          </w:p>
          <w:p w14:paraId="284A09A9" w14:textId="77777777" w:rsidR="00766893" w:rsidRDefault="00766893" w:rsidP="00766893">
            <w:pPr>
              <w:pStyle w:val="XML1"/>
              <w:rPr>
                <w:del w:id="5286" w:author="aas" w:date="2013-10-14T02:06:00Z"/>
              </w:rPr>
            </w:pPr>
            <w:del w:id="5287" w:author="aas" w:date="2013-10-14T02:06:00Z">
              <w:r>
                <w:delText xml:space="preserve">    &lt;/xs:annotation&gt;</w:delText>
              </w:r>
            </w:del>
          </w:p>
          <w:p w14:paraId="3B616C9D" w14:textId="77777777" w:rsidR="00766893" w:rsidRDefault="00766893" w:rsidP="00766893">
            <w:pPr>
              <w:pStyle w:val="XML1"/>
              <w:rPr>
                <w:del w:id="5288" w:author="aas" w:date="2013-10-14T02:06:00Z"/>
              </w:rPr>
            </w:pPr>
          </w:p>
          <w:p w14:paraId="2390A32C" w14:textId="77777777" w:rsidR="00766893" w:rsidRDefault="00766893" w:rsidP="00766893">
            <w:pPr>
              <w:pStyle w:val="XML1"/>
              <w:rPr>
                <w:del w:id="5289" w:author="aas" w:date="2013-10-14T02:06:00Z"/>
              </w:rPr>
            </w:pPr>
            <w:del w:id="5290" w:author="aas" w:date="2013-10-14T02:06:00Z">
              <w:r>
                <w:delText xml:space="preserve">    &lt;xs:sequence&gt;</w:delText>
              </w:r>
            </w:del>
          </w:p>
          <w:p w14:paraId="7ED0842E" w14:textId="77777777" w:rsidR="00766893" w:rsidRDefault="00766893" w:rsidP="00766893">
            <w:pPr>
              <w:pStyle w:val="XML1"/>
              <w:rPr>
                <w:del w:id="5291" w:author="aas" w:date="2013-10-14T02:06:00Z"/>
              </w:rPr>
            </w:pPr>
            <w:del w:id="5292" w:author="aas" w:date="2013-10-14T02:06:00Z">
              <w:r>
                <w:delText xml:space="preserve">      &lt;xs:group ref="OFResourceType"/&gt;</w:delText>
              </w:r>
            </w:del>
          </w:p>
          <w:p w14:paraId="206BD791" w14:textId="77777777" w:rsidR="00766893" w:rsidRDefault="00766893" w:rsidP="00766893">
            <w:pPr>
              <w:pStyle w:val="XML1"/>
              <w:rPr>
                <w:del w:id="5293" w:author="aas" w:date="2013-10-14T02:06:00Z"/>
              </w:rPr>
            </w:pPr>
            <w:del w:id="5294" w:author="aas" w:date="2013-10-14T02:06:00Z">
              <w:r>
                <w:delText xml:space="preserve">      &lt;xs:element name="id"  type="xs:unsignedLong"&gt;</w:delText>
              </w:r>
            </w:del>
          </w:p>
          <w:p w14:paraId="64399D15" w14:textId="77777777" w:rsidR="00766893" w:rsidRDefault="00766893" w:rsidP="00766893">
            <w:pPr>
              <w:pStyle w:val="XML1"/>
              <w:rPr>
                <w:del w:id="5295" w:author="aas" w:date="2013-10-14T02:06:00Z"/>
              </w:rPr>
            </w:pPr>
            <w:del w:id="5296" w:author="aas" w:date="2013-10-14T02:06:00Z">
              <w:r>
                <w:delText xml:space="preserve">        &lt;xs:annotation&gt;</w:delText>
              </w:r>
            </w:del>
          </w:p>
          <w:p w14:paraId="114C0C71" w14:textId="77777777" w:rsidR="00766893" w:rsidRDefault="00766893" w:rsidP="00766893">
            <w:pPr>
              <w:pStyle w:val="XML1"/>
              <w:rPr>
                <w:del w:id="5297" w:author="aas" w:date="2013-10-14T02:06:00Z"/>
              </w:rPr>
            </w:pPr>
            <w:del w:id="5298" w:author="aas" w:date="2013-10-14T02:06:00Z">
              <w:r>
                <w:delText xml:space="preserve">          &lt;xs:documentation&gt;</w:delText>
              </w:r>
            </w:del>
          </w:p>
          <w:p w14:paraId="2D860E6A" w14:textId="77777777" w:rsidR="00766893" w:rsidRDefault="00766893" w:rsidP="00766893">
            <w:pPr>
              <w:pStyle w:val="XML1"/>
              <w:rPr>
                <w:del w:id="5299" w:author="aas" w:date="2013-10-14T02:06:00Z"/>
              </w:rPr>
            </w:pPr>
            <w:del w:id="5300" w:author="aas" w:date="2013-10-14T02:06:00Z">
              <w:r>
                <w:delText xml:space="preserve">            This id identifies the OpenFlow Queue to </w:delText>
              </w:r>
            </w:del>
          </w:p>
          <w:p w14:paraId="0AE3B74D" w14:textId="77777777" w:rsidR="00766893" w:rsidRDefault="00766893" w:rsidP="00766893">
            <w:pPr>
              <w:pStyle w:val="XML1"/>
              <w:rPr>
                <w:del w:id="5301" w:author="aas" w:date="2013-10-14T02:06:00Z"/>
              </w:rPr>
            </w:pPr>
            <w:del w:id="5302" w:author="aas" w:date="2013-10-14T02:06:00Z">
              <w:r>
                <w:delText xml:space="preserve">            OpenFlow Controllers. It is assigned to an OpenFlow Queue </w:delText>
              </w:r>
            </w:del>
          </w:p>
          <w:p w14:paraId="5CFBC0B0" w14:textId="77777777" w:rsidR="00766893" w:rsidRDefault="00766893" w:rsidP="00766893">
            <w:pPr>
              <w:pStyle w:val="XML1"/>
              <w:rPr>
                <w:del w:id="5303" w:author="aas" w:date="2013-10-14T02:06:00Z"/>
              </w:rPr>
            </w:pPr>
            <w:del w:id="5304" w:author="aas" w:date="2013-10-14T02:06:00Z">
              <w:r>
                <w:delText xml:space="preserve">            latest when the OpenFlow Queue is associated with and</w:delText>
              </w:r>
            </w:del>
          </w:p>
          <w:p w14:paraId="411C1739" w14:textId="77777777" w:rsidR="00766893" w:rsidRDefault="00766893" w:rsidP="00766893">
            <w:pPr>
              <w:pStyle w:val="XML1"/>
              <w:rPr>
                <w:del w:id="5305" w:author="aas" w:date="2013-10-14T02:06:00Z"/>
              </w:rPr>
            </w:pPr>
            <w:del w:id="5306" w:author="aas" w:date="2013-10-14T02:06:00Z">
              <w:r>
                <w:delText xml:space="preserve">            OpenFlow Logical Switch.  If the OpenFlow Queue is</w:delText>
              </w:r>
            </w:del>
          </w:p>
          <w:p w14:paraId="6DB3C623" w14:textId="77777777" w:rsidR="00766893" w:rsidRDefault="00766893" w:rsidP="00766893">
            <w:pPr>
              <w:pStyle w:val="XML1"/>
              <w:rPr>
                <w:del w:id="5307" w:author="aas" w:date="2013-10-14T02:06:00Z"/>
              </w:rPr>
            </w:pPr>
            <w:del w:id="5308" w:author="aas" w:date="2013-10-14T02:06:00Z">
              <w:r>
                <w:delText xml:space="preserve">            associated with an OpenFlow Logical Switch, this element</w:delText>
              </w:r>
            </w:del>
          </w:p>
          <w:p w14:paraId="24C52427" w14:textId="77777777" w:rsidR="00766893" w:rsidRDefault="00766893" w:rsidP="00766893">
            <w:pPr>
              <w:pStyle w:val="XML1"/>
              <w:rPr>
                <w:del w:id="5309" w:author="aas" w:date="2013-10-14T02:06:00Z"/>
              </w:rPr>
            </w:pPr>
            <w:del w:id="5310" w:author="aas" w:date="2013-10-14T02:06:00Z">
              <w:r>
                <w:delText xml:space="preserve">            MUST be unique within the context of the OpenFlow Logical</w:delText>
              </w:r>
            </w:del>
          </w:p>
          <w:p w14:paraId="3A08B453" w14:textId="77777777" w:rsidR="00766893" w:rsidRDefault="00766893" w:rsidP="00766893">
            <w:pPr>
              <w:pStyle w:val="XML1"/>
              <w:rPr>
                <w:del w:id="5311" w:author="aas" w:date="2013-10-14T02:06:00Z"/>
              </w:rPr>
            </w:pPr>
            <w:del w:id="5312" w:author="aas" w:date="2013-10-14T02:06:00Z">
              <w:r>
                <w:delText xml:space="preserve">            Switch.  </w:delText>
              </w:r>
            </w:del>
          </w:p>
          <w:p w14:paraId="7AFAAAEB" w14:textId="77777777" w:rsidR="00766893" w:rsidRDefault="00766893" w:rsidP="00766893">
            <w:pPr>
              <w:pStyle w:val="XML1"/>
              <w:rPr>
                <w:del w:id="5313" w:author="aas" w:date="2013-10-14T02:06:00Z"/>
              </w:rPr>
            </w:pPr>
            <w:del w:id="5314" w:author="aas" w:date="2013-10-14T02:06:00Z">
              <w:r>
                <w:delText xml:space="preserve">                  </w:delText>
              </w:r>
            </w:del>
          </w:p>
          <w:p w14:paraId="7D7BE03F" w14:textId="77777777" w:rsidR="00766893" w:rsidRDefault="00766893" w:rsidP="00766893">
            <w:pPr>
              <w:pStyle w:val="XML1"/>
              <w:rPr>
                <w:del w:id="5315" w:author="aas" w:date="2013-10-14T02:06:00Z"/>
              </w:rPr>
            </w:pPr>
            <w:del w:id="5316" w:author="aas" w:date="2013-10-14T02:06:00Z">
              <w:r>
                <w:delText xml:space="preserve">            OpenFlow Capable Switch implementations may choose to</w:delText>
              </w:r>
            </w:del>
          </w:p>
          <w:p w14:paraId="1456B9DD" w14:textId="77777777" w:rsidR="00766893" w:rsidRDefault="00766893" w:rsidP="00766893">
            <w:pPr>
              <w:pStyle w:val="XML1"/>
              <w:rPr>
                <w:del w:id="5317" w:author="aas" w:date="2013-10-14T02:06:00Z"/>
              </w:rPr>
            </w:pPr>
            <w:del w:id="5318" w:author="aas" w:date="2013-10-14T02:06:00Z">
              <w:r>
                <w:delText xml:space="preserve">            assign values to OpenFlow Queues that are unique within the</w:delText>
              </w:r>
            </w:del>
          </w:p>
          <w:p w14:paraId="5E251931" w14:textId="77777777" w:rsidR="00766893" w:rsidRDefault="00766893" w:rsidP="00766893">
            <w:pPr>
              <w:pStyle w:val="XML1"/>
              <w:rPr>
                <w:del w:id="5319" w:author="aas" w:date="2013-10-14T02:06:00Z"/>
              </w:rPr>
            </w:pPr>
            <w:del w:id="5320" w:author="aas" w:date="2013-10-14T02:06:00Z">
              <w:r>
                <w:delText xml:space="preserve">            context of the OpenFlow Logical Switch.  These id can be</w:delText>
              </w:r>
            </w:del>
          </w:p>
          <w:p w14:paraId="504458B2" w14:textId="77777777" w:rsidR="00766893" w:rsidRDefault="00766893" w:rsidP="00766893">
            <w:pPr>
              <w:pStyle w:val="XML1"/>
              <w:rPr>
                <w:del w:id="5321" w:author="aas" w:date="2013-10-14T02:06:00Z"/>
              </w:rPr>
            </w:pPr>
            <w:del w:id="5322" w:author="aas" w:date="2013-10-14T02:06:00Z">
              <w:r>
                <w:delText xml:space="preserve">            used independent of assignments to OpenFlow Logical</w:delText>
              </w:r>
            </w:del>
          </w:p>
          <w:p w14:paraId="690B9415" w14:textId="77777777" w:rsidR="00766893" w:rsidRDefault="00766893" w:rsidP="00766893">
            <w:pPr>
              <w:pStyle w:val="XML1"/>
              <w:rPr>
                <w:del w:id="5323" w:author="aas" w:date="2013-10-14T02:06:00Z"/>
              </w:rPr>
            </w:pPr>
            <w:del w:id="5324" w:author="aas" w:date="2013-10-14T02:06:00Z">
              <w:r>
                <w:delText xml:space="preserve">            Switches. </w:delText>
              </w:r>
            </w:del>
          </w:p>
          <w:p w14:paraId="7C3CC749" w14:textId="77777777" w:rsidR="00766893" w:rsidRDefault="00766893" w:rsidP="00766893">
            <w:pPr>
              <w:pStyle w:val="XML1"/>
              <w:rPr>
                <w:del w:id="5325" w:author="aas" w:date="2013-10-14T02:06:00Z"/>
              </w:rPr>
            </w:pPr>
            <w:del w:id="5326" w:author="aas" w:date="2013-10-14T02:06:00Z">
              <w:r>
                <w:delText xml:space="preserve">                  </w:delText>
              </w:r>
            </w:del>
          </w:p>
          <w:p w14:paraId="42B63DAC" w14:textId="77777777" w:rsidR="00766893" w:rsidRDefault="00766893" w:rsidP="00766893">
            <w:pPr>
              <w:pStyle w:val="XML1"/>
              <w:rPr>
                <w:del w:id="5327" w:author="aas" w:date="2013-10-14T02:06:00Z"/>
              </w:rPr>
            </w:pPr>
            <w:del w:id="5328" w:author="aas" w:date="2013-10-14T02:06:00Z">
              <w:r>
                <w:delText xml:space="preserve">            Other implementations may assign values to this element</w:delText>
              </w:r>
            </w:del>
          </w:p>
          <w:p w14:paraId="6468B697" w14:textId="77777777" w:rsidR="00766893" w:rsidRDefault="00766893" w:rsidP="00766893">
            <w:pPr>
              <w:pStyle w:val="XML1"/>
              <w:rPr>
                <w:del w:id="5329" w:author="aas" w:date="2013-10-14T02:06:00Z"/>
              </w:rPr>
            </w:pPr>
            <w:del w:id="5330" w:author="aas" w:date="2013-10-14T02:06:00Z">
              <w:r>
                <w:delText xml:space="preserve">            only if the OpenFlow Queue is assigned to an OpenFlow</w:delText>
              </w:r>
            </w:del>
          </w:p>
          <w:p w14:paraId="2031A728" w14:textId="77777777" w:rsidR="00766893" w:rsidRDefault="00766893" w:rsidP="00766893">
            <w:pPr>
              <w:pStyle w:val="XML1"/>
              <w:rPr>
                <w:del w:id="5331" w:author="aas" w:date="2013-10-14T02:06:00Z"/>
              </w:rPr>
            </w:pPr>
            <w:del w:id="5332" w:author="aas" w:date="2013-10-14T02:06:00Z">
              <w:r>
                <w:delText xml:space="preserve">            Logical Switch.  If no value is currently assigned to this</w:delText>
              </w:r>
            </w:del>
          </w:p>
          <w:p w14:paraId="2BE67D61" w14:textId="77777777" w:rsidR="00766893" w:rsidRDefault="00766893" w:rsidP="00766893">
            <w:pPr>
              <w:pStyle w:val="XML1"/>
              <w:rPr>
                <w:del w:id="5333" w:author="aas" w:date="2013-10-14T02:06:00Z"/>
              </w:rPr>
            </w:pPr>
            <w:del w:id="5334" w:author="aas" w:date="2013-10-14T02:06:00Z">
              <w:r>
                <w:delText xml:space="preserve">            element then this element MUST NOT be included in replies</w:delText>
              </w:r>
            </w:del>
          </w:p>
          <w:p w14:paraId="4464AF88" w14:textId="77777777" w:rsidR="00766893" w:rsidRDefault="00766893" w:rsidP="00766893">
            <w:pPr>
              <w:pStyle w:val="XML1"/>
              <w:rPr>
                <w:del w:id="5335" w:author="aas" w:date="2013-10-14T02:06:00Z"/>
              </w:rPr>
            </w:pPr>
            <w:del w:id="5336" w:author="aas" w:date="2013-10-14T02:06:00Z">
              <w:r>
                <w:delText xml:space="preserve">            to NETCONF &amp;lt;get&amp;gt; requests. Since this element is not</w:delText>
              </w:r>
            </w:del>
          </w:p>
          <w:p w14:paraId="65AEBE35" w14:textId="77777777" w:rsidR="00766893" w:rsidRDefault="00766893" w:rsidP="00766893">
            <w:pPr>
              <w:pStyle w:val="XML1"/>
              <w:rPr>
                <w:del w:id="5337" w:author="aas" w:date="2013-10-14T02:06:00Z"/>
              </w:rPr>
            </w:pPr>
            <w:del w:id="5338" w:author="aas" w:date="2013-10-14T02:06:00Z">
              <w:r>
                <w:delText xml:space="preserve">            configurable with the NETCONF protocol it MUST NOT be</w:delText>
              </w:r>
            </w:del>
          </w:p>
          <w:p w14:paraId="7BC3F43B" w14:textId="77777777" w:rsidR="00766893" w:rsidRDefault="00766893" w:rsidP="00766893">
            <w:pPr>
              <w:pStyle w:val="XML1"/>
              <w:rPr>
                <w:del w:id="5339" w:author="aas" w:date="2013-10-14T02:06:00Z"/>
              </w:rPr>
            </w:pPr>
            <w:del w:id="5340" w:author="aas" w:date="2013-10-14T02:06:00Z">
              <w:r>
                <w:delText xml:space="preserve">            included in replies to NETCONF &amp;lt;get-config&amp;gt; requests.</w:delText>
              </w:r>
            </w:del>
          </w:p>
          <w:p w14:paraId="277D7ABD" w14:textId="77777777" w:rsidR="00766893" w:rsidRDefault="00766893" w:rsidP="00766893">
            <w:pPr>
              <w:pStyle w:val="XML1"/>
              <w:rPr>
                <w:del w:id="5341" w:author="aas" w:date="2013-10-14T02:06:00Z"/>
              </w:rPr>
            </w:pPr>
            <w:del w:id="5342" w:author="aas" w:date="2013-10-14T02:06:00Z">
              <w:r>
                <w:delText xml:space="preserve">          &lt;/xs:documentation&gt;</w:delText>
              </w:r>
            </w:del>
          </w:p>
          <w:p w14:paraId="13DA6F84" w14:textId="77777777" w:rsidR="00766893" w:rsidRDefault="00766893" w:rsidP="00766893">
            <w:pPr>
              <w:pStyle w:val="XML1"/>
              <w:rPr>
                <w:del w:id="5343" w:author="aas" w:date="2013-10-14T02:06:00Z"/>
              </w:rPr>
            </w:pPr>
            <w:del w:id="5344" w:author="aas" w:date="2013-10-14T02:06:00Z">
              <w:r>
                <w:delText xml:space="preserve">        &lt;/xs:annotation&gt;</w:delText>
              </w:r>
            </w:del>
          </w:p>
          <w:p w14:paraId="3DF4E00A" w14:textId="77777777" w:rsidR="00766893" w:rsidRDefault="00766893" w:rsidP="00766893">
            <w:pPr>
              <w:pStyle w:val="XML1"/>
              <w:rPr>
                <w:del w:id="5345" w:author="aas" w:date="2013-10-14T02:06:00Z"/>
              </w:rPr>
            </w:pPr>
            <w:del w:id="5346" w:author="aas" w:date="2013-10-14T02:06:00Z">
              <w:r>
                <w:delText xml:space="preserve">      &lt;/xs:element&gt;</w:delText>
              </w:r>
            </w:del>
          </w:p>
          <w:p w14:paraId="7643A53D" w14:textId="77777777" w:rsidR="00766893" w:rsidRDefault="00766893" w:rsidP="00766893">
            <w:pPr>
              <w:pStyle w:val="XML1"/>
              <w:rPr>
                <w:del w:id="5347" w:author="aas" w:date="2013-10-14T02:06:00Z"/>
              </w:rPr>
            </w:pPr>
            <w:del w:id="5348" w:author="aas" w:date="2013-10-14T02:06:00Z">
              <w:r>
                <w:delText xml:space="preserve">      &lt;xs:element name="port"&gt;</w:delText>
              </w:r>
            </w:del>
          </w:p>
          <w:p w14:paraId="1C270B8D" w14:textId="77777777" w:rsidR="00766893" w:rsidRDefault="00766893" w:rsidP="00766893">
            <w:pPr>
              <w:pStyle w:val="XML1"/>
              <w:rPr>
                <w:del w:id="5349" w:author="aas" w:date="2013-10-14T02:06:00Z"/>
              </w:rPr>
            </w:pPr>
            <w:del w:id="5350" w:author="aas" w:date="2013-10-14T02:06:00Z">
              <w:r>
                <w:delText xml:space="preserve">        &lt;xs:annotation&gt;</w:delText>
              </w:r>
            </w:del>
          </w:p>
          <w:p w14:paraId="20F2D367" w14:textId="77777777" w:rsidR="00766893" w:rsidRDefault="00766893" w:rsidP="00766893">
            <w:pPr>
              <w:pStyle w:val="XML1"/>
              <w:rPr>
                <w:del w:id="5351" w:author="aas" w:date="2013-10-14T02:06:00Z"/>
              </w:rPr>
            </w:pPr>
            <w:del w:id="5352" w:author="aas" w:date="2013-10-14T02:06:00Z">
              <w:r>
                <w:delText xml:space="preserve">          &lt;xs:documentation&gt;</w:delText>
              </w:r>
            </w:del>
          </w:p>
          <w:p w14:paraId="1EA4CC38" w14:textId="77777777" w:rsidR="00766893" w:rsidRDefault="00766893" w:rsidP="00766893">
            <w:pPr>
              <w:pStyle w:val="XML1"/>
              <w:rPr>
                <w:del w:id="5353" w:author="aas" w:date="2013-10-14T02:06:00Z"/>
              </w:rPr>
            </w:pPr>
            <w:del w:id="5354" w:author="aas" w:date="2013-10-14T02:06:00Z">
              <w:r>
                <w:delText xml:space="preserve">            Reference to port resources in the Capable</w:delText>
              </w:r>
            </w:del>
          </w:p>
          <w:p w14:paraId="333B43DB" w14:textId="77777777" w:rsidR="00766893" w:rsidRDefault="00766893" w:rsidP="00766893">
            <w:pPr>
              <w:pStyle w:val="XML1"/>
              <w:rPr>
                <w:del w:id="5355" w:author="aas" w:date="2013-10-14T02:06:00Z"/>
              </w:rPr>
            </w:pPr>
            <w:del w:id="5356" w:author="aas" w:date="2013-10-14T02:06:00Z">
              <w:r>
                <w:delText xml:space="preserve">            Switch.</w:delText>
              </w:r>
            </w:del>
          </w:p>
          <w:p w14:paraId="03A6F54A" w14:textId="77777777" w:rsidR="00766893" w:rsidRDefault="00766893" w:rsidP="00766893">
            <w:pPr>
              <w:pStyle w:val="XML1"/>
              <w:rPr>
                <w:del w:id="5357" w:author="aas" w:date="2013-10-14T02:06:00Z"/>
              </w:rPr>
            </w:pPr>
            <w:del w:id="5358" w:author="aas" w:date="2013-10-14T02:06:00Z">
              <w:r>
                <w:delText xml:space="preserve">                  </w:delText>
              </w:r>
            </w:del>
          </w:p>
          <w:p w14:paraId="371CCB5C" w14:textId="77777777" w:rsidR="00766893" w:rsidRDefault="00766893" w:rsidP="00766893">
            <w:pPr>
              <w:pStyle w:val="XML1"/>
              <w:rPr>
                <w:del w:id="5359" w:author="aas" w:date="2013-10-14T02:06:00Z"/>
              </w:rPr>
            </w:pPr>
            <w:del w:id="5360" w:author="aas" w:date="2013-10-14T02:06:00Z">
              <w:r>
                <w:delText xml:space="preserve">            This element associates an OpenFlow Queue with an OpenFlow </w:delText>
              </w:r>
            </w:del>
          </w:p>
          <w:p w14:paraId="66B25A17" w14:textId="77777777" w:rsidR="00766893" w:rsidRDefault="00766893" w:rsidP="00766893">
            <w:pPr>
              <w:pStyle w:val="XML1"/>
              <w:rPr>
                <w:del w:id="5361" w:author="aas" w:date="2013-10-14T02:06:00Z"/>
              </w:rPr>
            </w:pPr>
            <w:del w:id="5362" w:author="aas" w:date="2013-10-14T02:06:00Z">
              <w:r>
                <w:delText xml:space="preserve">            Port. If the OpenFlow Queue is associated with an OpenFlow </w:delText>
              </w:r>
            </w:del>
          </w:p>
          <w:p w14:paraId="6337241B" w14:textId="77777777" w:rsidR="00766893" w:rsidRDefault="00766893" w:rsidP="00766893">
            <w:pPr>
              <w:pStyle w:val="XML1"/>
              <w:rPr>
                <w:del w:id="5363" w:author="aas" w:date="2013-10-14T02:06:00Z"/>
              </w:rPr>
            </w:pPr>
            <w:del w:id="5364" w:author="aas" w:date="2013-10-14T02:06:00Z">
              <w:r>
                <w:delText xml:space="preserve">            Logical Switch S and this element is present, then it MUST </w:delText>
              </w:r>
            </w:del>
          </w:p>
          <w:p w14:paraId="55711465" w14:textId="77777777" w:rsidR="00766893" w:rsidRDefault="00766893" w:rsidP="00766893">
            <w:pPr>
              <w:pStyle w:val="XML1"/>
              <w:rPr>
                <w:del w:id="5365" w:author="aas" w:date="2013-10-14T02:06:00Z"/>
              </w:rPr>
            </w:pPr>
            <w:del w:id="5366" w:author="aas" w:date="2013-10-14T02:06:00Z">
              <w:r>
                <w:delText xml:space="preserve">            be set to the value of element resource-id of an OpenFlow</w:delText>
              </w:r>
            </w:del>
          </w:p>
          <w:p w14:paraId="6E2858CE" w14:textId="77777777" w:rsidR="00766893" w:rsidRDefault="00766893" w:rsidP="00766893">
            <w:pPr>
              <w:pStyle w:val="XML1"/>
              <w:rPr>
                <w:del w:id="5367" w:author="aas" w:date="2013-10-14T02:06:00Z"/>
              </w:rPr>
            </w:pPr>
            <w:del w:id="5368" w:author="aas" w:date="2013-10-14T02:06:00Z">
              <w:r>
                <w:delText xml:space="preserve">            Port which is associated with the OpenFlow Logical Switch</w:delText>
              </w:r>
            </w:del>
          </w:p>
          <w:p w14:paraId="1CE3C92E" w14:textId="77777777" w:rsidR="00766893" w:rsidRDefault="00766893" w:rsidP="00766893">
            <w:pPr>
              <w:pStyle w:val="XML1"/>
              <w:rPr>
                <w:del w:id="5369" w:author="aas" w:date="2013-10-14T02:06:00Z"/>
              </w:rPr>
            </w:pPr>
            <w:del w:id="5370" w:author="aas" w:date="2013-10-14T02:06:00Z">
              <w:r>
                <w:delText xml:space="preserve">            S.</w:delText>
              </w:r>
            </w:del>
          </w:p>
          <w:p w14:paraId="69A9A461" w14:textId="77777777" w:rsidR="00766893" w:rsidRDefault="00766893" w:rsidP="00766893">
            <w:pPr>
              <w:pStyle w:val="XML1"/>
              <w:rPr>
                <w:del w:id="5371" w:author="aas" w:date="2013-10-14T02:06:00Z"/>
              </w:rPr>
            </w:pPr>
          </w:p>
          <w:p w14:paraId="2C13FFB2" w14:textId="77777777" w:rsidR="00766893" w:rsidRDefault="00766893" w:rsidP="00766893">
            <w:pPr>
              <w:pStyle w:val="XML1"/>
              <w:rPr>
                <w:del w:id="5372" w:author="aas" w:date="2013-10-14T02:06:00Z"/>
              </w:rPr>
            </w:pPr>
            <w:del w:id="5373" w:author="aas" w:date="2013-10-14T02:06:00Z">
              <w:r>
                <w:delText xml:space="preserve">            The element MUST refer to an element at the following path:</w:delText>
              </w:r>
            </w:del>
          </w:p>
          <w:p w14:paraId="16451D11" w14:textId="77777777" w:rsidR="00766893" w:rsidRDefault="00766893" w:rsidP="00766893">
            <w:pPr>
              <w:pStyle w:val="XML1"/>
              <w:rPr>
                <w:del w:id="5374" w:author="aas" w:date="2013-10-14T02:06:00Z"/>
              </w:rPr>
            </w:pPr>
            <w:del w:id="5375" w:author="aas" w:date="2013-10-14T02:06:00Z">
              <w:r>
                <w:delText xml:space="preserve">            /capable-switch/resources/port/resource-id</w:delText>
              </w:r>
            </w:del>
          </w:p>
          <w:p w14:paraId="7478E100" w14:textId="77777777" w:rsidR="00766893" w:rsidRDefault="00766893" w:rsidP="00766893">
            <w:pPr>
              <w:pStyle w:val="XML1"/>
              <w:rPr>
                <w:del w:id="5376" w:author="aas" w:date="2013-10-14T02:06:00Z"/>
              </w:rPr>
            </w:pPr>
            <w:del w:id="5377" w:author="aas" w:date="2013-10-14T02:06:00Z">
              <w:r>
                <w:delText xml:space="preserve">          &lt;/xs:documentation&gt;</w:delText>
              </w:r>
            </w:del>
          </w:p>
          <w:p w14:paraId="5C5CB64F" w14:textId="77777777" w:rsidR="00766893" w:rsidRDefault="00766893" w:rsidP="00766893">
            <w:pPr>
              <w:pStyle w:val="XML1"/>
              <w:rPr>
                <w:del w:id="5378" w:author="aas" w:date="2013-10-14T02:06:00Z"/>
              </w:rPr>
            </w:pPr>
            <w:del w:id="5379" w:author="aas" w:date="2013-10-14T02:06:00Z">
              <w:r>
                <w:delText xml:space="preserve">        &lt;/xs:annotation&gt;</w:delText>
              </w:r>
            </w:del>
          </w:p>
          <w:p w14:paraId="6BCAD188" w14:textId="77777777" w:rsidR="00766893" w:rsidRDefault="00766893" w:rsidP="00766893">
            <w:pPr>
              <w:pStyle w:val="XML1"/>
              <w:rPr>
                <w:del w:id="5380" w:author="aas" w:date="2013-10-14T02:06:00Z"/>
              </w:rPr>
            </w:pPr>
            <w:del w:id="5381" w:author="aas" w:date="2013-10-14T02:06:00Z">
              <w:r>
                <w:delText xml:space="preserve">        &lt;xs:simpleType&gt;</w:delText>
              </w:r>
            </w:del>
          </w:p>
          <w:p w14:paraId="5ED550A1" w14:textId="77777777" w:rsidR="00766893" w:rsidRDefault="00766893" w:rsidP="00766893">
            <w:pPr>
              <w:pStyle w:val="XML1"/>
              <w:rPr>
                <w:del w:id="5382" w:author="aas" w:date="2013-10-14T02:06:00Z"/>
              </w:rPr>
            </w:pPr>
            <w:del w:id="5383" w:author="aas" w:date="2013-10-14T02:06:00Z">
              <w:r>
                <w:delText xml:space="preserve">          &lt;xs:restriction base="inet:uri"&gt;</w:delText>
              </w:r>
            </w:del>
          </w:p>
          <w:p w14:paraId="38832501" w14:textId="77777777" w:rsidR="00766893" w:rsidRDefault="00766893" w:rsidP="00766893">
            <w:pPr>
              <w:pStyle w:val="XML1"/>
              <w:rPr>
                <w:del w:id="5384" w:author="aas" w:date="2013-10-14T02:06:00Z"/>
              </w:rPr>
            </w:pPr>
            <w:del w:id="5385" w:author="aas" w:date="2013-10-14T02:06:00Z">
              <w:r>
                <w:delText xml:space="preserve">          &lt;/xs:restriction&gt;</w:delText>
              </w:r>
            </w:del>
          </w:p>
          <w:p w14:paraId="1A2F5C26" w14:textId="77777777" w:rsidR="00766893" w:rsidRDefault="00766893" w:rsidP="00766893">
            <w:pPr>
              <w:pStyle w:val="XML1"/>
              <w:rPr>
                <w:del w:id="5386" w:author="aas" w:date="2013-10-14T02:06:00Z"/>
              </w:rPr>
            </w:pPr>
            <w:del w:id="5387" w:author="aas" w:date="2013-10-14T02:06:00Z">
              <w:r>
                <w:delText xml:space="preserve">        &lt;/xs:simpleType&gt;</w:delText>
              </w:r>
            </w:del>
          </w:p>
          <w:p w14:paraId="25EEEDE8" w14:textId="77777777" w:rsidR="00766893" w:rsidRDefault="00766893" w:rsidP="00766893">
            <w:pPr>
              <w:pStyle w:val="XML1"/>
              <w:rPr>
                <w:del w:id="5388" w:author="aas" w:date="2013-10-14T02:06:00Z"/>
              </w:rPr>
            </w:pPr>
            <w:del w:id="5389" w:author="aas" w:date="2013-10-14T02:06:00Z">
              <w:r>
                <w:delText xml:space="preserve">      &lt;/xs:element&gt;</w:delText>
              </w:r>
            </w:del>
          </w:p>
          <w:p w14:paraId="5A29976D" w14:textId="77777777" w:rsidR="00766893" w:rsidRDefault="00766893" w:rsidP="00766893">
            <w:pPr>
              <w:pStyle w:val="XML1"/>
              <w:rPr>
                <w:del w:id="5390" w:author="aas" w:date="2013-10-14T02:06:00Z"/>
              </w:rPr>
            </w:pPr>
            <w:del w:id="5391" w:author="aas" w:date="2013-10-14T02:06:00Z">
              <w:r>
                <w:delText xml:space="preserve">      &lt;xs:element name="properties"&gt;</w:delText>
              </w:r>
            </w:del>
          </w:p>
          <w:p w14:paraId="08A308A4" w14:textId="77777777" w:rsidR="00766893" w:rsidRDefault="00766893" w:rsidP="00766893">
            <w:pPr>
              <w:pStyle w:val="XML1"/>
              <w:rPr>
                <w:del w:id="5392" w:author="aas" w:date="2013-10-14T02:06:00Z"/>
              </w:rPr>
            </w:pPr>
            <w:del w:id="5393" w:author="aas" w:date="2013-10-14T02:06:00Z">
              <w:r>
                <w:delText xml:space="preserve">        &lt;xs:annotation&gt;</w:delText>
              </w:r>
            </w:del>
          </w:p>
          <w:p w14:paraId="718F3F76" w14:textId="77777777" w:rsidR="00766893" w:rsidRDefault="00766893" w:rsidP="00766893">
            <w:pPr>
              <w:pStyle w:val="XML1"/>
              <w:rPr>
                <w:del w:id="5394" w:author="aas" w:date="2013-10-14T02:06:00Z"/>
              </w:rPr>
            </w:pPr>
            <w:del w:id="5395" w:author="aas" w:date="2013-10-14T02:06:00Z">
              <w:r>
                <w:delText xml:space="preserve">          &lt;xs:documentation&gt;</w:delText>
              </w:r>
            </w:del>
          </w:p>
          <w:p w14:paraId="1F828170" w14:textId="77777777" w:rsidR="00766893" w:rsidRDefault="00766893" w:rsidP="00766893">
            <w:pPr>
              <w:pStyle w:val="XML1"/>
              <w:rPr>
                <w:del w:id="5396" w:author="aas" w:date="2013-10-14T02:06:00Z"/>
              </w:rPr>
            </w:pPr>
            <w:del w:id="5397" w:author="aas" w:date="2013-10-14T02:06:00Z">
              <w:r>
                <w:delText xml:space="preserve">            The queue properties currently configured.</w:delText>
              </w:r>
            </w:del>
          </w:p>
          <w:p w14:paraId="6CAC6AFE" w14:textId="77777777" w:rsidR="00766893" w:rsidRDefault="00766893" w:rsidP="00766893">
            <w:pPr>
              <w:pStyle w:val="XML1"/>
              <w:rPr>
                <w:del w:id="5398" w:author="aas" w:date="2013-10-14T02:06:00Z"/>
              </w:rPr>
            </w:pPr>
            <w:del w:id="5399" w:author="aas" w:date="2013-10-14T02:06:00Z">
              <w:r>
                <w:delText xml:space="preserve">          &lt;/xs:documentation&gt;</w:delText>
              </w:r>
            </w:del>
          </w:p>
          <w:p w14:paraId="2D919327" w14:textId="77777777" w:rsidR="00766893" w:rsidRDefault="00766893" w:rsidP="00766893">
            <w:pPr>
              <w:pStyle w:val="XML1"/>
              <w:rPr>
                <w:del w:id="5400" w:author="aas" w:date="2013-10-14T02:06:00Z"/>
              </w:rPr>
            </w:pPr>
            <w:del w:id="5401" w:author="aas" w:date="2013-10-14T02:06:00Z">
              <w:r>
                <w:delText xml:space="preserve">        &lt;/xs:annotation&gt;</w:delText>
              </w:r>
            </w:del>
          </w:p>
          <w:p w14:paraId="44C702D4" w14:textId="77777777" w:rsidR="00766893" w:rsidRDefault="00766893" w:rsidP="00766893">
            <w:pPr>
              <w:pStyle w:val="XML1"/>
              <w:rPr>
                <w:del w:id="5402" w:author="aas" w:date="2013-10-14T02:06:00Z"/>
              </w:rPr>
            </w:pPr>
            <w:del w:id="5403" w:author="aas" w:date="2013-10-14T02:06:00Z">
              <w:r>
                <w:delText xml:space="preserve">        &lt;xs:complexType&gt;</w:delText>
              </w:r>
            </w:del>
          </w:p>
          <w:p w14:paraId="21C459AE" w14:textId="77777777" w:rsidR="00766893" w:rsidRDefault="00766893" w:rsidP="00766893">
            <w:pPr>
              <w:pStyle w:val="XML1"/>
              <w:rPr>
                <w:del w:id="5404" w:author="aas" w:date="2013-10-14T02:06:00Z"/>
              </w:rPr>
            </w:pPr>
            <w:del w:id="5405" w:author="aas" w:date="2013-10-14T02:06:00Z">
              <w:r>
                <w:delText xml:space="preserve">          &lt;xs:sequence&gt;</w:delText>
              </w:r>
            </w:del>
          </w:p>
          <w:p w14:paraId="04B139D0" w14:textId="77777777" w:rsidR="00766893" w:rsidRDefault="00766893" w:rsidP="00766893">
            <w:pPr>
              <w:pStyle w:val="XML1"/>
              <w:rPr>
                <w:del w:id="5406" w:author="aas" w:date="2013-10-14T02:06:00Z"/>
              </w:rPr>
            </w:pPr>
            <w:del w:id="5407" w:author="aas" w:date="2013-10-14T02:06:00Z">
              <w:r>
                <w:delText xml:space="preserve">            &lt;xs:element name="min-rate" minOccurs="0"  type="OFTenthOfAPercentType"&gt;</w:delText>
              </w:r>
            </w:del>
          </w:p>
          <w:p w14:paraId="1E038C9F" w14:textId="77777777" w:rsidR="00766893" w:rsidRDefault="00766893" w:rsidP="00766893">
            <w:pPr>
              <w:pStyle w:val="XML1"/>
              <w:rPr>
                <w:del w:id="5408" w:author="aas" w:date="2013-10-14T02:06:00Z"/>
              </w:rPr>
            </w:pPr>
            <w:del w:id="5409" w:author="aas" w:date="2013-10-14T02:06:00Z">
              <w:r>
                <w:delText xml:space="preserve">              &lt;xs:annotation&gt;</w:delText>
              </w:r>
            </w:del>
          </w:p>
          <w:p w14:paraId="0936821D" w14:textId="77777777" w:rsidR="00766893" w:rsidRDefault="00766893" w:rsidP="00766893">
            <w:pPr>
              <w:pStyle w:val="XML1"/>
              <w:rPr>
                <w:del w:id="5410" w:author="aas" w:date="2013-10-14T02:06:00Z"/>
              </w:rPr>
            </w:pPr>
            <w:del w:id="5411" w:author="aas" w:date="2013-10-14T02:06:00Z">
              <w:r>
                <w:delText xml:space="preserve">                &lt;xs:documentation&gt;</w:delText>
              </w:r>
            </w:del>
          </w:p>
          <w:p w14:paraId="0B2A378E" w14:textId="77777777" w:rsidR="00766893" w:rsidRDefault="00766893" w:rsidP="00766893">
            <w:pPr>
              <w:pStyle w:val="XML1"/>
              <w:rPr>
                <w:del w:id="5412" w:author="aas" w:date="2013-10-14T02:06:00Z"/>
              </w:rPr>
            </w:pPr>
            <w:del w:id="5413" w:author="aas" w:date="2013-10-14T02:06:00Z">
              <w:r>
                <w:delText xml:space="preserve">                  The minimal rate that is reserved for this</w:delText>
              </w:r>
            </w:del>
          </w:p>
          <w:p w14:paraId="6DA1EBB8" w14:textId="77777777" w:rsidR="00766893" w:rsidRDefault="00766893" w:rsidP="00766893">
            <w:pPr>
              <w:pStyle w:val="XML1"/>
              <w:rPr>
                <w:del w:id="5414" w:author="aas" w:date="2013-10-14T02:06:00Z"/>
              </w:rPr>
            </w:pPr>
            <w:del w:id="5415" w:author="aas" w:date="2013-10-14T02:06:00Z">
              <w:r>
                <w:delText xml:space="preserve">                  queue in 1/10 of a percent of the actual rate.</w:delText>
              </w:r>
            </w:del>
          </w:p>
          <w:p w14:paraId="77DCE754" w14:textId="77777777" w:rsidR="00766893" w:rsidRDefault="00766893" w:rsidP="00766893">
            <w:pPr>
              <w:pStyle w:val="XML1"/>
              <w:rPr>
                <w:del w:id="5416" w:author="aas" w:date="2013-10-14T02:06:00Z"/>
              </w:rPr>
            </w:pPr>
          </w:p>
          <w:p w14:paraId="70A37A86" w14:textId="77777777" w:rsidR="00766893" w:rsidRDefault="00766893" w:rsidP="00766893">
            <w:pPr>
              <w:pStyle w:val="XML1"/>
              <w:rPr>
                <w:del w:id="5417" w:author="aas" w:date="2013-10-14T02:06:00Z"/>
              </w:rPr>
            </w:pPr>
            <w:del w:id="5418" w:author="aas" w:date="2013-10-14T02:06:00Z">
              <w:r>
                <w:delText xml:space="preserve">                  This element is optional. If not present a min-rate is</w:delText>
              </w:r>
            </w:del>
          </w:p>
          <w:p w14:paraId="4AA04E01" w14:textId="77777777" w:rsidR="00766893" w:rsidRDefault="00766893" w:rsidP="00766893">
            <w:pPr>
              <w:pStyle w:val="XML1"/>
              <w:rPr>
                <w:del w:id="5419" w:author="aas" w:date="2013-10-14T02:06:00Z"/>
              </w:rPr>
            </w:pPr>
            <w:del w:id="5420" w:author="aas" w:date="2013-10-14T02:06:00Z">
              <w:r>
                <w:delText xml:space="preserve">                  not set.</w:delText>
              </w:r>
            </w:del>
          </w:p>
          <w:p w14:paraId="02DD68CA" w14:textId="77777777" w:rsidR="00766893" w:rsidRDefault="00766893" w:rsidP="00766893">
            <w:pPr>
              <w:pStyle w:val="XML1"/>
              <w:rPr>
                <w:del w:id="5421" w:author="aas" w:date="2013-10-14T02:06:00Z"/>
              </w:rPr>
            </w:pPr>
            <w:del w:id="5422" w:author="aas" w:date="2013-10-14T02:06:00Z">
              <w:r>
                <w:delText xml:space="preserve">                &lt;/xs:documentation&gt;</w:delText>
              </w:r>
            </w:del>
          </w:p>
          <w:p w14:paraId="0309BA7E" w14:textId="77777777" w:rsidR="00766893" w:rsidRDefault="00766893" w:rsidP="00766893">
            <w:pPr>
              <w:pStyle w:val="XML1"/>
              <w:rPr>
                <w:del w:id="5423" w:author="aas" w:date="2013-10-14T02:06:00Z"/>
              </w:rPr>
            </w:pPr>
            <w:del w:id="5424" w:author="aas" w:date="2013-10-14T02:06:00Z">
              <w:r>
                <w:delText xml:space="preserve">              &lt;/xs:annotation&gt;</w:delText>
              </w:r>
            </w:del>
          </w:p>
          <w:p w14:paraId="27443497" w14:textId="77777777" w:rsidR="00766893" w:rsidRDefault="00766893" w:rsidP="00766893">
            <w:pPr>
              <w:pStyle w:val="XML1"/>
              <w:rPr>
                <w:del w:id="5425" w:author="aas" w:date="2013-10-14T02:06:00Z"/>
              </w:rPr>
            </w:pPr>
            <w:del w:id="5426" w:author="aas" w:date="2013-10-14T02:06:00Z">
              <w:r>
                <w:delText xml:space="preserve">            &lt;/xs:element&gt;</w:delText>
              </w:r>
            </w:del>
          </w:p>
          <w:p w14:paraId="7EA253E6" w14:textId="77777777" w:rsidR="00766893" w:rsidRDefault="00766893" w:rsidP="00766893">
            <w:pPr>
              <w:pStyle w:val="XML1"/>
              <w:rPr>
                <w:del w:id="5427" w:author="aas" w:date="2013-10-14T02:06:00Z"/>
              </w:rPr>
            </w:pPr>
            <w:del w:id="5428" w:author="aas" w:date="2013-10-14T02:06:00Z">
              <w:r>
                <w:delText xml:space="preserve">            &lt;xs:element name="max-rate" minOccurs="0"  type="OFTenthOfAPercentType"&gt;</w:delText>
              </w:r>
            </w:del>
          </w:p>
          <w:p w14:paraId="347988F4" w14:textId="77777777" w:rsidR="00766893" w:rsidRDefault="00766893" w:rsidP="00766893">
            <w:pPr>
              <w:pStyle w:val="XML1"/>
              <w:rPr>
                <w:del w:id="5429" w:author="aas" w:date="2013-10-14T02:06:00Z"/>
              </w:rPr>
            </w:pPr>
            <w:del w:id="5430" w:author="aas" w:date="2013-10-14T02:06:00Z">
              <w:r>
                <w:delText xml:space="preserve">              &lt;xs:annotation&gt;</w:delText>
              </w:r>
            </w:del>
          </w:p>
          <w:p w14:paraId="3587CFC8" w14:textId="77777777" w:rsidR="00766893" w:rsidRDefault="00766893" w:rsidP="00766893">
            <w:pPr>
              <w:pStyle w:val="XML1"/>
              <w:rPr>
                <w:del w:id="5431" w:author="aas" w:date="2013-10-14T02:06:00Z"/>
              </w:rPr>
            </w:pPr>
            <w:del w:id="5432" w:author="aas" w:date="2013-10-14T02:06:00Z">
              <w:r>
                <w:delText xml:space="preserve">                &lt;xs:documentation&gt;</w:delText>
              </w:r>
            </w:del>
          </w:p>
          <w:p w14:paraId="363B0F03" w14:textId="77777777" w:rsidR="00766893" w:rsidRDefault="00766893" w:rsidP="00766893">
            <w:pPr>
              <w:pStyle w:val="XML1"/>
              <w:rPr>
                <w:del w:id="5433" w:author="aas" w:date="2013-10-14T02:06:00Z"/>
              </w:rPr>
            </w:pPr>
            <w:del w:id="5434" w:author="aas" w:date="2013-10-14T02:06:00Z">
              <w:r>
                <w:delText xml:space="preserve">                  The maximum rate that is reserved for this</w:delText>
              </w:r>
            </w:del>
          </w:p>
          <w:p w14:paraId="12BBBA63" w14:textId="77777777" w:rsidR="00766893" w:rsidRDefault="00766893" w:rsidP="00766893">
            <w:pPr>
              <w:pStyle w:val="XML1"/>
              <w:rPr>
                <w:del w:id="5435" w:author="aas" w:date="2013-10-14T02:06:00Z"/>
              </w:rPr>
            </w:pPr>
            <w:del w:id="5436" w:author="aas" w:date="2013-10-14T02:06:00Z">
              <w:r>
                <w:delText xml:space="preserve">                  queue in 1/10 of a percent of the actual rate.</w:delText>
              </w:r>
            </w:del>
          </w:p>
          <w:p w14:paraId="46EA28B4" w14:textId="77777777" w:rsidR="00766893" w:rsidRDefault="00766893" w:rsidP="00766893">
            <w:pPr>
              <w:pStyle w:val="XML1"/>
              <w:rPr>
                <w:del w:id="5437" w:author="aas" w:date="2013-10-14T02:06:00Z"/>
              </w:rPr>
            </w:pPr>
          </w:p>
          <w:p w14:paraId="202858D6" w14:textId="77777777" w:rsidR="00766893" w:rsidRDefault="00766893" w:rsidP="00766893">
            <w:pPr>
              <w:pStyle w:val="XML1"/>
              <w:rPr>
                <w:del w:id="5438" w:author="aas" w:date="2013-10-14T02:06:00Z"/>
              </w:rPr>
            </w:pPr>
            <w:del w:id="5439" w:author="aas" w:date="2013-10-14T02:06:00Z">
              <w:r>
                <w:delText xml:space="preserve">                  This element is optional. If not present the max-rate is</w:delText>
              </w:r>
            </w:del>
          </w:p>
          <w:p w14:paraId="46E4BC3E" w14:textId="77777777" w:rsidR="00766893" w:rsidRDefault="00766893" w:rsidP="00766893">
            <w:pPr>
              <w:pStyle w:val="XML1"/>
              <w:rPr>
                <w:del w:id="5440" w:author="aas" w:date="2013-10-14T02:06:00Z"/>
              </w:rPr>
            </w:pPr>
            <w:del w:id="5441" w:author="aas" w:date="2013-10-14T02:06:00Z">
              <w:r>
                <w:delText xml:space="preserve">                  not set.</w:delText>
              </w:r>
            </w:del>
          </w:p>
          <w:p w14:paraId="501680B2" w14:textId="77777777" w:rsidR="00766893" w:rsidRDefault="00766893" w:rsidP="00766893">
            <w:pPr>
              <w:pStyle w:val="XML1"/>
              <w:rPr>
                <w:del w:id="5442" w:author="aas" w:date="2013-10-14T02:06:00Z"/>
              </w:rPr>
            </w:pPr>
            <w:del w:id="5443" w:author="aas" w:date="2013-10-14T02:06:00Z">
              <w:r>
                <w:delText xml:space="preserve">                &lt;/xs:documentation&gt;</w:delText>
              </w:r>
            </w:del>
          </w:p>
          <w:p w14:paraId="0A541544" w14:textId="77777777" w:rsidR="00766893" w:rsidRDefault="00766893" w:rsidP="00766893">
            <w:pPr>
              <w:pStyle w:val="XML1"/>
              <w:rPr>
                <w:del w:id="5444" w:author="aas" w:date="2013-10-14T02:06:00Z"/>
              </w:rPr>
            </w:pPr>
            <w:del w:id="5445" w:author="aas" w:date="2013-10-14T02:06:00Z">
              <w:r>
                <w:delText xml:space="preserve">              &lt;/xs:annotation&gt;</w:delText>
              </w:r>
            </w:del>
          </w:p>
          <w:p w14:paraId="56C09B0F" w14:textId="77777777" w:rsidR="00766893" w:rsidRDefault="00766893" w:rsidP="00766893">
            <w:pPr>
              <w:pStyle w:val="XML1"/>
              <w:rPr>
                <w:del w:id="5446" w:author="aas" w:date="2013-10-14T02:06:00Z"/>
              </w:rPr>
            </w:pPr>
            <w:del w:id="5447" w:author="aas" w:date="2013-10-14T02:06:00Z">
              <w:r>
                <w:delText xml:space="preserve">            &lt;/xs:element&gt;</w:delText>
              </w:r>
            </w:del>
          </w:p>
          <w:p w14:paraId="3609619F" w14:textId="77777777" w:rsidR="00766893" w:rsidRDefault="00766893" w:rsidP="00766893">
            <w:pPr>
              <w:pStyle w:val="XML1"/>
              <w:rPr>
                <w:del w:id="5448" w:author="aas" w:date="2013-10-14T02:06:00Z"/>
              </w:rPr>
            </w:pPr>
            <w:del w:id="5449"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50" w:author="aas" w:date="2013-10-14T02:06:00Z"/>
              </w:rPr>
            </w:pPr>
            <w:del w:id="5451" w:author="aas" w:date="2013-10-14T02:06:00Z">
              <w:r>
                <w:delText xml:space="preserve">              &lt;xs:annotation&gt;</w:delText>
              </w:r>
            </w:del>
          </w:p>
          <w:p w14:paraId="1FF140B5" w14:textId="77777777" w:rsidR="00766893" w:rsidRDefault="00766893" w:rsidP="00766893">
            <w:pPr>
              <w:pStyle w:val="XML1"/>
              <w:rPr>
                <w:del w:id="5452" w:author="aas" w:date="2013-10-14T02:06:00Z"/>
              </w:rPr>
            </w:pPr>
            <w:del w:id="5453" w:author="aas" w:date="2013-10-14T02:06:00Z">
              <w:r>
                <w:delText xml:space="preserve">                &lt;xs:documentation&gt;</w:delText>
              </w:r>
            </w:del>
          </w:p>
          <w:p w14:paraId="054C3301" w14:textId="77777777" w:rsidR="00766893" w:rsidRDefault="00766893" w:rsidP="00766893">
            <w:pPr>
              <w:pStyle w:val="XML1"/>
              <w:rPr>
                <w:del w:id="5454" w:author="aas" w:date="2013-10-14T02:06:00Z"/>
              </w:rPr>
            </w:pPr>
            <w:del w:id="5455" w:author="aas" w:date="2013-10-14T02:06:00Z">
              <w:r>
                <w:delText xml:space="preserve">                  A list of experimenter identifiers of queue</w:delText>
              </w:r>
            </w:del>
          </w:p>
          <w:p w14:paraId="574D5945" w14:textId="77777777" w:rsidR="00766893" w:rsidRDefault="00766893" w:rsidP="00766893">
            <w:pPr>
              <w:pStyle w:val="XML1"/>
              <w:rPr>
                <w:del w:id="5456" w:author="aas" w:date="2013-10-14T02:06:00Z"/>
              </w:rPr>
            </w:pPr>
            <w:del w:id="5457" w:author="aas" w:date="2013-10-14T02:06:00Z">
              <w:r>
                <w:delText xml:space="preserve">                  properties used.</w:delText>
              </w:r>
            </w:del>
          </w:p>
          <w:p w14:paraId="4D6696D7" w14:textId="77777777" w:rsidR="00766893" w:rsidRDefault="00766893" w:rsidP="00766893">
            <w:pPr>
              <w:pStyle w:val="XML1"/>
              <w:rPr>
                <w:del w:id="5458" w:author="aas" w:date="2013-10-14T02:06:00Z"/>
              </w:rPr>
            </w:pPr>
          </w:p>
          <w:p w14:paraId="73B589B9" w14:textId="77777777" w:rsidR="00766893" w:rsidRDefault="00766893" w:rsidP="00766893">
            <w:pPr>
              <w:pStyle w:val="XML1"/>
              <w:rPr>
                <w:del w:id="5459" w:author="aas" w:date="2013-10-14T02:06:00Z"/>
              </w:rPr>
            </w:pPr>
            <w:del w:id="5460" w:author="aas" w:date="2013-10-14T02:06:00Z">
              <w:r>
                <w:delText xml:space="preserve">                  This element is optional.</w:delText>
              </w:r>
            </w:del>
          </w:p>
          <w:p w14:paraId="16717353" w14:textId="77777777" w:rsidR="00766893" w:rsidRDefault="00766893" w:rsidP="00766893">
            <w:pPr>
              <w:pStyle w:val="XML1"/>
              <w:rPr>
                <w:del w:id="5461" w:author="aas" w:date="2013-10-14T02:06:00Z"/>
              </w:rPr>
            </w:pPr>
            <w:del w:id="5462" w:author="aas" w:date="2013-10-14T02:06:00Z">
              <w:r>
                <w:delText xml:space="preserve">                &lt;/xs:documentation&gt;</w:delText>
              </w:r>
            </w:del>
          </w:p>
          <w:p w14:paraId="1961E709" w14:textId="77777777" w:rsidR="00766893" w:rsidRDefault="00766893" w:rsidP="00766893">
            <w:pPr>
              <w:pStyle w:val="XML1"/>
              <w:rPr>
                <w:del w:id="5463" w:author="aas" w:date="2013-10-14T02:06:00Z"/>
              </w:rPr>
            </w:pPr>
            <w:del w:id="5464" w:author="aas" w:date="2013-10-14T02:06:00Z">
              <w:r>
                <w:delText xml:space="preserve">              &lt;/xs:annotation&gt;</w:delText>
              </w:r>
            </w:del>
          </w:p>
          <w:p w14:paraId="5BE8FA5E" w14:textId="77777777" w:rsidR="00766893" w:rsidRDefault="00766893" w:rsidP="00766893">
            <w:pPr>
              <w:pStyle w:val="XML1"/>
              <w:rPr>
                <w:del w:id="5465" w:author="aas" w:date="2013-10-14T02:06:00Z"/>
              </w:rPr>
            </w:pPr>
            <w:del w:id="5466" w:author="aas" w:date="2013-10-14T02:06:00Z">
              <w:r>
                <w:delText xml:space="preserve">            &lt;/xs:element&gt;</w:delText>
              </w:r>
            </w:del>
          </w:p>
          <w:p w14:paraId="13D9C789" w14:textId="77777777" w:rsidR="00766893" w:rsidRDefault="00766893" w:rsidP="00766893">
            <w:pPr>
              <w:pStyle w:val="XML1"/>
              <w:rPr>
                <w:del w:id="5467" w:author="aas" w:date="2013-10-14T02:06:00Z"/>
              </w:rPr>
            </w:pPr>
            <w:del w:id="5468" w:author="aas" w:date="2013-10-14T02:06:00Z">
              <w:r>
                <w:delText xml:space="preserve">          &lt;/xs:sequence&gt;</w:delText>
              </w:r>
            </w:del>
          </w:p>
          <w:p w14:paraId="24C88F04" w14:textId="77777777" w:rsidR="00766893" w:rsidRDefault="00766893" w:rsidP="00766893">
            <w:pPr>
              <w:pStyle w:val="XML1"/>
              <w:rPr>
                <w:del w:id="5469" w:author="aas" w:date="2013-10-14T02:06:00Z"/>
              </w:rPr>
            </w:pPr>
            <w:del w:id="5470" w:author="aas" w:date="2013-10-14T02:06:00Z">
              <w:r>
                <w:delText xml:space="preserve">        &lt;/xs:complexType&gt;</w:delText>
              </w:r>
            </w:del>
          </w:p>
          <w:p w14:paraId="3D23416E" w14:textId="77777777" w:rsidR="00766893" w:rsidRDefault="00766893" w:rsidP="00766893">
            <w:pPr>
              <w:pStyle w:val="XML1"/>
              <w:rPr>
                <w:del w:id="5471" w:author="aas" w:date="2013-10-14T02:06:00Z"/>
              </w:rPr>
            </w:pPr>
            <w:del w:id="5472" w:author="aas" w:date="2013-10-14T02:06:00Z">
              <w:r>
                <w:delText xml:space="preserve">      &lt;/xs:element&gt;</w:delText>
              </w:r>
            </w:del>
          </w:p>
          <w:p w14:paraId="0C91DC8D" w14:textId="77777777" w:rsidR="00766893" w:rsidRDefault="00766893" w:rsidP="00766893">
            <w:pPr>
              <w:pStyle w:val="XML1"/>
              <w:rPr>
                <w:del w:id="5473" w:author="aas" w:date="2013-10-14T02:06:00Z"/>
              </w:rPr>
            </w:pPr>
            <w:del w:id="5474" w:author="aas" w:date="2013-10-14T02:06:00Z">
              <w:r>
                <w:delText xml:space="preserve">    &lt;/xs:sequence&gt;</w:delText>
              </w:r>
            </w:del>
          </w:p>
          <w:p w14:paraId="52C6BA8E" w14:textId="77777777" w:rsidR="00F07D3E" w:rsidRDefault="00766893" w:rsidP="00766893">
            <w:pPr>
              <w:pStyle w:val="XML1"/>
              <w:rPr>
                <w:del w:id="5475" w:author="aas" w:date="2013-10-14T02:06:00Z"/>
              </w:rPr>
            </w:pPr>
            <w:del w:id="5476" w:author="aas" w:date="2013-10-14T02:06:00Z">
              <w:r>
                <w:delText xml:space="preserve">  &lt;/xs:group&gt;</w:delText>
              </w:r>
            </w:del>
          </w:p>
          <w:p w14:paraId="2CEFAF4E" w14:textId="77777777" w:rsidR="00766893" w:rsidRDefault="00766893" w:rsidP="00766893">
            <w:pPr>
              <w:pStyle w:val="XML1"/>
              <w:rPr>
                <w:del w:id="5477" w:author="aas" w:date="2013-10-14T02:06:00Z"/>
              </w:rPr>
            </w:pPr>
          </w:p>
          <w:p w14:paraId="02251563" w14:textId="77777777" w:rsidR="0089627C" w:rsidRDefault="0089627C" w:rsidP="0089627C">
            <w:pPr>
              <w:pStyle w:val="XML1"/>
              <w:rPr>
                <w:del w:id="5478" w:author="aas" w:date="2013-10-14T02:06:00Z"/>
              </w:rPr>
            </w:pPr>
            <w:del w:id="5479" w:author="aas" w:date="2013-10-14T02:06:00Z">
              <w:r>
                <w:delText xml:space="preserve">  &lt;xs:simpleType name="OFTenthOfAPercentType"&gt;</w:delText>
              </w:r>
            </w:del>
          </w:p>
          <w:p w14:paraId="63B22678" w14:textId="77777777" w:rsidR="0089627C" w:rsidRDefault="0089627C" w:rsidP="0089627C">
            <w:pPr>
              <w:pStyle w:val="XML1"/>
              <w:rPr>
                <w:del w:id="5480" w:author="aas" w:date="2013-10-14T02:06:00Z"/>
              </w:rPr>
            </w:pPr>
            <w:del w:id="5481" w:author="aas" w:date="2013-10-14T02:06:00Z">
              <w:r>
                <w:delText xml:space="preserve">    &lt;xs:annotation&gt;</w:delText>
              </w:r>
            </w:del>
          </w:p>
          <w:p w14:paraId="447AA994" w14:textId="77777777" w:rsidR="0089627C" w:rsidRDefault="0089627C" w:rsidP="0089627C">
            <w:pPr>
              <w:pStyle w:val="XML1"/>
              <w:rPr>
                <w:del w:id="5482" w:author="aas" w:date="2013-10-14T02:06:00Z"/>
              </w:rPr>
            </w:pPr>
            <w:del w:id="5483" w:author="aas" w:date="2013-10-14T02:06:00Z">
              <w:r>
                <w:delText xml:space="preserve">      &lt;xs:documentation&gt;</w:delText>
              </w:r>
            </w:del>
          </w:p>
          <w:p w14:paraId="30C87765" w14:textId="77777777" w:rsidR="0089627C" w:rsidRDefault="0089627C" w:rsidP="0089627C">
            <w:pPr>
              <w:pStyle w:val="XML1"/>
              <w:rPr>
                <w:del w:id="5484" w:author="aas" w:date="2013-10-14T02:06:00Z"/>
              </w:rPr>
            </w:pPr>
            <w:del w:id="5485" w:author="aas" w:date="2013-10-14T02:06:00Z">
              <w:r>
                <w:delText xml:space="preserve">        This type defines a value in tenth of a percent.</w:delText>
              </w:r>
            </w:del>
          </w:p>
          <w:p w14:paraId="1599355C" w14:textId="77777777" w:rsidR="0089627C" w:rsidRDefault="0089627C" w:rsidP="0089627C">
            <w:pPr>
              <w:pStyle w:val="XML1"/>
              <w:rPr>
                <w:del w:id="5486" w:author="aas" w:date="2013-10-14T02:06:00Z"/>
              </w:rPr>
            </w:pPr>
            <w:del w:id="5487" w:author="aas" w:date="2013-10-14T02:06:00Z">
              <w:r>
                <w:delText xml:space="preserve">      &lt;/xs:documentation&gt;</w:delText>
              </w:r>
            </w:del>
          </w:p>
          <w:p w14:paraId="31A0D1D4" w14:textId="77777777" w:rsidR="0089627C" w:rsidRDefault="0089627C" w:rsidP="0089627C">
            <w:pPr>
              <w:pStyle w:val="XML1"/>
              <w:rPr>
                <w:del w:id="5488" w:author="aas" w:date="2013-10-14T02:06:00Z"/>
              </w:rPr>
            </w:pPr>
            <w:del w:id="5489" w:author="aas" w:date="2013-10-14T02:06:00Z">
              <w:r>
                <w:delText xml:space="preserve">    &lt;/xs:annotation&gt;</w:delText>
              </w:r>
            </w:del>
          </w:p>
          <w:p w14:paraId="019E8FD4" w14:textId="77777777" w:rsidR="0089627C" w:rsidRDefault="0089627C" w:rsidP="0089627C">
            <w:pPr>
              <w:pStyle w:val="XML1"/>
              <w:rPr>
                <w:del w:id="5490" w:author="aas" w:date="2013-10-14T02:06:00Z"/>
              </w:rPr>
            </w:pPr>
          </w:p>
          <w:p w14:paraId="3B007B60" w14:textId="77777777" w:rsidR="0089627C" w:rsidRDefault="0089627C" w:rsidP="0089627C">
            <w:pPr>
              <w:pStyle w:val="XML1"/>
              <w:rPr>
                <w:del w:id="5491" w:author="aas" w:date="2013-10-14T02:06:00Z"/>
              </w:rPr>
            </w:pPr>
            <w:del w:id="5492" w:author="aas" w:date="2013-10-14T02:06:00Z">
              <w:r>
                <w:delText xml:space="preserve">    &lt;xs:restriction base="xs:unsignedShort"&gt;</w:delText>
              </w:r>
            </w:del>
          </w:p>
          <w:p w14:paraId="1C89F708" w14:textId="77777777" w:rsidR="0089627C" w:rsidRDefault="0089627C" w:rsidP="0089627C">
            <w:pPr>
              <w:pStyle w:val="XML1"/>
              <w:rPr>
                <w:del w:id="5493" w:author="aas" w:date="2013-10-14T02:06:00Z"/>
              </w:rPr>
            </w:pPr>
            <w:del w:id="5494" w:author="aas" w:date="2013-10-14T02:06:00Z">
              <w:r>
                <w:delText xml:space="preserve">      &lt;xs:minInclusive value="0"/&gt;</w:delText>
              </w:r>
            </w:del>
          </w:p>
          <w:p w14:paraId="73D6B516" w14:textId="77777777" w:rsidR="0089627C" w:rsidRDefault="0089627C" w:rsidP="0089627C">
            <w:pPr>
              <w:pStyle w:val="XML1"/>
              <w:rPr>
                <w:del w:id="5495" w:author="aas" w:date="2013-10-14T02:06:00Z"/>
              </w:rPr>
            </w:pPr>
            <w:del w:id="5496" w:author="aas" w:date="2013-10-14T02:06:00Z">
              <w:r>
                <w:delText xml:space="preserve">      &lt;xs:maxInclusive value="1000"/&gt;</w:delText>
              </w:r>
            </w:del>
          </w:p>
          <w:p w14:paraId="0EEDFC44" w14:textId="77777777" w:rsidR="0089627C" w:rsidRDefault="0089627C" w:rsidP="0089627C">
            <w:pPr>
              <w:pStyle w:val="XML1"/>
              <w:rPr>
                <w:del w:id="5497" w:author="aas" w:date="2013-10-14T02:06:00Z"/>
              </w:rPr>
            </w:pPr>
            <w:del w:id="5498" w:author="aas" w:date="2013-10-14T02:06:00Z">
              <w:r>
                <w:delText xml:space="preserve">    &lt;/xs:restriction&gt;</w:delText>
              </w:r>
            </w:del>
          </w:p>
          <w:p w14:paraId="5AF36623" w14:textId="77777777" w:rsidR="00766893" w:rsidRPr="009F1B7D" w:rsidRDefault="0089627C" w:rsidP="0089627C">
            <w:pPr>
              <w:pStyle w:val="XML1"/>
              <w:rPr>
                <w:del w:id="5499" w:author="aas" w:date="2013-10-14T02:06:00Z"/>
              </w:rPr>
            </w:pPr>
            <w:del w:id="5500" w:author="aas" w:date="2013-10-14T02:06:00Z">
              <w:r>
                <w:delText xml:space="preserve">  &lt;/xs:simpleType&gt;</w:delText>
              </w:r>
            </w:del>
          </w:p>
        </w:tc>
      </w:tr>
    </w:tbl>
    <w:p w14:paraId="584029A4" w14:textId="77777777" w:rsidR="00F07D3E" w:rsidRPr="009F1B7D" w:rsidRDefault="00F07D3E" w:rsidP="00F07D3E">
      <w:pPr>
        <w:rPr>
          <w:del w:id="5501" w:author="aas" w:date="2013-10-14T02:06:00Z"/>
        </w:rPr>
      </w:pPr>
    </w:p>
    <w:p w14:paraId="4B268707" w14:textId="77777777" w:rsidR="00F07D3E" w:rsidRPr="009F1B7D" w:rsidRDefault="00F07D3E" w:rsidP="00D14D27">
      <w:pPr>
        <w:pStyle w:val="Heading3"/>
      </w:pPr>
      <w:bookmarkStart w:id="5502" w:name="_Toc243774080"/>
      <w:r w:rsidRPr="00DB42FD">
        <w:t>XML Example</w:t>
      </w:r>
      <w:bookmarkEnd w:id="5242"/>
      <w:bookmarkEnd w:id="5243"/>
      <w:bookmarkEnd w:id="5502"/>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bookmarkStart w:id="5503" w:name="_GoBack"/>
            <w:bookmarkEnd w:id="5503"/>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50F4C351" w:rsidR="00F07D3E" w:rsidRPr="009F1B7D" w:rsidDel="00FE1A17" w:rsidRDefault="00F07D3E" w:rsidP="00011096">
            <w:pPr>
              <w:pStyle w:val="XML3"/>
              <w:rPr>
                <w:del w:id="5504" w:author="Anees Shaikh" w:date="2013-11-24T22:56:00Z"/>
              </w:rPr>
            </w:pPr>
            <w:r w:rsidRPr="009F1B7D">
              <w:t>&lt;max-rate&gt;500&lt;/max-rate&gt;</w:t>
            </w:r>
          </w:p>
          <w:p w14:paraId="749AA119" w14:textId="20388642" w:rsidR="00F07D3E" w:rsidRPr="009F1B7D" w:rsidDel="00FE1A17" w:rsidRDefault="00F07D3E">
            <w:pPr>
              <w:pStyle w:val="XML3"/>
              <w:rPr>
                <w:del w:id="5505" w:author="Anees Shaikh" w:date="2013-11-24T22:56:00Z"/>
              </w:rPr>
            </w:pPr>
            <w:del w:id="5506"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07" w:author="Anees Shaikh" w:date="2013-11-24T22:56:00Z">
                <w:pPr>
                  <w:pStyle w:val="XML3"/>
                </w:pPr>
              </w:pPrChange>
            </w:pPr>
            <w:del w:id="5508"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09" w:name="_Toc333524189"/>
      <w:bookmarkStart w:id="5510" w:name="_Toc335148276"/>
      <w:bookmarkStart w:id="5511" w:name="_Toc333524190"/>
      <w:bookmarkStart w:id="5512" w:name="_Toc335148277"/>
      <w:bookmarkStart w:id="5513" w:name="_Toc333524191"/>
      <w:bookmarkStart w:id="5514" w:name="_Toc335148278"/>
      <w:bookmarkStart w:id="5515" w:name="_Toc333524192"/>
      <w:bookmarkStart w:id="5516" w:name="_Toc335148279"/>
      <w:bookmarkStart w:id="5517" w:name="_Toc333524193"/>
      <w:bookmarkStart w:id="5518" w:name="_Toc335148280"/>
      <w:bookmarkStart w:id="5519" w:name="_Toc333524194"/>
      <w:bookmarkStart w:id="5520" w:name="_Toc335148281"/>
      <w:bookmarkStart w:id="5521" w:name="_Toc333524195"/>
      <w:bookmarkStart w:id="5522" w:name="_Toc335148282"/>
      <w:bookmarkStart w:id="5523" w:name="_Toc333524196"/>
      <w:bookmarkStart w:id="5524" w:name="_Toc335148283"/>
      <w:bookmarkStart w:id="5525" w:name="_Toc333524197"/>
      <w:bookmarkStart w:id="5526" w:name="_Toc335148284"/>
      <w:bookmarkStart w:id="5527" w:name="_Toc333524198"/>
      <w:bookmarkStart w:id="5528" w:name="_Toc335148285"/>
      <w:bookmarkStart w:id="5529" w:name="_Toc243774081"/>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r>
        <w:t>External Certificate</w:t>
      </w:r>
      <w:bookmarkEnd w:id="5529"/>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30" w:name="_Toc243774082"/>
      <w:r w:rsidRPr="00DB42FD">
        <w:lastRenderedPageBreak/>
        <w:t>UML Diagram</w:t>
      </w:r>
      <w:bookmarkEnd w:id="5530"/>
    </w:p>
    <w:p w14:paraId="72061590" w14:textId="65BA7BFF" w:rsidR="002A5300" w:rsidRPr="009F1B7D" w:rsidRDefault="00BB307B" w:rsidP="002A5300">
      <w:pPr>
        <w:keepNext/>
        <w:jc w:val="center"/>
      </w:pPr>
      <w:r>
        <w:object w:dxaOrig="3114" w:dyaOrig="2210" w14:anchorId="55CAF233">
          <v:shape id="_x0000_i1037" type="#_x0000_t75" style="width:153.75pt;height:111pt" o:ole="">
            <v:imagedata r:id="rId43" o:title=""/>
          </v:shape>
          <o:OLEObject Type="Embed" ProgID="Visio.Drawing.11" ShapeID="_x0000_i1037" DrawAspect="Content" ObjectID="_1446886556" r:id="rId44"/>
        </w:object>
      </w:r>
    </w:p>
    <w:p w14:paraId="4FD97B30" w14:textId="659241E6" w:rsidR="002A5300" w:rsidRPr="009F1B7D" w:rsidRDefault="002A5300" w:rsidP="001026D4">
      <w:pPr>
        <w:pStyle w:val="Caption"/>
      </w:pPr>
      <w:r w:rsidRPr="00A3202A">
        <w:t xml:space="preserve">Figure </w:t>
      </w:r>
      <w:r w:rsidR="001026D4">
        <w:rPr>
          <w:b w:val="0"/>
          <w:rPrChange w:id="5531" w:author="aas" w:date="2013-10-14T02:06:00Z">
            <w:rPr>
              <w:lang w:bidi="ar-SA"/>
            </w:rPr>
          </w:rPrChange>
        </w:rPr>
        <w:fldChar w:fldCharType="begin"/>
      </w:r>
      <w:r w:rsidR="001026D4">
        <w:rPr>
          <w:b w:val="0"/>
          <w:rPrChange w:id="5532" w:author="aas" w:date="2013-10-14T02:06:00Z">
            <w:rPr/>
          </w:rPrChange>
        </w:rPr>
        <w:instrText xml:space="preserve"> SEQ Figure \* ARABIC </w:instrText>
      </w:r>
      <w:r w:rsidR="001026D4">
        <w:rPr>
          <w:b w:val="0"/>
          <w:rPrChange w:id="5533" w:author="aas" w:date="2013-10-14T02:06:00Z">
            <w:rPr>
              <w:lang w:bidi="ar-SA"/>
            </w:rPr>
          </w:rPrChange>
        </w:rPr>
        <w:fldChar w:fldCharType="separate"/>
      </w:r>
      <w:ins w:id="5534" w:author="Anees Shaikh" w:date="2013-10-19T23:57:00Z">
        <w:r w:rsidR="00EE43EB">
          <w:rPr>
            <w:b w:val="0"/>
            <w:noProof/>
          </w:rPr>
          <w:t>9</w:t>
        </w:r>
      </w:ins>
      <w:del w:id="5535" w:author="Anees Shaikh" w:date="2013-10-19T23:57:00Z">
        <w:r w:rsidRPr="00A3202A" w:rsidDel="00EE43EB">
          <w:rPr>
            <w:noProof/>
          </w:rPr>
          <w:delText>1</w:delText>
        </w:r>
      </w:del>
      <w:r w:rsidR="001026D4">
        <w:rPr>
          <w:rFonts w:asciiTheme="minorHAnsi" w:hAnsiTheme="minorHAnsi"/>
          <w:b w:val="0"/>
          <w:color w:val="auto"/>
          <w:sz w:val="22"/>
          <w:rPrChange w:id="5536"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37" w:author="aas" w:date="2013-10-14T02:06:00Z"/>
        </w:rPr>
      </w:pPr>
      <w:del w:id="5538"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39" w:author="aas" w:date="2013-10-14T02:06:00Z"/>
        </w:trPr>
        <w:tc>
          <w:tcPr>
            <w:tcW w:w="8820" w:type="dxa"/>
          </w:tcPr>
          <w:p w14:paraId="47C4AACF" w14:textId="77777777" w:rsidR="002610E5" w:rsidRDefault="002610E5" w:rsidP="002610E5">
            <w:pPr>
              <w:pStyle w:val="XML1"/>
              <w:rPr>
                <w:del w:id="5540" w:author="aas" w:date="2013-10-14T02:06:00Z"/>
              </w:rPr>
            </w:pPr>
            <w:del w:id="5541" w:author="aas" w:date="2013-10-14T02:06:00Z">
              <w:r>
                <w:delText xml:space="preserve">  &lt;xs:group name="OFExternalCertificateType"&gt;</w:delText>
              </w:r>
            </w:del>
          </w:p>
          <w:p w14:paraId="5ED99220" w14:textId="77777777" w:rsidR="002610E5" w:rsidRDefault="002610E5" w:rsidP="002610E5">
            <w:pPr>
              <w:pStyle w:val="XML1"/>
              <w:rPr>
                <w:del w:id="5542" w:author="aas" w:date="2013-10-14T02:06:00Z"/>
              </w:rPr>
            </w:pPr>
            <w:del w:id="5543" w:author="aas" w:date="2013-10-14T02:06:00Z">
              <w:r>
                <w:delText xml:space="preserve">    &lt;xs:annotation&gt;</w:delText>
              </w:r>
            </w:del>
          </w:p>
          <w:p w14:paraId="5BC7C80A" w14:textId="77777777" w:rsidR="002610E5" w:rsidRDefault="002610E5" w:rsidP="002610E5">
            <w:pPr>
              <w:pStyle w:val="XML1"/>
              <w:rPr>
                <w:del w:id="5544" w:author="aas" w:date="2013-10-14T02:06:00Z"/>
              </w:rPr>
            </w:pPr>
            <w:del w:id="5545" w:author="aas" w:date="2013-10-14T02:06:00Z">
              <w:r>
                <w:delText xml:space="preserve">      &lt;xs:documentation&gt;</w:delText>
              </w:r>
            </w:del>
          </w:p>
          <w:p w14:paraId="1A520F7C" w14:textId="77777777" w:rsidR="002610E5" w:rsidRDefault="002610E5" w:rsidP="002610E5">
            <w:pPr>
              <w:pStyle w:val="XML1"/>
              <w:rPr>
                <w:del w:id="5546" w:author="aas" w:date="2013-10-14T02:06:00Z"/>
              </w:rPr>
            </w:pPr>
            <w:del w:id="5547" w:author="aas" w:date="2013-10-14T02:06:00Z">
              <w:r>
                <w:delText xml:space="preserve">        This grouping specifies a certificate that can be</w:delText>
              </w:r>
            </w:del>
          </w:p>
          <w:p w14:paraId="5928D872" w14:textId="77777777" w:rsidR="002610E5" w:rsidRDefault="002610E5" w:rsidP="002610E5">
            <w:pPr>
              <w:pStyle w:val="XML1"/>
              <w:rPr>
                <w:del w:id="5548" w:author="aas" w:date="2013-10-14T02:06:00Z"/>
              </w:rPr>
            </w:pPr>
            <w:del w:id="5549" w:author="aas" w:date="2013-10-14T02:06:00Z">
              <w:r>
                <w:delText xml:space="preserve">        used by an OpenFlow Logical Switch for authenticating a </w:delText>
              </w:r>
            </w:del>
          </w:p>
          <w:p w14:paraId="0F04636F" w14:textId="77777777" w:rsidR="002610E5" w:rsidRDefault="002610E5" w:rsidP="002610E5">
            <w:pPr>
              <w:pStyle w:val="XML1"/>
              <w:rPr>
                <w:del w:id="5550" w:author="aas" w:date="2013-10-14T02:06:00Z"/>
              </w:rPr>
            </w:pPr>
            <w:del w:id="5551" w:author="aas" w:date="2013-10-14T02:06:00Z">
              <w:r>
                <w:delText xml:space="preserve">        controller when a TLS connection is established.</w:delText>
              </w:r>
            </w:del>
          </w:p>
          <w:p w14:paraId="366760E2" w14:textId="77777777" w:rsidR="002610E5" w:rsidRDefault="002610E5" w:rsidP="002610E5">
            <w:pPr>
              <w:pStyle w:val="XML1"/>
              <w:rPr>
                <w:del w:id="5552" w:author="aas" w:date="2013-10-14T02:06:00Z"/>
              </w:rPr>
            </w:pPr>
            <w:del w:id="5553" w:author="aas" w:date="2013-10-14T02:06:00Z">
              <w:r>
                <w:delText xml:space="preserve">      &lt;/xs:documentation&gt;</w:delText>
              </w:r>
            </w:del>
          </w:p>
          <w:p w14:paraId="36FC837C" w14:textId="77777777" w:rsidR="002610E5" w:rsidRDefault="002610E5" w:rsidP="002610E5">
            <w:pPr>
              <w:pStyle w:val="XML1"/>
              <w:rPr>
                <w:del w:id="5554" w:author="aas" w:date="2013-10-14T02:06:00Z"/>
              </w:rPr>
            </w:pPr>
            <w:del w:id="5555" w:author="aas" w:date="2013-10-14T02:06:00Z">
              <w:r>
                <w:delText xml:space="preserve">    &lt;/xs:annotation&gt;</w:delText>
              </w:r>
            </w:del>
          </w:p>
          <w:p w14:paraId="104D0D88" w14:textId="77777777" w:rsidR="002610E5" w:rsidRDefault="002610E5" w:rsidP="002610E5">
            <w:pPr>
              <w:pStyle w:val="XML1"/>
              <w:rPr>
                <w:del w:id="5556" w:author="aas" w:date="2013-10-14T02:06:00Z"/>
              </w:rPr>
            </w:pPr>
          </w:p>
          <w:p w14:paraId="770CD9F1" w14:textId="77777777" w:rsidR="002610E5" w:rsidRDefault="002610E5" w:rsidP="002610E5">
            <w:pPr>
              <w:pStyle w:val="XML1"/>
              <w:rPr>
                <w:del w:id="5557" w:author="aas" w:date="2013-10-14T02:06:00Z"/>
              </w:rPr>
            </w:pPr>
            <w:del w:id="5558" w:author="aas" w:date="2013-10-14T02:06:00Z">
              <w:r>
                <w:delText xml:space="preserve">    &lt;xs:sequence&gt;</w:delText>
              </w:r>
            </w:del>
          </w:p>
          <w:p w14:paraId="4311F3F4" w14:textId="77777777" w:rsidR="002610E5" w:rsidRDefault="002610E5" w:rsidP="002610E5">
            <w:pPr>
              <w:pStyle w:val="XML1"/>
              <w:rPr>
                <w:del w:id="5559" w:author="aas" w:date="2013-10-14T02:06:00Z"/>
              </w:rPr>
            </w:pPr>
            <w:del w:id="5560" w:author="aas" w:date="2013-10-14T02:06:00Z">
              <w:r>
                <w:delText xml:space="preserve">      &lt;xs:group ref="OFResourceType"/&gt;</w:delText>
              </w:r>
            </w:del>
          </w:p>
          <w:p w14:paraId="22C8A5CB" w14:textId="77777777" w:rsidR="002610E5" w:rsidRDefault="002610E5" w:rsidP="002610E5">
            <w:pPr>
              <w:pStyle w:val="XML1"/>
              <w:rPr>
                <w:del w:id="5561" w:author="aas" w:date="2013-10-14T02:06:00Z"/>
              </w:rPr>
            </w:pPr>
            <w:del w:id="5562" w:author="aas" w:date="2013-10-14T02:06:00Z">
              <w:r>
                <w:delText xml:space="preserve">      &lt;xs:element name="certificate"  type="xs:string"&gt;</w:delText>
              </w:r>
            </w:del>
          </w:p>
          <w:p w14:paraId="068D2189" w14:textId="77777777" w:rsidR="002610E5" w:rsidRDefault="002610E5" w:rsidP="002610E5">
            <w:pPr>
              <w:pStyle w:val="XML1"/>
              <w:rPr>
                <w:del w:id="5563" w:author="aas" w:date="2013-10-14T02:06:00Z"/>
              </w:rPr>
            </w:pPr>
            <w:del w:id="5564" w:author="aas" w:date="2013-10-14T02:06:00Z">
              <w:r>
                <w:delText xml:space="preserve">        &lt;xs:annotation&gt;</w:delText>
              </w:r>
            </w:del>
          </w:p>
          <w:p w14:paraId="6F4C2E81" w14:textId="77777777" w:rsidR="002610E5" w:rsidRDefault="002610E5" w:rsidP="002610E5">
            <w:pPr>
              <w:pStyle w:val="XML1"/>
              <w:rPr>
                <w:del w:id="5565" w:author="aas" w:date="2013-10-14T02:06:00Z"/>
              </w:rPr>
            </w:pPr>
            <w:del w:id="5566" w:author="aas" w:date="2013-10-14T02:06:00Z">
              <w:r>
                <w:delText xml:space="preserve">          &lt;xs:documentation&gt;</w:delText>
              </w:r>
            </w:del>
          </w:p>
          <w:p w14:paraId="58A0EB5F" w14:textId="77777777" w:rsidR="002610E5" w:rsidRDefault="002610E5" w:rsidP="002610E5">
            <w:pPr>
              <w:pStyle w:val="XML1"/>
              <w:rPr>
                <w:del w:id="5567" w:author="aas" w:date="2013-10-14T02:06:00Z"/>
              </w:rPr>
            </w:pPr>
            <w:del w:id="5568" w:author="aas" w:date="2013-10-14T02:06:00Z">
              <w:r>
                <w:delText xml:space="preserve">            An X.509 certificate in DER format base64</w:delText>
              </w:r>
            </w:del>
          </w:p>
          <w:p w14:paraId="3072738E" w14:textId="77777777" w:rsidR="002610E5" w:rsidRDefault="002610E5" w:rsidP="002610E5">
            <w:pPr>
              <w:pStyle w:val="XML1"/>
              <w:rPr>
                <w:del w:id="5569" w:author="aas" w:date="2013-10-14T02:06:00Z"/>
              </w:rPr>
            </w:pPr>
            <w:del w:id="5570" w:author="aas" w:date="2013-10-14T02:06:00Z">
              <w:r>
                <w:delText xml:space="preserve">            encoded.</w:delText>
              </w:r>
            </w:del>
          </w:p>
          <w:p w14:paraId="31C7D279" w14:textId="77777777" w:rsidR="002610E5" w:rsidRDefault="002610E5" w:rsidP="002610E5">
            <w:pPr>
              <w:pStyle w:val="XML1"/>
              <w:rPr>
                <w:del w:id="5571" w:author="aas" w:date="2013-10-14T02:06:00Z"/>
              </w:rPr>
            </w:pPr>
          </w:p>
          <w:p w14:paraId="59E23529" w14:textId="77777777" w:rsidR="002610E5" w:rsidRDefault="002610E5" w:rsidP="002610E5">
            <w:pPr>
              <w:pStyle w:val="XML1"/>
              <w:rPr>
                <w:del w:id="5572" w:author="aas" w:date="2013-10-14T02:06:00Z"/>
              </w:rPr>
            </w:pPr>
            <w:del w:id="5573" w:author="aas" w:date="2013-10-14T02:06:00Z">
              <w:r>
                <w:delText xml:space="preserve">            This element MUST be present in the NETCONF data store.</w:delText>
              </w:r>
            </w:del>
          </w:p>
          <w:p w14:paraId="561E517E" w14:textId="77777777" w:rsidR="002610E5" w:rsidRDefault="002610E5" w:rsidP="002610E5">
            <w:pPr>
              <w:pStyle w:val="XML1"/>
              <w:rPr>
                <w:del w:id="5574" w:author="aas" w:date="2013-10-14T02:06:00Z"/>
              </w:rPr>
            </w:pPr>
            <w:del w:id="5575" w:author="aas" w:date="2013-10-14T02:06:00Z">
              <w:r>
                <w:delText xml:space="preserve">            If this element is not present in a NETCONF &amp;lt;edit-config&amp;gt;</w:delText>
              </w:r>
            </w:del>
          </w:p>
          <w:p w14:paraId="64292251" w14:textId="77777777" w:rsidR="002610E5" w:rsidRDefault="002610E5" w:rsidP="002610E5">
            <w:pPr>
              <w:pStyle w:val="XML1"/>
              <w:rPr>
                <w:del w:id="5576" w:author="aas" w:date="2013-10-14T02:06:00Z"/>
              </w:rPr>
            </w:pPr>
            <w:del w:id="5577" w:author="aas" w:date="2013-10-14T02:06:00Z">
              <w:r>
                <w:delText xml:space="preserve">            operation 'create', 'merge' or 'replace' and the parent</w:delText>
              </w:r>
            </w:del>
          </w:p>
          <w:p w14:paraId="19166B93" w14:textId="77777777" w:rsidR="002610E5" w:rsidRDefault="002610E5" w:rsidP="002610E5">
            <w:pPr>
              <w:pStyle w:val="XML1"/>
              <w:rPr>
                <w:del w:id="5578" w:author="aas" w:date="2013-10-14T02:06:00Z"/>
              </w:rPr>
            </w:pPr>
            <w:del w:id="5579" w:author="aas" w:date="2013-10-14T02:06:00Z">
              <w:r>
                <w:delText xml:space="preserve">            element does not exist, a 'data-missing' error is</w:delText>
              </w:r>
            </w:del>
          </w:p>
          <w:p w14:paraId="0C299A55" w14:textId="77777777" w:rsidR="002610E5" w:rsidRDefault="002610E5" w:rsidP="002610E5">
            <w:pPr>
              <w:pStyle w:val="XML1"/>
              <w:rPr>
                <w:del w:id="5580" w:author="aas" w:date="2013-10-14T02:06:00Z"/>
              </w:rPr>
            </w:pPr>
            <w:del w:id="5581" w:author="aas" w:date="2013-10-14T02:06:00Z">
              <w:r>
                <w:delText xml:space="preserve">            returned.</w:delText>
              </w:r>
            </w:del>
          </w:p>
          <w:p w14:paraId="33125DA3" w14:textId="77777777" w:rsidR="002610E5" w:rsidRDefault="002610E5" w:rsidP="002610E5">
            <w:pPr>
              <w:pStyle w:val="XML1"/>
              <w:rPr>
                <w:del w:id="5582" w:author="aas" w:date="2013-10-14T02:06:00Z"/>
              </w:rPr>
            </w:pPr>
            <w:del w:id="5583" w:author="aas" w:date="2013-10-14T02:06:00Z">
              <w:r>
                <w:delText xml:space="preserve">          &lt;/xs:documentation&gt;</w:delText>
              </w:r>
            </w:del>
          </w:p>
          <w:p w14:paraId="629EF6E0" w14:textId="77777777" w:rsidR="002610E5" w:rsidRDefault="002610E5" w:rsidP="002610E5">
            <w:pPr>
              <w:pStyle w:val="XML1"/>
              <w:rPr>
                <w:del w:id="5584" w:author="aas" w:date="2013-10-14T02:06:00Z"/>
              </w:rPr>
            </w:pPr>
            <w:del w:id="5585" w:author="aas" w:date="2013-10-14T02:06:00Z">
              <w:r>
                <w:delText xml:space="preserve">        &lt;/xs:annotation&gt;</w:delText>
              </w:r>
            </w:del>
          </w:p>
          <w:p w14:paraId="0771E637" w14:textId="77777777" w:rsidR="002610E5" w:rsidRDefault="002610E5" w:rsidP="002610E5">
            <w:pPr>
              <w:pStyle w:val="XML1"/>
              <w:rPr>
                <w:del w:id="5586" w:author="aas" w:date="2013-10-14T02:06:00Z"/>
              </w:rPr>
            </w:pPr>
            <w:del w:id="5587" w:author="aas" w:date="2013-10-14T02:06:00Z">
              <w:r>
                <w:delText xml:space="preserve">      &lt;/xs:element&gt;</w:delText>
              </w:r>
            </w:del>
          </w:p>
          <w:p w14:paraId="3799829B" w14:textId="77777777" w:rsidR="002610E5" w:rsidRDefault="002610E5" w:rsidP="002610E5">
            <w:pPr>
              <w:pStyle w:val="XML1"/>
              <w:rPr>
                <w:del w:id="5588" w:author="aas" w:date="2013-10-14T02:06:00Z"/>
              </w:rPr>
            </w:pPr>
            <w:del w:id="5589" w:author="aas" w:date="2013-10-14T02:06:00Z">
              <w:r>
                <w:delText xml:space="preserve">    &lt;/xs:sequence&gt;</w:delText>
              </w:r>
            </w:del>
          </w:p>
          <w:p w14:paraId="173437BF" w14:textId="77777777" w:rsidR="00DC3719" w:rsidRPr="009F1B7D" w:rsidRDefault="002610E5" w:rsidP="002610E5">
            <w:pPr>
              <w:pStyle w:val="XML1"/>
              <w:rPr>
                <w:del w:id="5590" w:author="aas" w:date="2013-10-14T02:06:00Z"/>
              </w:rPr>
            </w:pPr>
            <w:del w:id="5591" w:author="aas" w:date="2013-10-14T02:06:00Z">
              <w:r>
                <w:delText xml:space="preserve">  &lt;/xs:group&gt;</w:delText>
              </w:r>
            </w:del>
          </w:p>
        </w:tc>
      </w:tr>
    </w:tbl>
    <w:p w14:paraId="6BB44966" w14:textId="77777777" w:rsidR="002A5300" w:rsidRPr="009F1B7D" w:rsidRDefault="002A5300" w:rsidP="002A5300">
      <w:pPr>
        <w:rPr>
          <w:del w:id="5592" w:author="aas" w:date="2013-10-14T02:06:00Z"/>
        </w:rPr>
      </w:pPr>
    </w:p>
    <w:p w14:paraId="6557C01E" w14:textId="77777777" w:rsidR="002A5300" w:rsidRPr="009F1B7D" w:rsidRDefault="002A5300" w:rsidP="002A5300">
      <w:pPr>
        <w:pStyle w:val="Heading3"/>
        <w:keepLines w:val="0"/>
        <w:ind w:left="720" w:hanging="720"/>
      </w:pPr>
      <w:bookmarkStart w:id="5593" w:name="_Toc243774083"/>
      <w:r w:rsidRPr="00DB42FD">
        <w:t>XML Example</w:t>
      </w:r>
      <w:bookmarkEnd w:id="5593"/>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594" w:name="_Toc333524340"/>
      <w:bookmarkStart w:id="5595" w:name="_Toc335148427"/>
      <w:bookmarkStart w:id="5596" w:name="_Toc333524341"/>
      <w:bookmarkStart w:id="5597" w:name="_Toc335148428"/>
      <w:bookmarkStart w:id="5598" w:name="_Toc333524342"/>
      <w:bookmarkStart w:id="5599" w:name="_Toc335148429"/>
      <w:bookmarkStart w:id="5600" w:name="_Toc333524343"/>
      <w:bookmarkStart w:id="5601" w:name="_Toc335148430"/>
      <w:bookmarkStart w:id="5602" w:name="_Toc243774084"/>
      <w:bookmarkEnd w:id="5594"/>
      <w:bookmarkEnd w:id="5595"/>
      <w:bookmarkEnd w:id="5596"/>
      <w:bookmarkEnd w:id="5597"/>
      <w:bookmarkEnd w:id="5598"/>
      <w:bookmarkEnd w:id="5599"/>
      <w:bookmarkEnd w:id="5600"/>
      <w:bookmarkEnd w:id="5601"/>
      <w:r>
        <w:t>Owned Certificate</w:t>
      </w:r>
      <w:bookmarkEnd w:id="5602"/>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603" w:name="_Toc243774085"/>
      <w:r w:rsidRPr="00DB42FD">
        <w:lastRenderedPageBreak/>
        <w:t>UML Diagram</w:t>
      </w:r>
      <w:bookmarkEnd w:id="5603"/>
    </w:p>
    <w:p w14:paraId="6441FA38" w14:textId="394CA52C" w:rsidR="00325239" w:rsidRPr="009F1B7D" w:rsidRDefault="001D1E49" w:rsidP="00325239">
      <w:pPr>
        <w:keepNext/>
        <w:jc w:val="center"/>
      </w:pPr>
      <w:r>
        <w:object w:dxaOrig="6235" w:dyaOrig="6805" w14:anchorId="283792EB">
          <v:shape id="_x0000_i1038" type="#_x0000_t75" style="width:312pt;height:339.75pt" o:ole="">
            <v:imagedata r:id="rId45" o:title=""/>
          </v:shape>
          <o:OLEObject Type="Embed" ProgID="Visio.Drawing.11" ShapeID="_x0000_i1038" DrawAspect="Content" ObjectID="_1446886557" r:id="rId46"/>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04" w:author="aas" w:date="2013-10-14T02:06:00Z"/>
        </w:rPr>
      </w:pPr>
      <w:del w:id="5605"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06" w:author="aas" w:date="2013-10-14T02:06:00Z"/>
        </w:trPr>
        <w:tc>
          <w:tcPr>
            <w:tcW w:w="8820" w:type="dxa"/>
          </w:tcPr>
          <w:p w14:paraId="475DDA77" w14:textId="77777777" w:rsidR="002610E5" w:rsidRDefault="002610E5" w:rsidP="002610E5">
            <w:pPr>
              <w:pStyle w:val="XML1"/>
              <w:rPr>
                <w:del w:id="5607" w:author="aas" w:date="2013-10-14T02:06:00Z"/>
              </w:rPr>
            </w:pPr>
            <w:del w:id="5608" w:author="aas" w:date="2013-10-14T02:06:00Z">
              <w:r>
                <w:delText xml:space="preserve">  &lt;xs:group name="OFOwnedCertificateType"&gt;</w:delText>
              </w:r>
            </w:del>
          </w:p>
          <w:p w14:paraId="7692F11A" w14:textId="77777777" w:rsidR="002610E5" w:rsidRDefault="002610E5" w:rsidP="002610E5">
            <w:pPr>
              <w:pStyle w:val="XML1"/>
              <w:rPr>
                <w:del w:id="5609" w:author="aas" w:date="2013-10-14T02:06:00Z"/>
              </w:rPr>
            </w:pPr>
            <w:del w:id="5610" w:author="aas" w:date="2013-10-14T02:06:00Z">
              <w:r>
                <w:delText xml:space="preserve">    &lt;xs:annotation&gt;</w:delText>
              </w:r>
            </w:del>
          </w:p>
          <w:p w14:paraId="7E386588" w14:textId="77777777" w:rsidR="002610E5" w:rsidRDefault="002610E5" w:rsidP="002610E5">
            <w:pPr>
              <w:pStyle w:val="XML1"/>
              <w:rPr>
                <w:del w:id="5611" w:author="aas" w:date="2013-10-14T02:06:00Z"/>
              </w:rPr>
            </w:pPr>
            <w:del w:id="5612" w:author="aas" w:date="2013-10-14T02:06:00Z">
              <w:r>
                <w:delText xml:space="preserve">      &lt;xs:documentation&gt;</w:delText>
              </w:r>
            </w:del>
          </w:p>
          <w:p w14:paraId="549C129C" w14:textId="77777777" w:rsidR="002610E5" w:rsidRDefault="002610E5" w:rsidP="002610E5">
            <w:pPr>
              <w:pStyle w:val="XML1"/>
              <w:rPr>
                <w:del w:id="5613" w:author="aas" w:date="2013-10-14T02:06:00Z"/>
              </w:rPr>
            </w:pPr>
            <w:del w:id="5614" w:author="aas" w:date="2013-10-14T02:06:00Z">
              <w:r>
                <w:delText xml:space="preserve">        This grouping specifies a certificate and a</w:delText>
              </w:r>
            </w:del>
          </w:p>
          <w:p w14:paraId="0282BC6C" w14:textId="77777777" w:rsidR="002610E5" w:rsidRDefault="002610E5" w:rsidP="002610E5">
            <w:pPr>
              <w:pStyle w:val="XML1"/>
              <w:rPr>
                <w:del w:id="5615" w:author="aas" w:date="2013-10-14T02:06:00Z"/>
              </w:rPr>
            </w:pPr>
            <w:del w:id="5616" w:author="aas" w:date="2013-10-14T02:06:00Z">
              <w:r>
                <w:delText xml:space="preserve">        private key. It can be used by an OpenFlow Logical Switch for</w:delText>
              </w:r>
            </w:del>
          </w:p>
          <w:p w14:paraId="6C83353A" w14:textId="77777777" w:rsidR="002610E5" w:rsidRDefault="002610E5" w:rsidP="002610E5">
            <w:pPr>
              <w:pStyle w:val="XML1"/>
              <w:rPr>
                <w:del w:id="5617" w:author="aas" w:date="2013-10-14T02:06:00Z"/>
              </w:rPr>
            </w:pPr>
            <w:del w:id="5618" w:author="aas" w:date="2013-10-14T02:06:00Z">
              <w:r>
                <w:delText xml:space="preserve">        authenticating itself to a controller when a TLS connection</w:delText>
              </w:r>
            </w:del>
          </w:p>
          <w:p w14:paraId="009DE28B" w14:textId="77777777" w:rsidR="002610E5" w:rsidRDefault="002610E5" w:rsidP="002610E5">
            <w:pPr>
              <w:pStyle w:val="XML1"/>
              <w:rPr>
                <w:del w:id="5619" w:author="aas" w:date="2013-10-14T02:06:00Z"/>
              </w:rPr>
            </w:pPr>
            <w:del w:id="5620" w:author="aas" w:date="2013-10-14T02:06:00Z">
              <w:r>
                <w:delText xml:space="preserve">        is established.</w:delText>
              </w:r>
            </w:del>
          </w:p>
          <w:p w14:paraId="4408AB43" w14:textId="77777777" w:rsidR="002610E5" w:rsidRDefault="002610E5" w:rsidP="002610E5">
            <w:pPr>
              <w:pStyle w:val="XML1"/>
              <w:rPr>
                <w:del w:id="5621" w:author="aas" w:date="2013-10-14T02:06:00Z"/>
              </w:rPr>
            </w:pPr>
            <w:del w:id="5622" w:author="aas" w:date="2013-10-14T02:06:00Z">
              <w:r>
                <w:delText xml:space="preserve">      &lt;/xs:documentation&gt;</w:delText>
              </w:r>
            </w:del>
          </w:p>
          <w:p w14:paraId="1B9F0F19" w14:textId="77777777" w:rsidR="002610E5" w:rsidRDefault="002610E5" w:rsidP="002610E5">
            <w:pPr>
              <w:pStyle w:val="XML1"/>
              <w:rPr>
                <w:del w:id="5623" w:author="aas" w:date="2013-10-14T02:06:00Z"/>
              </w:rPr>
            </w:pPr>
            <w:del w:id="5624" w:author="aas" w:date="2013-10-14T02:06:00Z">
              <w:r>
                <w:delText xml:space="preserve">    &lt;/xs:annotation&gt;</w:delText>
              </w:r>
            </w:del>
          </w:p>
          <w:p w14:paraId="4012E449" w14:textId="77777777" w:rsidR="002610E5" w:rsidRDefault="002610E5" w:rsidP="002610E5">
            <w:pPr>
              <w:pStyle w:val="XML1"/>
              <w:rPr>
                <w:del w:id="5625" w:author="aas" w:date="2013-10-14T02:06:00Z"/>
              </w:rPr>
            </w:pPr>
          </w:p>
          <w:p w14:paraId="2FCC92D2" w14:textId="77777777" w:rsidR="002610E5" w:rsidRDefault="002610E5" w:rsidP="002610E5">
            <w:pPr>
              <w:pStyle w:val="XML1"/>
              <w:rPr>
                <w:del w:id="5626" w:author="aas" w:date="2013-10-14T02:06:00Z"/>
              </w:rPr>
            </w:pPr>
            <w:del w:id="5627" w:author="aas" w:date="2013-10-14T02:06:00Z">
              <w:r>
                <w:delText xml:space="preserve">    &lt;xs:sequence&gt;</w:delText>
              </w:r>
            </w:del>
          </w:p>
          <w:p w14:paraId="56295502" w14:textId="77777777" w:rsidR="002610E5" w:rsidRDefault="002610E5" w:rsidP="002610E5">
            <w:pPr>
              <w:pStyle w:val="XML1"/>
              <w:rPr>
                <w:del w:id="5628" w:author="aas" w:date="2013-10-14T02:06:00Z"/>
              </w:rPr>
            </w:pPr>
            <w:del w:id="5629" w:author="aas" w:date="2013-10-14T02:06:00Z">
              <w:r>
                <w:delText xml:space="preserve">      &lt;xs:group ref="OFResourceType"/&gt;</w:delText>
              </w:r>
            </w:del>
          </w:p>
          <w:p w14:paraId="0AAF1BF3" w14:textId="77777777" w:rsidR="002610E5" w:rsidRDefault="002610E5" w:rsidP="002610E5">
            <w:pPr>
              <w:pStyle w:val="XML1"/>
              <w:rPr>
                <w:del w:id="5630" w:author="aas" w:date="2013-10-14T02:06:00Z"/>
              </w:rPr>
            </w:pPr>
            <w:del w:id="5631" w:author="aas" w:date="2013-10-14T02:06:00Z">
              <w:r>
                <w:delText xml:space="preserve">      &lt;xs:element name="certificate"  type="xs:string"&gt;</w:delText>
              </w:r>
            </w:del>
          </w:p>
          <w:p w14:paraId="7ACFF42B" w14:textId="77777777" w:rsidR="002610E5" w:rsidRDefault="002610E5" w:rsidP="002610E5">
            <w:pPr>
              <w:pStyle w:val="XML1"/>
              <w:rPr>
                <w:del w:id="5632" w:author="aas" w:date="2013-10-14T02:06:00Z"/>
              </w:rPr>
            </w:pPr>
            <w:del w:id="5633" w:author="aas" w:date="2013-10-14T02:06:00Z">
              <w:r>
                <w:delText xml:space="preserve">        &lt;xs:annotation&gt;</w:delText>
              </w:r>
            </w:del>
          </w:p>
          <w:p w14:paraId="16D70CFC" w14:textId="77777777" w:rsidR="002610E5" w:rsidRDefault="002610E5" w:rsidP="002610E5">
            <w:pPr>
              <w:pStyle w:val="XML1"/>
              <w:rPr>
                <w:del w:id="5634" w:author="aas" w:date="2013-10-14T02:06:00Z"/>
              </w:rPr>
            </w:pPr>
            <w:del w:id="5635" w:author="aas" w:date="2013-10-14T02:06:00Z">
              <w:r>
                <w:delText xml:space="preserve">          &lt;xs:documentation&gt;</w:delText>
              </w:r>
            </w:del>
          </w:p>
          <w:p w14:paraId="5319E0A9" w14:textId="77777777" w:rsidR="002610E5" w:rsidRDefault="002610E5" w:rsidP="002610E5">
            <w:pPr>
              <w:pStyle w:val="XML1"/>
              <w:rPr>
                <w:del w:id="5636" w:author="aas" w:date="2013-10-14T02:06:00Z"/>
              </w:rPr>
            </w:pPr>
            <w:del w:id="5637" w:author="aas" w:date="2013-10-14T02:06:00Z">
              <w:r>
                <w:delText xml:space="preserve">            An X.509 certificate in DER format base64</w:delText>
              </w:r>
            </w:del>
          </w:p>
          <w:p w14:paraId="22CC8751" w14:textId="77777777" w:rsidR="002610E5" w:rsidRDefault="002610E5" w:rsidP="002610E5">
            <w:pPr>
              <w:pStyle w:val="XML1"/>
              <w:rPr>
                <w:del w:id="5638" w:author="aas" w:date="2013-10-14T02:06:00Z"/>
              </w:rPr>
            </w:pPr>
            <w:del w:id="5639" w:author="aas" w:date="2013-10-14T02:06:00Z">
              <w:r>
                <w:delText xml:space="preserve">            encoded.</w:delText>
              </w:r>
            </w:del>
          </w:p>
          <w:p w14:paraId="1B6FF2B0" w14:textId="77777777" w:rsidR="002610E5" w:rsidRDefault="002610E5" w:rsidP="002610E5">
            <w:pPr>
              <w:pStyle w:val="XML1"/>
              <w:rPr>
                <w:del w:id="5640" w:author="aas" w:date="2013-10-14T02:06:00Z"/>
              </w:rPr>
            </w:pPr>
          </w:p>
          <w:p w14:paraId="30BE0F9F" w14:textId="77777777" w:rsidR="002610E5" w:rsidRDefault="002610E5" w:rsidP="002610E5">
            <w:pPr>
              <w:pStyle w:val="XML1"/>
              <w:rPr>
                <w:del w:id="5641" w:author="aas" w:date="2013-10-14T02:06:00Z"/>
              </w:rPr>
            </w:pPr>
            <w:del w:id="5642" w:author="aas" w:date="2013-10-14T02:06:00Z">
              <w:r>
                <w:delText xml:space="preserve">            This element MUST be present in the NETCONF data store.</w:delText>
              </w:r>
            </w:del>
          </w:p>
          <w:p w14:paraId="066A1DC2" w14:textId="77777777" w:rsidR="002610E5" w:rsidRDefault="002610E5" w:rsidP="002610E5">
            <w:pPr>
              <w:pStyle w:val="XML1"/>
              <w:rPr>
                <w:del w:id="5643" w:author="aas" w:date="2013-10-14T02:06:00Z"/>
              </w:rPr>
            </w:pPr>
            <w:del w:id="5644" w:author="aas" w:date="2013-10-14T02:06:00Z">
              <w:r>
                <w:delText xml:space="preserve">            If this element is not present in a NETCONF &amp;lt;edit-config&amp;gt;</w:delText>
              </w:r>
            </w:del>
          </w:p>
          <w:p w14:paraId="30044A88" w14:textId="77777777" w:rsidR="002610E5" w:rsidRDefault="002610E5" w:rsidP="002610E5">
            <w:pPr>
              <w:pStyle w:val="XML1"/>
              <w:rPr>
                <w:del w:id="5645" w:author="aas" w:date="2013-10-14T02:06:00Z"/>
              </w:rPr>
            </w:pPr>
            <w:del w:id="5646" w:author="aas" w:date="2013-10-14T02:06:00Z">
              <w:r>
                <w:delText xml:space="preserve">            operation 'create', 'merge' or 'replace' and the parent</w:delText>
              </w:r>
            </w:del>
          </w:p>
          <w:p w14:paraId="2FAC1FF2" w14:textId="77777777" w:rsidR="002610E5" w:rsidRDefault="002610E5" w:rsidP="002610E5">
            <w:pPr>
              <w:pStyle w:val="XML1"/>
              <w:rPr>
                <w:del w:id="5647" w:author="aas" w:date="2013-10-14T02:06:00Z"/>
              </w:rPr>
            </w:pPr>
            <w:del w:id="5648" w:author="aas" w:date="2013-10-14T02:06:00Z">
              <w:r>
                <w:delText xml:space="preserve">            element does not exist, a 'data-missing' error is</w:delText>
              </w:r>
            </w:del>
          </w:p>
          <w:p w14:paraId="795246E6" w14:textId="77777777" w:rsidR="002610E5" w:rsidRDefault="002610E5" w:rsidP="002610E5">
            <w:pPr>
              <w:pStyle w:val="XML1"/>
              <w:rPr>
                <w:del w:id="5649" w:author="aas" w:date="2013-10-14T02:06:00Z"/>
              </w:rPr>
            </w:pPr>
            <w:del w:id="5650" w:author="aas" w:date="2013-10-14T02:06:00Z">
              <w:r>
                <w:delText xml:space="preserve">            returned.</w:delText>
              </w:r>
            </w:del>
          </w:p>
          <w:p w14:paraId="6476EA67" w14:textId="77777777" w:rsidR="002610E5" w:rsidRDefault="002610E5" w:rsidP="002610E5">
            <w:pPr>
              <w:pStyle w:val="XML1"/>
              <w:rPr>
                <w:del w:id="5651" w:author="aas" w:date="2013-10-14T02:06:00Z"/>
              </w:rPr>
            </w:pPr>
            <w:del w:id="5652" w:author="aas" w:date="2013-10-14T02:06:00Z">
              <w:r>
                <w:delText xml:space="preserve">          &lt;/xs:documentation&gt;</w:delText>
              </w:r>
            </w:del>
          </w:p>
          <w:p w14:paraId="410B4D35" w14:textId="77777777" w:rsidR="002610E5" w:rsidRDefault="002610E5" w:rsidP="002610E5">
            <w:pPr>
              <w:pStyle w:val="XML1"/>
              <w:rPr>
                <w:del w:id="5653" w:author="aas" w:date="2013-10-14T02:06:00Z"/>
              </w:rPr>
            </w:pPr>
            <w:del w:id="5654" w:author="aas" w:date="2013-10-14T02:06:00Z">
              <w:r>
                <w:delText xml:space="preserve">        &lt;/xs:annotation&gt;</w:delText>
              </w:r>
            </w:del>
          </w:p>
          <w:p w14:paraId="699DB149" w14:textId="77777777" w:rsidR="002610E5" w:rsidRDefault="002610E5" w:rsidP="002610E5">
            <w:pPr>
              <w:pStyle w:val="XML1"/>
              <w:rPr>
                <w:del w:id="5655" w:author="aas" w:date="2013-10-14T02:06:00Z"/>
              </w:rPr>
            </w:pPr>
            <w:del w:id="5656" w:author="aas" w:date="2013-10-14T02:06:00Z">
              <w:r>
                <w:delText xml:space="preserve">      &lt;/xs:element&gt;</w:delText>
              </w:r>
            </w:del>
          </w:p>
          <w:p w14:paraId="61A71EDA" w14:textId="77777777" w:rsidR="002610E5" w:rsidRDefault="002610E5" w:rsidP="002610E5">
            <w:pPr>
              <w:pStyle w:val="XML1"/>
              <w:rPr>
                <w:del w:id="5657" w:author="aas" w:date="2013-10-14T02:06:00Z"/>
              </w:rPr>
            </w:pPr>
            <w:del w:id="5658" w:author="aas" w:date="2013-10-14T02:06:00Z">
              <w:r>
                <w:delText xml:space="preserve">      &lt;xs:element name="private-key"&gt;</w:delText>
              </w:r>
            </w:del>
          </w:p>
          <w:p w14:paraId="63576929" w14:textId="77777777" w:rsidR="002610E5" w:rsidRDefault="002610E5" w:rsidP="002610E5">
            <w:pPr>
              <w:pStyle w:val="XML1"/>
              <w:rPr>
                <w:del w:id="5659" w:author="aas" w:date="2013-10-14T02:06:00Z"/>
              </w:rPr>
            </w:pPr>
            <w:del w:id="5660" w:author="aas" w:date="2013-10-14T02:06:00Z">
              <w:r>
                <w:delText xml:space="preserve">        &lt;xs:annotation&gt;</w:delText>
              </w:r>
            </w:del>
          </w:p>
          <w:p w14:paraId="2B6A2D2D" w14:textId="77777777" w:rsidR="002610E5" w:rsidRDefault="002610E5" w:rsidP="002610E5">
            <w:pPr>
              <w:pStyle w:val="XML1"/>
              <w:rPr>
                <w:del w:id="5661" w:author="aas" w:date="2013-10-14T02:06:00Z"/>
              </w:rPr>
            </w:pPr>
            <w:del w:id="5662" w:author="aas" w:date="2013-10-14T02:06:00Z">
              <w:r>
                <w:delText xml:space="preserve">          &lt;xs:documentation&gt;</w:delText>
              </w:r>
            </w:del>
          </w:p>
          <w:p w14:paraId="2353E4AD" w14:textId="77777777" w:rsidR="002610E5" w:rsidRDefault="002610E5" w:rsidP="002610E5">
            <w:pPr>
              <w:pStyle w:val="XML1"/>
              <w:rPr>
                <w:del w:id="5663" w:author="aas" w:date="2013-10-14T02:06:00Z"/>
              </w:rPr>
            </w:pPr>
            <w:del w:id="5664" w:author="aas" w:date="2013-10-14T02:06:00Z">
              <w:r>
                <w:delText xml:space="preserve">            This element contains the private key</w:delText>
              </w:r>
            </w:del>
          </w:p>
          <w:p w14:paraId="647885B4" w14:textId="77777777" w:rsidR="002610E5" w:rsidRDefault="002610E5" w:rsidP="002610E5">
            <w:pPr>
              <w:pStyle w:val="XML1"/>
              <w:rPr>
                <w:del w:id="5665" w:author="aas" w:date="2013-10-14T02:06:00Z"/>
              </w:rPr>
            </w:pPr>
            <w:del w:id="5666" w:author="aas" w:date="2013-10-14T02:06:00Z">
              <w:r>
                <w:delText xml:space="preserve">            corresponding to the certificate. The private key is</w:delText>
              </w:r>
            </w:del>
          </w:p>
          <w:p w14:paraId="7EAE47D1" w14:textId="77777777" w:rsidR="002610E5" w:rsidRDefault="002610E5" w:rsidP="002610E5">
            <w:pPr>
              <w:pStyle w:val="XML1"/>
              <w:rPr>
                <w:del w:id="5667" w:author="aas" w:date="2013-10-14T02:06:00Z"/>
              </w:rPr>
            </w:pPr>
            <w:del w:id="5668" w:author="aas" w:date="2013-10-14T02:06:00Z">
              <w:r>
                <w:delText xml:space="preserve">            encoded as specified in XML-Signature Syntax and Processing</w:delText>
              </w:r>
            </w:del>
          </w:p>
          <w:p w14:paraId="7F061FAC" w14:textId="77777777" w:rsidR="002610E5" w:rsidRDefault="002610E5" w:rsidP="002610E5">
            <w:pPr>
              <w:pStyle w:val="XML1"/>
              <w:rPr>
                <w:del w:id="5669" w:author="aas" w:date="2013-10-14T02:06:00Z"/>
              </w:rPr>
            </w:pPr>
            <w:del w:id="5670" w:author="aas" w:date="2013-10-14T02:06:00Z">
              <w:r>
                <w:delText xml:space="preserve">            (http://www.w3.org/TR/2001/PR-xmldsig-core-20010820/).  </w:delText>
              </w:r>
            </w:del>
          </w:p>
          <w:p w14:paraId="28FA0857" w14:textId="77777777" w:rsidR="002610E5" w:rsidRDefault="002610E5" w:rsidP="002610E5">
            <w:pPr>
              <w:pStyle w:val="XML1"/>
              <w:rPr>
                <w:del w:id="5671" w:author="aas" w:date="2013-10-14T02:06:00Z"/>
              </w:rPr>
            </w:pPr>
            <w:del w:id="5672" w:author="aas" w:date="2013-10-14T02:06:00Z">
              <w:r>
                <w:delText xml:space="preserve">            Currently the specification only support DSA and RSA keys.</w:delText>
              </w:r>
            </w:del>
          </w:p>
          <w:p w14:paraId="1B1EB904" w14:textId="77777777" w:rsidR="002610E5" w:rsidRDefault="002610E5" w:rsidP="002610E5">
            <w:pPr>
              <w:pStyle w:val="XML1"/>
              <w:rPr>
                <w:del w:id="5673" w:author="aas" w:date="2013-10-14T02:06:00Z"/>
              </w:rPr>
            </w:pPr>
          </w:p>
          <w:p w14:paraId="04AC85E7" w14:textId="77777777" w:rsidR="002610E5" w:rsidRDefault="002610E5" w:rsidP="002610E5">
            <w:pPr>
              <w:pStyle w:val="XML1"/>
              <w:rPr>
                <w:del w:id="5674" w:author="aas" w:date="2013-10-14T02:06:00Z"/>
              </w:rPr>
            </w:pPr>
            <w:del w:id="5675" w:author="aas" w:date="2013-10-14T02:06:00Z">
              <w:r>
                <w:delText xml:space="preserve">            This element MUST be present in the NETCONF data store.</w:delText>
              </w:r>
            </w:del>
          </w:p>
          <w:p w14:paraId="6999B247" w14:textId="77777777" w:rsidR="002610E5" w:rsidRDefault="002610E5" w:rsidP="002610E5">
            <w:pPr>
              <w:pStyle w:val="XML1"/>
              <w:rPr>
                <w:del w:id="5676" w:author="aas" w:date="2013-10-14T02:06:00Z"/>
              </w:rPr>
            </w:pPr>
            <w:del w:id="5677" w:author="aas" w:date="2013-10-14T02:06:00Z">
              <w:r>
                <w:delText xml:space="preserve">            If this element is not present in a NETCONF &amp;lt;edit-config&amp;gt;</w:delText>
              </w:r>
            </w:del>
          </w:p>
          <w:p w14:paraId="485932F2" w14:textId="77777777" w:rsidR="002610E5" w:rsidRDefault="002610E5" w:rsidP="002610E5">
            <w:pPr>
              <w:pStyle w:val="XML1"/>
              <w:rPr>
                <w:del w:id="5678" w:author="aas" w:date="2013-10-14T02:06:00Z"/>
              </w:rPr>
            </w:pPr>
            <w:del w:id="5679" w:author="aas" w:date="2013-10-14T02:06:00Z">
              <w:r>
                <w:delText xml:space="preserve">            operation 'create', 'merge' or 'replace' and the parent</w:delText>
              </w:r>
            </w:del>
          </w:p>
          <w:p w14:paraId="21044FFF" w14:textId="77777777" w:rsidR="002610E5" w:rsidRDefault="002610E5" w:rsidP="002610E5">
            <w:pPr>
              <w:pStyle w:val="XML1"/>
              <w:rPr>
                <w:del w:id="5680" w:author="aas" w:date="2013-10-14T02:06:00Z"/>
              </w:rPr>
            </w:pPr>
            <w:del w:id="5681" w:author="aas" w:date="2013-10-14T02:06:00Z">
              <w:r>
                <w:delText xml:space="preserve">            element does not exist, a 'data-missing' error is</w:delText>
              </w:r>
            </w:del>
          </w:p>
          <w:p w14:paraId="3D7DBA8F" w14:textId="77777777" w:rsidR="002610E5" w:rsidRDefault="002610E5" w:rsidP="002610E5">
            <w:pPr>
              <w:pStyle w:val="XML1"/>
              <w:rPr>
                <w:del w:id="5682" w:author="aas" w:date="2013-10-14T02:06:00Z"/>
              </w:rPr>
            </w:pPr>
            <w:del w:id="5683" w:author="aas" w:date="2013-10-14T02:06:00Z">
              <w:r>
                <w:delText xml:space="preserve">            returned.</w:delText>
              </w:r>
            </w:del>
          </w:p>
          <w:p w14:paraId="1B6AE062" w14:textId="77777777" w:rsidR="002610E5" w:rsidRDefault="002610E5" w:rsidP="002610E5">
            <w:pPr>
              <w:pStyle w:val="XML1"/>
              <w:rPr>
                <w:del w:id="5684" w:author="aas" w:date="2013-10-14T02:06:00Z"/>
              </w:rPr>
            </w:pPr>
            <w:del w:id="5685" w:author="aas" w:date="2013-10-14T02:06:00Z">
              <w:r>
                <w:delText xml:space="preserve">          &lt;/xs:documentation&gt;</w:delText>
              </w:r>
            </w:del>
          </w:p>
          <w:p w14:paraId="6E2EE0AC" w14:textId="77777777" w:rsidR="002610E5" w:rsidRDefault="002610E5" w:rsidP="002610E5">
            <w:pPr>
              <w:pStyle w:val="XML1"/>
              <w:rPr>
                <w:del w:id="5686" w:author="aas" w:date="2013-10-14T02:06:00Z"/>
              </w:rPr>
            </w:pPr>
            <w:del w:id="5687" w:author="aas" w:date="2013-10-14T02:06:00Z">
              <w:r>
                <w:delText xml:space="preserve">        &lt;/xs:annotation&gt;</w:delText>
              </w:r>
            </w:del>
          </w:p>
          <w:p w14:paraId="176E14DB" w14:textId="77777777" w:rsidR="002610E5" w:rsidRDefault="002610E5" w:rsidP="002610E5">
            <w:pPr>
              <w:pStyle w:val="XML1"/>
              <w:rPr>
                <w:del w:id="5688" w:author="aas" w:date="2013-10-14T02:06:00Z"/>
              </w:rPr>
            </w:pPr>
            <w:del w:id="5689" w:author="aas" w:date="2013-10-14T02:06:00Z">
              <w:r>
                <w:delText xml:space="preserve">        &lt;xs:complexType&gt;</w:delText>
              </w:r>
            </w:del>
          </w:p>
          <w:p w14:paraId="7522DE76" w14:textId="77777777" w:rsidR="002610E5" w:rsidRDefault="002610E5" w:rsidP="002610E5">
            <w:pPr>
              <w:pStyle w:val="XML1"/>
              <w:rPr>
                <w:del w:id="5690" w:author="aas" w:date="2013-10-14T02:06:00Z"/>
              </w:rPr>
            </w:pPr>
            <w:del w:id="5691" w:author="aas" w:date="2013-10-14T02:06:00Z">
              <w:r>
                <w:delText xml:space="preserve">          &lt;xs:sequence&gt;</w:delText>
              </w:r>
            </w:del>
          </w:p>
          <w:p w14:paraId="55BD4AF4" w14:textId="77777777" w:rsidR="002610E5" w:rsidRDefault="002610E5" w:rsidP="002610E5">
            <w:pPr>
              <w:pStyle w:val="XML1"/>
              <w:rPr>
                <w:del w:id="5692" w:author="aas" w:date="2013-10-14T02:06:00Z"/>
              </w:rPr>
            </w:pPr>
            <w:del w:id="5693" w:author="aas" w:date="2013-10-14T02:06:00Z">
              <w:r>
                <w:delText xml:space="preserve">            &lt;xs:group ref="KeyValueType"/&gt;</w:delText>
              </w:r>
            </w:del>
          </w:p>
          <w:p w14:paraId="59F156AB" w14:textId="77777777" w:rsidR="002610E5" w:rsidRDefault="002610E5" w:rsidP="002610E5">
            <w:pPr>
              <w:pStyle w:val="XML1"/>
              <w:rPr>
                <w:del w:id="5694" w:author="aas" w:date="2013-10-14T02:06:00Z"/>
              </w:rPr>
            </w:pPr>
            <w:del w:id="5695" w:author="aas" w:date="2013-10-14T02:06:00Z">
              <w:r>
                <w:delText xml:space="preserve">          &lt;/xs:sequence&gt;</w:delText>
              </w:r>
            </w:del>
          </w:p>
          <w:p w14:paraId="1A96CAC5" w14:textId="77777777" w:rsidR="002610E5" w:rsidRDefault="002610E5" w:rsidP="002610E5">
            <w:pPr>
              <w:pStyle w:val="XML1"/>
              <w:rPr>
                <w:del w:id="5696" w:author="aas" w:date="2013-10-14T02:06:00Z"/>
              </w:rPr>
            </w:pPr>
            <w:del w:id="5697" w:author="aas" w:date="2013-10-14T02:06:00Z">
              <w:r>
                <w:delText xml:space="preserve">        &lt;/xs:complexType&gt;</w:delText>
              </w:r>
            </w:del>
          </w:p>
          <w:p w14:paraId="25EDA995" w14:textId="77777777" w:rsidR="002610E5" w:rsidRDefault="002610E5" w:rsidP="002610E5">
            <w:pPr>
              <w:pStyle w:val="XML1"/>
              <w:rPr>
                <w:del w:id="5698" w:author="aas" w:date="2013-10-14T02:06:00Z"/>
              </w:rPr>
            </w:pPr>
            <w:del w:id="5699" w:author="aas" w:date="2013-10-14T02:06:00Z">
              <w:r>
                <w:delText xml:space="preserve">      &lt;/xs:element&gt;</w:delText>
              </w:r>
            </w:del>
          </w:p>
          <w:p w14:paraId="298F6D95" w14:textId="77777777" w:rsidR="002610E5" w:rsidRDefault="002610E5" w:rsidP="002610E5">
            <w:pPr>
              <w:pStyle w:val="XML1"/>
              <w:rPr>
                <w:del w:id="5700" w:author="aas" w:date="2013-10-14T02:06:00Z"/>
              </w:rPr>
            </w:pPr>
            <w:del w:id="5701" w:author="aas" w:date="2013-10-14T02:06:00Z">
              <w:r>
                <w:delText xml:space="preserve">    &lt;/xs:sequence&gt;</w:delText>
              </w:r>
            </w:del>
          </w:p>
          <w:p w14:paraId="7E6BA64C" w14:textId="77777777" w:rsidR="00325239" w:rsidRDefault="002610E5" w:rsidP="002610E5">
            <w:pPr>
              <w:pStyle w:val="XML1"/>
              <w:rPr>
                <w:del w:id="5702" w:author="aas" w:date="2013-10-14T02:06:00Z"/>
              </w:rPr>
            </w:pPr>
            <w:del w:id="5703" w:author="aas" w:date="2013-10-14T02:06:00Z">
              <w:r>
                <w:delText xml:space="preserve">  &lt;/xs:group&gt;</w:delText>
              </w:r>
            </w:del>
          </w:p>
          <w:p w14:paraId="02D7A228" w14:textId="77777777" w:rsidR="002610E5" w:rsidRDefault="002610E5" w:rsidP="002610E5">
            <w:pPr>
              <w:pStyle w:val="XML1"/>
              <w:rPr>
                <w:del w:id="5704" w:author="aas" w:date="2013-10-14T02:06:00Z"/>
              </w:rPr>
            </w:pPr>
          </w:p>
          <w:p w14:paraId="2574856A" w14:textId="77777777" w:rsidR="002610E5" w:rsidRDefault="002610E5" w:rsidP="002610E5">
            <w:pPr>
              <w:pStyle w:val="XML1"/>
              <w:rPr>
                <w:del w:id="5705" w:author="aas" w:date="2013-10-14T02:06:00Z"/>
              </w:rPr>
            </w:pPr>
            <w:del w:id="5706" w:author="aas" w:date="2013-10-14T02:06:00Z">
              <w:r>
                <w:delText xml:space="preserve">  &lt;xs:group name="KeyValueType"&gt;</w:delText>
              </w:r>
            </w:del>
          </w:p>
          <w:p w14:paraId="022F05C9" w14:textId="77777777" w:rsidR="002610E5" w:rsidRDefault="002610E5" w:rsidP="002610E5">
            <w:pPr>
              <w:pStyle w:val="XML1"/>
              <w:rPr>
                <w:del w:id="5707" w:author="aas" w:date="2013-10-14T02:06:00Z"/>
              </w:rPr>
            </w:pPr>
            <w:del w:id="5708" w:author="aas" w:date="2013-10-14T02:06:00Z">
              <w:r>
                <w:delText xml:space="preserve">    &lt;xs:annotation&gt;</w:delText>
              </w:r>
            </w:del>
          </w:p>
          <w:p w14:paraId="60FDA511" w14:textId="77777777" w:rsidR="002610E5" w:rsidRDefault="002610E5" w:rsidP="002610E5">
            <w:pPr>
              <w:pStyle w:val="XML1"/>
              <w:rPr>
                <w:del w:id="5709" w:author="aas" w:date="2013-10-14T02:06:00Z"/>
              </w:rPr>
            </w:pPr>
            <w:del w:id="5710" w:author="aas" w:date="2013-10-14T02:06:00Z">
              <w:r>
                <w:delText xml:space="preserve">      &lt;xs:documentation&gt;</w:delText>
              </w:r>
            </w:del>
          </w:p>
          <w:p w14:paraId="7DB26E17" w14:textId="77777777" w:rsidR="002610E5" w:rsidRDefault="002610E5" w:rsidP="002610E5">
            <w:pPr>
              <w:pStyle w:val="XML1"/>
              <w:rPr>
                <w:del w:id="5711" w:author="aas" w:date="2013-10-14T02:06:00Z"/>
              </w:rPr>
            </w:pPr>
            <w:del w:id="5712" w:author="aas" w:date="2013-10-14T02:06:00Z">
              <w:r>
                <w:delText xml:space="preserve">        The KeyValue element contains a single public key</w:delText>
              </w:r>
            </w:del>
          </w:p>
          <w:p w14:paraId="4136754C" w14:textId="77777777" w:rsidR="002610E5" w:rsidRDefault="002610E5" w:rsidP="002610E5">
            <w:pPr>
              <w:pStyle w:val="XML1"/>
              <w:rPr>
                <w:del w:id="5713" w:author="aas" w:date="2013-10-14T02:06:00Z"/>
              </w:rPr>
            </w:pPr>
            <w:del w:id="5714" w:author="aas" w:date="2013-10-14T02:06:00Z">
              <w:r>
                <w:delText xml:space="preserve">        that may be useful in validating the signature.</w:delText>
              </w:r>
            </w:del>
          </w:p>
          <w:p w14:paraId="613EB1B5" w14:textId="77777777" w:rsidR="002610E5" w:rsidRDefault="002610E5" w:rsidP="002610E5">
            <w:pPr>
              <w:pStyle w:val="XML1"/>
              <w:rPr>
                <w:del w:id="5715" w:author="aas" w:date="2013-10-14T02:06:00Z"/>
              </w:rPr>
            </w:pPr>
          </w:p>
          <w:p w14:paraId="3D34696F" w14:textId="77777777" w:rsidR="002610E5" w:rsidRDefault="002610E5" w:rsidP="002610E5">
            <w:pPr>
              <w:pStyle w:val="XML1"/>
              <w:rPr>
                <w:del w:id="5716" w:author="aas" w:date="2013-10-14T02:06:00Z"/>
              </w:rPr>
            </w:pPr>
            <w:del w:id="5717" w:author="aas" w:date="2013-10-14T02:06:00Z">
              <w:r>
                <w:delText xml:space="preserve">        NETCONF &amp;lt;edit-config&amp;gt; operations MUST be implemented as </w:delText>
              </w:r>
            </w:del>
          </w:p>
          <w:p w14:paraId="1EBDAAC2" w14:textId="77777777" w:rsidR="002610E5" w:rsidRDefault="002610E5" w:rsidP="002610E5">
            <w:pPr>
              <w:pStyle w:val="XML1"/>
              <w:rPr>
                <w:del w:id="5718" w:author="aas" w:date="2013-10-14T02:06:00Z"/>
              </w:rPr>
            </w:pPr>
            <w:del w:id="5719" w:author="aas" w:date="2013-10-14T02:06:00Z">
              <w:r>
                <w:delText xml:space="preserve">        follows: </w:delText>
              </w:r>
            </w:del>
          </w:p>
          <w:p w14:paraId="6D4C8960" w14:textId="77777777" w:rsidR="002610E5" w:rsidRDefault="002610E5" w:rsidP="002610E5">
            <w:pPr>
              <w:pStyle w:val="XML1"/>
              <w:rPr>
                <w:del w:id="5720" w:author="aas" w:date="2013-10-14T02:06:00Z"/>
              </w:rPr>
            </w:pPr>
          </w:p>
          <w:p w14:paraId="2C3F0ADB" w14:textId="77777777" w:rsidR="002610E5" w:rsidRDefault="002610E5" w:rsidP="002610E5">
            <w:pPr>
              <w:pStyle w:val="XML1"/>
              <w:rPr>
                <w:del w:id="5721" w:author="aas" w:date="2013-10-14T02:06:00Z"/>
              </w:rPr>
            </w:pPr>
            <w:del w:id="5722" w:author="aas" w:date="2013-10-14T02:06:00Z">
              <w:r>
                <w:delText xml:space="preserve">        * Exactly one of the elemenst 'DSAKeyValue' or 'RSAKeyValue'</w:delText>
              </w:r>
            </w:del>
          </w:p>
          <w:p w14:paraId="09904B74" w14:textId="77777777" w:rsidR="002610E5" w:rsidRDefault="002610E5" w:rsidP="002610E5">
            <w:pPr>
              <w:pStyle w:val="XML1"/>
              <w:rPr>
                <w:del w:id="5723" w:author="aas" w:date="2013-10-14T02:06:00Z"/>
              </w:rPr>
            </w:pPr>
            <w:del w:id="5724" w:author="aas" w:date="2013-10-14T02:06:00Z">
              <w:r>
                <w:delText xml:space="preserve">        all &amp;lt;edit-config&amp;gt; operations.</w:delText>
              </w:r>
            </w:del>
          </w:p>
          <w:p w14:paraId="7FAB5716" w14:textId="77777777" w:rsidR="002610E5" w:rsidRDefault="002610E5" w:rsidP="002610E5">
            <w:pPr>
              <w:pStyle w:val="XML1"/>
              <w:rPr>
                <w:del w:id="5725" w:author="aas" w:date="2013-10-14T02:06:00Z"/>
              </w:rPr>
            </w:pPr>
            <w:del w:id="5726" w:author="aas" w:date="2013-10-14T02:06:00Z">
              <w:r>
                <w:delText xml:space="preserve">        * If the operation is 'merge' or 'replace', the element is</w:delText>
              </w:r>
            </w:del>
          </w:p>
          <w:p w14:paraId="6B38DECD" w14:textId="77777777" w:rsidR="002610E5" w:rsidRDefault="002610E5" w:rsidP="002610E5">
            <w:pPr>
              <w:pStyle w:val="XML1"/>
              <w:rPr>
                <w:del w:id="5727" w:author="aas" w:date="2013-10-14T02:06:00Z"/>
              </w:rPr>
            </w:pPr>
            <w:del w:id="5728" w:author="aas" w:date="2013-10-14T02:06:00Z">
              <w:r>
                <w:delText xml:space="preserve">        created if it does not exist, and its value is set to the</w:delText>
              </w:r>
            </w:del>
          </w:p>
          <w:p w14:paraId="7FC84964" w14:textId="77777777" w:rsidR="002610E5" w:rsidRDefault="002610E5" w:rsidP="002610E5">
            <w:pPr>
              <w:pStyle w:val="XML1"/>
              <w:rPr>
                <w:del w:id="5729" w:author="aas" w:date="2013-10-14T02:06:00Z"/>
              </w:rPr>
            </w:pPr>
            <w:del w:id="5730" w:author="aas" w:date="2013-10-14T02:06:00Z">
              <w:r>
                <w:delText xml:space="preserve">        value found in the XML RPC data.</w:delText>
              </w:r>
            </w:del>
          </w:p>
          <w:p w14:paraId="41B48953" w14:textId="77777777" w:rsidR="002610E5" w:rsidRDefault="002610E5" w:rsidP="002610E5">
            <w:pPr>
              <w:pStyle w:val="XML1"/>
              <w:rPr>
                <w:del w:id="5731" w:author="aas" w:date="2013-10-14T02:06:00Z"/>
              </w:rPr>
            </w:pPr>
            <w:del w:id="5732" w:author="aas" w:date="2013-10-14T02:06:00Z">
              <w:r>
                <w:delText xml:space="preserve">        * If the operation is 'create', the element is created if it</w:delText>
              </w:r>
            </w:del>
          </w:p>
          <w:p w14:paraId="460502B4" w14:textId="77777777" w:rsidR="002610E5" w:rsidRDefault="002610E5" w:rsidP="002610E5">
            <w:pPr>
              <w:pStyle w:val="XML1"/>
              <w:rPr>
                <w:del w:id="5733" w:author="aas" w:date="2013-10-14T02:06:00Z"/>
              </w:rPr>
            </w:pPr>
            <w:del w:id="5734" w:author="aas" w:date="2013-10-14T02:06:00Z">
              <w:r>
                <w:delText xml:space="preserve">        does not exist. If the element already exists, a</w:delText>
              </w:r>
            </w:del>
          </w:p>
          <w:p w14:paraId="49458D28" w14:textId="77777777" w:rsidR="002610E5" w:rsidRDefault="002610E5" w:rsidP="002610E5">
            <w:pPr>
              <w:pStyle w:val="XML1"/>
              <w:rPr>
                <w:del w:id="5735" w:author="aas" w:date="2013-10-14T02:06:00Z"/>
              </w:rPr>
            </w:pPr>
            <w:del w:id="5736"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37" w:author="aas" w:date="2013-10-14T02:06:00Z"/>
              </w:rPr>
            </w:pPr>
            <w:del w:id="5738" w:author="aas" w:date="2013-10-14T02:06:00Z">
              <w:r>
                <w:delText xml:space="preserve">        * If the operation is 'delete', the element is deleted if it</w:delText>
              </w:r>
            </w:del>
          </w:p>
          <w:p w14:paraId="4E73954F" w14:textId="77777777" w:rsidR="002610E5" w:rsidRDefault="002610E5" w:rsidP="002610E5">
            <w:pPr>
              <w:pStyle w:val="XML1"/>
              <w:rPr>
                <w:del w:id="5739" w:author="aas" w:date="2013-10-14T02:06:00Z"/>
              </w:rPr>
            </w:pPr>
            <w:del w:id="574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41" w:author="aas" w:date="2013-10-14T02:06:00Z"/>
              </w:rPr>
            </w:pPr>
            <w:del w:id="5742" w:author="aas" w:date="2013-10-14T02:06:00Z">
              <w:r>
                <w:delText xml:space="preserve">        error is returned.</w:delText>
              </w:r>
            </w:del>
          </w:p>
          <w:p w14:paraId="342E817F" w14:textId="77777777" w:rsidR="002610E5" w:rsidRDefault="002610E5" w:rsidP="002610E5">
            <w:pPr>
              <w:pStyle w:val="XML1"/>
              <w:rPr>
                <w:del w:id="5743" w:author="aas" w:date="2013-10-14T02:06:00Z"/>
              </w:rPr>
            </w:pPr>
            <w:del w:id="5744" w:author="aas" w:date="2013-10-14T02:06:00Z">
              <w:r>
                <w:delText xml:space="preserve">      &lt;/xs:documentation&gt;</w:delText>
              </w:r>
            </w:del>
          </w:p>
          <w:p w14:paraId="772AC5B7" w14:textId="77777777" w:rsidR="002610E5" w:rsidRDefault="002610E5" w:rsidP="002610E5">
            <w:pPr>
              <w:pStyle w:val="XML1"/>
              <w:rPr>
                <w:del w:id="5745" w:author="aas" w:date="2013-10-14T02:06:00Z"/>
              </w:rPr>
            </w:pPr>
            <w:del w:id="5746" w:author="aas" w:date="2013-10-14T02:06:00Z">
              <w:r>
                <w:delText xml:space="preserve">    &lt;/xs:annotation&gt;</w:delText>
              </w:r>
            </w:del>
          </w:p>
          <w:p w14:paraId="3EF002DA" w14:textId="77777777" w:rsidR="002610E5" w:rsidRDefault="002610E5" w:rsidP="002610E5">
            <w:pPr>
              <w:pStyle w:val="XML1"/>
              <w:rPr>
                <w:del w:id="5747" w:author="aas" w:date="2013-10-14T02:06:00Z"/>
              </w:rPr>
            </w:pPr>
          </w:p>
          <w:p w14:paraId="18AA4B53" w14:textId="77777777" w:rsidR="002610E5" w:rsidRDefault="002610E5" w:rsidP="002610E5">
            <w:pPr>
              <w:pStyle w:val="XML1"/>
              <w:rPr>
                <w:del w:id="5748" w:author="aas" w:date="2013-10-14T02:06:00Z"/>
              </w:rPr>
            </w:pPr>
            <w:del w:id="5749" w:author="aas" w:date="2013-10-14T02:06:00Z">
              <w:r>
                <w:delText xml:space="preserve">    &lt;xs:sequence&gt;</w:delText>
              </w:r>
            </w:del>
          </w:p>
          <w:p w14:paraId="581878BB" w14:textId="77777777" w:rsidR="002610E5" w:rsidRDefault="002610E5" w:rsidP="002610E5">
            <w:pPr>
              <w:pStyle w:val="XML1"/>
              <w:rPr>
                <w:del w:id="5750" w:author="aas" w:date="2013-10-14T02:06:00Z"/>
              </w:rPr>
            </w:pPr>
            <w:del w:id="5751" w:author="aas" w:date="2013-10-14T02:06:00Z">
              <w:r>
                <w:delText xml:space="preserve">      &lt;xs:choice&gt;</w:delText>
              </w:r>
            </w:del>
          </w:p>
          <w:p w14:paraId="3DDC8602" w14:textId="77777777" w:rsidR="002610E5" w:rsidRDefault="002610E5" w:rsidP="002610E5">
            <w:pPr>
              <w:pStyle w:val="XML1"/>
              <w:rPr>
                <w:del w:id="5752" w:author="aas" w:date="2013-10-14T02:06:00Z"/>
              </w:rPr>
            </w:pPr>
            <w:del w:id="5753" w:author="aas" w:date="2013-10-14T02:06:00Z">
              <w:r>
                <w:delText xml:space="preserve">        &lt;xs:sequence&gt;</w:delText>
              </w:r>
            </w:del>
          </w:p>
          <w:p w14:paraId="500DE007" w14:textId="77777777" w:rsidR="002610E5" w:rsidRDefault="002610E5" w:rsidP="002610E5">
            <w:pPr>
              <w:pStyle w:val="XML1"/>
              <w:rPr>
                <w:del w:id="5754" w:author="aas" w:date="2013-10-14T02:06:00Z"/>
              </w:rPr>
            </w:pPr>
            <w:del w:id="5755" w:author="aas" w:date="2013-10-14T02:06:00Z">
              <w:r>
                <w:delText xml:space="preserve">          &lt;xs:element name="DSAKeyValue"&gt;</w:delText>
              </w:r>
            </w:del>
          </w:p>
          <w:p w14:paraId="3F585C90" w14:textId="77777777" w:rsidR="002610E5" w:rsidRDefault="002610E5" w:rsidP="002610E5">
            <w:pPr>
              <w:pStyle w:val="XML1"/>
              <w:rPr>
                <w:del w:id="5756" w:author="aas" w:date="2013-10-14T02:06:00Z"/>
              </w:rPr>
            </w:pPr>
            <w:del w:id="5757" w:author="aas" w:date="2013-10-14T02:06:00Z">
              <w:r>
                <w:delText xml:space="preserve">            &lt;xs:complexType&gt;</w:delText>
              </w:r>
            </w:del>
          </w:p>
          <w:p w14:paraId="3BE3C8FE" w14:textId="77777777" w:rsidR="002610E5" w:rsidRDefault="002610E5" w:rsidP="002610E5">
            <w:pPr>
              <w:pStyle w:val="XML1"/>
              <w:rPr>
                <w:del w:id="5758" w:author="aas" w:date="2013-10-14T02:06:00Z"/>
              </w:rPr>
            </w:pPr>
            <w:del w:id="5759" w:author="aas" w:date="2013-10-14T02:06:00Z">
              <w:r>
                <w:delText xml:space="preserve">              &lt;xs:sequence&gt;</w:delText>
              </w:r>
            </w:del>
          </w:p>
          <w:p w14:paraId="2CA29975" w14:textId="77777777" w:rsidR="002610E5" w:rsidRDefault="002610E5" w:rsidP="002610E5">
            <w:pPr>
              <w:pStyle w:val="XML1"/>
              <w:rPr>
                <w:del w:id="5760" w:author="aas" w:date="2013-10-14T02:06:00Z"/>
              </w:rPr>
            </w:pPr>
            <w:del w:id="5761" w:author="aas" w:date="2013-10-14T02:06:00Z">
              <w:r>
                <w:delText xml:space="preserve">                &lt;xs:group ref="DSAKeyValueType"/&gt;</w:delText>
              </w:r>
            </w:del>
          </w:p>
          <w:p w14:paraId="74E5E788" w14:textId="77777777" w:rsidR="002610E5" w:rsidRDefault="002610E5" w:rsidP="002610E5">
            <w:pPr>
              <w:pStyle w:val="XML1"/>
              <w:rPr>
                <w:del w:id="5762" w:author="aas" w:date="2013-10-14T02:06:00Z"/>
              </w:rPr>
            </w:pPr>
            <w:del w:id="5763" w:author="aas" w:date="2013-10-14T02:06:00Z">
              <w:r>
                <w:delText xml:space="preserve">              &lt;/xs:sequence&gt;</w:delText>
              </w:r>
            </w:del>
          </w:p>
          <w:p w14:paraId="32F037EE" w14:textId="77777777" w:rsidR="002610E5" w:rsidRDefault="002610E5" w:rsidP="002610E5">
            <w:pPr>
              <w:pStyle w:val="XML1"/>
              <w:rPr>
                <w:del w:id="5764" w:author="aas" w:date="2013-10-14T02:06:00Z"/>
              </w:rPr>
            </w:pPr>
            <w:del w:id="5765" w:author="aas" w:date="2013-10-14T02:06:00Z">
              <w:r>
                <w:delText xml:space="preserve">            &lt;/xs:complexType&gt;</w:delText>
              </w:r>
            </w:del>
          </w:p>
          <w:p w14:paraId="449E721D" w14:textId="77777777" w:rsidR="002610E5" w:rsidRDefault="002610E5" w:rsidP="002610E5">
            <w:pPr>
              <w:pStyle w:val="XML1"/>
              <w:rPr>
                <w:del w:id="5766" w:author="aas" w:date="2013-10-14T02:06:00Z"/>
              </w:rPr>
            </w:pPr>
            <w:del w:id="5767" w:author="aas" w:date="2013-10-14T02:06:00Z">
              <w:r>
                <w:delText xml:space="preserve">          &lt;/xs:element&gt;</w:delText>
              </w:r>
            </w:del>
          </w:p>
          <w:p w14:paraId="0D8C9569" w14:textId="77777777" w:rsidR="002610E5" w:rsidRDefault="002610E5" w:rsidP="002610E5">
            <w:pPr>
              <w:pStyle w:val="XML1"/>
              <w:rPr>
                <w:del w:id="5768" w:author="aas" w:date="2013-10-14T02:06:00Z"/>
              </w:rPr>
            </w:pPr>
            <w:del w:id="5769" w:author="aas" w:date="2013-10-14T02:06:00Z">
              <w:r>
                <w:delText xml:space="preserve">        &lt;/xs:sequence&gt;</w:delText>
              </w:r>
            </w:del>
          </w:p>
          <w:p w14:paraId="654C8C92" w14:textId="77777777" w:rsidR="002610E5" w:rsidRDefault="002610E5" w:rsidP="002610E5">
            <w:pPr>
              <w:pStyle w:val="XML1"/>
              <w:rPr>
                <w:del w:id="5770" w:author="aas" w:date="2013-10-14T02:06:00Z"/>
              </w:rPr>
            </w:pPr>
            <w:del w:id="5771" w:author="aas" w:date="2013-10-14T02:06:00Z">
              <w:r>
                <w:delText xml:space="preserve">        &lt;xs:sequence&gt;</w:delText>
              </w:r>
            </w:del>
          </w:p>
          <w:p w14:paraId="44B9BC6B" w14:textId="77777777" w:rsidR="002610E5" w:rsidRDefault="002610E5" w:rsidP="002610E5">
            <w:pPr>
              <w:pStyle w:val="XML1"/>
              <w:rPr>
                <w:del w:id="5772" w:author="aas" w:date="2013-10-14T02:06:00Z"/>
              </w:rPr>
            </w:pPr>
            <w:del w:id="5773" w:author="aas" w:date="2013-10-14T02:06:00Z">
              <w:r>
                <w:delText xml:space="preserve">          &lt;xs:element name="RSAKeyValue"&gt;</w:delText>
              </w:r>
            </w:del>
          </w:p>
          <w:p w14:paraId="247E269F" w14:textId="77777777" w:rsidR="002610E5" w:rsidRDefault="002610E5" w:rsidP="002610E5">
            <w:pPr>
              <w:pStyle w:val="XML1"/>
              <w:rPr>
                <w:del w:id="5774" w:author="aas" w:date="2013-10-14T02:06:00Z"/>
              </w:rPr>
            </w:pPr>
            <w:del w:id="5775" w:author="aas" w:date="2013-10-14T02:06:00Z">
              <w:r>
                <w:delText xml:space="preserve">            &lt;xs:complexType&gt;</w:delText>
              </w:r>
            </w:del>
          </w:p>
          <w:p w14:paraId="169C5BC2" w14:textId="77777777" w:rsidR="002610E5" w:rsidRDefault="002610E5" w:rsidP="002610E5">
            <w:pPr>
              <w:pStyle w:val="XML1"/>
              <w:rPr>
                <w:del w:id="5776" w:author="aas" w:date="2013-10-14T02:06:00Z"/>
              </w:rPr>
            </w:pPr>
            <w:del w:id="5777" w:author="aas" w:date="2013-10-14T02:06:00Z">
              <w:r>
                <w:delText xml:space="preserve">              &lt;xs:sequence&gt;</w:delText>
              </w:r>
            </w:del>
          </w:p>
          <w:p w14:paraId="0778EB96" w14:textId="77777777" w:rsidR="002610E5" w:rsidRDefault="002610E5" w:rsidP="002610E5">
            <w:pPr>
              <w:pStyle w:val="XML1"/>
              <w:rPr>
                <w:del w:id="5778" w:author="aas" w:date="2013-10-14T02:06:00Z"/>
              </w:rPr>
            </w:pPr>
            <w:del w:id="5779" w:author="aas" w:date="2013-10-14T02:06:00Z">
              <w:r>
                <w:delText xml:space="preserve">                &lt;xs:group ref="RSAKeyValueType"/&gt;</w:delText>
              </w:r>
            </w:del>
          </w:p>
          <w:p w14:paraId="44F27F42" w14:textId="77777777" w:rsidR="002610E5" w:rsidRDefault="002610E5" w:rsidP="002610E5">
            <w:pPr>
              <w:pStyle w:val="XML1"/>
              <w:rPr>
                <w:del w:id="5780" w:author="aas" w:date="2013-10-14T02:06:00Z"/>
              </w:rPr>
            </w:pPr>
            <w:del w:id="5781" w:author="aas" w:date="2013-10-14T02:06:00Z">
              <w:r>
                <w:delText xml:space="preserve">              &lt;/xs:sequence&gt;</w:delText>
              </w:r>
            </w:del>
          </w:p>
          <w:p w14:paraId="2608CF6F" w14:textId="77777777" w:rsidR="002610E5" w:rsidRDefault="002610E5" w:rsidP="002610E5">
            <w:pPr>
              <w:pStyle w:val="XML1"/>
              <w:rPr>
                <w:del w:id="5782" w:author="aas" w:date="2013-10-14T02:06:00Z"/>
              </w:rPr>
            </w:pPr>
            <w:del w:id="5783" w:author="aas" w:date="2013-10-14T02:06:00Z">
              <w:r>
                <w:delText xml:space="preserve">            &lt;/xs:complexType&gt;</w:delText>
              </w:r>
            </w:del>
          </w:p>
          <w:p w14:paraId="3B0AA19A" w14:textId="77777777" w:rsidR="002610E5" w:rsidRDefault="002610E5" w:rsidP="002610E5">
            <w:pPr>
              <w:pStyle w:val="XML1"/>
              <w:rPr>
                <w:del w:id="5784" w:author="aas" w:date="2013-10-14T02:06:00Z"/>
              </w:rPr>
            </w:pPr>
            <w:del w:id="5785" w:author="aas" w:date="2013-10-14T02:06:00Z">
              <w:r>
                <w:delText xml:space="preserve">          &lt;/xs:element&gt;</w:delText>
              </w:r>
            </w:del>
          </w:p>
          <w:p w14:paraId="21E66757" w14:textId="77777777" w:rsidR="002610E5" w:rsidRDefault="002610E5" w:rsidP="002610E5">
            <w:pPr>
              <w:pStyle w:val="XML1"/>
              <w:rPr>
                <w:del w:id="5786" w:author="aas" w:date="2013-10-14T02:06:00Z"/>
              </w:rPr>
            </w:pPr>
            <w:del w:id="5787" w:author="aas" w:date="2013-10-14T02:06:00Z">
              <w:r>
                <w:delText xml:space="preserve">        &lt;/xs:sequence&gt;</w:delText>
              </w:r>
            </w:del>
          </w:p>
          <w:p w14:paraId="1F1738A5" w14:textId="77777777" w:rsidR="002610E5" w:rsidRDefault="002610E5" w:rsidP="002610E5">
            <w:pPr>
              <w:pStyle w:val="XML1"/>
              <w:rPr>
                <w:del w:id="5788" w:author="aas" w:date="2013-10-14T02:06:00Z"/>
              </w:rPr>
            </w:pPr>
            <w:del w:id="5789" w:author="aas" w:date="2013-10-14T02:06:00Z">
              <w:r>
                <w:delText xml:space="preserve">      &lt;/xs:choice&gt;</w:delText>
              </w:r>
            </w:del>
          </w:p>
          <w:p w14:paraId="58E4C2B8" w14:textId="77777777" w:rsidR="002610E5" w:rsidRDefault="002610E5" w:rsidP="002610E5">
            <w:pPr>
              <w:pStyle w:val="XML1"/>
              <w:rPr>
                <w:del w:id="5790" w:author="aas" w:date="2013-10-14T02:06:00Z"/>
              </w:rPr>
            </w:pPr>
            <w:del w:id="5791" w:author="aas" w:date="2013-10-14T02:06:00Z">
              <w:r>
                <w:delText xml:space="preserve">    &lt;/xs:sequence&gt;</w:delText>
              </w:r>
            </w:del>
          </w:p>
          <w:p w14:paraId="5B0EF033" w14:textId="77777777" w:rsidR="002610E5" w:rsidRDefault="002610E5" w:rsidP="002610E5">
            <w:pPr>
              <w:pStyle w:val="XML1"/>
              <w:rPr>
                <w:del w:id="5792" w:author="aas" w:date="2013-10-14T02:06:00Z"/>
              </w:rPr>
            </w:pPr>
            <w:del w:id="5793" w:author="aas" w:date="2013-10-14T02:06:00Z">
              <w:r>
                <w:delText xml:space="preserve">  &lt;/xs:group&gt;</w:delText>
              </w:r>
            </w:del>
          </w:p>
          <w:p w14:paraId="6721A8D2" w14:textId="77777777" w:rsidR="002610E5" w:rsidRDefault="002610E5" w:rsidP="002610E5">
            <w:pPr>
              <w:pStyle w:val="XML1"/>
              <w:rPr>
                <w:del w:id="5794" w:author="aas" w:date="2013-10-14T02:06:00Z"/>
              </w:rPr>
            </w:pPr>
          </w:p>
          <w:p w14:paraId="11566765" w14:textId="77777777" w:rsidR="002610E5" w:rsidRDefault="002610E5" w:rsidP="002610E5">
            <w:pPr>
              <w:pStyle w:val="XML1"/>
              <w:rPr>
                <w:del w:id="5795" w:author="aas" w:date="2013-10-14T02:06:00Z"/>
              </w:rPr>
            </w:pPr>
            <w:del w:id="5796" w:author="aas" w:date="2013-10-14T02:06:00Z">
              <w:r>
                <w:delText xml:space="preserve">  &lt;xs:group name="DSAKeyValueType"&gt;</w:delText>
              </w:r>
            </w:del>
          </w:p>
          <w:p w14:paraId="3AC93EC5" w14:textId="77777777" w:rsidR="002610E5" w:rsidRDefault="002610E5" w:rsidP="002610E5">
            <w:pPr>
              <w:pStyle w:val="XML1"/>
              <w:rPr>
                <w:del w:id="5797" w:author="aas" w:date="2013-10-14T02:06:00Z"/>
              </w:rPr>
            </w:pPr>
            <w:del w:id="5798" w:author="aas" w:date="2013-10-14T02:06:00Z">
              <w:r>
                <w:delText xml:space="preserve">    &lt;xs:annotation&gt;</w:delText>
              </w:r>
            </w:del>
          </w:p>
          <w:p w14:paraId="5579E46E" w14:textId="77777777" w:rsidR="002610E5" w:rsidRDefault="002610E5" w:rsidP="002610E5">
            <w:pPr>
              <w:pStyle w:val="XML1"/>
              <w:rPr>
                <w:del w:id="5799" w:author="aas" w:date="2013-10-14T02:06:00Z"/>
              </w:rPr>
            </w:pPr>
            <w:del w:id="5800" w:author="aas" w:date="2013-10-14T02:06:00Z">
              <w:r>
                <w:delText xml:space="preserve">      &lt;xs:documentation&gt;</w:delText>
              </w:r>
            </w:del>
          </w:p>
          <w:p w14:paraId="403D3A22" w14:textId="77777777" w:rsidR="002610E5" w:rsidRDefault="002610E5" w:rsidP="002610E5">
            <w:pPr>
              <w:pStyle w:val="XML1"/>
              <w:rPr>
                <w:del w:id="5801" w:author="aas" w:date="2013-10-14T02:06:00Z"/>
              </w:rPr>
            </w:pPr>
            <w:del w:id="5802" w:author="aas" w:date="2013-10-14T02:06:00Z">
              <w:r>
                <w:delText xml:space="preserve">        DSA keys and the DSA signature algorithm are</w:delText>
              </w:r>
            </w:del>
          </w:p>
          <w:p w14:paraId="07EC12F5" w14:textId="77777777" w:rsidR="002610E5" w:rsidRDefault="002610E5" w:rsidP="002610E5">
            <w:pPr>
              <w:pStyle w:val="XML1"/>
              <w:rPr>
                <w:del w:id="5803" w:author="aas" w:date="2013-10-14T02:06:00Z"/>
              </w:rPr>
            </w:pPr>
            <w:del w:id="5804" w:author="aas" w:date="2013-10-14T02:06:00Z">
              <w:r>
                <w:delText xml:space="preserve">        specified in 'FIPS PUB 186-2, Digital Signature Standard (DSS),</w:delText>
              </w:r>
            </w:del>
          </w:p>
          <w:p w14:paraId="069FE400" w14:textId="77777777" w:rsidR="002610E5" w:rsidRDefault="002610E5" w:rsidP="002610E5">
            <w:pPr>
              <w:pStyle w:val="XML1"/>
              <w:rPr>
                <w:del w:id="5805" w:author="aas" w:date="2013-10-14T02:06:00Z"/>
              </w:rPr>
            </w:pPr>
            <w:del w:id="5806" w:author="aas" w:date="2013-10-14T02:06:00Z">
              <w:r>
                <w:delText xml:space="preserve">        U.S. Department of Commerce/National Institute of Standards and</w:delText>
              </w:r>
            </w:del>
          </w:p>
          <w:p w14:paraId="3EFA80CF" w14:textId="77777777" w:rsidR="002610E5" w:rsidRDefault="002610E5" w:rsidP="002610E5">
            <w:pPr>
              <w:pStyle w:val="XML1"/>
              <w:rPr>
                <w:del w:id="5807" w:author="aas" w:date="2013-10-14T02:06:00Z"/>
              </w:rPr>
            </w:pPr>
            <w:del w:id="5808" w:author="aas" w:date="2013-10-14T02:06:00Z">
              <w:r>
                <w:delText xml:space="preserve">        Technology,</w:delText>
              </w:r>
            </w:del>
          </w:p>
          <w:p w14:paraId="2B2C5081" w14:textId="77777777" w:rsidR="002610E5" w:rsidRDefault="002610E5" w:rsidP="002610E5">
            <w:pPr>
              <w:pStyle w:val="XML1"/>
              <w:rPr>
                <w:del w:id="5809" w:author="aas" w:date="2013-10-14T02:06:00Z"/>
              </w:rPr>
            </w:pPr>
            <w:del w:id="5810" w:author="aas" w:date="2013-10-14T02:06:00Z">
              <w:r>
                <w:delText xml:space="preserve">        http://csrc.nist.gov/publications/fips/fips186-2/fips186-2.pdf'.</w:delText>
              </w:r>
            </w:del>
          </w:p>
          <w:p w14:paraId="5E192D64" w14:textId="77777777" w:rsidR="002610E5" w:rsidRDefault="002610E5" w:rsidP="002610E5">
            <w:pPr>
              <w:pStyle w:val="XML1"/>
              <w:rPr>
                <w:del w:id="5811" w:author="aas" w:date="2013-10-14T02:06:00Z"/>
              </w:rPr>
            </w:pPr>
            <w:del w:id="5812" w:author="aas" w:date="2013-10-14T02:06:00Z">
              <w:r>
                <w:delText xml:space="preserve">        DSA public key values can have the following fields:</w:delText>
              </w:r>
            </w:del>
          </w:p>
          <w:p w14:paraId="06EF4EF1" w14:textId="77777777" w:rsidR="002610E5" w:rsidRDefault="002610E5" w:rsidP="002610E5">
            <w:pPr>
              <w:pStyle w:val="XML1"/>
              <w:rPr>
                <w:del w:id="5813" w:author="aas" w:date="2013-10-14T02:06:00Z"/>
              </w:rPr>
            </w:pPr>
          </w:p>
          <w:p w14:paraId="25B41F76" w14:textId="77777777" w:rsidR="002610E5" w:rsidRDefault="002610E5" w:rsidP="002610E5">
            <w:pPr>
              <w:pStyle w:val="XML1"/>
              <w:rPr>
                <w:del w:id="5814" w:author="aas" w:date="2013-10-14T02:06:00Z"/>
              </w:rPr>
            </w:pPr>
            <w:del w:id="5815" w:author="aas" w:date="2013-10-14T02:06:00Z">
              <w:r>
                <w:delText xml:space="preserve">        P</w:delText>
              </w:r>
            </w:del>
          </w:p>
          <w:p w14:paraId="0A27B648" w14:textId="77777777" w:rsidR="002610E5" w:rsidRDefault="002610E5" w:rsidP="002610E5">
            <w:pPr>
              <w:pStyle w:val="XML1"/>
              <w:rPr>
                <w:del w:id="5816" w:author="aas" w:date="2013-10-14T02:06:00Z"/>
              </w:rPr>
            </w:pPr>
            <w:del w:id="5817" w:author="aas" w:date="2013-10-14T02:06:00Z">
              <w:r>
                <w:delText xml:space="preserve">        a prime modulus meeting the requirements of the standard</w:delText>
              </w:r>
            </w:del>
          </w:p>
          <w:p w14:paraId="3088956A" w14:textId="77777777" w:rsidR="002610E5" w:rsidRDefault="002610E5" w:rsidP="002610E5">
            <w:pPr>
              <w:pStyle w:val="XML1"/>
              <w:rPr>
                <w:del w:id="5818" w:author="aas" w:date="2013-10-14T02:06:00Z"/>
              </w:rPr>
            </w:pPr>
            <w:del w:id="5819" w:author="aas" w:date="2013-10-14T02:06:00Z">
              <w:r>
                <w:delText xml:space="preserve">        above</w:delText>
              </w:r>
            </w:del>
          </w:p>
          <w:p w14:paraId="02D8D243" w14:textId="77777777" w:rsidR="002610E5" w:rsidRDefault="002610E5" w:rsidP="002610E5">
            <w:pPr>
              <w:pStyle w:val="XML1"/>
              <w:rPr>
                <w:del w:id="5820" w:author="aas" w:date="2013-10-14T02:06:00Z"/>
              </w:rPr>
            </w:pPr>
            <w:del w:id="5821" w:author="aas" w:date="2013-10-14T02:06:00Z">
              <w:r>
                <w:delText xml:space="preserve">        Q</w:delText>
              </w:r>
            </w:del>
          </w:p>
          <w:p w14:paraId="53070425" w14:textId="77777777" w:rsidR="002610E5" w:rsidRDefault="002610E5" w:rsidP="002610E5">
            <w:pPr>
              <w:pStyle w:val="XML1"/>
              <w:rPr>
                <w:del w:id="5822" w:author="aas" w:date="2013-10-14T02:06:00Z"/>
              </w:rPr>
            </w:pPr>
            <w:del w:id="5823" w:author="aas" w:date="2013-10-14T02:06:00Z">
              <w:r>
                <w:delText xml:space="preserve">        an integer in the range 2**159 &amp;lt; Q &amp;lt; 2**160 which is a</w:delText>
              </w:r>
            </w:del>
          </w:p>
          <w:p w14:paraId="4F36D4F0" w14:textId="77777777" w:rsidR="002610E5" w:rsidRDefault="002610E5" w:rsidP="002610E5">
            <w:pPr>
              <w:pStyle w:val="XML1"/>
              <w:rPr>
                <w:del w:id="5824" w:author="aas" w:date="2013-10-14T02:06:00Z"/>
              </w:rPr>
            </w:pPr>
            <w:del w:id="5825" w:author="aas" w:date="2013-10-14T02:06:00Z">
              <w:r>
                <w:delText xml:space="preserve">        prime divisor of P-1</w:delText>
              </w:r>
            </w:del>
          </w:p>
          <w:p w14:paraId="0593CF56" w14:textId="77777777" w:rsidR="002610E5" w:rsidRDefault="002610E5" w:rsidP="002610E5">
            <w:pPr>
              <w:pStyle w:val="XML1"/>
              <w:rPr>
                <w:del w:id="5826" w:author="aas" w:date="2013-10-14T02:06:00Z"/>
              </w:rPr>
            </w:pPr>
            <w:del w:id="5827" w:author="aas" w:date="2013-10-14T02:06:00Z">
              <w:r>
                <w:delText xml:space="preserve">        G</w:delText>
              </w:r>
            </w:del>
          </w:p>
          <w:p w14:paraId="1285C90C" w14:textId="77777777" w:rsidR="002610E5" w:rsidRDefault="002610E5" w:rsidP="002610E5">
            <w:pPr>
              <w:pStyle w:val="XML1"/>
              <w:rPr>
                <w:del w:id="5828" w:author="aas" w:date="2013-10-14T02:06:00Z"/>
              </w:rPr>
            </w:pPr>
            <w:del w:id="5829" w:author="aas" w:date="2013-10-14T02:06:00Z">
              <w:r>
                <w:delText xml:space="preserve">        an integer with certain properties with respect to P and Q</w:delText>
              </w:r>
            </w:del>
          </w:p>
          <w:p w14:paraId="317E8AAE" w14:textId="77777777" w:rsidR="002610E5" w:rsidRDefault="002610E5" w:rsidP="002610E5">
            <w:pPr>
              <w:pStyle w:val="XML1"/>
              <w:rPr>
                <w:del w:id="5830" w:author="aas" w:date="2013-10-14T02:06:00Z"/>
              </w:rPr>
            </w:pPr>
            <w:del w:id="5831" w:author="aas" w:date="2013-10-14T02:06:00Z">
              <w:r>
                <w:delText xml:space="preserve">        J</w:delText>
              </w:r>
            </w:del>
          </w:p>
          <w:p w14:paraId="5E9B0D53" w14:textId="77777777" w:rsidR="002610E5" w:rsidRDefault="002610E5" w:rsidP="002610E5">
            <w:pPr>
              <w:pStyle w:val="XML1"/>
              <w:rPr>
                <w:del w:id="5832" w:author="aas" w:date="2013-10-14T02:06:00Z"/>
              </w:rPr>
            </w:pPr>
            <w:del w:id="5833" w:author="aas" w:date="2013-10-14T02:06:00Z">
              <w:r>
                <w:delText xml:space="preserve">        (P - 1) / Q</w:delText>
              </w:r>
            </w:del>
          </w:p>
          <w:p w14:paraId="7D5B1A5E" w14:textId="77777777" w:rsidR="002610E5" w:rsidRDefault="002610E5" w:rsidP="002610E5">
            <w:pPr>
              <w:pStyle w:val="XML1"/>
              <w:rPr>
                <w:del w:id="5834" w:author="aas" w:date="2013-10-14T02:06:00Z"/>
              </w:rPr>
            </w:pPr>
            <w:del w:id="5835" w:author="aas" w:date="2013-10-14T02:06:00Z">
              <w:r>
                <w:delText xml:space="preserve">        Y</w:delText>
              </w:r>
            </w:del>
          </w:p>
          <w:p w14:paraId="2B0F7399" w14:textId="77777777" w:rsidR="002610E5" w:rsidRDefault="002610E5" w:rsidP="002610E5">
            <w:pPr>
              <w:pStyle w:val="XML1"/>
              <w:rPr>
                <w:del w:id="5836" w:author="aas" w:date="2013-10-14T02:06:00Z"/>
              </w:rPr>
            </w:pPr>
            <w:del w:id="5837" w:author="aas" w:date="2013-10-14T02:06:00Z">
              <w:r>
                <w:delText xml:space="preserve">        G**X mod P (where X is part of the private key and not made</w:delText>
              </w:r>
            </w:del>
          </w:p>
          <w:p w14:paraId="0AD27A58" w14:textId="77777777" w:rsidR="002610E5" w:rsidRDefault="002610E5" w:rsidP="002610E5">
            <w:pPr>
              <w:pStyle w:val="XML1"/>
              <w:rPr>
                <w:del w:id="5838" w:author="aas" w:date="2013-10-14T02:06:00Z"/>
              </w:rPr>
            </w:pPr>
            <w:del w:id="5839" w:author="aas" w:date="2013-10-14T02:06:00Z">
              <w:r>
                <w:delText xml:space="preserve">        public)</w:delText>
              </w:r>
            </w:del>
          </w:p>
          <w:p w14:paraId="47AC3991" w14:textId="77777777" w:rsidR="002610E5" w:rsidRDefault="002610E5" w:rsidP="002610E5">
            <w:pPr>
              <w:pStyle w:val="XML1"/>
              <w:rPr>
                <w:del w:id="5840" w:author="aas" w:date="2013-10-14T02:06:00Z"/>
              </w:rPr>
            </w:pPr>
            <w:del w:id="5841" w:author="aas" w:date="2013-10-14T02:06:00Z">
              <w:r>
                <w:delText xml:space="preserve">        seed</w:delText>
              </w:r>
            </w:del>
          </w:p>
          <w:p w14:paraId="352940F9" w14:textId="77777777" w:rsidR="002610E5" w:rsidRDefault="002610E5" w:rsidP="002610E5">
            <w:pPr>
              <w:pStyle w:val="XML1"/>
              <w:rPr>
                <w:del w:id="5842" w:author="aas" w:date="2013-10-14T02:06:00Z"/>
              </w:rPr>
            </w:pPr>
            <w:del w:id="5843" w:author="aas" w:date="2013-10-14T02:06:00Z">
              <w:r>
                <w:delText xml:space="preserve">        a DSA prime generation seed</w:delText>
              </w:r>
            </w:del>
          </w:p>
          <w:p w14:paraId="0AAE6D5F" w14:textId="77777777" w:rsidR="002610E5" w:rsidRDefault="002610E5" w:rsidP="002610E5">
            <w:pPr>
              <w:pStyle w:val="XML1"/>
              <w:rPr>
                <w:del w:id="5844" w:author="aas" w:date="2013-10-14T02:06:00Z"/>
              </w:rPr>
            </w:pPr>
            <w:del w:id="5845" w:author="aas" w:date="2013-10-14T02:06:00Z">
              <w:r>
                <w:delText xml:space="preserve">        pgenCounter</w:delText>
              </w:r>
            </w:del>
          </w:p>
          <w:p w14:paraId="60A691FA" w14:textId="77777777" w:rsidR="002610E5" w:rsidRDefault="002610E5" w:rsidP="002610E5">
            <w:pPr>
              <w:pStyle w:val="XML1"/>
              <w:rPr>
                <w:del w:id="5846" w:author="aas" w:date="2013-10-14T02:06:00Z"/>
              </w:rPr>
            </w:pPr>
            <w:del w:id="5847" w:author="aas" w:date="2013-10-14T02:06:00Z">
              <w:r>
                <w:delText xml:space="preserve">        a DSA prime generation counter</w:delText>
              </w:r>
            </w:del>
          </w:p>
          <w:p w14:paraId="713B140F" w14:textId="77777777" w:rsidR="002610E5" w:rsidRDefault="002610E5" w:rsidP="002610E5">
            <w:pPr>
              <w:pStyle w:val="XML1"/>
              <w:rPr>
                <w:del w:id="5848" w:author="aas" w:date="2013-10-14T02:06:00Z"/>
              </w:rPr>
            </w:pPr>
          </w:p>
          <w:p w14:paraId="027D8767" w14:textId="77777777" w:rsidR="002610E5" w:rsidRDefault="002610E5" w:rsidP="002610E5">
            <w:pPr>
              <w:pStyle w:val="XML1"/>
              <w:rPr>
                <w:del w:id="5849" w:author="aas" w:date="2013-10-14T02:06:00Z"/>
              </w:rPr>
            </w:pPr>
            <w:del w:id="5850" w:author="aas" w:date="2013-10-14T02:06:00Z">
              <w:r>
                <w:delText xml:space="preserve">        Parameter J is avilable for inclusion solely for efficiency as</w:delText>
              </w:r>
            </w:del>
          </w:p>
          <w:p w14:paraId="24C028F3" w14:textId="77777777" w:rsidR="002610E5" w:rsidRDefault="002610E5" w:rsidP="002610E5">
            <w:pPr>
              <w:pStyle w:val="XML1"/>
              <w:rPr>
                <w:del w:id="5851" w:author="aas" w:date="2013-10-14T02:06:00Z"/>
              </w:rPr>
            </w:pPr>
            <w:del w:id="5852" w:author="aas" w:date="2013-10-14T02:06:00Z">
              <w:r>
                <w:delText xml:space="preserve">        it is calculatable from P and Q. Parameters seed and</w:delText>
              </w:r>
            </w:del>
          </w:p>
          <w:p w14:paraId="7AEFC466" w14:textId="77777777" w:rsidR="002610E5" w:rsidRDefault="002610E5" w:rsidP="002610E5">
            <w:pPr>
              <w:pStyle w:val="XML1"/>
              <w:rPr>
                <w:del w:id="5853" w:author="aas" w:date="2013-10-14T02:06:00Z"/>
              </w:rPr>
            </w:pPr>
            <w:del w:id="5854" w:author="aas" w:date="2013-10-14T02:06:00Z">
              <w:r>
                <w:delText xml:space="preserve">        pgenCounter are used in the DSA prime number generation</w:delText>
              </w:r>
            </w:del>
          </w:p>
          <w:p w14:paraId="5B4E70E4" w14:textId="77777777" w:rsidR="002610E5" w:rsidRDefault="002610E5" w:rsidP="002610E5">
            <w:pPr>
              <w:pStyle w:val="XML1"/>
              <w:rPr>
                <w:del w:id="5855" w:author="aas" w:date="2013-10-14T02:06:00Z"/>
              </w:rPr>
            </w:pPr>
            <w:del w:id="5856" w:author="aas" w:date="2013-10-14T02:06:00Z">
              <w:r>
                <w:delText xml:space="preserve">        algorithm specified in the above standard. As such, they are</w:delText>
              </w:r>
            </w:del>
          </w:p>
          <w:p w14:paraId="6B4DD422" w14:textId="77777777" w:rsidR="002610E5" w:rsidRDefault="002610E5" w:rsidP="002610E5">
            <w:pPr>
              <w:pStyle w:val="XML1"/>
              <w:rPr>
                <w:del w:id="5857" w:author="aas" w:date="2013-10-14T02:06:00Z"/>
              </w:rPr>
            </w:pPr>
            <w:del w:id="5858" w:author="aas" w:date="2013-10-14T02:06:00Z">
              <w:r>
                <w:delText xml:space="preserve">        optional but MUST either both be present or both be absent.</w:delText>
              </w:r>
            </w:del>
          </w:p>
          <w:p w14:paraId="23D01F7A" w14:textId="77777777" w:rsidR="002610E5" w:rsidRDefault="002610E5" w:rsidP="002610E5">
            <w:pPr>
              <w:pStyle w:val="XML1"/>
              <w:rPr>
                <w:del w:id="5859" w:author="aas" w:date="2013-10-14T02:06:00Z"/>
              </w:rPr>
            </w:pPr>
            <w:del w:id="5860" w:author="aas" w:date="2013-10-14T02:06:00Z">
              <w:r>
                <w:delText xml:space="preserve">        This prime generation algorithm is designed to provide</w:delText>
              </w:r>
            </w:del>
          </w:p>
          <w:p w14:paraId="0254605E" w14:textId="77777777" w:rsidR="002610E5" w:rsidRDefault="002610E5" w:rsidP="002610E5">
            <w:pPr>
              <w:pStyle w:val="XML1"/>
              <w:rPr>
                <w:del w:id="5861" w:author="aas" w:date="2013-10-14T02:06:00Z"/>
              </w:rPr>
            </w:pPr>
            <w:del w:id="5862" w:author="aas" w:date="2013-10-14T02:06:00Z">
              <w:r>
                <w:delText xml:space="preserve">        assurance that a weak prime is not being used and it yields a P</w:delText>
              </w:r>
            </w:del>
          </w:p>
          <w:p w14:paraId="7A01AFD7" w14:textId="77777777" w:rsidR="002610E5" w:rsidRDefault="002610E5" w:rsidP="002610E5">
            <w:pPr>
              <w:pStyle w:val="XML1"/>
              <w:rPr>
                <w:del w:id="5863" w:author="aas" w:date="2013-10-14T02:06:00Z"/>
              </w:rPr>
            </w:pPr>
            <w:del w:id="5864" w:author="aas" w:date="2013-10-14T02:06:00Z">
              <w:r>
                <w:delText xml:space="preserve">        and Q value. Parameters P, Q, and G can be public and common to</w:delText>
              </w:r>
            </w:del>
          </w:p>
          <w:p w14:paraId="2DC3C611" w14:textId="77777777" w:rsidR="002610E5" w:rsidRDefault="002610E5" w:rsidP="002610E5">
            <w:pPr>
              <w:pStyle w:val="XML1"/>
              <w:rPr>
                <w:del w:id="5865" w:author="aas" w:date="2013-10-14T02:06:00Z"/>
              </w:rPr>
            </w:pPr>
            <w:del w:id="5866" w:author="aas" w:date="2013-10-14T02:06:00Z">
              <w:r>
                <w:delText xml:space="preserve">        a group of users. They might be known from application context.</w:delText>
              </w:r>
            </w:del>
          </w:p>
          <w:p w14:paraId="4A92476D" w14:textId="77777777" w:rsidR="002610E5" w:rsidRDefault="002610E5" w:rsidP="002610E5">
            <w:pPr>
              <w:pStyle w:val="XML1"/>
              <w:rPr>
                <w:del w:id="5867" w:author="aas" w:date="2013-10-14T02:06:00Z"/>
              </w:rPr>
            </w:pPr>
            <w:del w:id="5868" w:author="aas" w:date="2013-10-14T02:06:00Z">
              <w:r>
                <w:delText xml:space="preserve">        As such, they are optional but P and Q MUST either both appear</w:delText>
              </w:r>
            </w:del>
          </w:p>
          <w:p w14:paraId="68CB04D9" w14:textId="77777777" w:rsidR="002610E5" w:rsidRDefault="002610E5" w:rsidP="002610E5">
            <w:pPr>
              <w:pStyle w:val="XML1"/>
              <w:rPr>
                <w:del w:id="5869" w:author="aas" w:date="2013-10-14T02:06:00Z"/>
              </w:rPr>
            </w:pPr>
            <w:del w:id="5870" w:author="aas" w:date="2013-10-14T02:06:00Z">
              <w:r>
                <w:delText xml:space="preserve">        or both be absent. If all of P, Q, seed, and pgenCounter are</w:delText>
              </w:r>
            </w:del>
          </w:p>
          <w:p w14:paraId="4F85FA62" w14:textId="77777777" w:rsidR="002610E5" w:rsidRDefault="002610E5" w:rsidP="002610E5">
            <w:pPr>
              <w:pStyle w:val="XML1"/>
              <w:rPr>
                <w:del w:id="5871" w:author="aas" w:date="2013-10-14T02:06:00Z"/>
              </w:rPr>
            </w:pPr>
            <w:del w:id="5872" w:author="aas" w:date="2013-10-14T02:06:00Z">
              <w:r>
                <w:delText xml:space="preserve">        present, implementations are not required to check if they are</w:delText>
              </w:r>
            </w:del>
          </w:p>
          <w:p w14:paraId="61E35D9D" w14:textId="77777777" w:rsidR="002610E5" w:rsidRDefault="002610E5" w:rsidP="002610E5">
            <w:pPr>
              <w:pStyle w:val="XML1"/>
              <w:rPr>
                <w:del w:id="5873" w:author="aas" w:date="2013-10-14T02:06:00Z"/>
              </w:rPr>
            </w:pPr>
            <w:del w:id="5874" w:author="aas" w:date="2013-10-14T02:06:00Z">
              <w:r>
                <w:delText xml:space="preserve">        consistent and are free to use either P and Q or seed and</w:delText>
              </w:r>
            </w:del>
          </w:p>
          <w:p w14:paraId="6A8B2BF8" w14:textId="77777777" w:rsidR="002610E5" w:rsidRDefault="002610E5" w:rsidP="002610E5">
            <w:pPr>
              <w:pStyle w:val="XML1"/>
              <w:rPr>
                <w:del w:id="5875" w:author="aas" w:date="2013-10-14T02:06:00Z"/>
              </w:rPr>
            </w:pPr>
            <w:del w:id="5876" w:author="aas" w:date="2013-10-14T02:06:00Z">
              <w:r>
                <w:delText xml:space="preserve">        pgenCounter. All parameters are encoded as base64 values.</w:delText>
              </w:r>
            </w:del>
          </w:p>
          <w:p w14:paraId="7822C46C" w14:textId="77777777" w:rsidR="002610E5" w:rsidRDefault="002610E5" w:rsidP="002610E5">
            <w:pPr>
              <w:pStyle w:val="XML1"/>
              <w:rPr>
                <w:del w:id="5877" w:author="aas" w:date="2013-10-14T02:06:00Z"/>
              </w:rPr>
            </w:pPr>
            <w:del w:id="5878" w:author="aas" w:date="2013-10-14T02:06:00Z">
              <w:r>
                <w:delText xml:space="preserve">      &lt;/xs:documentation&gt;</w:delText>
              </w:r>
            </w:del>
          </w:p>
          <w:p w14:paraId="68D662AF" w14:textId="77777777" w:rsidR="002610E5" w:rsidRDefault="002610E5" w:rsidP="002610E5">
            <w:pPr>
              <w:pStyle w:val="XML1"/>
              <w:rPr>
                <w:del w:id="5879" w:author="aas" w:date="2013-10-14T02:06:00Z"/>
              </w:rPr>
            </w:pPr>
            <w:del w:id="5880" w:author="aas" w:date="2013-10-14T02:06:00Z">
              <w:r>
                <w:delText xml:space="preserve">    &lt;/xs:annotation&gt;</w:delText>
              </w:r>
            </w:del>
          </w:p>
          <w:p w14:paraId="0394D2BB" w14:textId="77777777" w:rsidR="002610E5" w:rsidRDefault="002610E5" w:rsidP="002610E5">
            <w:pPr>
              <w:pStyle w:val="XML1"/>
              <w:rPr>
                <w:del w:id="5881" w:author="aas" w:date="2013-10-14T02:06:00Z"/>
              </w:rPr>
            </w:pPr>
          </w:p>
          <w:p w14:paraId="7F650CC6" w14:textId="77777777" w:rsidR="002610E5" w:rsidRDefault="002610E5" w:rsidP="002610E5">
            <w:pPr>
              <w:pStyle w:val="XML1"/>
              <w:rPr>
                <w:del w:id="5882" w:author="aas" w:date="2013-10-14T02:06:00Z"/>
              </w:rPr>
            </w:pPr>
            <w:del w:id="5883" w:author="aas" w:date="2013-10-14T02:06:00Z">
              <w:r>
                <w:delText xml:space="preserve">    &lt;xs:sequence&gt;</w:delText>
              </w:r>
            </w:del>
          </w:p>
          <w:p w14:paraId="62A7F4A6" w14:textId="77777777" w:rsidR="002610E5" w:rsidRDefault="002610E5" w:rsidP="002610E5">
            <w:pPr>
              <w:pStyle w:val="XML1"/>
              <w:rPr>
                <w:del w:id="5884" w:author="aas" w:date="2013-10-14T02:06:00Z"/>
              </w:rPr>
            </w:pPr>
            <w:del w:id="5885" w:author="aas" w:date="2013-10-14T02:06:00Z">
              <w:r>
                <w:delText xml:space="preserve">      &lt;xs:element name="P"  type="xs:base64Binary"&gt;</w:delText>
              </w:r>
            </w:del>
          </w:p>
          <w:p w14:paraId="606173B9" w14:textId="77777777" w:rsidR="002610E5" w:rsidRDefault="002610E5" w:rsidP="002610E5">
            <w:pPr>
              <w:pStyle w:val="XML1"/>
              <w:rPr>
                <w:del w:id="5886" w:author="aas" w:date="2013-10-14T02:06:00Z"/>
              </w:rPr>
            </w:pPr>
            <w:del w:id="5887" w:author="aas" w:date="2013-10-14T02:06:00Z">
              <w:r>
                <w:delText xml:space="preserve">        &lt;xs:annotation&gt;</w:delText>
              </w:r>
            </w:del>
          </w:p>
          <w:p w14:paraId="15A15DDF" w14:textId="77777777" w:rsidR="002610E5" w:rsidRDefault="002610E5" w:rsidP="002610E5">
            <w:pPr>
              <w:pStyle w:val="XML1"/>
              <w:rPr>
                <w:del w:id="5888" w:author="aas" w:date="2013-10-14T02:06:00Z"/>
              </w:rPr>
            </w:pPr>
            <w:del w:id="5889" w:author="aas" w:date="2013-10-14T02:06:00Z">
              <w:r>
                <w:delText xml:space="preserve">          &lt;xs:documentation&gt;</w:delText>
              </w:r>
            </w:del>
          </w:p>
          <w:p w14:paraId="6A9AE96F" w14:textId="77777777" w:rsidR="002610E5" w:rsidRDefault="002610E5" w:rsidP="002610E5">
            <w:pPr>
              <w:pStyle w:val="XML1"/>
              <w:rPr>
                <w:del w:id="5890" w:author="aas" w:date="2013-10-14T02:06:00Z"/>
              </w:rPr>
            </w:pPr>
            <w:del w:id="5891" w:author="aas" w:date="2013-10-14T02:06:00Z">
              <w:r>
                <w:delText xml:space="preserve">            This element is optional. It MUST be present in</w:delText>
              </w:r>
            </w:del>
          </w:p>
          <w:p w14:paraId="53FA34B8" w14:textId="77777777" w:rsidR="002610E5" w:rsidRDefault="002610E5" w:rsidP="002610E5">
            <w:pPr>
              <w:pStyle w:val="XML1"/>
              <w:rPr>
                <w:del w:id="5892" w:author="aas" w:date="2013-10-14T02:06:00Z"/>
              </w:rPr>
            </w:pPr>
            <w:del w:id="5893" w:author="aas" w:date="2013-10-14T02:06:00Z">
              <w:r>
                <w:delText xml:space="preserve">            the NETCONF data store, if the element 'Q' is present.</w:delText>
              </w:r>
            </w:del>
          </w:p>
          <w:p w14:paraId="40C5582D" w14:textId="77777777" w:rsidR="002610E5" w:rsidRDefault="002610E5" w:rsidP="002610E5">
            <w:pPr>
              <w:pStyle w:val="XML1"/>
              <w:rPr>
                <w:del w:id="5894" w:author="aas" w:date="2013-10-14T02:06:00Z"/>
              </w:rPr>
            </w:pPr>
            <w:del w:id="5895" w:author="aas" w:date="2013-10-14T02:06:00Z">
              <w:r>
                <w:delText xml:space="preserve">                    </w:delText>
              </w:r>
            </w:del>
          </w:p>
          <w:p w14:paraId="6DD48E50" w14:textId="77777777" w:rsidR="002610E5" w:rsidRDefault="002610E5" w:rsidP="002610E5">
            <w:pPr>
              <w:pStyle w:val="XML1"/>
              <w:rPr>
                <w:del w:id="5896" w:author="aas" w:date="2013-10-14T02:06:00Z"/>
              </w:rPr>
            </w:pPr>
            <w:del w:id="5897" w:author="aas" w:date="2013-10-14T02:06:00Z">
              <w:r>
                <w:delText xml:space="preserve">            If element 'Q' is present in a NETCONF &amp;lt;edit-config&amp;gt;</w:delText>
              </w:r>
            </w:del>
          </w:p>
          <w:p w14:paraId="0E647659" w14:textId="77777777" w:rsidR="002610E5" w:rsidRDefault="002610E5" w:rsidP="002610E5">
            <w:pPr>
              <w:pStyle w:val="XML1"/>
              <w:rPr>
                <w:del w:id="5898" w:author="aas" w:date="2013-10-14T02:06:00Z"/>
              </w:rPr>
            </w:pPr>
            <w:del w:id="5899" w:author="aas" w:date="2013-10-14T02:06:00Z">
              <w:r>
                <w:delText xml:space="preserve">            operation 'create', 'merge' or 'replace' and this element</w:delText>
              </w:r>
            </w:del>
          </w:p>
          <w:p w14:paraId="3F1CDB5F" w14:textId="77777777" w:rsidR="002610E5" w:rsidRDefault="002610E5" w:rsidP="002610E5">
            <w:pPr>
              <w:pStyle w:val="XML1"/>
              <w:rPr>
                <w:del w:id="5900" w:author="aas" w:date="2013-10-14T02:06:00Z"/>
              </w:rPr>
            </w:pPr>
            <w:del w:id="5901" w:author="aas" w:date="2013-10-14T02:06:00Z">
              <w:r>
                <w:delText xml:space="preserve">            is missing, a 'data-missing' error is returned.</w:delText>
              </w:r>
            </w:del>
          </w:p>
          <w:p w14:paraId="51189757" w14:textId="77777777" w:rsidR="002610E5" w:rsidRDefault="002610E5" w:rsidP="002610E5">
            <w:pPr>
              <w:pStyle w:val="XML1"/>
              <w:rPr>
                <w:del w:id="5902" w:author="aas" w:date="2013-10-14T02:06:00Z"/>
              </w:rPr>
            </w:pPr>
            <w:del w:id="5903" w:author="aas" w:date="2013-10-14T02:06:00Z">
              <w:r>
                <w:delText xml:space="preserve">          &lt;/xs:documentation&gt;</w:delText>
              </w:r>
            </w:del>
          </w:p>
          <w:p w14:paraId="3772B78D" w14:textId="77777777" w:rsidR="002610E5" w:rsidRDefault="002610E5" w:rsidP="002610E5">
            <w:pPr>
              <w:pStyle w:val="XML1"/>
              <w:rPr>
                <w:del w:id="5904" w:author="aas" w:date="2013-10-14T02:06:00Z"/>
              </w:rPr>
            </w:pPr>
            <w:del w:id="5905" w:author="aas" w:date="2013-10-14T02:06:00Z">
              <w:r>
                <w:delText xml:space="preserve">        &lt;/xs:annotation&gt;</w:delText>
              </w:r>
            </w:del>
          </w:p>
          <w:p w14:paraId="46F878FC" w14:textId="77777777" w:rsidR="002610E5" w:rsidRDefault="002610E5" w:rsidP="002610E5">
            <w:pPr>
              <w:pStyle w:val="XML1"/>
              <w:rPr>
                <w:del w:id="5906" w:author="aas" w:date="2013-10-14T02:06:00Z"/>
              </w:rPr>
            </w:pPr>
            <w:del w:id="5907" w:author="aas" w:date="2013-10-14T02:06:00Z">
              <w:r>
                <w:delText xml:space="preserve">      &lt;/xs:element&gt;</w:delText>
              </w:r>
            </w:del>
          </w:p>
          <w:p w14:paraId="45463071" w14:textId="77777777" w:rsidR="002610E5" w:rsidRDefault="002610E5" w:rsidP="002610E5">
            <w:pPr>
              <w:pStyle w:val="XML1"/>
              <w:rPr>
                <w:del w:id="5908" w:author="aas" w:date="2013-10-14T02:06:00Z"/>
              </w:rPr>
            </w:pPr>
            <w:del w:id="5909" w:author="aas" w:date="2013-10-14T02:06:00Z">
              <w:r>
                <w:delText xml:space="preserve">      &lt;xs:element name="Q"  type="xs:base64Binary"&gt;</w:delText>
              </w:r>
            </w:del>
          </w:p>
          <w:p w14:paraId="30BD312C" w14:textId="77777777" w:rsidR="002610E5" w:rsidRDefault="002610E5" w:rsidP="002610E5">
            <w:pPr>
              <w:pStyle w:val="XML1"/>
              <w:rPr>
                <w:del w:id="5910" w:author="aas" w:date="2013-10-14T02:06:00Z"/>
              </w:rPr>
            </w:pPr>
            <w:del w:id="5911" w:author="aas" w:date="2013-10-14T02:06:00Z">
              <w:r>
                <w:delText xml:space="preserve">        &lt;xs:annotation&gt;</w:delText>
              </w:r>
            </w:del>
          </w:p>
          <w:p w14:paraId="651441D2" w14:textId="77777777" w:rsidR="002610E5" w:rsidRDefault="002610E5" w:rsidP="002610E5">
            <w:pPr>
              <w:pStyle w:val="XML1"/>
              <w:rPr>
                <w:del w:id="5912" w:author="aas" w:date="2013-10-14T02:06:00Z"/>
              </w:rPr>
            </w:pPr>
            <w:del w:id="5913" w:author="aas" w:date="2013-10-14T02:06:00Z">
              <w:r>
                <w:delText xml:space="preserve">          &lt;xs:documentation&gt;</w:delText>
              </w:r>
            </w:del>
          </w:p>
          <w:p w14:paraId="552DF126" w14:textId="77777777" w:rsidR="002610E5" w:rsidRDefault="002610E5" w:rsidP="002610E5">
            <w:pPr>
              <w:pStyle w:val="XML1"/>
              <w:rPr>
                <w:del w:id="5914" w:author="aas" w:date="2013-10-14T02:06:00Z"/>
              </w:rPr>
            </w:pPr>
            <w:del w:id="5915" w:author="aas" w:date="2013-10-14T02:06:00Z">
              <w:r>
                <w:delText xml:space="preserve">            This element is optional. It MUST be present in</w:delText>
              </w:r>
            </w:del>
          </w:p>
          <w:p w14:paraId="5E89332B" w14:textId="77777777" w:rsidR="002610E5" w:rsidRDefault="002610E5" w:rsidP="002610E5">
            <w:pPr>
              <w:pStyle w:val="XML1"/>
              <w:rPr>
                <w:del w:id="5916" w:author="aas" w:date="2013-10-14T02:06:00Z"/>
              </w:rPr>
            </w:pPr>
            <w:del w:id="5917" w:author="aas" w:date="2013-10-14T02:06:00Z">
              <w:r>
                <w:delText xml:space="preserve">            the NETCONF data store, if the element 'P' is present.</w:delText>
              </w:r>
            </w:del>
          </w:p>
          <w:p w14:paraId="507CD5D5" w14:textId="77777777" w:rsidR="002610E5" w:rsidRDefault="002610E5" w:rsidP="002610E5">
            <w:pPr>
              <w:pStyle w:val="XML1"/>
              <w:rPr>
                <w:del w:id="5918" w:author="aas" w:date="2013-10-14T02:06:00Z"/>
              </w:rPr>
            </w:pPr>
            <w:del w:id="5919" w:author="aas" w:date="2013-10-14T02:06:00Z">
              <w:r>
                <w:delText xml:space="preserve">                    </w:delText>
              </w:r>
            </w:del>
          </w:p>
          <w:p w14:paraId="602424B8" w14:textId="77777777" w:rsidR="002610E5" w:rsidRDefault="002610E5" w:rsidP="002610E5">
            <w:pPr>
              <w:pStyle w:val="XML1"/>
              <w:rPr>
                <w:del w:id="5920" w:author="aas" w:date="2013-10-14T02:06:00Z"/>
              </w:rPr>
            </w:pPr>
            <w:del w:id="5921" w:author="aas" w:date="2013-10-14T02:06:00Z">
              <w:r>
                <w:delText xml:space="preserve">            If element 'P' is present in a NETCONF &amp;lt;edit-config&amp;gt;</w:delText>
              </w:r>
            </w:del>
          </w:p>
          <w:p w14:paraId="65A1869A" w14:textId="77777777" w:rsidR="002610E5" w:rsidRDefault="002610E5" w:rsidP="002610E5">
            <w:pPr>
              <w:pStyle w:val="XML1"/>
              <w:rPr>
                <w:del w:id="5922" w:author="aas" w:date="2013-10-14T02:06:00Z"/>
              </w:rPr>
            </w:pPr>
            <w:del w:id="5923" w:author="aas" w:date="2013-10-14T02:06:00Z">
              <w:r>
                <w:delText xml:space="preserve">            operation 'create', 'merge' or 'replace' and this element</w:delText>
              </w:r>
            </w:del>
          </w:p>
          <w:p w14:paraId="00B5A109" w14:textId="77777777" w:rsidR="002610E5" w:rsidRDefault="002610E5" w:rsidP="002610E5">
            <w:pPr>
              <w:pStyle w:val="XML1"/>
              <w:rPr>
                <w:del w:id="5924" w:author="aas" w:date="2013-10-14T02:06:00Z"/>
              </w:rPr>
            </w:pPr>
            <w:del w:id="5925" w:author="aas" w:date="2013-10-14T02:06:00Z">
              <w:r>
                <w:delText xml:space="preserve">            is missing, a 'data-missing' error is returned.</w:delText>
              </w:r>
            </w:del>
          </w:p>
          <w:p w14:paraId="52EF76A3" w14:textId="77777777" w:rsidR="002610E5" w:rsidRDefault="002610E5" w:rsidP="002610E5">
            <w:pPr>
              <w:pStyle w:val="XML1"/>
              <w:rPr>
                <w:del w:id="5926" w:author="aas" w:date="2013-10-14T02:06:00Z"/>
              </w:rPr>
            </w:pPr>
            <w:del w:id="5927" w:author="aas" w:date="2013-10-14T02:06:00Z">
              <w:r>
                <w:delText xml:space="preserve">          &lt;/xs:documentation&gt;</w:delText>
              </w:r>
            </w:del>
          </w:p>
          <w:p w14:paraId="47A7370A" w14:textId="77777777" w:rsidR="002610E5" w:rsidRDefault="002610E5" w:rsidP="002610E5">
            <w:pPr>
              <w:pStyle w:val="XML1"/>
              <w:rPr>
                <w:del w:id="5928" w:author="aas" w:date="2013-10-14T02:06:00Z"/>
              </w:rPr>
            </w:pPr>
            <w:del w:id="5929" w:author="aas" w:date="2013-10-14T02:06:00Z">
              <w:r>
                <w:delText xml:space="preserve">        &lt;/xs:annotation&gt;</w:delText>
              </w:r>
            </w:del>
          </w:p>
          <w:p w14:paraId="74F7482E" w14:textId="77777777" w:rsidR="002610E5" w:rsidRDefault="002610E5" w:rsidP="002610E5">
            <w:pPr>
              <w:pStyle w:val="XML1"/>
              <w:rPr>
                <w:del w:id="5930" w:author="aas" w:date="2013-10-14T02:06:00Z"/>
              </w:rPr>
            </w:pPr>
            <w:del w:id="5931" w:author="aas" w:date="2013-10-14T02:06:00Z">
              <w:r>
                <w:delText xml:space="preserve">      &lt;/xs:element&gt;</w:delText>
              </w:r>
            </w:del>
          </w:p>
          <w:p w14:paraId="4D990CD6" w14:textId="77777777" w:rsidR="002610E5" w:rsidRDefault="002610E5" w:rsidP="002610E5">
            <w:pPr>
              <w:pStyle w:val="XML1"/>
              <w:rPr>
                <w:del w:id="5932" w:author="aas" w:date="2013-10-14T02:06:00Z"/>
              </w:rPr>
            </w:pPr>
            <w:del w:id="5933" w:author="aas" w:date="2013-10-14T02:06:00Z">
              <w:r>
                <w:delText xml:space="preserve">      &lt;xs:element name="J"  type="xs:base64Binary"&gt;</w:delText>
              </w:r>
            </w:del>
          </w:p>
          <w:p w14:paraId="038E5EF6" w14:textId="77777777" w:rsidR="002610E5" w:rsidRDefault="002610E5" w:rsidP="002610E5">
            <w:pPr>
              <w:pStyle w:val="XML1"/>
              <w:rPr>
                <w:del w:id="5934" w:author="aas" w:date="2013-10-14T02:06:00Z"/>
              </w:rPr>
            </w:pPr>
            <w:del w:id="5935" w:author="aas" w:date="2013-10-14T02:06:00Z">
              <w:r>
                <w:delText xml:space="preserve">        &lt;xs:annotation&gt;</w:delText>
              </w:r>
            </w:del>
          </w:p>
          <w:p w14:paraId="07DDC874" w14:textId="77777777" w:rsidR="002610E5" w:rsidRDefault="002610E5" w:rsidP="002610E5">
            <w:pPr>
              <w:pStyle w:val="XML1"/>
              <w:rPr>
                <w:del w:id="5936" w:author="aas" w:date="2013-10-14T02:06:00Z"/>
              </w:rPr>
            </w:pPr>
            <w:del w:id="5937" w:author="aas" w:date="2013-10-14T02:06:00Z">
              <w:r>
                <w:delText xml:space="preserve">          &lt;xs:documentation&gt;</w:delText>
              </w:r>
            </w:del>
          </w:p>
          <w:p w14:paraId="625FCFBF" w14:textId="77777777" w:rsidR="002610E5" w:rsidRDefault="002610E5" w:rsidP="002610E5">
            <w:pPr>
              <w:pStyle w:val="XML1"/>
              <w:rPr>
                <w:del w:id="5938" w:author="aas" w:date="2013-10-14T02:06:00Z"/>
              </w:rPr>
            </w:pPr>
            <w:del w:id="5939" w:author="aas" w:date="2013-10-14T02:06:00Z">
              <w:r>
                <w:delText xml:space="preserve">            This element is optional.</w:delText>
              </w:r>
            </w:del>
          </w:p>
          <w:p w14:paraId="10B1C8C7" w14:textId="77777777" w:rsidR="002610E5" w:rsidRDefault="002610E5" w:rsidP="002610E5">
            <w:pPr>
              <w:pStyle w:val="XML1"/>
              <w:rPr>
                <w:del w:id="5940" w:author="aas" w:date="2013-10-14T02:06:00Z"/>
              </w:rPr>
            </w:pPr>
            <w:del w:id="5941" w:author="aas" w:date="2013-10-14T02:06:00Z">
              <w:r>
                <w:delText xml:space="preserve">          &lt;/xs:documentation&gt;</w:delText>
              </w:r>
            </w:del>
          </w:p>
          <w:p w14:paraId="0F702D79" w14:textId="77777777" w:rsidR="002610E5" w:rsidRDefault="002610E5" w:rsidP="002610E5">
            <w:pPr>
              <w:pStyle w:val="XML1"/>
              <w:rPr>
                <w:del w:id="5942" w:author="aas" w:date="2013-10-14T02:06:00Z"/>
              </w:rPr>
            </w:pPr>
            <w:del w:id="5943" w:author="aas" w:date="2013-10-14T02:06:00Z">
              <w:r>
                <w:delText xml:space="preserve">        &lt;/xs:annotation&gt;</w:delText>
              </w:r>
            </w:del>
          </w:p>
          <w:p w14:paraId="5D8D30C1" w14:textId="77777777" w:rsidR="002610E5" w:rsidRDefault="002610E5" w:rsidP="002610E5">
            <w:pPr>
              <w:pStyle w:val="XML1"/>
              <w:rPr>
                <w:del w:id="5944" w:author="aas" w:date="2013-10-14T02:06:00Z"/>
              </w:rPr>
            </w:pPr>
            <w:del w:id="5945" w:author="aas" w:date="2013-10-14T02:06:00Z">
              <w:r>
                <w:delText xml:space="preserve">      &lt;/xs:element&gt;</w:delText>
              </w:r>
            </w:del>
          </w:p>
          <w:p w14:paraId="0C9445FE" w14:textId="77777777" w:rsidR="002610E5" w:rsidRDefault="002610E5" w:rsidP="002610E5">
            <w:pPr>
              <w:pStyle w:val="XML1"/>
              <w:rPr>
                <w:del w:id="5946" w:author="aas" w:date="2013-10-14T02:06:00Z"/>
              </w:rPr>
            </w:pPr>
            <w:del w:id="5947" w:author="aas" w:date="2013-10-14T02:06:00Z">
              <w:r>
                <w:delText xml:space="preserve">      &lt;xs:element name="G"  type="xs:base64Binary"&gt;</w:delText>
              </w:r>
            </w:del>
          </w:p>
          <w:p w14:paraId="2F4DC7A3" w14:textId="77777777" w:rsidR="002610E5" w:rsidRDefault="002610E5" w:rsidP="002610E5">
            <w:pPr>
              <w:pStyle w:val="XML1"/>
              <w:rPr>
                <w:del w:id="5948" w:author="aas" w:date="2013-10-14T02:06:00Z"/>
              </w:rPr>
            </w:pPr>
            <w:del w:id="5949" w:author="aas" w:date="2013-10-14T02:06:00Z">
              <w:r>
                <w:delText xml:space="preserve">        &lt;xs:annotation&gt;</w:delText>
              </w:r>
            </w:del>
          </w:p>
          <w:p w14:paraId="55F0920E" w14:textId="77777777" w:rsidR="002610E5" w:rsidRDefault="002610E5" w:rsidP="002610E5">
            <w:pPr>
              <w:pStyle w:val="XML1"/>
              <w:rPr>
                <w:del w:id="5950" w:author="aas" w:date="2013-10-14T02:06:00Z"/>
              </w:rPr>
            </w:pPr>
            <w:del w:id="5951" w:author="aas" w:date="2013-10-14T02:06:00Z">
              <w:r>
                <w:delText xml:space="preserve">          &lt;xs:documentation&gt;</w:delText>
              </w:r>
            </w:del>
          </w:p>
          <w:p w14:paraId="091FF4C3" w14:textId="77777777" w:rsidR="002610E5" w:rsidRDefault="002610E5" w:rsidP="002610E5">
            <w:pPr>
              <w:pStyle w:val="XML1"/>
              <w:rPr>
                <w:del w:id="5952" w:author="aas" w:date="2013-10-14T02:06:00Z"/>
              </w:rPr>
            </w:pPr>
            <w:del w:id="5953" w:author="aas" w:date="2013-10-14T02:06:00Z">
              <w:r>
                <w:delText xml:space="preserve">            This element is optional.</w:delText>
              </w:r>
            </w:del>
          </w:p>
          <w:p w14:paraId="29FD8FDE" w14:textId="77777777" w:rsidR="002610E5" w:rsidRDefault="002610E5" w:rsidP="002610E5">
            <w:pPr>
              <w:pStyle w:val="XML1"/>
              <w:rPr>
                <w:del w:id="5954" w:author="aas" w:date="2013-10-14T02:06:00Z"/>
              </w:rPr>
            </w:pPr>
            <w:del w:id="5955" w:author="aas" w:date="2013-10-14T02:06:00Z">
              <w:r>
                <w:delText xml:space="preserve">          &lt;/xs:documentation&gt;</w:delText>
              </w:r>
            </w:del>
          </w:p>
          <w:p w14:paraId="7F8505DF" w14:textId="77777777" w:rsidR="002610E5" w:rsidRDefault="002610E5" w:rsidP="002610E5">
            <w:pPr>
              <w:pStyle w:val="XML1"/>
              <w:rPr>
                <w:del w:id="5956" w:author="aas" w:date="2013-10-14T02:06:00Z"/>
              </w:rPr>
            </w:pPr>
            <w:del w:id="5957" w:author="aas" w:date="2013-10-14T02:06:00Z">
              <w:r>
                <w:delText xml:space="preserve">        &lt;/xs:annotation&gt;</w:delText>
              </w:r>
            </w:del>
          </w:p>
          <w:p w14:paraId="2D3F2E21" w14:textId="77777777" w:rsidR="002610E5" w:rsidRDefault="002610E5" w:rsidP="002610E5">
            <w:pPr>
              <w:pStyle w:val="XML1"/>
              <w:rPr>
                <w:del w:id="5958" w:author="aas" w:date="2013-10-14T02:06:00Z"/>
              </w:rPr>
            </w:pPr>
            <w:del w:id="5959" w:author="aas" w:date="2013-10-14T02:06:00Z">
              <w:r>
                <w:delText xml:space="preserve">      &lt;/xs:element&gt;</w:delText>
              </w:r>
            </w:del>
          </w:p>
          <w:p w14:paraId="6BD9740A" w14:textId="77777777" w:rsidR="002610E5" w:rsidRDefault="002610E5" w:rsidP="002610E5">
            <w:pPr>
              <w:pStyle w:val="XML1"/>
              <w:rPr>
                <w:del w:id="5960" w:author="aas" w:date="2013-10-14T02:06:00Z"/>
              </w:rPr>
            </w:pPr>
            <w:del w:id="5961" w:author="aas" w:date="2013-10-14T02:06:00Z">
              <w:r>
                <w:delText xml:space="preserve">      &lt;xs:element name="Y"  type="xs:base64Binary"&gt;</w:delText>
              </w:r>
            </w:del>
          </w:p>
          <w:p w14:paraId="10458B7D" w14:textId="77777777" w:rsidR="002610E5" w:rsidRDefault="002610E5" w:rsidP="002610E5">
            <w:pPr>
              <w:pStyle w:val="XML1"/>
              <w:rPr>
                <w:del w:id="5962" w:author="aas" w:date="2013-10-14T02:06:00Z"/>
              </w:rPr>
            </w:pPr>
            <w:del w:id="5963" w:author="aas" w:date="2013-10-14T02:06:00Z">
              <w:r>
                <w:delText xml:space="preserve">        &lt;xs:annotation&gt;</w:delText>
              </w:r>
            </w:del>
          </w:p>
          <w:p w14:paraId="5704E498" w14:textId="77777777" w:rsidR="002610E5" w:rsidRDefault="002610E5" w:rsidP="002610E5">
            <w:pPr>
              <w:pStyle w:val="XML1"/>
              <w:rPr>
                <w:del w:id="5964" w:author="aas" w:date="2013-10-14T02:06:00Z"/>
              </w:rPr>
            </w:pPr>
            <w:del w:id="5965" w:author="aas" w:date="2013-10-14T02:06:00Z">
              <w:r>
                <w:delText xml:space="preserve">          &lt;xs:documentation&gt;</w:delText>
              </w:r>
            </w:del>
          </w:p>
          <w:p w14:paraId="71C27F2C" w14:textId="77777777" w:rsidR="002610E5" w:rsidRDefault="002610E5" w:rsidP="002610E5">
            <w:pPr>
              <w:pStyle w:val="XML1"/>
              <w:rPr>
                <w:del w:id="5966" w:author="aas" w:date="2013-10-14T02:06:00Z"/>
              </w:rPr>
            </w:pPr>
            <w:del w:id="5967" w:author="aas" w:date="2013-10-14T02:06:00Z">
              <w:r>
                <w:delText xml:space="preserve">            This element MUST be present in the NETCONF data</w:delText>
              </w:r>
            </w:del>
          </w:p>
          <w:p w14:paraId="4D95A0A9" w14:textId="77777777" w:rsidR="002610E5" w:rsidRDefault="002610E5" w:rsidP="002610E5">
            <w:pPr>
              <w:pStyle w:val="XML1"/>
              <w:rPr>
                <w:del w:id="5968" w:author="aas" w:date="2013-10-14T02:06:00Z"/>
              </w:rPr>
            </w:pPr>
            <w:del w:id="5969" w:author="aas" w:date="2013-10-14T02:06:00Z">
              <w:r>
                <w:delText xml:space="preserve">            store. If this element is not present in a NETCONF</w:delText>
              </w:r>
            </w:del>
          </w:p>
          <w:p w14:paraId="00415FF8" w14:textId="77777777" w:rsidR="002610E5" w:rsidRDefault="002610E5" w:rsidP="002610E5">
            <w:pPr>
              <w:pStyle w:val="XML1"/>
              <w:rPr>
                <w:del w:id="5970" w:author="aas" w:date="2013-10-14T02:06:00Z"/>
              </w:rPr>
            </w:pPr>
            <w:del w:id="5971" w:author="aas" w:date="2013-10-14T02:06:00Z">
              <w:r>
                <w:delText xml:space="preserve">            &amp;lt;edit-config&amp;gt; operation 'create', 'merge' or 'replace' and</w:delText>
              </w:r>
            </w:del>
          </w:p>
          <w:p w14:paraId="670B6823" w14:textId="77777777" w:rsidR="002610E5" w:rsidRDefault="002610E5" w:rsidP="002610E5">
            <w:pPr>
              <w:pStyle w:val="XML1"/>
              <w:rPr>
                <w:del w:id="5972" w:author="aas" w:date="2013-10-14T02:06:00Z"/>
              </w:rPr>
            </w:pPr>
            <w:del w:id="5973" w:author="aas" w:date="2013-10-14T02:06:00Z">
              <w:r>
                <w:delText xml:space="preserve">            the parent element does not exist, a 'data-missing' error</w:delText>
              </w:r>
            </w:del>
          </w:p>
          <w:p w14:paraId="3BA6E5A7" w14:textId="77777777" w:rsidR="002610E5" w:rsidRDefault="002610E5" w:rsidP="002610E5">
            <w:pPr>
              <w:pStyle w:val="XML1"/>
              <w:rPr>
                <w:del w:id="5974" w:author="aas" w:date="2013-10-14T02:06:00Z"/>
              </w:rPr>
            </w:pPr>
            <w:del w:id="5975" w:author="aas" w:date="2013-10-14T02:06:00Z">
              <w:r>
                <w:delText xml:space="preserve">            is returned.</w:delText>
              </w:r>
            </w:del>
          </w:p>
          <w:p w14:paraId="0CC4FEDA" w14:textId="77777777" w:rsidR="002610E5" w:rsidRDefault="002610E5" w:rsidP="002610E5">
            <w:pPr>
              <w:pStyle w:val="XML1"/>
              <w:rPr>
                <w:del w:id="5976" w:author="aas" w:date="2013-10-14T02:06:00Z"/>
              </w:rPr>
            </w:pPr>
            <w:del w:id="5977" w:author="aas" w:date="2013-10-14T02:06:00Z">
              <w:r>
                <w:delText xml:space="preserve">          &lt;/xs:documentation&gt;</w:delText>
              </w:r>
            </w:del>
          </w:p>
          <w:p w14:paraId="7C71BA19" w14:textId="77777777" w:rsidR="002610E5" w:rsidRDefault="002610E5" w:rsidP="002610E5">
            <w:pPr>
              <w:pStyle w:val="XML1"/>
              <w:rPr>
                <w:del w:id="5978" w:author="aas" w:date="2013-10-14T02:06:00Z"/>
              </w:rPr>
            </w:pPr>
            <w:del w:id="5979" w:author="aas" w:date="2013-10-14T02:06:00Z">
              <w:r>
                <w:delText xml:space="preserve">        &lt;/xs:annotation&gt;</w:delText>
              </w:r>
            </w:del>
          </w:p>
          <w:p w14:paraId="31FD472C" w14:textId="77777777" w:rsidR="002610E5" w:rsidRDefault="002610E5" w:rsidP="002610E5">
            <w:pPr>
              <w:pStyle w:val="XML1"/>
              <w:rPr>
                <w:del w:id="5980" w:author="aas" w:date="2013-10-14T02:06:00Z"/>
              </w:rPr>
            </w:pPr>
            <w:del w:id="5981" w:author="aas" w:date="2013-10-14T02:06:00Z">
              <w:r>
                <w:delText xml:space="preserve">      &lt;/xs:element&gt;</w:delText>
              </w:r>
            </w:del>
          </w:p>
          <w:p w14:paraId="5CA020A6" w14:textId="77777777" w:rsidR="002610E5" w:rsidRDefault="002610E5" w:rsidP="002610E5">
            <w:pPr>
              <w:pStyle w:val="XML1"/>
              <w:rPr>
                <w:del w:id="5982" w:author="aas" w:date="2013-10-14T02:06:00Z"/>
              </w:rPr>
            </w:pPr>
            <w:del w:id="5983" w:author="aas" w:date="2013-10-14T02:06:00Z">
              <w:r>
                <w:delText xml:space="preserve">      &lt;xs:element name="Seed"  type="xs:base64Binary"&gt;</w:delText>
              </w:r>
            </w:del>
          </w:p>
          <w:p w14:paraId="06116CF4" w14:textId="77777777" w:rsidR="002610E5" w:rsidRDefault="002610E5" w:rsidP="002610E5">
            <w:pPr>
              <w:pStyle w:val="XML1"/>
              <w:rPr>
                <w:del w:id="5984" w:author="aas" w:date="2013-10-14T02:06:00Z"/>
              </w:rPr>
            </w:pPr>
            <w:del w:id="5985" w:author="aas" w:date="2013-10-14T02:06:00Z">
              <w:r>
                <w:delText xml:space="preserve">        &lt;xs:annotation&gt;</w:delText>
              </w:r>
            </w:del>
          </w:p>
          <w:p w14:paraId="658D8EA7" w14:textId="77777777" w:rsidR="002610E5" w:rsidRDefault="002610E5" w:rsidP="002610E5">
            <w:pPr>
              <w:pStyle w:val="XML1"/>
              <w:rPr>
                <w:del w:id="5986" w:author="aas" w:date="2013-10-14T02:06:00Z"/>
              </w:rPr>
            </w:pPr>
            <w:del w:id="5987" w:author="aas" w:date="2013-10-14T02:06:00Z">
              <w:r>
                <w:delText xml:space="preserve">          &lt;xs:documentation&gt;</w:delText>
              </w:r>
            </w:del>
          </w:p>
          <w:p w14:paraId="02A6777C" w14:textId="77777777" w:rsidR="002610E5" w:rsidRDefault="002610E5" w:rsidP="002610E5">
            <w:pPr>
              <w:pStyle w:val="XML1"/>
              <w:rPr>
                <w:del w:id="5988" w:author="aas" w:date="2013-10-14T02:06:00Z"/>
              </w:rPr>
            </w:pPr>
            <w:del w:id="5989" w:author="aas" w:date="2013-10-14T02:06:00Z">
              <w:r>
                <w:delText xml:space="preserve">            This element is optional. It MUST be present in</w:delText>
              </w:r>
            </w:del>
          </w:p>
          <w:p w14:paraId="47428938" w14:textId="77777777" w:rsidR="002610E5" w:rsidRDefault="002610E5" w:rsidP="002610E5">
            <w:pPr>
              <w:pStyle w:val="XML1"/>
              <w:rPr>
                <w:del w:id="5990" w:author="aas" w:date="2013-10-14T02:06:00Z"/>
              </w:rPr>
            </w:pPr>
            <w:del w:id="5991" w:author="aas" w:date="2013-10-14T02:06:00Z">
              <w:r>
                <w:delText xml:space="preserve">            the NETCONF data store, if the element 'PgenCounter' is</w:delText>
              </w:r>
            </w:del>
          </w:p>
          <w:p w14:paraId="5E96F386" w14:textId="77777777" w:rsidR="002610E5" w:rsidRDefault="002610E5" w:rsidP="002610E5">
            <w:pPr>
              <w:pStyle w:val="XML1"/>
              <w:rPr>
                <w:del w:id="5992" w:author="aas" w:date="2013-10-14T02:06:00Z"/>
              </w:rPr>
            </w:pPr>
            <w:del w:id="5993" w:author="aas" w:date="2013-10-14T02:06:00Z">
              <w:r>
                <w:delText xml:space="preserve">            present.</w:delText>
              </w:r>
            </w:del>
          </w:p>
          <w:p w14:paraId="600945C7" w14:textId="77777777" w:rsidR="002610E5" w:rsidRDefault="002610E5" w:rsidP="002610E5">
            <w:pPr>
              <w:pStyle w:val="XML1"/>
              <w:rPr>
                <w:del w:id="5994" w:author="aas" w:date="2013-10-14T02:06:00Z"/>
              </w:rPr>
            </w:pPr>
            <w:del w:id="5995" w:author="aas" w:date="2013-10-14T02:06:00Z">
              <w:r>
                <w:delText xml:space="preserve">                    </w:delText>
              </w:r>
            </w:del>
          </w:p>
          <w:p w14:paraId="5EC6C4EC" w14:textId="77777777" w:rsidR="002610E5" w:rsidRDefault="002610E5" w:rsidP="002610E5">
            <w:pPr>
              <w:pStyle w:val="XML1"/>
              <w:rPr>
                <w:del w:id="5996" w:author="aas" w:date="2013-10-14T02:06:00Z"/>
              </w:rPr>
            </w:pPr>
            <w:del w:id="5997" w:author="aas" w:date="2013-10-14T02:06:00Z">
              <w:r>
                <w:delText xml:space="preserve">            If element 'PgenCounter' is present in a NETCONF</w:delText>
              </w:r>
            </w:del>
          </w:p>
          <w:p w14:paraId="0A7D8594" w14:textId="77777777" w:rsidR="002610E5" w:rsidRDefault="002610E5" w:rsidP="002610E5">
            <w:pPr>
              <w:pStyle w:val="XML1"/>
              <w:rPr>
                <w:del w:id="5998" w:author="aas" w:date="2013-10-14T02:06:00Z"/>
              </w:rPr>
            </w:pPr>
            <w:del w:id="5999" w:author="aas" w:date="2013-10-14T02:06:00Z">
              <w:r>
                <w:delText xml:space="preserve">            &amp;lt;edit-config&amp;gt; operation 'create', 'merge' or 'replace' and</w:delText>
              </w:r>
            </w:del>
          </w:p>
          <w:p w14:paraId="0C7A2B34" w14:textId="77777777" w:rsidR="002610E5" w:rsidRDefault="002610E5" w:rsidP="002610E5">
            <w:pPr>
              <w:pStyle w:val="XML1"/>
              <w:rPr>
                <w:del w:id="6000" w:author="aas" w:date="2013-10-14T02:06:00Z"/>
              </w:rPr>
            </w:pPr>
            <w:del w:id="6001" w:author="aas" w:date="2013-10-14T02:06:00Z">
              <w:r>
                <w:delText xml:space="preserve">            this element is missing, a 'data-missing' error is</w:delText>
              </w:r>
            </w:del>
          </w:p>
          <w:p w14:paraId="45D8125A" w14:textId="77777777" w:rsidR="002610E5" w:rsidRDefault="002610E5" w:rsidP="002610E5">
            <w:pPr>
              <w:pStyle w:val="XML1"/>
              <w:rPr>
                <w:del w:id="6002" w:author="aas" w:date="2013-10-14T02:06:00Z"/>
              </w:rPr>
            </w:pPr>
            <w:del w:id="6003" w:author="aas" w:date="2013-10-14T02:06:00Z">
              <w:r>
                <w:delText xml:space="preserve">            returned.</w:delText>
              </w:r>
            </w:del>
          </w:p>
          <w:p w14:paraId="0D44E3D6" w14:textId="77777777" w:rsidR="002610E5" w:rsidRDefault="002610E5" w:rsidP="002610E5">
            <w:pPr>
              <w:pStyle w:val="XML1"/>
              <w:rPr>
                <w:del w:id="6004" w:author="aas" w:date="2013-10-14T02:06:00Z"/>
              </w:rPr>
            </w:pPr>
            <w:del w:id="6005" w:author="aas" w:date="2013-10-14T02:06:00Z">
              <w:r>
                <w:delText xml:space="preserve">          &lt;/xs:documentation&gt;</w:delText>
              </w:r>
            </w:del>
          </w:p>
          <w:p w14:paraId="26E533C1" w14:textId="77777777" w:rsidR="002610E5" w:rsidRDefault="002610E5" w:rsidP="002610E5">
            <w:pPr>
              <w:pStyle w:val="XML1"/>
              <w:rPr>
                <w:del w:id="6006" w:author="aas" w:date="2013-10-14T02:06:00Z"/>
              </w:rPr>
            </w:pPr>
            <w:del w:id="6007" w:author="aas" w:date="2013-10-14T02:06:00Z">
              <w:r>
                <w:delText xml:space="preserve">        &lt;/xs:annotation&gt;</w:delText>
              </w:r>
            </w:del>
          </w:p>
          <w:p w14:paraId="41FF30A1" w14:textId="77777777" w:rsidR="002610E5" w:rsidRDefault="002610E5" w:rsidP="002610E5">
            <w:pPr>
              <w:pStyle w:val="XML1"/>
              <w:rPr>
                <w:del w:id="6008" w:author="aas" w:date="2013-10-14T02:06:00Z"/>
              </w:rPr>
            </w:pPr>
            <w:del w:id="6009" w:author="aas" w:date="2013-10-14T02:06:00Z">
              <w:r>
                <w:delText xml:space="preserve">      &lt;/xs:element&gt;</w:delText>
              </w:r>
            </w:del>
          </w:p>
          <w:p w14:paraId="75F96F32" w14:textId="77777777" w:rsidR="002610E5" w:rsidRDefault="002610E5" w:rsidP="002610E5">
            <w:pPr>
              <w:pStyle w:val="XML1"/>
              <w:rPr>
                <w:del w:id="6010" w:author="aas" w:date="2013-10-14T02:06:00Z"/>
              </w:rPr>
            </w:pPr>
            <w:del w:id="6011" w:author="aas" w:date="2013-10-14T02:06:00Z">
              <w:r>
                <w:delText xml:space="preserve">      &lt;xs:element name="PgenCounter"  type="xs:base64Binary"&gt;</w:delText>
              </w:r>
            </w:del>
          </w:p>
          <w:p w14:paraId="7D2BC1C7" w14:textId="77777777" w:rsidR="002610E5" w:rsidRDefault="002610E5" w:rsidP="002610E5">
            <w:pPr>
              <w:pStyle w:val="XML1"/>
              <w:rPr>
                <w:del w:id="6012" w:author="aas" w:date="2013-10-14T02:06:00Z"/>
              </w:rPr>
            </w:pPr>
            <w:del w:id="6013" w:author="aas" w:date="2013-10-14T02:06:00Z">
              <w:r>
                <w:delText xml:space="preserve">        &lt;xs:annotation&gt;</w:delText>
              </w:r>
            </w:del>
          </w:p>
          <w:p w14:paraId="12B5EFCC" w14:textId="77777777" w:rsidR="002610E5" w:rsidRDefault="002610E5" w:rsidP="002610E5">
            <w:pPr>
              <w:pStyle w:val="XML1"/>
              <w:rPr>
                <w:del w:id="6014" w:author="aas" w:date="2013-10-14T02:06:00Z"/>
              </w:rPr>
            </w:pPr>
            <w:del w:id="6015" w:author="aas" w:date="2013-10-14T02:06:00Z">
              <w:r>
                <w:delText xml:space="preserve">          &lt;xs:documentation&gt;</w:delText>
              </w:r>
            </w:del>
          </w:p>
          <w:p w14:paraId="68BD2C5D" w14:textId="77777777" w:rsidR="002610E5" w:rsidRDefault="002610E5" w:rsidP="002610E5">
            <w:pPr>
              <w:pStyle w:val="XML1"/>
              <w:rPr>
                <w:del w:id="6016" w:author="aas" w:date="2013-10-14T02:06:00Z"/>
              </w:rPr>
            </w:pPr>
            <w:del w:id="6017" w:author="aas" w:date="2013-10-14T02:06:00Z">
              <w:r>
                <w:delText xml:space="preserve">            This element is optional. It MUST be present in</w:delText>
              </w:r>
            </w:del>
          </w:p>
          <w:p w14:paraId="3C5BE206" w14:textId="77777777" w:rsidR="002610E5" w:rsidRDefault="002610E5" w:rsidP="002610E5">
            <w:pPr>
              <w:pStyle w:val="XML1"/>
              <w:rPr>
                <w:del w:id="6018" w:author="aas" w:date="2013-10-14T02:06:00Z"/>
              </w:rPr>
            </w:pPr>
            <w:del w:id="6019" w:author="aas" w:date="2013-10-14T02:06:00Z">
              <w:r>
                <w:delText xml:space="preserve">            the NETCONF data store, if the element 'Seed' is present.</w:delText>
              </w:r>
            </w:del>
          </w:p>
          <w:p w14:paraId="2BFACBC9" w14:textId="77777777" w:rsidR="002610E5" w:rsidRDefault="002610E5" w:rsidP="002610E5">
            <w:pPr>
              <w:pStyle w:val="XML1"/>
              <w:rPr>
                <w:del w:id="6020" w:author="aas" w:date="2013-10-14T02:06:00Z"/>
              </w:rPr>
            </w:pPr>
            <w:del w:id="6021" w:author="aas" w:date="2013-10-14T02:06:00Z">
              <w:r>
                <w:delText xml:space="preserve">                    </w:delText>
              </w:r>
            </w:del>
          </w:p>
          <w:p w14:paraId="4F689C0F" w14:textId="77777777" w:rsidR="002610E5" w:rsidRDefault="002610E5" w:rsidP="002610E5">
            <w:pPr>
              <w:pStyle w:val="XML1"/>
              <w:rPr>
                <w:del w:id="6022" w:author="aas" w:date="2013-10-14T02:06:00Z"/>
              </w:rPr>
            </w:pPr>
            <w:del w:id="6023" w:author="aas" w:date="2013-10-14T02:06:00Z">
              <w:r>
                <w:delText xml:space="preserve">            If element 'Seed' is present in a NETCONF &amp;lt;edit-config&amp;gt;</w:delText>
              </w:r>
            </w:del>
          </w:p>
          <w:p w14:paraId="7B37D492" w14:textId="77777777" w:rsidR="002610E5" w:rsidRDefault="002610E5" w:rsidP="002610E5">
            <w:pPr>
              <w:pStyle w:val="XML1"/>
              <w:rPr>
                <w:del w:id="6024" w:author="aas" w:date="2013-10-14T02:06:00Z"/>
              </w:rPr>
            </w:pPr>
            <w:del w:id="6025" w:author="aas" w:date="2013-10-14T02:06:00Z">
              <w:r>
                <w:delText xml:space="preserve">            operation 'create', 'merge' or 'replace' and this element</w:delText>
              </w:r>
            </w:del>
          </w:p>
          <w:p w14:paraId="27E2DF2D" w14:textId="77777777" w:rsidR="002610E5" w:rsidRDefault="002610E5" w:rsidP="002610E5">
            <w:pPr>
              <w:pStyle w:val="XML1"/>
              <w:rPr>
                <w:del w:id="6026" w:author="aas" w:date="2013-10-14T02:06:00Z"/>
              </w:rPr>
            </w:pPr>
            <w:del w:id="6027" w:author="aas" w:date="2013-10-14T02:06:00Z">
              <w:r>
                <w:delText xml:space="preserve">            is missing, a 'data-missing' error is returned.</w:delText>
              </w:r>
            </w:del>
          </w:p>
          <w:p w14:paraId="459877D2" w14:textId="77777777" w:rsidR="002610E5" w:rsidRDefault="002610E5" w:rsidP="002610E5">
            <w:pPr>
              <w:pStyle w:val="XML1"/>
              <w:rPr>
                <w:del w:id="6028" w:author="aas" w:date="2013-10-14T02:06:00Z"/>
              </w:rPr>
            </w:pPr>
            <w:del w:id="6029" w:author="aas" w:date="2013-10-14T02:06:00Z">
              <w:r>
                <w:delText xml:space="preserve">          &lt;/xs:documentation&gt;</w:delText>
              </w:r>
            </w:del>
          </w:p>
          <w:p w14:paraId="05398F28" w14:textId="77777777" w:rsidR="002610E5" w:rsidRDefault="002610E5" w:rsidP="002610E5">
            <w:pPr>
              <w:pStyle w:val="XML1"/>
              <w:rPr>
                <w:del w:id="6030" w:author="aas" w:date="2013-10-14T02:06:00Z"/>
              </w:rPr>
            </w:pPr>
            <w:del w:id="6031" w:author="aas" w:date="2013-10-14T02:06:00Z">
              <w:r>
                <w:delText xml:space="preserve">        &lt;/xs:annotation&gt;</w:delText>
              </w:r>
            </w:del>
          </w:p>
          <w:p w14:paraId="0C35992C" w14:textId="77777777" w:rsidR="002610E5" w:rsidRDefault="002610E5" w:rsidP="002610E5">
            <w:pPr>
              <w:pStyle w:val="XML1"/>
              <w:rPr>
                <w:del w:id="6032" w:author="aas" w:date="2013-10-14T02:06:00Z"/>
              </w:rPr>
            </w:pPr>
            <w:del w:id="6033" w:author="aas" w:date="2013-10-14T02:06:00Z">
              <w:r>
                <w:delText xml:space="preserve">      &lt;/xs:element&gt;</w:delText>
              </w:r>
            </w:del>
          </w:p>
          <w:p w14:paraId="7F41E3D4" w14:textId="77777777" w:rsidR="002610E5" w:rsidRDefault="002610E5" w:rsidP="002610E5">
            <w:pPr>
              <w:pStyle w:val="XML1"/>
              <w:rPr>
                <w:del w:id="6034" w:author="aas" w:date="2013-10-14T02:06:00Z"/>
              </w:rPr>
            </w:pPr>
            <w:del w:id="6035" w:author="aas" w:date="2013-10-14T02:06:00Z">
              <w:r>
                <w:delText xml:space="preserve">    &lt;/xs:sequence&gt;</w:delText>
              </w:r>
            </w:del>
          </w:p>
          <w:p w14:paraId="1DCE3AB9" w14:textId="77777777" w:rsidR="002610E5" w:rsidRDefault="002610E5" w:rsidP="002610E5">
            <w:pPr>
              <w:pStyle w:val="XML1"/>
              <w:rPr>
                <w:del w:id="6036" w:author="aas" w:date="2013-10-14T02:06:00Z"/>
              </w:rPr>
            </w:pPr>
            <w:del w:id="6037" w:author="aas" w:date="2013-10-14T02:06:00Z">
              <w:r>
                <w:delText xml:space="preserve">  &lt;/xs:group&gt;</w:delText>
              </w:r>
            </w:del>
          </w:p>
          <w:p w14:paraId="0BAF84AE" w14:textId="77777777" w:rsidR="002610E5" w:rsidRDefault="002610E5" w:rsidP="002610E5">
            <w:pPr>
              <w:pStyle w:val="XML1"/>
              <w:rPr>
                <w:del w:id="6038" w:author="aas" w:date="2013-10-14T02:06:00Z"/>
              </w:rPr>
            </w:pPr>
          </w:p>
          <w:p w14:paraId="6781C6E6" w14:textId="77777777" w:rsidR="002610E5" w:rsidRDefault="002610E5" w:rsidP="002610E5">
            <w:pPr>
              <w:pStyle w:val="XML1"/>
              <w:rPr>
                <w:del w:id="6039" w:author="aas" w:date="2013-10-14T02:06:00Z"/>
              </w:rPr>
            </w:pPr>
            <w:del w:id="6040" w:author="aas" w:date="2013-10-14T02:06:00Z">
              <w:r>
                <w:delText xml:space="preserve">  &lt;xs:group name="RSAKeyValueType"&gt;</w:delText>
              </w:r>
            </w:del>
          </w:p>
          <w:p w14:paraId="78B84E87" w14:textId="77777777" w:rsidR="002610E5" w:rsidRDefault="002610E5" w:rsidP="002610E5">
            <w:pPr>
              <w:pStyle w:val="XML1"/>
              <w:rPr>
                <w:del w:id="6041" w:author="aas" w:date="2013-10-14T02:06:00Z"/>
              </w:rPr>
            </w:pPr>
            <w:del w:id="6042" w:author="aas" w:date="2013-10-14T02:06:00Z">
              <w:r>
                <w:delText xml:space="preserve">    &lt;xs:annotation&gt;</w:delText>
              </w:r>
            </w:del>
          </w:p>
          <w:p w14:paraId="51A97D3D" w14:textId="77777777" w:rsidR="002610E5" w:rsidRDefault="002610E5" w:rsidP="002610E5">
            <w:pPr>
              <w:pStyle w:val="XML1"/>
              <w:rPr>
                <w:del w:id="6043" w:author="aas" w:date="2013-10-14T02:06:00Z"/>
              </w:rPr>
            </w:pPr>
            <w:del w:id="6044" w:author="aas" w:date="2013-10-14T02:06:00Z">
              <w:r>
                <w:delText xml:space="preserve">      &lt;xs:documentation&gt;</w:delText>
              </w:r>
            </w:del>
          </w:p>
          <w:p w14:paraId="6E367216" w14:textId="77777777" w:rsidR="002610E5" w:rsidRDefault="002610E5" w:rsidP="002610E5">
            <w:pPr>
              <w:pStyle w:val="XML1"/>
              <w:rPr>
                <w:del w:id="6045" w:author="aas" w:date="2013-10-14T02:06:00Z"/>
              </w:rPr>
            </w:pPr>
            <w:del w:id="6046" w:author="aas" w:date="2013-10-14T02:06:00Z">
              <w:r>
                <w:delText xml:space="preserve">        RSA key values have two fields: Modulus and</w:delText>
              </w:r>
            </w:del>
          </w:p>
          <w:p w14:paraId="39C3A988" w14:textId="77777777" w:rsidR="002610E5" w:rsidRDefault="002610E5" w:rsidP="002610E5">
            <w:pPr>
              <w:pStyle w:val="XML1"/>
              <w:rPr>
                <w:del w:id="6047" w:author="aas" w:date="2013-10-14T02:06:00Z"/>
              </w:rPr>
            </w:pPr>
            <w:del w:id="6048" w:author="aas" w:date="2013-10-14T02:06:00Z">
              <w:r>
                <w:delText xml:space="preserve">        Exponent.</w:delText>
              </w:r>
            </w:del>
          </w:p>
          <w:p w14:paraId="224BA3D8" w14:textId="77777777" w:rsidR="002610E5" w:rsidRDefault="002610E5" w:rsidP="002610E5">
            <w:pPr>
              <w:pStyle w:val="XML1"/>
              <w:rPr>
                <w:del w:id="6049" w:author="aas" w:date="2013-10-14T02:06:00Z"/>
              </w:rPr>
            </w:pPr>
            <w:del w:id="6050" w:author="aas" w:date="2013-10-14T02:06:00Z">
              <w:r>
                <w:delText xml:space="preserve">      &lt;/xs:documentation&gt;</w:delText>
              </w:r>
            </w:del>
          </w:p>
          <w:p w14:paraId="4AD95C5A" w14:textId="77777777" w:rsidR="002610E5" w:rsidRDefault="002610E5" w:rsidP="002610E5">
            <w:pPr>
              <w:pStyle w:val="XML1"/>
              <w:rPr>
                <w:del w:id="6051" w:author="aas" w:date="2013-10-14T02:06:00Z"/>
              </w:rPr>
            </w:pPr>
            <w:del w:id="6052" w:author="aas" w:date="2013-10-14T02:06:00Z">
              <w:r>
                <w:delText xml:space="preserve">    &lt;/xs:annotation&gt;</w:delText>
              </w:r>
            </w:del>
          </w:p>
          <w:p w14:paraId="0FB8BC18" w14:textId="77777777" w:rsidR="002610E5" w:rsidRDefault="002610E5" w:rsidP="002610E5">
            <w:pPr>
              <w:pStyle w:val="XML1"/>
              <w:rPr>
                <w:del w:id="6053" w:author="aas" w:date="2013-10-14T02:06:00Z"/>
              </w:rPr>
            </w:pPr>
          </w:p>
          <w:p w14:paraId="3D149E90" w14:textId="77777777" w:rsidR="002610E5" w:rsidRDefault="002610E5" w:rsidP="002610E5">
            <w:pPr>
              <w:pStyle w:val="XML1"/>
              <w:rPr>
                <w:del w:id="6054" w:author="aas" w:date="2013-10-14T02:06:00Z"/>
              </w:rPr>
            </w:pPr>
            <w:del w:id="6055" w:author="aas" w:date="2013-10-14T02:06:00Z">
              <w:r>
                <w:delText xml:space="preserve">    &lt;xs:sequence&gt;</w:delText>
              </w:r>
            </w:del>
          </w:p>
          <w:p w14:paraId="5B13DCD8" w14:textId="77777777" w:rsidR="002610E5" w:rsidRDefault="002610E5" w:rsidP="002610E5">
            <w:pPr>
              <w:pStyle w:val="XML1"/>
              <w:rPr>
                <w:del w:id="6056" w:author="aas" w:date="2013-10-14T02:06:00Z"/>
              </w:rPr>
            </w:pPr>
            <w:del w:id="6057" w:author="aas" w:date="2013-10-14T02:06:00Z">
              <w:r>
                <w:delText xml:space="preserve">      &lt;xs:element name="Modulus"  type="xs:base64Binary"&gt;</w:delText>
              </w:r>
            </w:del>
          </w:p>
          <w:p w14:paraId="240C1ED7" w14:textId="77777777" w:rsidR="002610E5" w:rsidRDefault="002610E5" w:rsidP="002610E5">
            <w:pPr>
              <w:pStyle w:val="XML1"/>
              <w:rPr>
                <w:del w:id="6058" w:author="aas" w:date="2013-10-14T02:06:00Z"/>
              </w:rPr>
            </w:pPr>
            <w:del w:id="6059" w:author="aas" w:date="2013-10-14T02:06:00Z">
              <w:r>
                <w:delText xml:space="preserve">        &lt;xs:annotation&gt;</w:delText>
              </w:r>
            </w:del>
          </w:p>
          <w:p w14:paraId="0007E5D1" w14:textId="77777777" w:rsidR="002610E5" w:rsidRDefault="002610E5" w:rsidP="002610E5">
            <w:pPr>
              <w:pStyle w:val="XML1"/>
              <w:rPr>
                <w:del w:id="6060" w:author="aas" w:date="2013-10-14T02:06:00Z"/>
              </w:rPr>
            </w:pPr>
            <w:del w:id="6061" w:author="aas" w:date="2013-10-14T02:06:00Z">
              <w:r>
                <w:delText xml:space="preserve">          &lt;xs:documentation&gt;</w:delText>
              </w:r>
            </w:del>
          </w:p>
          <w:p w14:paraId="4A082FE2" w14:textId="77777777" w:rsidR="002610E5" w:rsidRDefault="002610E5" w:rsidP="002610E5">
            <w:pPr>
              <w:pStyle w:val="XML1"/>
              <w:rPr>
                <w:del w:id="6062" w:author="aas" w:date="2013-10-14T02:06:00Z"/>
              </w:rPr>
            </w:pPr>
            <w:del w:id="6063" w:author="aas" w:date="2013-10-14T02:06:00Z">
              <w:r>
                <w:delText xml:space="preserve">            This element MUST be present in the NETCONF data</w:delText>
              </w:r>
            </w:del>
          </w:p>
          <w:p w14:paraId="3721CA58" w14:textId="77777777" w:rsidR="002610E5" w:rsidRDefault="002610E5" w:rsidP="002610E5">
            <w:pPr>
              <w:pStyle w:val="XML1"/>
              <w:rPr>
                <w:del w:id="6064" w:author="aas" w:date="2013-10-14T02:06:00Z"/>
              </w:rPr>
            </w:pPr>
            <w:del w:id="6065" w:author="aas" w:date="2013-10-14T02:06:00Z">
              <w:r>
                <w:delText xml:space="preserve">            store. If this element is not present in a NETCONF</w:delText>
              </w:r>
            </w:del>
          </w:p>
          <w:p w14:paraId="265C5FE5" w14:textId="77777777" w:rsidR="002610E5" w:rsidRDefault="002610E5" w:rsidP="002610E5">
            <w:pPr>
              <w:pStyle w:val="XML1"/>
              <w:rPr>
                <w:del w:id="6066" w:author="aas" w:date="2013-10-14T02:06:00Z"/>
              </w:rPr>
            </w:pPr>
            <w:del w:id="6067" w:author="aas" w:date="2013-10-14T02:06:00Z">
              <w:r>
                <w:delText xml:space="preserve">            &amp;lt;edit-config&amp;gt; operation 'create', 'merge' or 'replace' and</w:delText>
              </w:r>
            </w:del>
          </w:p>
          <w:p w14:paraId="40D7AA6F" w14:textId="77777777" w:rsidR="002610E5" w:rsidRDefault="002610E5" w:rsidP="002610E5">
            <w:pPr>
              <w:pStyle w:val="XML1"/>
              <w:rPr>
                <w:del w:id="6068" w:author="aas" w:date="2013-10-14T02:06:00Z"/>
              </w:rPr>
            </w:pPr>
            <w:del w:id="6069" w:author="aas" w:date="2013-10-14T02:06:00Z">
              <w:r>
                <w:delText xml:space="preserve">            the parent element does not exist, a 'data-missing' error</w:delText>
              </w:r>
            </w:del>
          </w:p>
          <w:p w14:paraId="2CB240CA" w14:textId="77777777" w:rsidR="002610E5" w:rsidRDefault="002610E5" w:rsidP="002610E5">
            <w:pPr>
              <w:pStyle w:val="XML1"/>
              <w:rPr>
                <w:del w:id="6070" w:author="aas" w:date="2013-10-14T02:06:00Z"/>
              </w:rPr>
            </w:pPr>
            <w:del w:id="6071" w:author="aas" w:date="2013-10-14T02:06:00Z">
              <w:r>
                <w:delText xml:space="preserve">            is returned.</w:delText>
              </w:r>
            </w:del>
          </w:p>
          <w:p w14:paraId="4D6C3E67" w14:textId="77777777" w:rsidR="002610E5" w:rsidRDefault="002610E5" w:rsidP="002610E5">
            <w:pPr>
              <w:pStyle w:val="XML1"/>
              <w:rPr>
                <w:del w:id="6072" w:author="aas" w:date="2013-10-14T02:06:00Z"/>
              </w:rPr>
            </w:pPr>
            <w:del w:id="6073" w:author="aas" w:date="2013-10-14T02:06:00Z">
              <w:r>
                <w:delText xml:space="preserve">          &lt;/xs:documentation&gt;</w:delText>
              </w:r>
            </w:del>
          </w:p>
          <w:p w14:paraId="4CA2D806" w14:textId="77777777" w:rsidR="002610E5" w:rsidRDefault="002610E5" w:rsidP="002610E5">
            <w:pPr>
              <w:pStyle w:val="XML1"/>
              <w:rPr>
                <w:del w:id="6074" w:author="aas" w:date="2013-10-14T02:06:00Z"/>
              </w:rPr>
            </w:pPr>
            <w:del w:id="6075" w:author="aas" w:date="2013-10-14T02:06:00Z">
              <w:r>
                <w:delText xml:space="preserve">        &lt;/xs:annotation&gt;</w:delText>
              </w:r>
            </w:del>
          </w:p>
          <w:p w14:paraId="1E463985" w14:textId="77777777" w:rsidR="002610E5" w:rsidRDefault="002610E5" w:rsidP="002610E5">
            <w:pPr>
              <w:pStyle w:val="XML1"/>
              <w:rPr>
                <w:del w:id="6076" w:author="aas" w:date="2013-10-14T02:06:00Z"/>
              </w:rPr>
            </w:pPr>
            <w:del w:id="6077" w:author="aas" w:date="2013-10-14T02:06:00Z">
              <w:r>
                <w:delText xml:space="preserve">      &lt;/xs:element&gt;</w:delText>
              </w:r>
            </w:del>
          </w:p>
          <w:p w14:paraId="071966E8" w14:textId="77777777" w:rsidR="002610E5" w:rsidRDefault="002610E5" w:rsidP="002610E5">
            <w:pPr>
              <w:pStyle w:val="XML1"/>
              <w:rPr>
                <w:del w:id="6078" w:author="aas" w:date="2013-10-14T02:06:00Z"/>
              </w:rPr>
            </w:pPr>
            <w:del w:id="6079" w:author="aas" w:date="2013-10-14T02:06:00Z">
              <w:r>
                <w:delText xml:space="preserve">      &lt;xs:element name="Exponent"  type="xs:base64Binary"&gt;</w:delText>
              </w:r>
            </w:del>
          </w:p>
          <w:p w14:paraId="748D7F9C" w14:textId="77777777" w:rsidR="002610E5" w:rsidRDefault="002610E5" w:rsidP="002610E5">
            <w:pPr>
              <w:pStyle w:val="XML1"/>
              <w:rPr>
                <w:del w:id="6080" w:author="aas" w:date="2013-10-14T02:06:00Z"/>
              </w:rPr>
            </w:pPr>
            <w:del w:id="6081" w:author="aas" w:date="2013-10-14T02:06:00Z">
              <w:r>
                <w:delText xml:space="preserve">        &lt;xs:annotation&gt;</w:delText>
              </w:r>
            </w:del>
          </w:p>
          <w:p w14:paraId="73657FC0" w14:textId="77777777" w:rsidR="002610E5" w:rsidRDefault="002610E5" w:rsidP="002610E5">
            <w:pPr>
              <w:pStyle w:val="XML1"/>
              <w:rPr>
                <w:del w:id="6082" w:author="aas" w:date="2013-10-14T02:06:00Z"/>
              </w:rPr>
            </w:pPr>
            <w:del w:id="6083" w:author="aas" w:date="2013-10-14T02:06:00Z">
              <w:r>
                <w:delText xml:space="preserve">          &lt;xs:documentation&gt;</w:delText>
              </w:r>
            </w:del>
          </w:p>
          <w:p w14:paraId="17E2E12A" w14:textId="77777777" w:rsidR="002610E5" w:rsidRDefault="002610E5" w:rsidP="002610E5">
            <w:pPr>
              <w:pStyle w:val="XML1"/>
              <w:rPr>
                <w:del w:id="6084" w:author="aas" w:date="2013-10-14T02:06:00Z"/>
              </w:rPr>
            </w:pPr>
            <w:del w:id="6085" w:author="aas" w:date="2013-10-14T02:06:00Z">
              <w:r>
                <w:delText xml:space="preserve">            This element MUST be present in the NETCONF data</w:delText>
              </w:r>
            </w:del>
          </w:p>
          <w:p w14:paraId="75E4B7D6" w14:textId="77777777" w:rsidR="002610E5" w:rsidRDefault="002610E5" w:rsidP="002610E5">
            <w:pPr>
              <w:pStyle w:val="XML1"/>
              <w:rPr>
                <w:del w:id="6086" w:author="aas" w:date="2013-10-14T02:06:00Z"/>
              </w:rPr>
            </w:pPr>
            <w:del w:id="6087" w:author="aas" w:date="2013-10-14T02:06:00Z">
              <w:r>
                <w:delText xml:space="preserve">            store. If this element is not present in a NETCONF</w:delText>
              </w:r>
            </w:del>
          </w:p>
          <w:p w14:paraId="626D73B1" w14:textId="77777777" w:rsidR="002610E5" w:rsidRDefault="002610E5" w:rsidP="002610E5">
            <w:pPr>
              <w:pStyle w:val="XML1"/>
              <w:rPr>
                <w:del w:id="6088" w:author="aas" w:date="2013-10-14T02:06:00Z"/>
              </w:rPr>
            </w:pPr>
            <w:del w:id="6089" w:author="aas" w:date="2013-10-14T02:06:00Z">
              <w:r>
                <w:delText xml:space="preserve">            &amp;lt;edit-config&amp;gt; operation 'create', 'merge' or 'replace' and</w:delText>
              </w:r>
            </w:del>
          </w:p>
          <w:p w14:paraId="1BFC3D52" w14:textId="77777777" w:rsidR="002610E5" w:rsidRDefault="002610E5" w:rsidP="002610E5">
            <w:pPr>
              <w:pStyle w:val="XML1"/>
              <w:rPr>
                <w:del w:id="6090" w:author="aas" w:date="2013-10-14T02:06:00Z"/>
              </w:rPr>
            </w:pPr>
            <w:del w:id="6091" w:author="aas" w:date="2013-10-14T02:06:00Z">
              <w:r>
                <w:delText xml:space="preserve">            the parent element does not exist, a 'data-missing' error</w:delText>
              </w:r>
            </w:del>
          </w:p>
          <w:p w14:paraId="36C93B78" w14:textId="77777777" w:rsidR="002610E5" w:rsidRDefault="002610E5" w:rsidP="002610E5">
            <w:pPr>
              <w:pStyle w:val="XML1"/>
              <w:rPr>
                <w:del w:id="6092" w:author="aas" w:date="2013-10-14T02:06:00Z"/>
              </w:rPr>
            </w:pPr>
            <w:del w:id="6093" w:author="aas" w:date="2013-10-14T02:06:00Z">
              <w:r>
                <w:delText xml:space="preserve">            is returned.</w:delText>
              </w:r>
            </w:del>
          </w:p>
          <w:p w14:paraId="60FB4BC6" w14:textId="77777777" w:rsidR="002610E5" w:rsidRDefault="002610E5" w:rsidP="002610E5">
            <w:pPr>
              <w:pStyle w:val="XML1"/>
              <w:rPr>
                <w:del w:id="6094" w:author="aas" w:date="2013-10-14T02:06:00Z"/>
              </w:rPr>
            </w:pPr>
            <w:del w:id="6095" w:author="aas" w:date="2013-10-14T02:06:00Z">
              <w:r>
                <w:delText xml:space="preserve">          &lt;/xs:documentation&gt;</w:delText>
              </w:r>
            </w:del>
          </w:p>
          <w:p w14:paraId="2396DB53" w14:textId="77777777" w:rsidR="002610E5" w:rsidRDefault="002610E5" w:rsidP="002610E5">
            <w:pPr>
              <w:pStyle w:val="XML1"/>
              <w:rPr>
                <w:del w:id="6096" w:author="aas" w:date="2013-10-14T02:06:00Z"/>
              </w:rPr>
            </w:pPr>
            <w:del w:id="6097" w:author="aas" w:date="2013-10-14T02:06:00Z">
              <w:r>
                <w:delText xml:space="preserve">        &lt;/xs:annotation&gt;</w:delText>
              </w:r>
            </w:del>
          </w:p>
          <w:p w14:paraId="6D68C44F" w14:textId="77777777" w:rsidR="002610E5" w:rsidRDefault="002610E5" w:rsidP="002610E5">
            <w:pPr>
              <w:pStyle w:val="XML1"/>
              <w:rPr>
                <w:del w:id="6098" w:author="aas" w:date="2013-10-14T02:06:00Z"/>
              </w:rPr>
            </w:pPr>
            <w:del w:id="6099" w:author="aas" w:date="2013-10-14T02:06:00Z">
              <w:r>
                <w:delText xml:space="preserve">      &lt;/xs:element&gt;</w:delText>
              </w:r>
            </w:del>
          </w:p>
          <w:p w14:paraId="673FFDA3" w14:textId="77777777" w:rsidR="002610E5" w:rsidRDefault="002610E5" w:rsidP="002610E5">
            <w:pPr>
              <w:pStyle w:val="XML1"/>
              <w:rPr>
                <w:del w:id="6100" w:author="aas" w:date="2013-10-14T02:06:00Z"/>
              </w:rPr>
            </w:pPr>
            <w:del w:id="6101" w:author="aas" w:date="2013-10-14T02:06:00Z">
              <w:r>
                <w:delText xml:space="preserve">    &lt;/xs:sequence&gt;</w:delText>
              </w:r>
            </w:del>
          </w:p>
          <w:p w14:paraId="1CF248A2" w14:textId="77777777" w:rsidR="002610E5" w:rsidRPr="009F1B7D" w:rsidRDefault="002610E5" w:rsidP="002610E5">
            <w:pPr>
              <w:pStyle w:val="XML1"/>
              <w:rPr>
                <w:del w:id="6102" w:author="aas" w:date="2013-10-14T02:06:00Z"/>
              </w:rPr>
            </w:pPr>
            <w:del w:id="6103" w:author="aas" w:date="2013-10-14T02:06:00Z">
              <w:r>
                <w:delText xml:space="preserve">  &lt;/xs:group&gt;</w:delText>
              </w:r>
            </w:del>
          </w:p>
        </w:tc>
      </w:tr>
    </w:tbl>
    <w:p w14:paraId="48204A01" w14:textId="77777777" w:rsidR="00325239" w:rsidRPr="009F1B7D" w:rsidRDefault="00325239" w:rsidP="00325239">
      <w:pPr>
        <w:rPr>
          <w:del w:id="6104" w:author="aas" w:date="2013-10-14T02:06:00Z"/>
        </w:rPr>
      </w:pPr>
    </w:p>
    <w:p w14:paraId="0488A054" w14:textId="77777777" w:rsidR="00325239" w:rsidRPr="009F1B7D" w:rsidRDefault="00325239" w:rsidP="00325239">
      <w:pPr>
        <w:pStyle w:val="Heading3"/>
        <w:keepLines w:val="0"/>
        <w:ind w:left="720" w:hanging="720"/>
      </w:pPr>
      <w:bookmarkStart w:id="6105" w:name="_Toc243774086"/>
      <w:r w:rsidRPr="00DB42FD">
        <w:t>XML Example</w:t>
      </w:r>
      <w:bookmarkEnd w:id="6105"/>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06" w:name="_Toc333524383"/>
      <w:bookmarkStart w:id="6107" w:name="_Toc335148470"/>
      <w:bookmarkStart w:id="6108" w:name="_Toc333524384"/>
      <w:bookmarkStart w:id="6109" w:name="_Toc335148471"/>
      <w:bookmarkStart w:id="6110" w:name="_Toc333524385"/>
      <w:bookmarkStart w:id="6111" w:name="_Toc335148472"/>
      <w:bookmarkStart w:id="6112" w:name="_Toc333524386"/>
      <w:bookmarkStart w:id="6113" w:name="_Toc335148473"/>
      <w:bookmarkStart w:id="6114" w:name="_Toc243774087"/>
      <w:bookmarkStart w:id="6115" w:name="_Ref246954327"/>
      <w:bookmarkStart w:id="6116" w:name="_Ref246954349"/>
      <w:bookmarkEnd w:id="6106"/>
      <w:bookmarkEnd w:id="6107"/>
      <w:bookmarkEnd w:id="6108"/>
      <w:bookmarkEnd w:id="6109"/>
      <w:bookmarkEnd w:id="6110"/>
      <w:bookmarkEnd w:id="6111"/>
      <w:bookmarkEnd w:id="6112"/>
      <w:bookmarkEnd w:id="6113"/>
      <w:r>
        <w:lastRenderedPageBreak/>
        <w:t>OpenFlow Flow Table</w:t>
      </w:r>
      <w:bookmarkEnd w:id="6114"/>
      <w:bookmarkEnd w:id="6115"/>
      <w:bookmarkEnd w:id="611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6117" w:name="_Toc243774088"/>
      <w:r w:rsidRPr="00DB42FD">
        <w:t>UML Diagram</w:t>
      </w:r>
      <w:bookmarkEnd w:id="6117"/>
    </w:p>
    <w:p w14:paraId="736333AE" w14:textId="6F730472" w:rsidR="00E26F0F" w:rsidRDefault="00A5340E" w:rsidP="00E26F0F">
      <w:pPr>
        <w:pStyle w:val="Caption"/>
        <w:jc w:val="center"/>
        <w:rPr>
          <w:color w:val="auto"/>
        </w:rPr>
      </w:pPr>
      <w:r>
        <w:object w:dxaOrig="6900" w:dyaOrig="5815" w14:anchorId="52307FF0">
          <v:shape id="_x0000_i1039" type="#_x0000_t75" style="width:344.25pt;height:291pt" o:ole="">
            <v:imagedata r:id="rId47" o:title=""/>
          </v:shape>
          <o:OLEObject Type="Embed" ProgID="Visio.Drawing.11" ShapeID="_x0000_i1039" DrawAspect="Content" ObjectID="_1446886558" r:id="rId48"/>
        </w:object>
      </w:r>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18" w:author="aas" w:date="2013-10-14T02:06:00Z"/>
        </w:rPr>
      </w:pPr>
      <w:del w:id="6119"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20" w:author="aas" w:date="2013-10-14T02:06:00Z"/>
        </w:trPr>
        <w:tc>
          <w:tcPr>
            <w:tcW w:w="8820" w:type="dxa"/>
          </w:tcPr>
          <w:p w14:paraId="0A371D29" w14:textId="77777777" w:rsidR="00105B1A" w:rsidRDefault="00105B1A" w:rsidP="00105B1A">
            <w:pPr>
              <w:pStyle w:val="XML1"/>
              <w:rPr>
                <w:del w:id="6121" w:author="aas" w:date="2013-10-14T02:06:00Z"/>
              </w:rPr>
            </w:pPr>
            <w:del w:id="6122" w:author="aas" w:date="2013-10-14T02:06:00Z">
              <w:r>
                <w:delText xml:space="preserve">  &lt;xs:group name="OFFlowTableType"&gt;</w:delText>
              </w:r>
            </w:del>
          </w:p>
          <w:p w14:paraId="7F667346" w14:textId="77777777" w:rsidR="00105B1A" w:rsidRDefault="00105B1A" w:rsidP="00105B1A">
            <w:pPr>
              <w:pStyle w:val="XML1"/>
              <w:rPr>
                <w:del w:id="6123" w:author="aas" w:date="2013-10-14T02:06:00Z"/>
              </w:rPr>
            </w:pPr>
            <w:del w:id="6124" w:author="aas" w:date="2013-10-14T02:06:00Z">
              <w:r>
                <w:delText xml:space="preserve">    &lt;xs:annotation&gt;</w:delText>
              </w:r>
            </w:del>
          </w:p>
          <w:p w14:paraId="18614C47" w14:textId="77777777" w:rsidR="00105B1A" w:rsidRDefault="00105B1A" w:rsidP="00105B1A">
            <w:pPr>
              <w:pStyle w:val="XML1"/>
              <w:rPr>
                <w:del w:id="6125" w:author="aas" w:date="2013-10-14T02:06:00Z"/>
              </w:rPr>
            </w:pPr>
            <w:del w:id="6126" w:author="aas" w:date="2013-10-14T02:06:00Z">
              <w:r>
                <w:delText xml:space="preserve">      &lt;xs:documentation&gt;</w:delText>
              </w:r>
            </w:del>
          </w:p>
          <w:p w14:paraId="67B7FF68" w14:textId="77777777" w:rsidR="00105B1A" w:rsidRDefault="00105B1A" w:rsidP="00105B1A">
            <w:pPr>
              <w:pStyle w:val="XML1"/>
              <w:rPr>
                <w:del w:id="6127" w:author="aas" w:date="2013-10-14T02:06:00Z"/>
              </w:rPr>
            </w:pPr>
            <w:del w:id="6128" w:author="aas" w:date="2013-10-14T02:06:00Z">
              <w:r>
                <w:delText xml:space="preserve">        Representation of an OpenFlow Flow Table Resource.</w:delText>
              </w:r>
            </w:del>
          </w:p>
          <w:p w14:paraId="18CE1ACA" w14:textId="77777777" w:rsidR="00105B1A" w:rsidRDefault="00105B1A" w:rsidP="00105B1A">
            <w:pPr>
              <w:pStyle w:val="XML1"/>
              <w:rPr>
                <w:del w:id="6129" w:author="aas" w:date="2013-10-14T02:06:00Z"/>
              </w:rPr>
            </w:pPr>
          </w:p>
          <w:p w14:paraId="35E68157" w14:textId="77777777" w:rsidR="00105B1A" w:rsidRDefault="00105B1A" w:rsidP="00105B1A">
            <w:pPr>
              <w:pStyle w:val="XML1"/>
              <w:rPr>
                <w:del w:id="6130" w:author="aas" w:date="2013-10-14T02:06:00Z"/>
              </w:rPr>
            </w:pPr>
            <w:del w:id="6131" w:author="aas" w:date="2013-10-14T02:06:00Z">
              <w:r>
                <w:delText xml:space="preserve">        Elements in the type OFFlowTableType are not configurable and</w:delText>
              </w:r>
            </w:del>
          </w:p>
          <w:p w14:paraId="66FCA4CB" w14:textId="77777777" w:rsidR="00105B1A" w:rsidRDefault="00105B1A" w:rsidP="00105B1A">
            <w:pPr>
              <w:pStyle w:val="XML1"/>
              <w:rPr>
                <w:del w:id="6132" w:author="aas" w:date="2013-10-14T02:06:00Z"/>
              </w:rPr>
            </w:pPr>
            <w:del w:id="6133" w:author="aas" w:date="2013-10-14T02:06:00Z">
              <w:r>
                <w:delText xml:space="preserve">        can only be retrieved by NETCONF &amp;lt;get&amp;gt; operations. Attemps to</w:delText>
              </w:r>
            </w:del>
          </w:p>
          <w:p w14:paraId="054AF6D0" w14:textId="77777777" w:rsidR="00105B1A" w:rsidRDefault="00105B1A" w:rsidP="00105B1A">
            <w:pPr>
              <w:pStyle w:val="XML1"/>
              <w:rPr>
                <w:del w:id="6134" w:author="aas" w:date="2013-10-14T02:06:00Z"/>
              </w:rPr>
            </w:pPr>
            <w:del w:id="6135" w:author="aas" w:date="2013-10-14T02:06:00Z">
              <w:r>
                <w:delText xml:space="preserve">        modify this element and its children with a NETCONF</w:delText>
              </w:r>
            </w:del>
          </w:p>
          <w:p w14:paraId="27EB2EBB" w14:textId="77777777" w:rsidR="00105B1A" w:rsidRDefault="00105B1A" w:rsidP="00105B1A">
            <w:pPr>
              <w:pStyle w:val="XML1"/>
              <w:rPr>
                <w:del w:id="6136" w:author="aas" w:date="2013-10-14T02:06:00Z"/>
              </w:rPr>
            </w:pPr>
            <w:del w:id="6137" w:author="aas" w:date="2013-10-14T02:06:00Z">
              <w:r>
                <w:delText xml:space="preserve">        &amp;lt;edit-config&amp;gt; operation MUST result in an</w:delText>
              </w:r>
            </w:del>
          </w:p>
          <w:p w14:paraId="046C7303" w14:textId="77777777" w:rsidR="00105B1A" w:rsidRDefault="00105B1A" w:rsidP="00105B1A">
            <w:pPr>
              <w:pStyle w:val="XML1"/>
              <w:rPr>
                <w:del w:id="6138" w:author="aas" w:date="2013-10-14T02:06:00Z"/>
              </w:rPr>
            </w:pPr>
            <w:del w:id="6139" w:author="aas" w:date="2013-10-14T02:06:00Z">
              <w:r>
                <w:delText xml:space="preserve">        'operation-not-supported' error with type 'application'.</w:delText>
              </w:r>
            </w:del>
          </w:p>
          <w:p w14:paraId="4F84DA9C" w14:textId="77777777" w:rsidR="00105B1A" w:rsidRDefault="00105B1A" w:rsidP="00105B1A">
            <w:pPr>
              <w:pStyle w:val="XML1"/>
              <w:rPr>
                <w:del w:id="6140" w:author="aas" w:date="2013-10-14T02:06:00Z"/>
              </w:rPr>
            </w:pPr>
            <w:del w:id="6141" w:author="aas" w:date="2013-10-14T02:06:00Z">
              <w:r>
                <w:delText xml:space="preserve">      &lt;/xs:documentation&gt;</w:delText>
              </w:r>
            </w:del>
          </w:p>
          <w:p w14:paraId="36C36611" w14:textId="77777777" w:rsidR="00105B1A" w:rsidRDefault="00105B1A" w:rsidP="00105B1A">
            <w:pPr>
              <w:pStyle w:val="XML1"/>
              <w:rPr>
                <w:del w:id="6142" w:author="aas" w:date="2013-10-14T02:06:00Z"/>
              </w:rPr>
            </w:pPr>
            <w:del w:id="6143" w:author="aas" w:date="2013-10-14T02:06:00Z">
              <w:r>
                <w:delText xml:space="preserve">    &lt;/xs:annotation&gt;</w:delText>
              </w:r>
            </w:del>
          </w:p>
          <w:p w14:paraId="012F7A63" w14:textId="77777777" w:rsidR="00105B1A" w:rsidRDefault="00105B1A" w:rsidP="00105B1A">
            <w:pPr>
              <w:pStyle w:val="XML1"/>
              <w:rPr>
                <w:del w:id="6144" w:author="aas" w:date="2013-10-14T02:06:00Z"/>
              </w:rPr>
            </w:pPr>
          </w:p>
          <w:p w14:paraId="1576E423" w14:textId="77777777" w:rsidR="00105B1A" w:rsidRDefault="00105B1A" w:rsidP="00105B1A">
            <w:pPr>
              <w:pStyle w:val="XML1"/>
              <w:rPr>
                <w:del w:id="6145" w:author="aas" w:date="2013-10-14T02:06:00Z"/>
              </w:rPr>
            </w:pPr>
            <w:del w:id="6146" w:author="aas" w:date="2013-10-14T02:06:00Z">
              <w:r>
                <w:delText xml:space="preserve">    &lt;xs:sequence&gt;</w:delText>
              </w:r>
            </w:del>
          </w:p>
          <w:p w14:paraId="0D1AC0BA" w14:textId="77777777" w:rsidR="00105B1A" w:rsidRDefault="00105B1A" w:rsidP="00105B1A">
            <w:pPr>
              <w:pStyle w:val="XML1"/>
              <w:rPr>
                <w:del w:id="6147" w:author="aas" w:date="2013-10-14T02:06:00Z"/>
              </w:rPr>
            </w:pPr>
            <w:del w:id="6148" w:author="aas" w:date="2013-10-14T02:06:00Z">
              <w:r>
                <w:delText xml:space="preserve">      &lt;xs:group ref="OFResourceType"/&gt;</w:delText>
              </w:r>
            </w:del>
          </w:p>
          <w:p w14:paraId="56604C6A" w14:textId="77777777" w:rsidR="00105B1A" w:rsidRDefault="00105B1A" w:rsidP="00105B1A">
            <w:pPr>
              <w:pStyle w:val="XML1"/>
              <w:rPr>
                <w:del w:id="6149" w:author="aas" w:date="2013-10-14T02:06:00Z"/>
              </w:rPr>
            </w:pPr>
            <w:del w:id="6150" w:author="aas" w:date="2013-10-14T02:06:00Z">
              <w:r>
                <w:delText xml:space="preserve">      &lt;xs:element name="max-entries"  type="xs:unsignedByte"&gt;</w:delText>
              </w:r>
            </w:del>
          </w:p>
          <w:p w14:paraId="4760607A" w14:textId="77777777" w:rsidR="00105B1A" w:rsidRDefault="00105B1A" w:rsidP="00105B1A">
            <w:pPr>
              <w:pStyle w:val="XML1"/>
              <w:rPr>
                <w:del w:id="6151" w:author="aas" w:date="2013-10-14T02:06:00Z"/>
              </w:rPr>
            </w:pPr>
            <w:del w:id="6152" w:author="aas" w:date="2013-10-14T02:06:00Z">
              <w:r>
                <w:delText xml:space="preserve">        &lt;xs:annotation&gt;</w:delText>
              </w:r>
            </w:del>
          </w:p>
          <w:p w14:paraId="576201EF" w14:textId="77777777" w:rsidR="00105B1A" w:rsidRDefault="00105B1A" w:rsidP="00105B1A">
            <w:pPr>
              <w:pStyle w:val="XML1"/>
              <w:rPr>
                <w:del w:id="6153" w:author="aas" w:date="2013-10-14T02:06:00Z"/>
              </w:rPr>
            </w:pPr>
            <w:del w:id="6154" w:author="aas" w:date="2013-10-14T02:06:00Z">
              <w:r>
                <w:delText xml:space="preserve">          &lt;xs:documentation&gt;</w:delText>
              </w:r>
            </w:del>
          </w:p>
          <w:p w14:paraId="65F110F4" w14:textId="77777777" w:rsidR="00105B1A" w:rsidRDefault="00105B1A" w:rsidP="00105B1A">
            <w:pPr>
              <w:pStyle w:val="XML1"/>
              <w:rPr>
                <w:del w:id="6155" w:author="aas" w:date="2013-10-14T02:06:00Z"/>
              </w:rPr>
            </w:pPr>
            <w:del w:id="6156" w:author="aas" w:date="2013-10-14T02:06:00Z">
              <w:r>
                <w:delText xml:space="preserve">            The maximum number of flow entries supported by</w:delText>
              </w:r>
            </w:del>
          </w:p>
          <w:p w14:paraId="6C244664" w14:textId="77777777" w:rsidR="00105B1A" w:rsidRDefault="00105B1A" w:rsidP="00105B1A">
            <w:pPr>
              <w:pStyle w:val="XML1"/>
              <w:rPr>
                <w:del w:id="6157" w:author="aas" w:date="2013-10-14T02:06:00Z"/>
              </w:rPr>
            </w:pPr>
            <w:del w:id="6158" w:author="aas" w:date="2013-10-14T02:06:00Z">
              <w:r>
                <w:delText xml:space="preserve">            the flow table.</w:delText>
              </w:r>
            </w:del>
          </w:p>
          <w:p w14:paraId="46AD5DCB" w14:textId="77777777" w:rsidR="00105B1A" w:rsidRDefault="00105B1A" w:rsidP="00105B1A">
            <w:pPr>
              <w:pStyle w:val="XML1"/>
              <w:rPr>
                <w:del w:id="6159" w:author="aas" w:date="2013-10-14T02:06:00Z"/>
              </w:rPr>
            </w:pPr>
            <w:del w:id="6160" w:author="aas" w:date="2013-10-14T02:06:00Z">
              <w:r>
                <w:delText xml:space="preserve">          &lt;/xs:documentation&gt;</w:delText>
              </w:r>
            </w:del>
          </w:p>
          <w:p w14:paraId="03F40B24" w14:textId="77777777" w:rsidR="00105B1A" w:rsidRDefault="00105B1A" w:rsidP="00105B1A">
            <w:pPr>
              <w:pStyle w:val="XML1"/>
              <w:rPr>
                <w:del w:id="6161" w:author="aas" w:date="2013-10-14T02:06:00Z"/>
              </w:rPr>
            </w:pPr>
            <w:del w:id="6162" w:author="aas" w:date="2013-10-14T02:06:00Z">
              <w:r>
                <w:delText xml:space="preserve">        &lt;/xs:annotation&gt;</w:delText>
              </w:r>
            </w:del>
          </w:p>
          <w:p w14:paraId="445C281D" w14:textId="77777777" w:rsidR="00105B1A" w:rsidRDefault="00105B1A" w:rsidP="00105B1A">
            <w:pPr>
              <w:pStyle w:val="XML1"/>
              <w:rPr>
                <w:del w:id="6163" w:author="aas" w:date="2013-10-14T02:06:00Z"/>
              </w:rPr>
            </w:pPr>
            <w:del w:id="6164" w:author="aas" w:date="2013-10-14T02:06:00Z">
              <w:r>
                <w:delText xml:space="preserve">      &lt;/xs:element&gt;</w:delText>
              </w:r>
            </w:del>
          </w:p>
          <w:p w14:paraId="1E7BB7AE" w14:textId="77777777" w:rsidR="00105B1A" w:rsidRDefault="00105B1A" w:rsidP="00105B1A">
            <w:pPr>
              <w:pStyle w:val="XML1"/>
              <w:rPr>
                <w:del w:id="6165" w:author="aas" w:date="2013-10-14T02:06:00Z"/>
              </w:rPr>
            </w:pPr>
            <w:del w:id="6166" w:author="aas" w:date="2013-10-14T02:06:00Z">
              <w:r>
                <w:delText xml:space="preserve">      &lt;xs:element name="next-tables"&gt;</w:delText>
              </w:r>
            </w:del>
          </w:p>
          <w:p w14:paraId="0B424B35" w14:textId="77777777" w:rsidR="00105B1A" w:rsidRDefault="00105B1A" w:rsidP="00105B1A">
            <w:pPr>
              <w:pStyle w:val="XML1"/>
              <w:rPr>
                <w:del w:id="6167" w:author="aas" w:date="2013-10-14T02:06:00Z"/>
              </w:rPr>
            </w:pPr>
            <w:del w:id="6168" w:author="aas" w:date="2013-10-14T02:06:00Z">
              <w:r>
                <w:delText xml:space="preserve">        &lt;xs:annotation&gt;</w:delText>
              </w:r>
            </w:del>
          </w:p>
          <w:p w14:paraId="094BDE30" w14:textId="77777777" w:rsidR="00105B1A" w:rsidRDefault="00105B1A" w:rsidP="00105B1A">
            <w:pPr>
              <w:pStyle w:val="XML1"/>
              <w:rPr>
                <w:del w:id="6169" w:author="aas" w:date="2013-10-14T02:06:00Z"/>
              </w:rPr>
            </w:pPr>
            <w:del w:id="6170" w:author="aas" w:date="2013-10-14T02:06:00Z">
              <w:r>
                <w:delText xml:space="preserve">          &lt;xs:documentation&gt;</w:delText>
              </w:r>
            </w:del>
          </w:p>
          <w:p w14:paraId="3E97982D" w14:textId="77777777" w:rsidR="00105B1A" w:rsidRDefault="00105B1A" w:rsidP="00105B1A">
            <w:pPr>
              <w:pStyle w:val="XML1"/>
              <w:rPr>
                <w:del w:id="6171" w:author="aas" w:date="2013-10-14T02:06:00Z"/>
              </w:rPr>
            </w:pPr>
            <w:del w:id="6172" w:author="aas" w:date="2013-10-14T02:06:00Z">
              <w:r>
                <w:delText xml:space="preserve">            An array of resource-ids of all flow tables that</w:delText>
              </w:r>
            </w:del>
          </w:p>
          <w:p w14:paraId="58B5CDCA" w14:textId="77777777" w:rsidR="00105B1A" w:rsidRDefault="00105B1A" w:rsidP="00105B1A">
            <w:pPr>
              <w:pStyle w:val="XML1"/>
              <w:rPr>
                <w:del w:id="6173" w:author="aas" w:date="2013-10-14T02:06:00Z"/>
              </w:rPr>
            </w:pPr>
            <w:del w:id="6174" w:author="aas" w:date="2013-10-14T02:06:00Z">
              <w:r>
                <w:delText xml:space="preserve">            can be directly reached from this table using the </w:delText>
              </w:r>
            </w:del>
          </w:p>
          <w:p w14:paraId="51A4973F" w14:textId="77777777" w:rsidR="00105B1A" w:rsidRDefault="00105B1A" w:rsidP="00105B1A">
            <w:pPr>
              <w:pStyle w:val="XML1"/>
              <w:rPr>
                <w:del w:id="6175" w:author="aas" w:date="2013-10-14T02:06:00Z"/>
              </w:rPr>
            </w:pPr>
            <w:del w:id="6176" w:author="aas" w:date="2013-10-14T02:06:00Z">
              <w:r>
                <w:delText xml:space="preserve">            'goto-table' instruction.</w:delText>
              </w:r>
            </w:del>
          </w:p>
          <w:p w14:paraId="324B3610" w14:textId="77777777" w:rsidR="00105B1A" w:rsidRDefault="00105B1A" w:rsidP="00105B1A">
            <w:pPr>
              <w:pStyle w:val="XML1"/>
              <w:rPr>
                <w:del w:id="6177" w:author="aas" w:date="2013-10-14T02:06:00Z"/>
              </w:rPr>
            </w:pPr>
            <w:del w:id="6178" w:author="aas" w:date="2013-10-14T02:06:00Z">
              <w:r>
                <w:delText xml:space="preserve">          &lt;/xs:documentation&gt;</w:delText>
              </w:r>
            </w:del>
          </w:p>
          <w:p w14:paraId="0A65C60D" w14:textId="77777777" w:rsidR="00105B1A" w:rsidRDefault="00105B1A" w:rsidP="00105B1A">
            <w:pPr>
              <w:pStyle w:val="XML1"/>
              <w:rPr>
                <w:del w:id="6179" w:author="aas" w:date="2013-10-14T02:06:00Z"/>
              </w:rPr>
            </w:pPr>
            <w:del w:id="6180" w:author="aas" w:date="2013-10-14T02:06:00Z">
              <w:r>
                <w:delText xml:space="preserve">        &lt;/xs:annotation&gt;</w:delText>
              </w:r>
            </w:del>
          </w:p>
          <w:p w14:paraId="7D6BAA13" w14:textId="77777777" w:rsidR="00105B1A" w:rsidRDefault="00105B1A" w:rsidP="00105B1A">
            <w:pPr>
              <w:pStyle w:val="XML1"/>
              <w:rPr>
                <w:del w:id="6181" w:author="aas" w:date="2013-10-14T02:06:00Z"/>
              </w:rPr>
            </w:pPr>
            <w:del w:id="6182" w:author="aas" w:date="2013-10-14T02:06:00Z">
              <w:r>
                <w:delText xml:space="preserve">        &lt;xs:complexType&gt;</w:delText>
              </w:r>
            </w:del>
          </w:p>
          <w:p w14:paraId="26689470" w14:textId="77777777" w:rsidR="00105B1A" w:rsidRDefault="00105B1A" w:rsidP="00105B1A">
            <w:pPr>
              <w:pStyle w:val="XML1"/>
              <w:rPr>
                <w:del w:id="6183" w:author="aas" w:date="2013-10-14T02:06:00Z"/>
              </w:rPr>
            </w:pPr>
            <w:del w:id="6184" w:author="aas" w:date="2013-10-14T02:06:00Z">
              <w:r>
                <w:delText xml:space="preserve">          &lt;xs:sequence&gt;</w:delText>
              </w:r>
            </w:del>
          </w:p>
          <w:p w14:paraId="15135825" w14:textId="77777777" w:rsidR="00105B1A" w:rsidRDefault="00105B1A" w:rsidP="00105B1A">
            <w:pPr>
              <w:pStyle w:val="XML1"/>
              <w:rPr>
                <w:del w:id="6185" w:author="aas" w:date="2013-10-14T02:06:00Z"/>
              </w:rPr>
            </w:pPr>
            <w:del w:id="6186" w:author="aas" w:date="2013-10-14T02:06:00Z">
              <w:r>
                <w:delText xml:space="preserve">            &lt;xs:element name="table-id" minOccurs="0" maxOccurs="unbounded"  type="inet:uri"/&gt;</w:delText>
              </w:r>
            </w:del>
          </w:p>
          <w:p w14:paraId="2229338C" w14:textId="77777777" w:rsidR="00105B1A" w:rsidRDefault="00105B1A" w:rsidP="00105B1A">
            <w:pPr>
              <w:pStyle w:val="XML1"/>
              <w:rPr>
                <w:del w:id="6187" w:author="aas" w:date="2013-10-14T02:06:00Z"/>
              </w:rPr>
            </w:pPr>
            <w:del w:id="6188" w:author="aas" w:date="2013-10-14T02:06:00Z">
              <w:r>
                <w:delText xml:space="preserve">          &lt;/xs:sequence&gt;</w:delText>
              </w:r>
            </w:del>
          </w:p>
          <w:p w14:paraId="21AB4CDD" w14:textId="77777777" w:rsidR="00105B1A" w:rsidRDefault="00105B1A" w:rsidP="00105B1A">
            <w:pPr>
              <w:pStyle w:val="XML1"/>
              <w:rPr>
                <w:del w:id="6189" w:author="aas" w:date="2013-10-14T02:06:00Z"/>
              </w:rPr>
            </w:pPr>
            <w:del w:id="6190" w:author="aas" w:date="2013-10-14T02:06:00Z">
              <w:r>
                <w:delText xml:space="preserve">        &lt;/xs:complexType&gt;</w:delText>
              </w:r>
            </w:del>
          </w:p>
          <w:p w14:paraId="43B08D4E" w14:textId="77777777" w:rsidR="00105B1A" w:rsidRDefault="00105B1A" w:rsidP="00105B1A">
            <w:pPr>
              <w:pStyle w:val="XML1"/>
              <w:rPr>
                <w:del w:id="6191" w:author="aas" w:date="2013-10-14T02:06:00Z"/>
              </w:rPr>
            </w:pPr>
            <w:del w:id="6192" w:author="aas" w:date="2013-10-14T02:06:00Z">
              <w:r>
                <w:delText xml:space="preserve">      &lt;/xs:element&gt;</w:delText>
              </w:r>
            </w:del>
          </w:p>
          <w:p w14:paraId="6729CD10" w14:textId="77777777" w:rsidR="00105B1A" w:rsidRDefault="00105B1A" w:rsidP="00105B1A">
            <w:pPr>
              <w:pStyle w:val="XML1"/>
              <w:rPr>
                <w:del w:id="6193" w:author="aas" w:date="2013-10-14T02:06:00Z"/>
              </w:rPr>
            </w:pPr>
            <w:del w:id="6194" w:author="aas" w:date="2013-10-14T02:06:00Z">
              <w:r>
                <w:delText xml:space="preserve">      &lt;xs:element name="instructions"&gt;</w:delText>
              </w:r>
            </w:del>
          </w:p>
          <w:p w14:paraId="49ACD5F3" w14:textId="77777777" w:rsidR="00105B1A" w:rsidRDefault="00105B1A" w:rsidP="00105B1A">
            <w:pPr>
              <w:pStyle w:val="XML1"/>
              <w:rPr>
                <w:del w:id="6195" w:author="aas" w:date="2013-10-14T02:06:00Z"/>
              </w:rPr>
            </w:pPr>
            <w:del w:id="6196" w:author="aas" w:date="2013-10-14T02:06:00Z">
              <w:r>
                <w:delText xml:space="preserve">        &lt;xs:annotation&gt;</w:delText>
              </w:r>
            </w:del>
          </w:p>
          <w:p w14:paraId="06989DC7" w14:textId="77777777" w:rsidR="00105B1A" w:rsidRDefault="00105B1A" w:rsidP="00105B1A">
            <w:pPr>
              <w:pStyle w:val="XML1"/>
              <w:rPr>
                <w:del w:id="6197" w:author="aas" w:date="2013-10-14T02:06:00Z"/>
              </w:rPr>
            </w:pPr>
            <w:del w:id="6198" w:author="aas" w:date="2013-10-14T02:06:00Z">
              <w:r>
                <w:delText xml:space="preserve">          &lt;xs:documentation&gt;</w:delText>
              </w:r>
            </w:del>
          </w:p>
          <w:p w14:paraId="27E98E3F" w14:textId="77777777" w:rsidR="00105B1A" w:rsidRDefault="00105B1A" w:rsidP="00105B1A">
            <w:pPr>
              <w:pStyle w:val="XML1"/>
              <w:rPr>
                <w:del w:id="6199" w:author="aas" w:date="2013-10-14T02:06:00Z"/>
              </w:rPr>
            </w:pPr>
            <w:del w:id="6200" w:author="aas" w:date="2013-10-14T02:06:00Z">
              <w:r>
                <w:delText xml:space="preserve">            The list of all instruction types supported by</w:delText>
              </w:r>
            </w:del>
          </w:p>
          <w:p w14:paraId="4602CE25" w14:textId="77777777" w:rsidR="00105B1A" w:rsidRDefault="00105B1A" w:rsidP="00105B1A">
            <w:pPr>
              <w:pStyle w:val="XML1"/>
              <w:rPr>
                <w:del w:id="6201" w:author="aas" w:date="2013-10-14T02:06:00Z"/>
              </w:rPr>
            </w:pPr>
            <w:del w:id="6202" w:author="aas" w:date="2013-10-14T02:06:00Z">
              <w:r>
                <w:delText xml:space="preserve">            the flow table.</w:delText>
              </w:r>
            </w:del>
          </w:p>
          <w:p w14:paraId="74AB3150" w14:textId="77777777" w:rsidR="00105B1A" w:rsidRDefault="00105B1A" w:rsidP="00105B1A">
            <w:pPr>
              <w:pStyle w:val="XML1"/>
              <w:rPr>
                <w:del w:id="6203" w:author="aas" w:date="2013-10-14T02:06:00Z"/>
              </w:rPr>
            </w:pPr>
            <w:del w:id="6204" w:author="aas" w:date="2013-10-14T02:06:00Z">
              <w:r>
                <w:delText xml:space="preserve">          &lt;/xs:documentation&gt;</w:delText>
              </w:r>
            </w:del>
          </w:p>
          <w:p w14:paraId="668FBC07" w14:textId="77777777" w:rsidR="00105B1A" w:rsidRDefault="00105B1A" w:rsidP="00105B1A">
            <w:pPr>
              <w:pStyle w:val="XML1"/>
              <w:rPr>
                <w:del w:id="6205" w:author="aas" w:date="2013-10-14T02:06:00Z"/>
              </w:rPr>
            </w:pPr>
            <w:del w:id="6206" w:author="aas" w:date="2013-10-14T02:06:00Z">
              <w:r>
                <w:delText xml:space="preserve">        &lt;/xs:annotation&gt;</w:delText>
              </w:r>
            </w:del>
          </w:p>
          <w:p w14:paraId="332D3D06" w14:textId="77777777" w:rsidR="00105B1A" w:rsidRDefault="00105B1A" w:rsidP="00105B1A">
            <w:pPr>
              <w:pStyle w:val="XML1"/>
              <w:rPr>
                <w:del w:id="6207" w:author="aas" w:date="2013-10-14T02:06:00Z"/>
              </w:rPr>
            </w:pPr>
            <w:del w:id="6208" w:author="aas" w:date="2013-10-14T02:06:00Z">
              <w:r>
                <w:delText xml:space="preserve">        &lt;xs:complexType&gt;</w:delText>
              </w:r>
            </w:del>
          </w:p>
          <w:p w14:paraId="698AD8E8" w14:textId="77777777" w:rsidR="00105B1A" w:rsidRDefault="00105B1A" w:rsidP="00105B1A">
            <w:pPr>
              <w:pStyle w:val="XML1"/>
              <w:rPr>
                <w:del w:id="6209" w:author="aas" w:date="2013-10-14T02:06:00Z"/>
              </w:rPr>
            </w:pPr>
            <w:del w:id="6210" w:author="aas" w:date="2013-10-14T02:06:00Z">
              <w:r>
                <w:delText xml:space="preserve">          &lt;xs:sequence&gt;</w:delText>
              </w:r>
            </w:del>
          </w:p>
          <w:p w14:paraId="0EB0324C" w14:textId="77777777" w:rsidR="00105B1A" w:rsidRDefault="00105B1A" w:rsidP="00105B1A">
            <w:pPr>
              <w:pStyle w:val="XML1"/>
              <w:rPr>
                <w:del w:id="6211" w:author="aas" w:date="2013-10-14T02:06:00Z"/>
              </w:rPr>
            </w:pPr>
            <w:del w:id="6212"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13" w:author="aas" w:date="2013-10-14T02:06:00Z"/>
              </w:rPr>
            </w:pPr>
            <w:del w:id="6214" w:author="aas" w:date="2013-10-14T02:06:00Z">
              <w:r>
                <w:delText xml:space="preserve">          &lt;/xs:sequence&gt;</w:delText>
              </w:r>
            </w:del>
          </w:p>
          <w:p w14:paraId="71F7551A" w14:textId="77777777" w:rsidR="00105B1A" w:rsidRDefault="00105B1A" w:rsidP="00105B1A">
            <w:pPr>
              <w:pStyle w:val="XML1"/>
              <w:rPr>
                <w:del w:id="6215" w:author="aas" w:date="2013-10-14T02:06:00Z"/>
              </w:rPr>
            </w:pPr>
            <w:del w:id="6216" w:author="aas" w:date="2013-10-14T02:06:00Z">
              <w:r>
                <w:delText xml:space="preserve">        &lt;/xs:complexType&gt;</w:delText>
              </w:r>
            </w:del>
          </w:p>
          <w:p w14:paraId="3888AE72" w14:textId="77777777" w:rsidR="00105B1A" w:rsidRDefault="00105B1A" w:rsidP="00105B1A">
            <w:pPr>
              <w:pStyle w:val="XML1"/>
              <w:rPr>
                <w:del w:id="6217" w:author="aas" w:date="2013-10-14T02:06:00Z"/>
              </w:rPr>
            </w:pPr>
            <w:del w:id="6218" w:author="aas" w:date="2013-10-14T02:06:00Z">
              <w:r>
                <w:delText xml:space="preserve">      &lt;/xs:element&gt;</w:delText>
              </w:r>
            </w:del>
          </w:p>
          <w:p w14:paraId="6E9929BF" w14:textId="77777777" w:rsidR="00105B1A" w:rsidRDefault="00105B1A" w:rsidP="00105B1A">
            <w:pPr>
              <w:pStyle w:val="XML1"/>
              <w:rPr>
                <w:del w:id="6219" w:author="aas" w:date="2013-10-14T02:06:00Z"/>
              </w:rPr>
            </w:pPr>
            <w:del w:id="6220" w:author="aas" w:date="2013-10-14T02:06:00Z">
              <w:r>
                <w:delText xml:space="preserve">      &lt;xs:element name="matches"&gt;</w:delText>
              </w:r>
            </w:del>
          </w:p>
          <w:p w14:paraId="04E37888" w14:textId="77777777" w:rsidR="00105B1A" w:rsidRDefault="00105B1A" w:rsidP="00105B1A">
            <w:pPr>
              <w:pStyle w:val="XML1"/>
              <w:rPr>
                <w:del w:id="6221" w:author="aas" w:date="2013-10-14T02:06:00Z"/>
              </w:rPr>
            </w:pPr>
            <w:del w:id="6222" w:author="aas" w:date="2013-10-14T02:06:00Z">
              <w:r>
                <w:delText xml:space="preserve">        &lt;xs:annotation&gt;</w:delText>
              </w:r>
            </w:del>
          </w:p>
          <w:p w14:paraId="25939B80" w14:textId="77777777" w:rsidR="00105B1A" w:rsidRDefault="00105B1A" w:rsidP="00105B1A">
            <w:pPr>
              <w:pStyle w:val="XML1"/>
              <w:rPr>
                <w:del w:id="6223" w:author="aas" w:date="2013-10-14T02:06:00Z"/>
              </w:rPr>
            </w:pPr>
            <w:del w:id="6224" w:author="aas" w:date="2013-10-14T02:06:00Z">
              <w:r>
                <w:delText xml:space="preserve">          &lt;xs:documentation&gt;</w:delText>
              </w:r>
            </w:del>
          </w:p>
          <w:p w14:paraId="2AC149C7" w14:textId="77777777" w:rsidR="00105B1A" w:rsidRDefault="00105B1A" w:rsidP="00105B1A">
            <w:pPr>
              <w:pStyle w:val="XML1"/>
              <w:rPr>
                <w:del w:id="6225" w:author="aas" w:date="2013-10-14T02:06:00Z"/>
              </w:rPr>
            </w:pPr>
            <w:del w:id="6226" w:author="aas" w:date="2013-10-14T02:06:00Z">
              <w:r>
                <w:delText xml:space="preserve">            The list of all match types supported by the</w:delText>
              </w:r>
            </w:del>
          </w:p>
          <w:p w14:paraId="54382DAF" w14:textId="77777777" w:rsidR="00105B1A" w:rsidRDefault="00105B1A" w:rsidP="00105B1A">
            <w:pPr>
              <w:pStyle w:val="XML1"/>
              <w:rPr>
                <w:del w:id="6227" w:author="aas" w:date="2013-10-14T02:06:00Z"/>
              </w:rPr>
            </w:pPr>
            <w:del w:id="6228" w:author="aas" w:date="2013-10-14T02:06:00Z">
              <w:r>
                <w:delText xml:space="preserve">            flow table.</w:delText>
              </w:r>
            </w:del>
          </w:p>
          <w:p w14:paraId="0A3D7CFA" w14:textId="77777777" w:rsidR="00105B1A" w:rsidRDefault="00105B1A" w:rsidP="00105B1A">
            <w:pPr>
              <w:pStyle w:val="XML1"/>
              <w:rPr>
                <w:del w:id="6229" w:author="aas" w:date="2013-10-14T02:06:00Z"/>
              </w:rPr>
            </w:pPr>
            <w:del w:id="6230" w:author="aas" w:date="2013-10-14T02:06:00Z">
              <w:r>
                <w:delText xml:space="preserve">          &lt;/xs:documentation&gt;</w:delText>
              </w:r>
            </w:del>
          </w:p>
          <w:p w14:paraId="73F03399" w14:textId="77777777" w:rsidR="00105B1A" w:rsidRDefault="00105B1A" w:rsidP="00105B1A">
            <w:pPr>
              <w:pStyle w:val="XML1"/>
              <w:rPr>
                <w:del w:id="6231" w:author="aas" w:date="2013-10-14T02:06:00Z"/>
              </w:rPr>
            </w:pPr>
            <w:del w:id="6232" w:author="aas" w:date="2013-10-14T02:06:00Z">
              <w:r>
                <w:delText xml:space="preserve">        &lt;/xs:annotation&gt;</w:delText>
              </w:r>
            </w:del>
          </w:p>
          <w:p w14:paraId="60F857EF" w14:textId="77777777" w:rsidR="00105B1A" w:rsidRDefault="00105B1A" w:rsidP="00105B1A">
            <w:pPr>
              <w:pStyle w:val="XML1"/>
              <w:rPr>
                <w:del w:id="6233" w:author="aas" w:date="2013-10-14T02:06:00Z"/>
              </w:rPr>
            </w:pPr>
            <w:del w:id="6234" w:author="aas" w:date="2013-10-14T02:06:00Z">
              <w:r>
                <w:delText xml:space="preserve">        &lt;xs:complexType&gt;</w:delText>
              </w:r>
            </w:del>
          </w:p>
          <w:p w14:paraId="325266A2" w14:textId="77777777" w:rsidR="00105B1A" w:rsidRDefault="00105B1A" w:rsidP="00105B1A">
            <w:pPr>
              <w:pStyle w:val="XML1"/>
              <w:rPr>
                <w:del w:id="6235" w:author="aas" w:date="2013-10-14T02:06:00Z"/>
              </w:rPr>
            </w:pPr>
            <w:del w:id="6236" w:author="aas" w:date="2013-10-14T02:06:00Z">
              <w:r>
                <w:delText xml:space="preserve">          &lt;xs:sequence&gt;</w:delText>
              </w:r>
            </w:del>
          </w:p>
          <w:p w14:paraId="1E382387" w14:textId="77777777" w:rsidR="00105B1A" w:rsidRDefault="00105B1A" w:rsidP="00105B1A">
            <w:pPr>
              <w:pStyle w:val="XML1"/>
              <w:rPr>
                <w:del w:id="6237" w:author="aas" w:date="2013-10-14T02:06:00Z"/>
              </w:rPr>
            </w:pPr>
            <w:del w:id="6238"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39" w:author="aas" w:date="2013-10-14T02:06:00Z"/>
              </w:rPr>
            </w:pPr>
            <w:del w:id="6240" w:author="aas" w:date="2013-10-14T02:06:00Z">
              <w:r>
                <w:delText xml:space="preserve">          &lt;/xs:sequence&gt;</w:delText>
              </w:r>
            </w:del>
          </w:p>
          <w:p w14:paraId="267D4124" w14:textId="77777777" w:rsidR="00105B1A" w:rsidRDefault="00105B1A" w:rsidP="00105B1A">
            <w:pPr>
              <w:pStyle w:val="XML1"/>
              <w:rPr>
                <w:del w:id="6241" w:author="aas" w:date="2013-10-14T02:06:00Z"/>
              </w:rPr>
            </w:pPr>
            <w:del w:id="6242" w:author="aas" w:date="2013-10-14T02:06:00Z">
              <w:r>
                <w:delText xml:space="preserve">        &lt;/xs:complexType&gt;</w:delText>
              </w:r>
            </w:del>
          </w:p>
          <w:p w14:paraId="2E38BED9" w14:textId="77777777" w:rsidR="00105B1A" w:rsidRDefault="00105B1A" w:rsidP="00105B1A">
            <w:pPr>
              <w:pStyle w:val="XML1"/>
              <w:rPr>
                <w:del w:id="6243" w:author="aas" w:date="2013-10-14T02:06:00Z"/>
              </w:rPr>
            </w:pPr>
            <w:del w:id="6244" w:author="aas" w:date="2013-10-14T02:06:00Z">
              <w:r>
                <w:delText xml:space="preserve">      &lt;/xs:element&gt;</w:delText>
              </w:r>
            </w:del>
          </w:p>
          <w:p w14:paraId="51FE4A38" w14:textId="77777777" w:rsidR="00105B1A" w:rsidRDefault="00105B1A" w:rsidP="00105B1A">
            <w:pPr>
              <w:pStyle w:val="XML1"/>
              <w:rPr>
                <w:del w:id="6245" w:author="aas" w:date="2013-10-14T02:06:00Z"/>
              </w:rPr>
            </w:pPr>
            <w:del w:id="6246" w:author="aas" w:date="2013-10-14T02:06:00Z">
              <w:r>
                <w:delText xml:space="preserve">      &lt;xs:element name="write-actions"&gt;</w:delText>
              </w:r>
            </w:del>
          </w:p>
          <w:p w14:paraId="237239CF" w14:textId="77777777" w:rsidR="00105B1A" w:rsidRDefault="00105B1A" w:rsidP="00105B1A">
            <w:pPr>
              <w:pStyle w:val="XML1"/>
              <w:rPr>
                <w:del w:id="6247" w:author="aas" w:date="2013-10-14T02:06:00Z"/>
              </w:rPr>
            </w:pPr>
            <w:del w:id="6248" w:author="aas" w:date="2013-10-14T02:06:00Z">
              <w:r>
                <w:delText xml:space="preserve">        &lt;xs:annotation&gt;</w:delText>
              </w:r>
            </w:del>
          </w:p>
          <w:p w14:paraId="70209084" w14:textId="77777777" w:rsidR="00105B1A" w:rsidRDefault="00105B1A" w:rsidP="00105B1A">
            <w:pPr>
              <w:pStyle w:val="XML1"/>
              <w:rPr>
                <w:del w:id="6249" w:author="aas" w:date="2013-10-14T02:06:00Z"/>
              </w:rPr>
            </w:pPr>
            <w:del w:id="6250" w:author="aas" w:date="2013-10-14T02:06:00Z">
              <w:r>
                <w:delText xml:space="preserve">          &lt;xs:documentation&gt;</w:delText>
              </w:r>
            </w:del>
          </w:p>
          <w:p w14:paraId="2C54FB62" w14:textId="77777777" w:rsidR="00105B1A" w:rsidRDefault="00105B1A" w:rsidP="00105B1A">
            <w:pPr>
              <w:pStyle w:val="XML1"/>
              <w:rPr>
                <w:del w:id="6251" w:author="aas" w:date="2013-10-14T02:06:00Z"/>
              </w:rPr>
            </w:pPr>
            <w:del w:id="6252" w:author="aas" w:date="2013-10-14T02:06:00Z">
              <w:r>
                <w:delText xml:space="preserve">            The list of all write action types supported by</w:delText>
              </w:r>
            </w:del>
          </w:p>
          <w:p w14:paraId="533CB9F0" w14:textId="77777777" w:rsidR="00105B1A" w:rsidRDefault="00105B1A" w:rsidP="00105B1A">
            <w:pPr>
              <w:pStyle w:val="XML1"/>
              <w:rPr>
                <w:del w:id="6253" w:author="aas" w:date="2013-10-14T02:06:00Z"/>
              </w:rPr>
            </w:pPr>
            <w:del w:id="6254" w:author="aas" w:date="2013-10-14T02:06:00Z">
              <w:r>
                <w:delText xml:space="preserve">            the flow table.</w:delText>
              </w:r>
            </w:del>
          </w:p>
          <w:p w14:paraId="5BB61622" w14:textId="77777777" w:rsidR="00105B1A" w:rsidRDefault="00105B1A" w:rsidP="00105B1A">
            <w:pPr>
              <w:pStyle w:val="XML1"/>
              <w:rPr>
                <w:del w:id="6255" w:author="aas" w:date="2013-10-14T02:06:00Z"/>
              </w:rPr>
            </w:pPr>
            <w:del w:id="6256" w:author="aas" w:date="2013-10-14T02:06:00Z">
              <w:r>
                <w:delText xml:space="preserve">          &lt;/xs:documentation&gt;</w:delText>
              </w:r>
            </w:del>
          </w:p>
          <w:p w14:paraId="737C1068" w14:textId="77777777" w:rsidR="00105B1A" w:rsidRDefault="00105B1A" w:rsidP="00105B1A">
            <w:pPr>
              <w:pStyle w:val="XML1"/>
              <w:rPr>
                <w:del w:id="6257" w:author="aas" w:date="2013-10-14T02:06:00Z"/>
              </w:rPr>
            </w:pPr>
            <w:del w:id="6258" w:author="aas" w:date="2013-10-14T02:06:00Z">
              <w:r>
                <w:delText xml:space="preserve">        &lt;/xs:annotation&gt;</w:delText>
              </w:r>
            </w:del>
          </w:p>
          <w:p w14:paraId="798E61DC" w14:textId="77777777" w:rsidR="00105B1A" w:rsidRDefault="00105B1A" w:rsidP="00105B1A">
            <w:pPr>
              <w:pStyle w:val="XML1"/>
              <w:rPr>
                <w:del w:id="6259" w:author="aas" w:date="2013-10-14T02:06:00Z"/>
              </w:rPr>
            </w:pPr>
            <w:del w:id="6260" w:author="aas" w:date="2013-10-14T02:06:00Z">
              <w:r>
                <w:delText xml:space="preserve">        &lt;xs:complexType&gt;</w:delText>
              </w:r>
            </w:del>
          </w:p>
          <w:p w14:paraId="664D2D54" w14:textId="77777777" w:rsidR="00105B1A" w:rsidRDefault="00105B1A" w:rsidP="00105B1A">
            <w:pPr>
              <w:pStyle w:val="XML1"/>
              <w:rPr>
                <w:del w:id="6261" w:author="aas" w:date="2013-10-14T02:06:00Z"/>
              </w:rPr>
            </w:pPr>
            <w:del w:id="6262" w:author="aas" w:date="2013-10-14T02:06:00Z">
              <w:r>
                <w:delText xml:space="preserve">          &lt;xs:sequence&gt;</w:delText>
              </w:r>
            </w:del>
          </w:p>
          <w:p w14:paraId="39D0EBD3" w14:textId="77777777" w:rsidR="00105B1A" w:rsidRDefault="00105B1A" w:rsidP="00105B1A">
            <w:pPr>
              <w:pStyle w:val="XML1"/>
              <w:rPr>
                <w:del w:id="6263" w:author="aas" w:date="2013-10-14T02:06:00Z"/>
              </w:rPr>
            </w:pPr>
            <w:del w:id="6264"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65" w:author="aas" w:date="2013-10-14T02:06:00Z"/>
              </w:rPr>
            </w:pPr>
            <w:del w:id="6266" w:author="aas" w:date="2013-10-14T02:06:00Z">
              <w:r>
                <w:delText xml:space="preserve">          &lt;/xs:sequence&gt;</w:delText>
              </w:r>
            </w:del>
          </w:p>
          <w:p w14:paraId="07D61A08" w14:textId="77777777" w:rsidR="00105B1A" w:rsidRDefault="00105B1A" w:rsidP="00105B1A">
            <w:pPr>
              <w:pStyle w:val="XML1"/>
              <w:rPr>
                <w:del w:id="6267" w:author="aas" w:date="2013-10-14T02:06:00Z"/>
              </w:rPr>
            </w:pPr>
            <w:del w:id="6268" w:author="aas" w:date="2013-10-14T02:06:00Z">
              <w:r>
                <w:delText xml:space="preserve">        &lt;/xs:complexType&gt;</w:delText>
              </w:r>
            </w:del>
          </w:p>
          <w:p w14:paraId="3BB15FA7" w14:textId="77777777" w:rsidR="00105B1A" w:rsidRDefault="00105B1A" w:rsidP="00105B1A">
            <w:pPr>
              <w:pStyle w:val="XML1"/>
              <w:rPr>
                <w:del w:id="6269" w:author="aas" w:date="2013-10-14T02:06:00Z"/>
              </w:rPr>
            </w:pPr>
            <w:del w:id="6270" w:author="aas" w:date="2013-10-14T02:06:00Z">
              <w:r>
                <w:delText xml:space="preserve">      &lt;/xs:element&gt;</w:delText>
              </w:r>
            </w:del>
          </w:p>
          <w:p w14:paraId="1EAF4CBB" w14:textId="77777777" w:rsidR="00105B1A" w:rsidRDefault="00105B1A" w:rsidP="00105B1A">
            <w:pPr>
              <w:pStyle w:val="XML1"/>
              <w:rPr>
                <w:del w:id="6271" w:author="aas" w:date="2013-10-14T02:06:00Z"/>
              </w:rPr>
            </w:pPr>
            <w:del w:id="6272" w:author="aas" w:date="2013-10-14T02:06:00Z">
              <w:r>
                <w:delText xml:space="preserve">      &lt;xs:element name="apply-actions"&gt;</w:delText>
              </w:r>
            </w:del>
          </w:p>
          <w:p w14:paraId="461F6B37" w14:textId="77777777" w:rsidR="00105B1A" w:rsidRDefault="00105B1A" w:rsidP="00105B1A">
            <w:pPr>
              <w:pStyle w:val="XML1"/>
              <w:rPr>
                <w:del w:id="6273" w:author="aas" w:date="2013-10-14T02:06:00Z"/>
              </w:rPr>
            </w:pPr>
            <w:del w:id="6274" w:author="aas" w:date="2013-10-14T02:06:00Z">
              <w:r>
                <w:delText xml:space="preserve">        &lt;xs:annotation&gt;</w:delText>
              </w:r>
            </w:del>
          </w:p>
          <w:p w14:paraId="3E60E92F" w14:textId="77777777" w:rsidR="00105B1A" w:rsidRDefault="00105B1A" w:rsidP="00105B1A">
            <w:pPr>
              <w:pStyle w:val="XML1"/>
              <w:rPr>
                <w:del w:id="6275" w:author="aas" w:date="2013-10-14T02:06:00Z"/>
              </w:rPr>
            </w:pPr>
            <w:del w:id="6276" w:author="aas" w:date="2013-10-14T02:06:00Z">
              <w:r>
                <w:delText xml:space="preserve">          &lt;xs:documentation&gt;</w:delText>
              </w:r>
            </w:del>
          </w:p>
          <w:p w14:paraId="26DE7F80" w14:textId="77777777" w:rsidR="00105B1A" w:rsidRDefault="00105B1A" w:rsidP="00105B1A">
            <w:pPr>
              <w:pStyle w:val="XML1"/>
              <w:rPr>
                <w:del w:id="6277" w:author="aas" w:date="2013-10-14T02:06:00Z"/>
              </w:rPr>
            </w:pPr>
            <w:del w:id="6278" w:author="aas" w:date="2013-10-14T02:06:00Z">
              <w:r>
                <w:delText xml:space="preserve">            The list of all apply action types supported by</w:delText>
              </w:r>
            </w:del>
          </w:p>
          <w:p w14:paraId="40CE19A8" w14:textId="77777777" w:rsidR="00105B1A" w:rsidRDefault="00105B1A" w:rsidP="00105B1A">
            <w:pPr>
              <w:pStyle w:val="XML1"/>
              <w:rPr>
                <w:del w:id="6279" w:author="aas" w:date="2013-10-14T02:06:00Z"/>
              </w:rPr>
            </w:pPr>
            <w:del w:id="6280" w:author="aas" w:date="2013-10-14T02:06:00Z">
              <w:r>
                <w:delText xml:space="preserve">            the flow table.</w:delText>
              </w:r>
            </w:del>
          </w:p>
          <w:p w14:paraId="3DBB18CC" w14:textId="77777777" w:rsidR="00105B1A" w:rsidRDefault="00105B1A" w:rsidP="00105B1A">
            <w:pPr>
              <w:pStyle w:val="XML1"/>
              <w:rPr>
                <w:del w:id="6281" w:author="aas" w:date="2013-10-14T02:06:00Z"/>
              </w:rPr>
            </w:pPr>
            <w:del w:id="6282" w:author="aas" w:date="2013-10-14T02:06:00Z">
              <w:r>
                <w:delText xml:space="preserve">          &lt;/xs:documentation&gt;</w:delText>
              </w:r>
            </w:del>
          </w:p>
          <w:p w14:paraId="4DB330FC" w14:textId="77777777" w:rsidR="00105B1A" w:rsidRDefault="00105B1A" w:rsidP="00105B1A">
            <w:pPr>
              <w:pStyle w:val="XML1"/>
              <w:rPr>
                <w:del w:id="6283" w:author="aas" w:date="2013-10-14T02:06:00Z"/>
              </w:rPr>
            </w:pPr>
            <w:del w:id="6284" w:author="aas" w:date="2013-10-14T02:06:00Z">
              <w:r>
                <w:delText xml:space="preserve">        &lt;/xs:annotation&gt;</w:delText>
              </w:r>
            </w:del>
          </w:p>
          <w:p w14:paraId="6E6B1C72" w14:textId="77777777" w:rsidR="00105B1A" w:rsidRDefault="00105B1A" w:rsidP="00105B1A">
            <w:pPr>
              <w:pStyle w:val="XML1"/>
              <w:rPr>
                <w:del w:id="6285" w:author="aas" w:date="2013-10-14T02:06:00Z"/>
              </w:rPr>
            </w:pPr>
            <w:del w:id="6286" w:author="aas" w:date="2013-10-14T02:06:00Z">
              <w:r>
                <w:delText xml:space="preserve">        &lt;xs:complexType&gt;</w:delText>
              </w:r>
            </w:del>
          </w:p>
          <w:p w14:paraId="1E2F26A5" w14:textId="77777777" w:rsidR="00105B1A" w:rsidRDefault="00105B1A" w:rsidP="00105B1A">
            <w:pPr>
              <w:pStyle w:val="XML1"/>
              <w:rPr>
                <w:del w:id="6287" w:author="aas" w:date="2013-10-14T02:06:00Z"/>
              </w:rPr>
            </w:pPr>
            <w:del w:id="6288" w:author="aas" w:date="2013-10-14T02:06:00Z">
              <w:r>
                <w:delText xml:space="preserve">          &lt;xs:sequence&gt;</w:delText>
              </w:r>
            </w:del>
          </w:p>
          <w:p w14:paraId="11EA4AB5" w14:textId="77777777" w:rsidR="00105B1A" w:rsidRDefault="00105B1A" w:rsidP="00105B1A">
            <w:pPr>
              <w:pStyle w:val="XML1"/>
              <w:rPr>
                <w:del w:id="6289" w:author="aas" w:date="2013-10-14T02:06:00Z"/>
              </w:rPr>
            </w:pPr>
            <w:del w:id="6290" w:author="aas" w:date="2013-10-14T02:06:00Z">
              <w:r>
                <w:delText xml:space="preserve">            &lt;xs:element name="type" minOccurs="0" maxOccurs="unbounded"  type="OFActionType"/&gt;</w:delText>
              </w:r>
            </w:del>
          </w:p>
          <w:p w14:paraId="6440AF29" w14:textId="77777777" w:rsidR="00105B1A" w:rsidRDefault="00105B1A" w:rsidP="00105B1A">
            <w:pPr>
              <w:pStyle w:val="XML1"/>
              <w:rPr>
                <w:del w:id="6291" w:author="aas" w:date="2013-10-14T02:06:00Z"/>
              </w:rPr>
            </w:pPr>
            <w:del w:id="6292" w:author="aas" w:date="2013-10-14T02:06:00Z">
              <w:r>
                <w:delText xml:space="preserve">          &lt;/xs:sequence&gt;</w:delText>
              </w:r>
            </w:del>
          </w:p>
          <w:p w14:paraId="208C9495" w14:textId="77777777" w:rsidR="00105B1A" w:rsidRDefault="00105B1A" w:rsidP="00105B1A">
            <w:pPr>
              <w:pStyle w:val="XML1"/>
              <w:rPr>
                <w:del w:id="6293" w:author="aas" w:date="2013-10-14T02:06:00Z"/>
              </w:rPr>
            </w:pPr>
            <w:del w:id="6294" w:author="aas" w:date="2013-10-14T02:06:00Z">
              <w:r>
                <w:delText xml:space="preserve">        &lt;/xs:complexType&gt;</w:delText>
              </w:r>
            </w:del>
          </w:p>
          <w:p w14:paraId="4C2CE60E" w14:textId="77777777" w:rsidR="00105B1A" w:rsidRDefault="00105B1A" w:rsidP="00105B1A">
            <w:pPr>
              <w:pStyle w:val="XML1"/>
              <w:rPr>
                <w:del w:id="6295" w:author="aas" w:date="2013-10-14T02:06:00Z"/>
              </w:rPr>
            </w:pPr>
            <w:del w:id="6296" w:author="aas" w:date="2013-10-14T02:06:00Z">
              <w:r>
                <w:delText xml:space="preserve">      &lt;/xs:element&gt;</w:delText>
              </w:r>
            </w:del>
          </w:p>
          <w:p w14:paraId="71827D53" w14:textId="77777777" w:rsidR="00105B1A" w:rsidRDefault="00105B1A" w:rsidP="00105B1A">
            <w:pPr>
              <w:pStyle w:val="XML1"/>
              <w:rPr>
                <w:del w:id="6297" w:author="aas" w:date="2013-10-14T02:06:00Z"/>
              </w:rPr>
            </w:pPr>
            <w:del w:id="6298" w:author="aas" w:date="2013-10-14T02:06:00Z">
              <w:r>
                <w:delText xml:space="preserve">      &lt;xs:element name="write-setfields"&gt;</w:delText>
              </w:r>
            </w:del>
          </w:p>
          <w:p w14:paraId="360EDBFA" w14:textId="77777777" w:rsidR="00105B1A" w:rsidRDefault="00105B1A" w:rsidP="00105B1A">
            <w:pPr>
              <w:pStyle w:val="XML1"/>
              <w:rPr>
                <w:del w:id="6299" w:author="aas" w:date="2013-10-14T02:06:00Z"/>
              </w:rPr>
            </w:pPr>
            <w:del w:id="6300" w:author="aas" w:date="2013-10-14T02:06:00Z">
              <w:r>
                <w:delText xml:space="preserve">        &lt;xs:annotation&gt;</w:delText>
              </w:r>
            </w:del>
          </w:p>
          <w:p w14:paraId="7319E55A" w14:textId="77777777" w:rsidR="00105B1A" w:rsidRDefault="00105B1A" w:rsidP="00105B1A">
            <w:pPr>
              <w:pStyle w:val="XML1"/>
              <w:rPr>
                <w:del w:id="6301" w:author="aas" w:date="2013-10-14T02:06:00Z"/>
              </w:rPr>
            </w:pPr>
            <w:del w:id="6302" w:author="aas" w:date="2013-10-14T02:06:00Z">
              <w:r>
                <w:delText xml:space="preserve">          &lt;xs:documentation&gt;</w:delText>
              </w:r>
            </w:del>
          </w:p>
          <w:p w14:paraId="43809E3D" w14:textId="77777777" w:rsidR="00105B1A" w:rsidRDefault="00105B1A" w:rsidP="00105B1A">
            <w:pPr>
              <w:pStyle w:val="XML1"/>
              <w:rPr>
                <w:del w:id="6303" w:author="aas" w:date="2013-10-14T02:06:00Z"/>
              </w:rPr>
            </w:pPr>
            <w:del w:id="6304" w:author="aas" w:date="2013-10-14T02:06:00Z">
              <w:r>
                <w:delText xml:space="preserve">            The list of all 'set-field' action types </w:delText>
              </w:r>
            </w:del>
          </w:p>
          <w:p w14:paraId="38435D68" w14:textId="77777777" w:rsidR="00105B1A" w:rsidRDefault="00105B1A" w:rsidP="00105B1A">
            <w:pPr>
              <w:pStyle w:val="XML1"/>
              <w:rPr>
                <w:del w:id="6305" w:author="aas" w:date="2013-10-14T02:06:00Z"/>
              </w:rPr>
            </w:pPr>
            <w:del w:id="6306" w:author="aas" w:date="2013-10-14T02:06:00Z">
              <w:r>
                <w:delText xml:space="preserve">            supported by the table using write actions.</w:delText>
              </w:r>
            </w:del>
          </w:p>
          <w:p w14:paraId="0B63310E" w14:textId="77777777" w:rsidR="00105B1A" w:rsidRDefault="00105B1A" w:rsidP="00105B1A">
            <w:pPr>
              <w:pStyle w:val="XML1"/>
              <w:rPr>
                <w:del w:id="6307" w:author="aas" w:date="2013-10-14T02:06:00Z"/>
              </w:rPr>
            </w:pPr>
            <w:del w:id="6308" w:author="aas" w:date="2013-10-14T02:06:00Z">
              <w:r>
                <w:delText xml:space="preserve">          &lt;/xs:documentation&gt;</w:delText>
              </w:r>
            </w:del>
          </w:p>
          <w:p w14:paraId="775DAA7E" w14:textId="77777777" w:rsidR="00105B1A" w:rsidRDefault="00105B1A" w:rsidP="00105B1A">
            <w:pPr>
              <w:pStyle w:val="XML1"/>
              <w:rPr>
                <w:del w:id="6309" w:author="aas" w:date="2013-10-14T02:06:00Z"/>
              </w:rPr>
            </w:pPr>
            <w:del w:id="6310" w:author="aas" w:date="2013-10-14T02:06:00Z">
              <w:r>
                <w:delText xml:space="preserve">        &lt;/xs:annotation&gt;</w:delText>
              </w:r>
            </w:del>
          </w:p>
          <w:p w14:paraId="5F629DC1" w14:textId="77777777" w:rsidR="00105B1A" w:rsidRDefault="00105B1A" w:rsidP="00105B1A">
            <w:pPr>
              <w:pStyle w:val="XML1"/>
              <w:rPr>
                <w:del w:id="6311" w:author="aas" w:date="2013-10-14T02:06:00Z"/>
              </w:rPr>
            </w:pPr>
            <w:del w:id="6312" w:author="aas" w:date="2013-10-14T02:06:00Z">
              <w:r>
                <w:delText xml:space="preserve">        &lt;xs:complexType&gt;</w:delText>
              </w:r>
            </w:del>
          </w:p>
          <w:p w14:paraId="654AEA39" w14:textId="77777777" w:rsidR="00105B1A" w:rsidRDefault="00105B1A" w:rsidP="00105B1A">
            <w:pPr>
              <w:pStyle w:val="XML1"/>
              <w:rPr>
                <w:del w:id="6313" w:author="aas" w:date="2013-10-14T02:06:00Z"/>
              </w:rPr>
            </w:pPr>
            <w:del w:id="6314" w:author="aas" w:date="2013-10-14T02:06:00Z">
              <w:r>
                <w:delText xml:space="preserve">          &lt;xs:sequence&gt;</w:delText>
              </w:r>
            </w:del>
          </w:p>
          <w:p w14:paraId="0608893E" w14:textId="77777777" w:rsidR="00105B1A" w:rsidRDefault="00105B1A" w:rsidP="00105B1A">
            <w:pPr>
              <w:pStyle w:val="XML1"/>
              <w:rPr>
                <w:del w:id="6315" w:author="aas" w:date="2013-10-14T02:06:00Z"/>
              </w:rPr>
            </w:pPr>
            <w:del w:id="6316"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17" w:author="aas" w:date="2013-10-14T02:06:00Z"/>
              </w:rPr>
            </w:pPr>
            <w:del w:id="6318" w:author="aas" w:date="2013-10-14T02:06:00Z">
              <w:r>
                <w:delText xml:space="preserve">          &lt;/xs:sequence&gt;</w:delText>
              </w:r>
            </w:del>
          </w:p>
          <w:p w14:paraId="75EFF02B" w14:textId="77777777" w:rsidR="00105B1A" w:rsidRDefault="00105B1A" w:rsidP="00105B1A">
            <w:pPr>
              <w:pStyle w:val="XML1"/>
              <w:rPr>
                <w:del w:id="6319" w:author="aas" w:date="2013-10-14T02:06:00Z"/>
              </w:rPr>
            </w:pPr>
            <w:del w:id="6320" w:author="aas" w:date="2013-10-14T02:06:00Z">
              <w:r>
                <w:delText xml:space="preserve">        &lt;/xs:complexType&gt;</w:delText>
              </w:r>
            </w:del>
          </w:p>
          <w:p w14:paraId="10DDAA38" w14:textId="77777777" w:rsidR="00105B1A" w:rsidRDefault="00105B1A" w:rsidP="00105B1A">
            <w:pPr>
              <w:pStyle w:val="XML1"/>
              <w:rPr>
                <w:del w:id="6321" w:author="aas" w:date="2013-10-14T02:06:00Z"/>
              </w:rPr>
            </w:pPr>
            <w:del w:id="6322" w:author="aas" w:date="2013-10-14T02:06:00Z">
              <w:r>
                <w:delText xml:space="preserve">      &lt;/xs:element&gt;</w:delText>
              </w:r>
            </w:del>
          </w:p>
          <w:p w14:paraId="22D7DEEB" w14:textId="77777777" w:rsidR="00105B1A" w:rsidRDefault="00105B1A" w:rsidP="00105B1A">
            <w:pPr>
              <w:pStyle w:val="XML1"/>
              <w:rPr>
                <w:del w:id="6323" w:author="aas" w:date="2013-10-14T02:06:00Z"/>
              </w:rPr>
            </w:pPr>
            <w:del w:id="6324" w:author="aas" w:date="2013-10-14T02:06:00Z">
              <w:r>
                <w:delText xml:space="preserve">      &lt;xs:element name="apply-setfields"&gt;</w:delText>
              </w:r>
            </w:del>
          </w:p>
          <w:p w14:paraId="4E8F962B" w14:textId="77777777" w:rsidR="00105B1A" w:rsidRDefault="00105B1A" w:rsidP="00105B1A">
            <w:pPr>
              <w:pStyle w:val="XML1"/>
              <w:rPr>
                <w:del w:id="6325" w:author="aas" w:date="2013-10-14T02:06:00Z"/>
              </w:rPr>
            </w:pPr>
            <w:del w:id="6326" w:author="aas" w:date="2013-10-14T02:06:00Z">
              <w:r>
                <w:delText xml:space="preserve">        &lt;xs:annotation&gt;</w:delText>
              </w:r>
            </w:del>
          </w:p>
          <w:p w14:paraId="7580BD52" w14:textId="77777777" w:rsidR="00105B1A" w:rsidRDefault="00105B1A" w:rsidP="00105B1A">
            <w:pPr>
              <w:pStyle w:val="XML1"/>
              <w:rPr>
                <w:del w:id="6327" w:author="aas" w:date="2013-10-14T02:06:00Z"/>
              </w:rPr>
            </w:pPr>
            <w:del w:id="6328" w:author="aas" w:date="2013-10-14T02:06:00Z">
              <w:r>
                <w:delText xml:space="preserve">          &lt;xs:documentation&gt;</w:delText>
              </w:r>
            </w:del>
          </w:p>
          <w:p w14:paraId="66EBDA7D" w14:textId="77777777" w:rsidR="00105B1A" w:rsidRDefault="00105B1A" w:rsidP="00105B1A">
            <w:pPr>
              <w:pStyle w:val="XML1"/>
              <w:rPr>
                <w:del w:id="6329" w:author="aas" w:date="2013-10-14T02:06:00Z"/>
              </w:rPr>
            </w:pPr>
            <w:del w:id="6330" w:author="aas" w:date="2013-10-14T02:06:00Z">
              <w:r>
                <w:delText xml:space="preserve">            The list of all 'set-field' action types </w:delText>
              </w:r>
            </w:del>
          </w:p>
          <w:p w14:paraId="0129D63D" w14:textId="77777777" w:rsidR="00105B1A" w:rsidRDefault="00105B1A" w:rsidP="00105B1A">
            <w:pPr>
              <w:pStyle w:val="XML1"/>
              <w:rPr>
                <w:del w:id="6331" w:author="aas" w:date="2013-10-14T02:06:00Z"/>
              </w:rPr>
            </w:pPr>
            <w:del w:id="6332" w:author="aas" w:date="2013-10-14T02:06:00Z">
              <w:r>
                <w:delText xml:space="preserve">            supported by the table using apply actions.</w:delText>
              </w:r>
            </w:del>
          </w:p>
          <w:p w14:paraId="3D0C9A0F" w14:textId="77777777" w:rsidR="00105B1A" w:rsidRDefault="00105B1A" w:rsidP="00105B1A">
            <w:pPr>
              <w:pStyle w:val="XML1"/>
              <w:rPr>
                <w:del w:id="6333" w:author="aas" w:date="2013-10-14T02:06:00Z"/>
              </w:rPr>
            </w:pPr>
            <w:del w:id="6334" w:author="aas" w:date="2013-10-14T02:06:00Z">
              <w:r>
                <w:delText xml:space="preserve">          &lt;/xs:documentation&gt;</w:delText>
              </w:r>
            </w:del>
          </w:p>
          <w:p w14:paraId="277EF842" w14:textId="77777777" w:rsidR="00105B1A" w:rsidRDefault="00105B1A" w:rsidP="00105B1A">
            <w:pPr>
              <w:pStyle w:val="XML1"/>
              <w:rPr>
                <w:del w:id="6335" w:author="aas" w:date="2013-10-14T02:06:00Z"/>
              </w:rPr>
            </w:pPr>
            <w:del w:id="6336" w:author="aas" w:date="2013-10-14T02:06:00Z">
              <w:r>
                <w:delText xml:space="preserve">        &lt;/xs:annotation&gt;</w:delText>
              </w:r>
            </w:del>
          </w:p>
          <w:p w14:paraId="4D06D3DE" w14:textId="77777777" w:rsidR="00105B1A" w:rsidRDefault="00105B1A" w:rsidP="00105B1A">
            <w:pPr>
              <w:pStyle w:val="XML1"/>
              <w:rPr>
                <w:del w:id="6337" w:author="aas" w:date="2013-10-14T02:06:00Z"/>
              </w:rPr>
            </w:pPr>
            <w:del w:id="6338" w:author="aas" w:date="2013-10-14T02:06:00Z">
              <w:r>
                <w:delText xml:space="preserve">        &lt;xs:complexType&gt;</w:delText>
              </w:r>
            </w:del>
          </w:p>
          <w:p w14:paraId="19FAC7F6" w14:textId="77777777" w:rsidR="00105B1A" w:rsidRDefault="00105B1A" w:rsidP="00105B1A">
            <w:pPr>
              <w:pStyle w:val="XML1"/>
              <w:rPr>
                <w:del w:id="6339" w:author="aas" w:date="2013-10-14T02:06:00Z"/>
              </w:rPr>
            </w:pPr>
            <w:del w:id="6340" w:author="aas" w:date="2013-10-14T02:06:00Z">
              <w:r>
                <w:delText xml:space="preserve">          &lt;xs:sequence&gt;</w:delText>
              </w:r>
            </w:del>
          </w:p>
          <w:p w14:paraId="44D5F9D0" w14:textId="77777777" w:rsidR="00105B1A" w:rsidRDefault="00105B1A" w:rsidP="00105B1A">
            <w:pPr>
              <w:pStyle w:val="XML1"/>
              <w:rPr>
                <w:del w:id="6341" w:author="aas" w:date="2013-10-14T02:06:00Z"/>
              </w:rPr>
            </w:pPr>
            <w:del w:id="6342"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43" w:author="aas" w:date="2013-10-14T02:06:00Z"/>
              </w:rPr>
            </w:pPr>
            <w:del w:id="6344" w:author="aas" w:date="2013-10-14T02:06:00Z">
              <w:r>
                <w:delText xml:space="preserve">          &lt;/xs:sequence&gt;</w:delText>
              </w:r>
            </w:del>
          </w:p>
          <w:p w14:paraId="513A15BB" w14:textId="77777777" w:rsidR="00105B1A" w:rsidRDefault="00105B1A" w:rsidP="00105B1A">
            <w:pPr>
              <w:pStyle w:val="XML1"/>
              <w:rPr>
                <w:del w:id="6345" w:author="aas" w:date="2013-10-14T02:06:00Z"/>
              </w:rPr>
            </w:pPr>
            <w:del w:id="6346" w:author="aas" w:date="2013-10-14T02:06:00Z">
              <w:r>
                <w:delText xml:space="preserve">        &lt;/xs:complexType&gt;</w:delText>
              </w:r>
            </w:del>
          </w:p>
          <w:p w14:paraId="3C6097ED" w14:textId="77777777" w:rsidR="00105B1A" w:rsidRDefault="00105B1A" w:rsidP="00105B1A">
            <w:pPr>
              <w:pStyle w:val="XML1"/>
              <w:rPr>
                <w:del w:id="6347" w:author="aas" w:date="2013-10-14T02:06:00Z"/>
              </w:rPr>
            </w:pPr>
            <w:del w:id="6348" w:author="aas" w:date="2013-10-14T02:06:00Z">
              <w:r>
                <w:delText xml:space="preserve">      &lt;/xs:element&gt;</w:delText>
              </w:r>
            </w:del>
          </w:p>
          <w:p w14:paraId="60B135A3" w14:textId="77777777" w:rsidR="00105B1A" w:rsidRDefault="00105B1A" w:rsidP="00105B1A">
            <w:pPr>
              <w:pStyle w:val="XML1"/>
              <w:rPr>
                <w:del w:id="6349" w:author="aas" w:date="2013-10-14T02:06:00Z"/>
              </w:rPr>
            </w:pPr>
            <w:del w:id="6350" w:author="aas" w:date="2013-10-14T02:06:00Z">
              <w:r>
                <w:delText xml:space="preserve">      &lt;xs:element name="wildcards"&gt;</w:delText>
              </w:r>
            </w:del>
          </w:p>
          <w:p w14:paraId="0963A68E" w14:textId="77777777" w:rsidR="00105B1A" w:rsidRDefault="00105B1A" w:rsidP="00105B1A">
            <w:pPr>
              <w:pStyle w:val="XML1"/>
              <w:rPr>
                <w:del w:id="6351" w:author="aas" w:date="2013-10-14T02:06:00Z"/>
              </w:rPr>
            </w:pPr>
            <w:del w:id="6352" w:author="aas" w:date="2013-10-14T02:06:00Z">
              <w:r>
                <w:delText xml:space="preserve">        &lt;xs:annotation&gt;</w:delText>
              </w:r>
            </w:del>
          </w:p>
          <w:p w14:paraId="4EF93E1F" w14:textId="77777777" w:rsidR="00105B1A" w:rsidRDefault="00105B1A" w:rsidP="00105B1A">
            <w:pPr>
              <w:pStyle w:val="XML1"/>
              <w:rPr>
                <w:del w:id="6353" w:author="aas" w:date="2013-10-14T02:06:00Z"/>
              </w:rPr>
            </w:pPr>
            <w:del w:id="6354" w:author="aas" w:date="2013-10-14T02:06:00Z">
              <w:r>
                <w:delText xml:space="preserve">          &lt;xs:documentation&gt;</w:delText>
              </w:r>
            </w:del>
          </w:p>
          <w:p w14:paraId="4AD10F5E" w14:textId="77777777" w:rsidR="00105B1A" w:rsidRDefault="00105B1A" w:rsidP="00105B1A">
            <w:pPr>
              <w:pStyle w:val="XML1"/>
              <w:rPr>
                <w:del w:id="6355" w:author="aas" w:date="2013-10-14T02:06:00Z"/>
              </w:rPr>
            </w:pPr>
            <w:del w:id="6356" w:author="aas" w:date="2013-10-14T02:06:00Z">
              <w:r>
                <w:delText xml:space="preserve">            The list of all fields for which the table </w:delText>
              </w:r>
            </w:del>
          </w:p>
          <w:p w14:paraId="51475666" w14:textId="77777777" w:rsidR="00105B1A" w:rsidRDefault="00105B1A" w:rsidP="00105B1A">
            <w:pPr>
              <w:pStyle w:val="XML1"/>
              <w:rPr>
                <w:del w:id="6357" w:author="aas" w:date="2013-10-14T02:06:00Z"/>
              </w:rPr>
            </w:pPr>
            <w:del w:id="6358" w:author="aas" w:date="2013-10-14T02:06:00Z">
              <w:r>
                <w:delText xml:space="preserve">            supports wildcarding.</w:delText>
              </w:r>
            </w:del>
          </w:p>
          <w:p w14:paraId="38CA6B4F" w14:textId="77777777" w:rsidR="00105B1A" w:rsidRDefault="00105B1A" w:rsidP="00105B1A">
            <w:pPr>
              <w:pStyle w:val="XML1"/>
              <w:rPr>
                <w:del w:id="6359" w:author="aas" w:date="2013-10-14T02:06:00Z"/>
              </w:rPr>
            </w:pPr>
            <w:del w:id="6360" w:author="aas" w:date="2013-10-14T02:06:00Z">
              <w:r>
                <w:delText xml:space="preserve">          &lt;/xs:documentation&gt;</w:delText>
              </w:r>
            </w:del>
          </w:p>
          <w:p w14:paraId="488390E3" w14:textId="77777777" w:rsidR="00105B1A" w:rsidRDefault="00105B1A" w:rsidP="00105B1A">
            <w:pPr>
              <w:pStyle w:val="XML1"/>
              <w:rPr>
                <w:del w:id="6361" w:author="aas" w:date="2013-10-14T02:06:00Z"/>
              </w:rPr>
            </w:pPr>
            <w:del w:id="6362" w:author="aas" w:date="2013-10-14T02:06:00Z">
              <w:r>
                <w:delText xml:space="preserve">        &lt;/xs:annotation&gt;</w:delText>
              </w:r>
            </w:del>
          </w:p>
          <w:p w14:paraId="7A5A3079" w14:textId="77777777" w:rsidR="00105B1A" w:rsidRDefault="00105B1A" w:rsidP="00105B1A">
            <w:pPr>
              <w:pStyle w:val="XML1"/>
              <w:rPr>
                <w:del w:id="6363" w:author="aas" w:date="2013-10-14T02:06:00Z"/>
              </w:rPr>
            </w:pPr>
            <w:del w:id="6364" w:author="aas" w:date="2013-10-14T02:06:00Z">
              <w:r>
                <w:delText xml:space="preserve">        &lt;xs:complexType&gt;</w:delText>
              </w:r>
            </w:del>
          </w:p>
          <w:p w14:paraId="71029441" w14:textId="77777777" w:rsidR="00105B1A" w:rsidRDefault="00105B1A" w:rsidP="00105B1A">
            <w:pPr>
              <w:pStyle w:val="XML1"/>
              <w:rPr>
                <w:del w:id="6365" w:author="aas" w:date="2013-10-14T02:06:00Z"/>
              </w:rPr>
            </w:pPr>
            <w:del w:id="6366" w:author="aas" w:date="2013-10-14T02:06:00Z">
              <w:r>
                <w:delText xml:space="preserve">          &lt;xs:sequence&gt;</w:delText>
              </w:r>
            </w:del>
          </w:p>
          <w:p w14:paraId="0AFE7D06" w14:textId="77777777" w:rsidR="00105B1A" w:rsidRDefault="00105B1A" w:rsidP="00105B1A">
            <w:pPr>
              <w:pStyle w:val="XML1"/>
              <w:rPr>
                <w:del w:id="6367" w:author="aas" w:date="2013-10-14T02:06:00Z"/>
              </w:rPr>
            </w:pPr>
            <w:del w:id="6368"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69" w:author="aas" w:date="2013-10-14T02:06:00Z"/>
              </w:rPr>
            </w:pPr>
            <w:del w:id="6370" w:author="aas" w:date="2013-10-14T02:06:00Z">
              <w:r>
                <w:delText xml:space="preserve">          &lt;/xs:sequence&gt;</w:delText>
              </w:r>
            </w:del>
          </w:p>
          <w:p w14:paraId="3BD72DD7" w14:textId="77777777" w:rsidR="00105B1A" w:rsidRDefault="00105B1A" w:rsidP="00105B1A">
            <w:pPr>
              <w:pStyle w:val="XML1"/>
              <w:rPr>
                <w:del w:id="6371" w:author="aas" w:date="2013-10-14T02:06:00Z"/>
              </w:rPr>
            </w:pPr>
            <w:del w:id="6372" w:author="aas" w:date="2013-10-14T02:06:00Z">
              <w:r>
                <w:delText xml:space="preserve">        &lt;/xs:complexType&gt;</w:delText>
              </w:r>
            </w:del>
          </w:p>
          <w:p w14:paraId="49066998" w14:textId="77777777" w:rsidR="00105B1A" w:rsidRDefault="00105B1A" w:rsidP="00105B1A">
            <w:pPr>
              <w:pStyle w:val="XML1"/>
              <w:rPr>
                <w:del w:id="6373" w:author="aas" w:date="2013-10-14T02:06:00Z"/>
              </w:rPr>
            </w:pPr>
            <w:del w:id="6374" w:author="aas" w:date="2013-10-14T02:06:00Z">
              <w:r>
                <w:delText xml:space="preserve">      &lt;/xs:element&gt;</w:delText>
              </w:r>
            </w:del>
          </w:p>
          <w:p w14:paraId="160DD9EB" w14:textId="77777777" w:rsidR="00105B1A" w:rsidRDefault="00105B1A" w:rsidP="00105B1A">
            <w:pPr>
              <w:pStyle w:val="XML1"/>
              <w:rPr>
                <w:del w:id="6375" w:author="aas" w:date="2013-10-14T02:06:00Z"/>
              </w:rPr>
            </w:pPr>
            <w:del w:id="6376" w:author="aas" w:date="2013-10-14T02:06:00Z">
              <w:r>
                <w:delText xml:space="preserve">      &lt;xs:element name="metadata-match"  type="hex-binary"&gt;</w:delText>
              </w:r>
            </w:del>
          </w:p>
          <w:p w14:paraId="2C6DBCDA" w14:textId="77777777" w:rsidR="00105B1A" w:rsidRDefault="00105B1A" w:rsidP="00105B1A">
            <w:pPr>
              <w:pStyle w:val="XML1"/>
              <w:rPr>
                <w:del w:id="6377" w:author="aas" w:date="2013-10-14T02:06:00Z"/>
              </w:rPr>
            </w:pPr>
            <w:del w:id="6378" w:author="aas" w:date="2013-10-14T02:06:00Z">
              <w:r>
                <w:delText xml:space="preserve">        &lt;xs:annotation&gt;</w:delText>
              </w:r>
            </w:del>
          </w:p>
          <w:p w14:paraId="08F2BEAE" w14:textId="77777777" w:rsidR="00105B1A" w:rsidRDefault="00105B1A" w:rsidP="00105B1A">
            <w:pPr>
              <w:pStyle w:val="XML1"/>
              <w:rPr>
                <w:del w:id="6379" w:author="aas" w:date="2013-10-14T02:06:00Z"/>
              </w:rPr>
            </w:pPr>
            <w:del w:id="6380" w:author="aas" w:date="2013-10-14T02:06:00Z">
              <w:r>
                <w:delText xml:space="preserve">          &lt;xs:documentation&gt;</w:delText>
              </w:r>
            </w:del>
          </w:p>
          <w:p w14:paraId="6389D7A0" w14:textId="77777777" w:rsidR="00105B1A" w:rsidRDefault="00105B1A" w:rsidP="00105B1A">
            <w:pPr>
              <w:pStyle w:val="XML1"/>
              <w:rPr>
                <w:del w:id="6381" w:author="aas" w:date="2013-10-14T02:06:00Z"/>
              </w:rPr>
            </w:pPr>
            <w:del w:id="6382" w:author="aas" w:date="2013-10-14T02:06:00Z">
              <w:r>
                <w:delText xml:space="preserve">            This element indicates the bits of the metadata </w:delText>
              </w:r>
            </w:del>
          </w:p>
          <w:p w14:paraId="3A21FABA" w14:textId="77777777" w:rsidR="00105B1A" w:rsidRDefault="00105B1A" w:rsidP="00105B1A">
            <w:pPr>
              <w:pStyle w:val="XML1"/>
              <w:rPr>
                <w:del w:id="6383" w:author="aas" w:date="2013-10-14T02:06:00Z"/>
              </w:rPr>
            </w:pPr>
            <w:del w:id="6384" w:author="aas" w:date="2013-10-14T02:06:00Z">
              <w:r>
                <w:delText xml:space="preserve">            field on which the flow table can match.  It is represented</w:delText>
              </w:r>
            </w:del>
          </w:p>
          <w:p w14:paraId="449C9719" w14:textId="77777777" w:rsidR="00105B1A" w:rsidRDefault="00105B1A" w:rsidP="00105B1A">
            <w:pPr>
              <w:pStyle w:val="XML1"/>
              <w:rPr>
                <w:del w:id="6385" w:author="aas" w:date="2013-10-14T02:06:00Z"/>
              </w:rPr>
            </w:pPr>
            <w:del w:id="6386" w:author="aas" w:date="2013-10-14T02:06:00Z">
              <w:r>
                <w:delText xml:space="preserve">            as 64-bit integer in hexadecimal digits([0-9a-fA-F]) </w:delText>
              </w:r>
            </w:del>
          </w:p>
          <w:p w14:paraId="465D78A4" w14:textId="77777777" w:rsidR="00105B1A" w:rsidRDefault="00105B1A" w:rsidP="00105B1A">
            <w:pPr>
              <w:pStyle w:val="XML1"/>
              <w:rPr>
                <w:del w:id="6387" w:author="aas" w:date="2013-10-14T02:06:00Z"/>
              </w:rPr>
            </w:pPr>
            <w:del w:id="6388" w:author="aas" w:date="2013-10-14T02:06:00Z">
              <w:r>
                <w:delText xml:space="preserve">            format.</w:delText>
              </w:r>
            </w:del>
          </w:p>
          <w:p w14:paraId="0AEA0E43" w14:textId="77777777" w:rsidR="00105B1A" w:rsidRDefault="00105B1A" w:rsidP="00105B1A">
            <w:pPr>
              <w:pStyle w:val="XML1"/>
              <w:rPr>
                <w:del w:id="6389" w:author="aas" w:date="2013-10-14T02:06:00Z"/>
              </w:rPr>
            </w:pPr>
            <w:del w:id="6390" w:author="aas" w:date="2013-10-14T02:06:00Z">
              <w:r>
                <w:delText xml:space="preserve">          &lt;/xs:documentation&gt;</w:delText>
              </w:r>
            </w:del>
          </w:p>
          <w:p w14:paraId="5031DC48" w14:textId="77777777" w:rsidR="00105B1A" w:rsidRDefault="00105B1A" w:rsidP="00105B1A">
            <w:pPr>
              <w:pStyle w:val="XML1"/>
              <w:rPr>
                <w:del w:id="6391" w:author="aas" w:date="2013-10-14T02:06:00Z"/>
              </w:rPr>
            </w:pPr>
            <w:del w:id="6392" w:author="aas" w:date="2013-10-14T02:06:00Z">
              <w:r>
                <w:delText xml:space="preserve">        &lt;/xs:annotation&gt;</w:delText>
              </w:r>
            </w:del>
          </w:p>
          <w:p w14:paraId="23DC9BFC" w14:textId="77777777" w:rsidR="00105B1A" w:rsidRDefault="00105B1A" w:rsidP="00105B1A">
            <w:pPr>
              <w:pStyle w:val="XML1"/>
              <w:rPr>
                <w:del w:id="6393" w:author="aas" w:date="2013-10-14T02:06:00Z"/>
              </w:rPr>
            </w:pPr>
            <w:del w:id="6394" w:author="aas" w:date="2013-10-14T02:06:00Z">
              <w:r>
                <w:delText xml:space="preserve">      &lt;/xs:element&gt;</w:delText>
              </w:r>
            </w:del>
          </w:p>
          <w:p w14:paraId="6158E69D" w14:textId="77777777" w:rsidR="00105B1A" w:rsidRDefault="00105B1A" w:rsidP="00105B1A">
            <w:pPr>
              <w:pStyle w:val="XML1"/>
              <w:rPr>
                <w:del w:id="6395" w:author="aas" w:date="2013-10-14T02:06:00Z"/>
              </w:rPr>
            </w:pPr>
            <w:del w:id="6396" w:author="aas" w:date="2013-10-14T02:06:00Z">
              <w:r>
                <w:delText xml:space="preserve">      &lt;xs:element name="metadata-write"  type="hex-binary"&gt;</w:delText>
              </w:r>
            </w:del>
          </w:p>
          <w:p w14:paraId="2A940D99" w14:textId="77777777" w:rsidR="00105B1A" w:rsidRDefault="00105B1A" w:rsidP="00105B1A">
            <w:pPr>
              <w:pStyle w:val="XML1"/>
              <w:rPr>
                <w:del w:id="6397" w:author="aas" w:date="2013-10-14T02:06:00Z"/>
              </w:rPr>
            </w:pPr>
            <w:del w:id="6398" w:author="aas" w:date="2013-10-14T02:06:00Z">
              <w:r>
                <w:delText xml:space="preserve">        &lt;xs:annotation&gt;</w:delText>
              </w:r>
            </w:del>
          </w:p>
          <w:p w14:paraId="0CDA6407" w14:textId="77777777" w:rsidR="00105B1A" w:rsidRDefault="00105B1A" w:rsidP="00105B1A">
            <w:pPr>
              <w:pStyle w:val="XML1"/>
              <w:rPr>
                <w:del w:id="6399" w:author="aas" w:date="2013-10-14T02:06:00Z"/>
              </w:rPr>
            </w:pPr>
            <w:del w:id="6400" w:author="aas" w:date="2013-10-14T02:06:00Z">
              <w:r>
                <w:delText xml:space="preserve">          &lt;xs:documentation&gt;</w:delText>
              </w:r>
            </w:del>
          </w:p>
          <w:p w14:paraId="313C11EC" w14:textId="77777777" w:rsidR="00105B1A" w:rsidRDefault="00105B1A" w:rsidP="00105B1A">
            <w:pPr>
              <w:pStyle w:val="XML1"/>
              <w:rPr>
                <w:del w:id="6401" w:author="aas" w:date="2013-10-14T02:06:00Z"/>
              </w:rPr>
            </w:pPr>
            <w:del w:id="6402" w:author="aas" w:date="2013-10-14T02:06:00Z">
              <w:r>
                <w:delText xml:space="preserve">            This element indicates the bits of the metadata </w:delText>
              </w:r>
            </w:del>
          </w:p>
          <w:p w14:paraId="6888591B" w14:textId="77777777" w:rsidR="00105B1A" w:rsidRDefault="00105B1A" w:rsidP="00105B1A">
            <w:pPr>
              <w:pStyle w:val="XML1"/>
              <w:rPr>
                <w:del w:id="6403" w:author="aas" w:date="2013-10-14T02:06:00Z"/>
              </w:rPr>
            </w:pPr>
            <w:del w:id="6404" w:author="aas" w:date="2013-10-14T02:06:00Z">
              <w:r>
                <w:delText xml:space="preserve">            field on which flow table can write using the </w:delText>
              </w:r>
            </w:del>
          </w:p>
          <w:p w14:paraId="51CF60DC" w14:textId="77777777" w:rsidR="00105B1A" w:rsidRDefault="00105B1A" w:rsidP="00105B1A">
            <w:pPr>
              <w:pStyle w:val="XML1"/>
              <w:rPr>
                <w:del w:id="6405" w:author="aas" w:date="2013-10-14T02:06:00Z"/>
              </w:rPr>
            </w:pPr>
            <w:del w:id="6406" w:author="aas" w:date="2013-10-14T02:06:00Z">
              <w:r>
                <w:delText xml:space="preserve">            'write-metadata' instruction.  It is represented as </w:delText>
              </w:r>
            </w:del>
          </w:p>
          <w:p w14:paraId="1BC3C206" w14:textId="77777777" w:rsidR="00105B1A" w:rsidRDefault="00105B1A" w:rsidP="00105B1A">
            <w:pPr>
              <w:pStyle w:val="XML1"/>
              <w:rPr>
                <w:del w:id="6407" w:author="aas" w:date="2013-10-14T02:06:00Z"/>
              </w:rPr>
            </w:pPr>
            <w:del w:id="6408" w:author="aas" w:date="2013-10-14T02:06:00Z">
              <w:r>
                <w:delText xml:space="preserve">            64-bit integer in hexadecimal digits([0-9a-fA-F]) format.</w:delText>
              </w:r>
            </w:del>
          </w:p>
          <w:p w14:paraId="3FF71B73" w14:textId="77777777" w:rsidR="00105B1A" w:rsidRDefault="00105B1A" w:rsidP="00105B1A">
            <w:pPr>
              <w:pStyle w:val="XML1"/>
              <w:rPr>
                <w:del w:id="6409" w:author="aas" w:date="2013-10-14T02:06:00Z"/>
              </w:rPr>
            </w:pPr>
            <w:del w:id="6410" w:author="aas" w:date="2013-10-14T02:06:00Z">
              <w:r>
                <w:delText xml:space="preserve">          &lt;/xs:documentation&gt;</w:delText>
              </w:r>
            </w:del>
          </w:p>
          <w:p w14:paraId="05E4D842" w14:textId="77777777" w:rsidR="00105B1A" w:rsidRDefault="00105B1A" w:rsidP="00105B1A">
            <w:pPr>
              <w:pStyle w:val="XML1"/>
              <w:rPr>
                <w:del w:id="6411" w:author="aas" w:date="2013-10-14T02:06:00Z"/>
              </w:rPr>
            </w:pPr>
            <w:del w:id="6412" w:author="aas" w:date="2013-10-14T02:06:00Z">
              <w:r>
                <w:delText xml:space="preserve">        &lt;/xs:annotation&gt;</w:delText>
              </w:r>
            </w:del>
          </w:p>
          <w:p w14:paraId="37490869" w14:textId="77777777" w:rsidR="00105B1A" w:rsidRDefault="00105B1A" w:rsidP="00105B1A">
            <w:pPr>
              <w:pStyle w:val="XML1"/>
              <w:rPr>
                <w:del w:id="6413" w:author="aas" w:date="2013-10-14T02:06:00Z"/>
              </w:rPr>
            </w:pPr>
            <w:del w:id="6414" w:author="aas" w:date="2013-10-14T02:06:00Z">
              <w:r>
                <w:delText xml:space="preserve">      &lt;/xs:element&gt;</w:delText>
              </w:r>
            </w:del>
          </w:p>
          <w:p w14:paraId="07D472F9" w14:textId="77777777" w:rsidR="00105B1A" w:rsidRDefault="00105B1A" w:rsidP="00105B1A">
            <w:pPr>
              <w:pStyle w:val="XML1"/>
              <w:rPr>
                <w:del w:id="6415" w:author="aas" w:date="2013-10-14T02:06:00Z"/>
              </w:rPr>
            </w:pPr>
            <w:del w:id="6416" w:author="aas" w:date="2013-10-14T02:06:00Z">
              <w:r>
                <w:delText xml:space="preserve">    &lt;/xs:sequence&gt;</w:delText>
              </w:r>
            </w:del>
          </w:p>
          <w:p w14:paraId="7C4B713A" w14:textId="77777777" w:rsidR="00182140" w:rsidRDefault="00105B1A" w:rsidP="00105B1A">
            <w:pPr>
              <w:pStyle w:val="XML1"/>
              <w:rPr>
                <w:del w:id="6417" w:author="aas" w:date="2013-10-14T02:06:00Z"/>
              </w:rPr>
            </w:pPr>
            <w:del w:id="6418" w:author="aas" w:date="2013-10-14T02:06:00Z">
              <w:r>
                <w:delText xml:space="preserve">  &lt;/xs:group&gt;</w:delText>
              </w:r>
            </w:del>
          </w:p>
          <w:p w14:paraId="7543B5CE" w14:textId="77777777" w:rsidR="00105B1A" w:rsidRDefault="00105B1A" w:rsidP="00105B1A">
            <w:pPr>
              <w:pStyle w:val="XML1"/>
              <w:rPr>
                <w:del w:id="6419" w:author="aas" w:date="2013-10-14T02:06:00Z"/>
              </w:rPr>
            </w:pPr>
          </w:p>
          <w:p w14:paraId="41A283DE" w14:textId="77777777" w:rsidR="00105B1A" w:rsidRDefault="00105B1A" w:rsidP="00105B1A">
            <w:pPr>
              <w:pStyle w:val="XML1"/>
              <w:rPr>
                <w:del w:id="6420" w:author="aas" w:date="2013-10-14T02:06:00Z"/>
              </w:rPr>
            </w:pPr>
            <w:del w:id="6421" w:author="aas" w:date="2013-10-14T02:06:00Z">
              <w:r>
                <w:delText xml:space="preserve">  &lt;xs:simpleType name="OFMatchFieldType"&gt;</w:delText>
              </w:r>
            </w:del>
          </w:p>
          <w:p w14:paraId="12A9A202" w14:textId="77777777" w:rsidR="00105B1A" w:rsidRDefault="00105B1A" w:rsidP="00105B1A">
            <w:pPr>
              <w:pStyle w:val="XML1"/>
              <w:rPr>
                <w:del w:id="6422" w:author="aas" w:date="2013-10-14T02:06:00Z"/>
              </w:rPr>
            </w:pPr>
            <w:del w:id="6423" w:author="aas" w:date="2013-10-14T02:06:00Z">
              <w:r>
                <w:delText xml:space="preserve">    &lt;xs:annotation&gt;</w:delText>
              </w:r>
            </w:del>
          </w:p>
          <w:p w14:paraId="10B8EFB6" w14:textId="77777777" w:rsidR="00105B1A" w:rsidRDefault="00105B1A" w:rsidP="00105B1A">
            <w:pPr>
              <w:pStyle w:val="XML1"/>
              <w:rPr>
                <w:del w:id="6424" w:author="aas" w:date="2013-10-14T02:06:00Z"/>
              </w:rPr>
            </w:pPr>
            <w:del w:id="6425" w:author="aas" w:date="2013-10-14T02:06:00Z">
              <w:r>
                <w:delText xml:space="preserve">      &lt;xs:documentation&gt;</w:delText>
              </w:r>
            </w:del>
          </w:p>
          <w:p w14:paraId="21D0C973" w14:textId="77777777" w:rsidR="00105B1A" w:rsidRDefault="00105B1A" w:rsidP="00105B1A">
            <w:pPr>
              <w:pStyle w:val="XML1"/>
              <w:rPr>
                <w:del w:id="6426" w:author="aas" w:date="2013-10-14T02:06:00Z"/>
              </w:rPr>
            </w:pPr>
            <w:del w:id="6427" w:author="aas" w:date="2013-10-14T02:06:00Z">
              <w:r>
                <w:delText xml:space="preserve">        The types of match field defined in OpenFlow</w:delText>
              </w:r>
            </w:del>
          </w:p>
          <w:p w14:paraId="61CCFA52" w14:textId="77777777" w:rsidR="00105B1A" w:rsidRDefault="00105B1A" w:rsidP="00105B1A">
            <w:pPr>
              <w:pStyle w:val="XML1"/>
              <w:rPr>
                <w:del w:id="6428" w:author="aas" w:date="2013-10-14T02:06:00Z"/>
              </w:rPr>
            </w:pPr>
            <w:del w:id="6429" w:author="aas" w:date="2013-10-14T02:06:00Z">
              <w:r>
                <w:delText xml:space="preserve">        Switch Specification versions 1.2, 1.3, and 1.3.1.</w:delText>
              </w:r>
            </w:del>
          </w:p>
          <w:p w14:paraId="0FAC08D0" w14:textId="77777777" w:rsidR="00105B1A" w:rsidRDefault="00105B1A" w:rsidP="00105B1A">
            <w:pPr>
              <w:pStyle w:val="XML1"/>
              <w:rPr>
                <w:del w:id="6430" w:author="aas" w:date="2013-10-14T02:06:00Z"/>
              </w:rPr>
            </w:pPr>
            <w:del w:id="6431" w:author="aas" w:date="2013-10-14T02:06:00Z">
              <w:r>
                <w:delText xml:space="preserve">      &lt;/xs:documentation&gt;</w:delText>
              </w:r>
            </w:del>
          </w:p>
          <w:p w14:paraId="55DAD20D" w14:textId="77777777" w:rsidR="00105B1A" w:rsidRDefault="00105B1A" w:rsidP="00105B1A">
            <w:pPr>
              <w:pStyle w:val="XML1"/>
              <w:rPr>
                <w:del w:id="6432" w:author="aas" w:date="2013-10-14T02:06:00Z"/>
              </w:rPr>
            </w:pPr>
            <w:del w:id="6433" w:author="aas" w:date="2013-10-14T02:06:00Z">
              <w:r>
                <w:delText xml:space="preserve">    &lt;/xs:annotation&gt;</w:delText>
              </w:r>
            </w:del>
          </w:p>
          <w:p w14:paraId="46B9294B" w14:textId="77777777" w:rsidR="00105B1A" w:rsidRDefault="00105B1A" w:rsidP="00105B1A">
            <w:pPr>
              <w:pStyle w:val="XML1"/>
              <w:rPr>
                <w:del w:id="6434" w:author="aas" w:date="2013-10-14T02:06:00Z"/>
              </w:rPr>
            </w:pPr>
          </w:p>
          <w:p w14:paraId="487203A7" w14:textId="77777777" w:rsidR="00105B1A" w:rsidRDefault="00105B1A" w:rsidP="00105B1A">
            <w:pPr>
              <w:pStyle w:val="XML1"/>
              <w:rPr>
                <w:del w:id="6435" w:author="aas" w:date="2013-10-14T02:06:00Z"/>
              </w:rPr>
            </w:pPr>
            <w:del w:id="6436" w:author="aas" w:date="2013-10-14T02:06:00Z">
              <w:r>
                <w:delText xml:space="preserve">    &lt;xs:restriction base="xs:string"&gt;</w:delText>
              </w:r>
            </w:del>
          </w:p>
          <w:p w14:paraId="5902FC9A" w14:textId="77777777" w:rsidR="00105B1A" w:rsidRDefault="00105B1A" w:rsidP="00105B1A">
            <w:pPr>
              <w:pStyle w:val="XML1"/>
              <w:rPr>
                <w:del w:id="6437" w:author="aas" w:date="2013-10-14T02:06:00Z"/>
              </w:rPr>
            </w:pPr>
            <w:del w:id="6438" w:author="aas" w:date="2013-10-14T02:06:00Z">
              <w:r>
                <w:delText xml:space="preserve">      &lt;xs:enumeration value="input-port"/&gt;</w:delText>
              </w:r>
            </w:del>
          </w:p>
          <w:p w14:paraId="62A17F1A" w14:textId="77777777" w:rsidR="00105B1A" w:rsidRDefault="00105B1A" w:rsidP="00105B1A">
            <w:pPr>
              <w:pStyle w:val="XML1"/>
              <w:rPr>
                <w:del w:id="6439" w:author="aas" w:date="2013-10-14T02:06:00Z"/>
              </w:rPr>
            </w:pPr>
            <w:del w:id="6440" w:author="aas" w:date="2013-10-14T02:06:00Z">
              <w:r>
                <w:delText xml:space="preserve">      &lt;xs:enumeration value="physical-input-port"/&gt;</w:delText>
              </w:r>
            </w:del>
          </w:p>
          <w:p w14:paraId="6895FC82" w14:textId="77777777" w:rsidR="00105B1A" w:rsidRDefault="00105B1A" w:rsidP="00105B1A">
            <w:pPr>
              <w:pStyle w:val="XML1"/>
              <w:rPr>
                <w:del w:id="6441" w:author="aas" w:date="2013-10-14T02:06:00Z"/>
              </w:rPr>
            </w:pPr>
            <w:del w:id="6442" w:author="aas" w:date="2013-10-14T02:06:00Z">
              <w:r>
                <w:delText xml:space="preserve">      &lt;xs:enumeration value="metadata"/&gt;</w:delText>
              </w:r>
            </w:del>
          </w:p>
          <w:p w14:paraId="5D04EEED" w14:textId="77777777" w:rsidR="00105B1A" w:rsidRDefault="00105B1A" w:rsidP="00105B1A">
            <w:pPr>
              <w:pStyle w:val="XML1"/>
              <w:rPr>
                <w:del w:id="6443" w:author="aas" w:date="2013-10-14T02:06:00Z"/>
              </w:rPr>
            </w:pPr>
            <w:del w:id="6444" w:author="aas" w:date="2013-10-14T02:06:00Z">
              <w:r>
                <w:delText xml:space="preserve">      &lt;xs:enumeration value="ethernet-dest"/&gt;</w:delText>
              </w:r>
            </w:del>
          </w:p>
          <w:p w14:paraId="214EE2ED" w14:textId="77777777" w:rsidR="00105B1A" w:rsidRDefault="00105B1A" w:rsidP="00105B1A">
            <w:pPr>
              <w:pStyle w:val="XML1"/>
              <w:rPr>
                <w:del w:id="6445" w:author="aas" w:date="2013-10-14T02:06:00Z"/>
              </w:rPr>
            </w:pPr>
            <w:del w:id="6446" w:author="aas" w:date="2013-10-14T02:06:00Z">
              <w:r>
                <w:delText xml:space="preserve">      &lt;xs:enumeration value="ethernet-src"/&gt;</w:delText>
              </w:r>
            </w:del>
          </w:p>
          <w:p w14:paraId="6A6455FE" w14:textId="77777777" w:rsidR="00105B1A" w:rsidRDefault="00105B1A" w:rsidP="00105B1A">
            <w:pPr>
              <w:pStyle w:val="XML1"/>
              <w:rPr>
                <w:del w:id="6447" w:author="aas" w:date="2013-10-14T02:06:00Z"/>
              </w:rPr>
            </w:pPr>
            <w:del w:id="6448" w:author="aas" w:date="2013-10-14T02:06:00Z">
              <w:r>
                <w:delText xml:space="preserve">      &lt;xs:enumeration value="ethernet-frame-type"/&gt;</w:delText>
              </w:r>
            </w:del>
          </w:p>
          <w:p w14:paraId="2643DE72" w14:textId="77777777" w:rsidR="00105B1A" w:rsidRDefault="00105B1A" w:rsidP="00105B1A">
            <w:pPr>
              <w:pStyle w:val="XML1"/>
              <w:rPr>
                <w:del w:id="6449" w:author="aas" w:date="2013-10-14T02:06:00Z"/>
              </w:rPr>
            </w:pPr>
            <w:del w:id="6450" w:author="aas" w:date="2013-10-14T02:06:00Z">
              <w:r>
                <w:delText xml:space="preserve">      &lt;xs:enumeration value="vlan-id"/&gt;</w:delText>
              </w:r>
            </w:del>
          </w:p>
          <w:p w14:paraId="14B987D8" w14:textId="77777777" w:rsidR="00105B1A" w:rsidRDefault="00105B1A" w:rsidP="00105B1A">
            <w:pPr>
              <w:pStyle w:val="XML1"/>
              <w:rPr>
                <w:del w:id="6451" w:author="aas" w:date="2013-10-14T02:06:00Z"/>
              </w:rPr>
            </w:pPr>
            <w:del w:id="6452" w:author="aas" w:date="2013-10-14T02:06:00Z">
              <w:r>
                <w:delText xml:space="preserve">      &lt;xs:enumeration value="vlan-priority"/&gt;</w:delText>
              </w:r>
            </w:del>
          </w:p>
          <w:p w14:paraId="2C9D2770" w14:textId="77777777" w:rsidR="00105B1A" w:rsidRDefault="00105B1A" w:rsidP="00105B1A">
            <w:pPr>
              <w:pStyle w:val="XML1"/>
              <w:rPr>
                <w:del w:id="6453" w:author="aas" w:date="2013-10-14T02:06:00Z"/>
              </w:rPr>
            </w:pPr>
            <w:del w:id="6454" w:author="aas" w:date="2013-10-14T02:06:00Z">
              <w:r>
                <w:delText xml:space="preserve">      &lt;xs:enumeration value="ip-dscp"/&gt;</w:delText>
              </w:r>
            </w:del>
          </w:p>
          <w:p w14:paraId="23FEAF7B" w14:textId="77777777" w:rsidR="00105B1A" w:rsidRDefault="00105B1A" w:rsidP="00105B1A">
            <w:pPr>
              <w:pStyle w:val="XML1"/>
              <w:rPr>
                <w:del w:id="6455" w:author="aas" w:date="2013-10-14T02:06:00Z"/>
              </w:rPr>
            </w:pPr>
            <w:del w:id="6456" w:author="aas" w:date="2013-10-14T02:06:00Z">
              <w:r>
                <w:delText xml:space="preserve">      &lt;xs:enumeration value="ip-ecn"/&gt;</w:delText>
              </w:r>
            </w:del>
          </w:p>
          <w:p w14:paraId="7C9ED992" w14:textId="77777777" w:rsidR="00105B1A" w:rsidRDefault="00105B1A" w:rsidP="00105B1A">
            <w:pPr>
              <w:pStyle w:val="XML1"/>
              <w:rPr>
                <w:del w:id="6457" w:author="aas" w:date="2013-10-14T02:06:00Z"/>
              </w:rPr>
            </w:pPr>
            <w:del w:id="6458" w:author="aas" w:date="2013-10-14T02:06:00Z">
              <w:r>
                <w:delText xml:space="preserve">      &lt;xs:enumeration value="ip-protocol"/&gt;</w:delText>
              </w:r>
            </w:del>
          </w:p>
          <w:p w14:paraId="750DB8B6" w14:textId="77777777" w:rsidR="00105B1A" w:rsidRDefault="00105B1A" w:rsidP="00105B1A">
            <w:pPr>
              <w:pStyle w:val="XML1"/>
              <w:rPr>
                <w:del w:id="6459" w:author="aas" w:date="2013-10-14T02:06:00Z"/>
              </w:rPr>
            </w:pPr>
            <w:del w:id="6460" w:author="aas" w:date="2013-10-14T02:06:00Z">
              <w:r>
                <w:delText xml:space="preserve">      &lt;xs:enumeration value="ipv4-src"/&gt;</w:delText>
              </w:r>
            </w:del>
          </w:p>
          <w:p w14:paraId="2A7415EE" w14:textId="77777777" w:rsidR="00105B1A" w:rsidRDefault="00105B1A" w:rsidP="00105B1A">
            <w:pPr>
              <w:pStyle w:val="XML1"/>
              <w:rPr>
                <w:del w:id="6461" w:author="aas" w:date="2013-10-14T02:06:00Z"/>
              </w:rPr>
            </w:pPr>
            <w:del w:id="6462" w:author="aas" w:date="2013-10-14T02:06:00Z">
              <w:r>
                <w:delText xml:space="preserve">      &lt;xs:enumeration value="ipv4-dest"/&gt;</w:delText>
              </w:r>
            </w:del>
          </w:p>
          <w:p w14:paraId="427A1005" w14:textId="77777777" w:rsidR="00105B1A" w:rsidRDefault="00105B1A" w:rsidP="00105B1A">
            <w:pPr>
              <w:pStyle w:val="XML1"/>
              <w:rPr>
                <w:del w:id="6463" w:author="aas" w:date="2013-10-14T02:06:00Z"/>
              </w:rPr>
            </w:pPr>
            <w:del w:id="6464" w:author="aas" w:date="2013-10-14T02:06:00Z">
              <w:r>
                <w:delText xml:space="preserve">      &lt;xs:enumeration value="tcp-src"/&gt;</w:delText>
              </w:r>
            </w:del>
          </w:p>
          <w:p w14:paraId="5FC5715F" w14:textId="77777777" w:rsidR="00105B1A" w:rsidRDefault="00105B1A" w:rsidP="00105B1A">
            <w:pPr>
              <w:pStyle w:val="XML1"/>
              <w:rPr>
                <w:del w:id="6465" w:author="aas" w:date="2013-10-14T02:06:00Z"/>
              </w:rPr>
            </w:pPr>
            <w:del w:id="6466" w:author="aas" w:date="2013-10-14T02:06:00Z">
              <w:r>
                <w:delText xml:space="preserve">      &lt;xs:enumeration value="tcp-dest"/&gt;</w:delText>
              </w:r>
            </w:del>
          </w:p>
          <w:p w14:paraId="349B3662" w14:textId="77777777" w:rsidR="00105B1A" w:rsidRDefault="00105B1A" w:rsidP="00105B1A">
            <w:pPr>
              <w:pStyle w:val="XML1"/>
              <w:rPr>
                <w:del w:id="6467" w:author="aas" w:date="2013-10-14T02:06:00Z"/>
              </w:rPr>
            </w:pPr>
            <w:del w:id="6468" w:author="aas" w:date="2013-10-14T02:06:00Z">
              <w:r>
                <w:delText xml:space="preserve">      &lt;xs:enumeration value="udp-src"/&gt;</w:delText>
              </w:r>
            </w:del>
          </w:p>
          <w:p w14:paraId="41822485" w14:textId="77777777" w:rsidR="00105B1A" w:rsidRDefault="00105B1A" w:rsidP="00105B1A">
            <w:pPr>
              <w:pStyle w:val="XML1"/>
              <w:rPr>
                <w:del w:id="6469" w:author="aas" w:date="2013-10-14T02:06:00Z"/>
              </w:rPr>
            </w:pPr>
            <w:del w:id="6470" w:author="aas" w:date="2013-10-14T02:06:00Z">
              <w:r>
                <w:delText xml:space="preserve">      &lt;xs:enumeration value="udp-dest"/&gt;</w:delText>
              </w:r>
            </w:del>
          </w:p>
          <w:p w14:paraId="38BFD0C4" w14:textId="77777777" w:rsidR="00105B1A" w:rsidRDefault="00105B1A" w:rsidP="00105B1A">
            <w:pPr>
              <w:pStyle w:val="XML1"/>
              <w:rPr>
                <w:del w:id="6471" w:author="aas" w:date="2013-10-14T02:06:00Z"/>
              </w:rPr>
            </w:pPr>
            <w:del w:id="6472" w:author="aas" w:date="2013-10-14T02:06:00Z">
              <w:r>
                <w:delText xml:space="preserve">      &lt;xs:enumeration value="sctp-src"/&gt;</w:delText>
              </w:r>
            </w:del>
          </w:p>
          <w:p w14:paraId="31B8CFDD" w14:textId="77777777" w:rsidR="00105B1A" w:rsidRDefault="00105B1A" w:rsidP="00105B1A">
            <w:pPr>
              <w:pStyle w:val="XML1"/>
              <w:rPr>
                <w:del w:id="6473" w:author="aas" w:date="2013-10-14T02:06:00Z"/>
              </w:rPr>
            </w:pPr>
            <w:del w:id="6474" w:author="aas" w:date="2013-10-14T02:06:00Z">
              <w:r>
                <w:delText xml:space="preserve">      &lt;xs:enumeration value="sctp-dest"/&gt;</w:delText>
              </w:r>
            </w:del>
          </w:p>
          <w:p w14:paraId="1A0B10E7" w14:textId="77777777" w:rsidR="00105B1A" w:rsidRDefault="00105B1A" w:rsidP="00105B1A">
            <w:pPr>
              <w:pStyle w:val="XML1"/>
              <w:rPr>
                <w:del w:id="6475" w:author="aas" w:date="2013-10-14T02:06:00Z"/>
              </w:rPr>
            </w:pPr>
            <w:del w:id="6476" w:author="aas" w:date="2013-10-14T02:06:00Z">
              <w:r>
                <w:delText xml:space="preserve">      &lt;xs:enumeration value="icmpv4-type"/&gt;</w:delText>
              </w:r>
            </w:del>
          </w:p>
          <w:p w14:paraId="35942990" w14:textId="77777777" w:rsidR="00105B1A" w:rsidRDefault="00105B1A" w:rsidP="00105B1A">
            <w:pPr>
              <w:pStyle w:val="XML1"/>
              <w:rPr>
                <w:del w:id="6477" w:author="aas" w:date="2013-10-14T02:06:00Z"/>
              </w:rPr>
            </w:pPr>
            <w:del w:id="6478" w:author="aas" w:date="2013-10-14T02:06:00Z">
              <w:r>
                <w:delText xml:space="preserve">      &lt;xs:enumeration value="icmpv4-code"/&gt;</w:delText>
              </w:r>
            </w:del>
          </w:p>
          <w:p w14:paraId="100B4345" w14:textId="77777777" w:rsidR="00105B1A" w:rsidRDefault="00105B1A" w:rsidP="00105B1A">
            <w:pPr>
              <w:pStyle w:val="XML1"/>
              <w:rPr>
                <w:del w:id="6479" w:author="aas" w:date="2013-10-14T02:06:00Z"/>
              </w:rPr>
            </w:pPr>
            <w:del w:id="6480" w:author="aas" w:date="2013-10-14T02:06:00Z">
              <w:r>
                <w:delText xml:space="preserve">      &lt;xs:enumeration value="arp-op"/&gt;</w:delText>
              </w:r>
            </w:del>
          </w:p>
          <w:p w14:paraId="1B206C42" w14:textId="77777777" w:rsidR="00105B1A" w:rsidRDefault="00105B1A" w:rsidP="00105B1A">
            <w:pPr>
              <w:pStyle w:val="XML1"/>
              <w:rPr>
                <w:del w:id="6481" w:author="aas" w:date="2013-10-14T02:06:00Z"/>
              </w:rPr>
            </w:pPr>
            <w:del w:id="6482" w:author="aas" w:date="2013-10-14T02:06:00Z">
              <w:r>
                <w:delText xml:space="preserve">      &lt;xs:enumeration value="arp-src-ip-address"/&gt;</w:delText>
              </w:r>
            </w:del>
          </w:p>
          <w:p w14:paraId="45E5F0AD" w14:textId="77777777" w:rsidR="00105B1A" w:rsidRDefault="00105B1A" w:rsidP="00105B1A">
            <w:pPr>
              <w:pStyle w:val="XML1"/>
              <w:rPr>
                <w:del w:id="6483" w:author="aas" w:date="2013-10-14T02:06:00Z"/>
              </w:rPr>
            </w:pPr>
            <w:del w:id="6484" w:author="aas" w:date="2013-10-14T02:06:00Z">
              <w:r>
                <w:delText xml:space="preserve">      &lt;xs:enumeration value="arp-target-ip-address"/&gt;</w:delText>
              </w:r>
            </w:del>
          </w:p>
          <w:p w14:paraId="214EE861" w14:textId="77777777" w:rsidR="00105B1A" w:rsidRDefault="00105B1A" w:rsidP="00105B1A">
            <w:pPr>
              <w:pStyle w:val="XML1"/>
              <w:rPr>
                <w:del w:id="6485" w:author="aas" w:date="2013-10-14T02:06:00Z"/>
              </w:rPr>
            </w:pPr>
            <w:del w:id="6486" w:author="aas" w:date="2013-10-14T02:06:00Z">
              <w:r>
                <w:delText xml:space="preserve">      &lt;xs:enumeration value="arp-src-hardware-address"/&gt;</w:delText>
              </w:r>
            </w:del>
          </w:p>
          <w:p w14:paraId="6B35884F" w14:textId="77777777" w:rsidR="00105B1A" w:rsidRDefault="00105B1A" w:rsidP="00105B1A">
            <w:pPr>
              <w:pStyle w:val="XML1"/>
              <w:rPr>
                <w:del w:id="6487" w:author="aas" w:date="2013-10-14T02:06:00Z"/>
              </w:rPr>
            </w:pPr>
            <w:del w:id="6488" w:author="aas" w:date="2013-10-14T02:06:00Z">
              <w:r>
                <w:delText xml:space="preserve">      &lt;xs:enumeration value="arp-target-hardware-address"/&gt;</w:delText>
              </w:r>
            </w:del>
          </w:p>
          <w:p w14:paraId="7FBB2BF1" w14:textId="77777777" w:rsidR="00105B1A" w:rsidRDefault="00105B1A" w:rsidP="00105B1A">
            <w:pPr>
              <w:pStyle w:val="XML1"/>
              <w:rPr>
                <w:del w:id="6489" w:author="aas" w:date="2013-10-14T02:06:00Z"/>
              </w:rPr>
            </w:pPr>
            <w:del w:id="6490" w:author="aas" w:date="2013-10-14T02:06:00Z">
              <w:r>
                <w:delText xml:space="preserve">      &lt;xs:enumeration value="ipv6-src"/&gt;</w:delText>
              </w:r>
            </w:del>
          </w:p>
          <w:p w14:paraId="4A91B675" w14:textId="77777777" w:rsidR="00105B1A" w:rsidRDefault="00105B1A" w:rsidP="00105B1A">
            <w:pPr>
              <w:pStyle w:val="XML1"/>
              <w:rPr>
                <w:del w:id="6491" w:author="aas" w:date="2013-10-14T02:06:00Z"/>
              </w:rPr>
            </w:pPr>
            <w:del w:id="6492" w:author="aas" w:date="2013-10-14T02:06:00Z">
              <w:r>
                <w:delText xml:space="preserve">      &lt;xs:enumeration value="ipv6-dest"/&gt;</w:delText>
              </w:r>
            </w:del>
          </w:p>
          <w:p w14:paraId="531194B9" w14:textId="77777777" w:rsidR="00105B1A" w:rsidRDefault="00105B1A" w:rsidP="00105B1A">
            <w:pPr>
              <w:pStyle w:val="XML1"/>
              <w:rPr>
                <w:del w:id="6493" w:author="aas" w:date="2013-10-14T02:06:00Z"/>
              </w:rPr>
            </w:pPr>
            <w:del w:id="6494" w:author="aas" w:date="2013-10-14T02:06:00Z">
              <w:r>
                <w:delText xml:space="preserve">      &lt;xs:enumeration value="ipv6-flow-label"/&gt;</w:delText>
              </w:r>
            </w:del>
          </w:p>
          <w:p w14:paraId="64835E76" w14:textId="77777777" w:rsidR="00105B1A" w:rsidRDefault="00105B1A" w:rsidP="00105B1A">
            <w:pPr>
              <w:pStyle w:val="XML1"/>
              <w:rPr>
                <w:del w:id="6495" w:author="aas" w:date="2013-10-14T02:06:00Z"/>
              </w:rPr>
            </w:pPr>
            <w:del w:id="6496" w:author="aas" w:date="2013-10-14T02:06:00Z">
              <w:r>
                <w:delText xml:space="preserve">      &lt;xs:enumeration value="icmpv6-type"/&gt;</w:delText>
              </w:r>
            </w:del>
          </w:p>
          <w:p w14:paraId="1ECBCC3B" w14:textId="77777777" w:rsidR="00105B1A" w:rsidRDefault="00105B1A" w:rsidP="00105B1A">
            <w:pPr>
              <w:pStyle w:val="XML1"/>
              <w:rPr>
                <w:del w:id="6497" w:author="aas" w:date="2013-10-14T02:06:00Z"/>
              </w:rPr>
            </w:pPr>
            <w:del w:id="6498" w:author="aas" w:date="2013-10-14T02:06:00Z">
              <w:r>
                <w:delText xml:space="preserve">      &lt;xs:enumeration value="icmpv6-code"/&gt;</w:delText>
              </w:r>
            </w:del>
          </w:p>
          <w:p w14:paraId="0B66B47A" w14:textId="77777777" w:rsidR="00105B1A" w:rsidRDefault="00105B1A" w:rsidP="00105B1A">
            <w:pPr>
              <w:pStyle w:val="XML1"/>
              <w:rPr>
                <w:del w:id="6499" w:author="aas" w:date="2013-10-14T02:06:00Z"/>
              </w:rPr>
            </w:pPr>
            <w:del w:id="6500" w:author="aas" w:date="2013-10-14T02:06:00Z">
              <w:r>
                <w:delText xml:space="preserve">      &lt;xs:enumeration value="ipv6-nd-target"/&gt;</w:delText>
              </w:r>
            </w:del>
          </w:p>
          <w:p w14:paraId="7E2652E8" w14:textId="77777777" w:rsidR="00105B1A" w:rsidRDefault="00105B1A" w:rsidP="00105B1A">
            <w:pPr>
              <w:pStyle w:val="XML1"/>
              <w:rPr>
                <w:del w:id="6501" w:author="aas" w:date="2013-10-14T02:06:00Z"/>
              </w:rPr>
            </w:pPr>
            <w:del w:id="6502" w:author="aas" w:date="2013-10-14T02:06:00Z">
              <w:r>
                <w:delText xml:space="preserve">      &lt;xs:enumeration value="ipv6-nd-source-link-layer"/&gt;</w:delText>
              </w:r>
            </w:del>
          </w:p>
          <w:p w14:paraId="1F477D07" w14:textId="77777777" w:rsidR="00105B1A" w:rsidRDefault="00105B1A" w:rsidP="00105B1A">
            <w:pPr>
              <w:pStyle w:val="XML1"/>
              <w:rPr>
                <w:del w:id="6503" w:author="aas" w:date="2013-10-14T02:06:00Z"/>
              </w:rPr>
            </w:pPr>
            <w:del w:id="6504" w:author="aas" w:date="2013-10-14T02:06:00Z">
              <w:r>
                <w:delText xml:space="preserve">      &lt;xs:enumeration value="ipv6-nd-target-link-layer"/&gt;</w:delText>
              </w:r>
            </w:del>
          </w:p>
          <w:p w14:paraId="14943B01" w14:textId="77777777" w:rsidR="00105B1A" w:rsidRDefault="00105B1A" w:rsidP="00105B1A">
            <w:pPr>
              <w:pStyle w:val="XML1"/>
              <w:rPr>
                <w:del w:id="6505" w:author="aas" w:date="2013-10-14T02:06:00Z"/>
              </w:rPr>
            </w:pPr>
            <w:del w:id="6506" w:author="aas" w:date="2013-10-14T02:06:00Z">
              <w:r>
                <w:delText xml:space="preserve">      &lt;xs:enumeration value="mpls-label"/&gt;</w:delText>
              </w:r>
            </w:del>
          </w:p>
          <w:p w14:paraId="15A85774" w14:textId="77777777" w:rsidR="00105B1A" w:rsidRDefault="00105B1A" w:rsidP="00105B1A">
            <w:pPr>
              <w:pStyle w:val="XML1"/>
              <w:rPr>
                <w:del w:id="6507" w:author="aas" w:date="2013-10-14T02:06:00Z"/>
              </w:rPr>
            </w:pPr>
            <w:del w:id="6508" w:author="aas" w:date="2013-10-14T02:06:00Z">
              <w:r>
                <w:delText xml:space="preserve">      &lt;xs:enumeration value="mpls-tc"/&gt;</w:delText>
              </w:r>
            </w:del>
          </w:p>
          <w:p w14:paraId="762FB88E" w14:textId="77777777" w:rsidR="00105B1A" w:rsidRDefault="00105B1A" w:rsidP="00105B1A">
            <w:pPr>
              <w:pStyle w:val="XML1"/>
              <w:rPr>
                <w:del w:id="6509" w:author="aas" w:date="2013-10-14T02:06:00Z"/>
              </w:rPr>
            </w:pPr>
            <w:del w:id="6510" w:author="aas" w:date="2013-10-14T02:06:00Z">
              <w:r>
                <w:delText xml:space="preserve">    &lt;/xs:restriction&gt;</w:delText>
              </w:r>
            </w:del>
          </w:p>
          <w:p w14:paraId="1FC8215D" w14:textId="77777777" w:rsidR="00105B1A" w:rsidRDefault="00105B1A" w:rsidP="00105B1A">
            <w:pPr>
              <w:pStyle w:val="XML1"/>
              <w:rPr>
                <w:del w:id="6511" w:author="aas" w:date="2013-10-14T02:06:00Z"/>
              </w:rPr>
            </w:pPr>
            <w:del w:id="6512" w:author="aas" w:date="2013-10-14T02:06:00Z">
              <w:r>
                <w:delText xml:space="preserve">  &lt;/xs:simpleType&gt;</w:delText>
              </w:r>
            </w:del>
          </w:p>
          <w:p w14:paraId="5BB4B756" w14:textId="77777777" w:rsidR="001B6EE7" w:rsidRDefault="001B6EE7" w:rsidP="00105B1A">
            <w:pPr>
              <w:pStyle w:val="XML1"/>
              <w:rPr>
                <w:del w:id="6513" w:author="aas" w:date="2013-10-14T02:06:00Z"/>
              </w:rPr>
            </w:pPr>
          </w:p>
          <w:p w14:paraId="3EEA542E" w14:textId="77777777" w:rsidR="001B6EE7" w:rsidRDefault="001B6EE7" w:rsidP="001B6EE7">
            <w:pPr>
              <w:pStyle w:val="XML1"/>
              <w:rPr>
                <w:del w:id="6514" w:author="aas" w:date="2013-10-14T02:06:00Z"/>
              </w:rPr>
            </w:pPr>
            <w:del w:id="6515" w:author="aas" w:date="2013-10-14T02:06:00Z">
              <w:r>
                <w:delText xml:space="preserve">  &lt;xs:simpleType name="hex-binary"&gt;</w:delText>
              </w:r>
            </w:del>
          </w:p>
          <w:p w14:paraId="3EAC3ECE" w14:textId="77777777" w:rsidR="001B6EE7" w:rsidRDefault="001B6EE7" w:rsidP="001B6EE7">
            <w:pPr>
              <w:pStyle w:val="XML1"/>
              <w:rPr>
                <w:del w:id="6516" w:author="aas" w:date="2013-10-14T02:06:00Z"/>
              </w:rPr>
            </w:pPr>
            <w:del w:id="6517" w:author="aas" w:date="2013-10-14T02:06:00Z">
              <w:r>
                <w:delText xml:space="preserve">    &lt;xs:annotation&gt;</w:delText>
              </w:r>
            </w:del>
          </w:p>
          <w:p w14:paraId="70F2335C" w14:textId="77777777" w:rsidR="001B6EE7" w:rsidRDefault="001B6EE7" w:rsidP="001B6EE7">
            <w:pPr>
              <w:pStyle w:val="XML1"/>
              <w:rPr>
                <w:del w:id="6518" w:author="aas" w:date="2013-10-14T02:06:00Z"/>
              </w:rPr>
            </w:pPr>
            <w:del w:id="6519" w:author="aas" w:date="2013-10-14T02:06:00Z">
              <w:r>
                <w:delText xml:space="preserve">      &lt;xs:documentation&gt;</w:delText>
              </w:r>
            </w:del>
          </w:p>
          <w:p w14:paraId="16A9380D" w14:textId="77777777" w:rsidR="001B6EE7" w:rsidRDefault="001B6EE7" w:rsidP="001B6EE7">
            <w:pPr>
              <w:pStyle w:val="XML1"/>
              <w:rPr>
                <w:del w:id="6520" w:author="aas" w:date="2013-10-14T02:06:00Z"/>
              </w:rPr>
            </w:pPr>
            <w:del w:id="6521" w:author="aas" w:date="2013-10-14T02:06:00Z">
              <w:r>
                <w:delText xml:space="preserve">        hex binary encoded string</w:delText>
              </w:r>
            </w:del>
          </w:p>
          <w:p w14:paraId="74D8064A" w14:textId="77777777" w:rsidR="001B6EE7" w:rsidRDefault="001B6EE7" w:rsidP="001B6EE7">
            <w:pPr>
              <w:pStyle w:val="XML1"/>
              <w:rPr>
                <w:del w:id="6522" w:author="aas" w:date="2013-10-14T02:06:00Z"/>
              </w:rPr>
            </w:pPr>
            <w:del w:id="6523" w:author="aas" w:date="2013-10-14T02:06:00Z">
              <w:r>
                <w:delText xml:space="preserve">      &lt;/xs:documentation&gt;</w:delText>
              </w:r>
            </w:del>
          </w:p>
          <w:p w14:paraId="1E762E3C" w14:textId="77777777" w:rsidR="001B6EE7" w:rsidRDefault="001B6EE7" w:rsidP="001B6EE7">
            <w:pPr>
              <w:pStyle w:val="XML1"/>
              <w:rPr>
                <w:del w:id="6524" w:author="aas" w:date="2013-10-14T02:06:00Z"/>
              </w:rPr>
            </w:pPr>
            <w:del w:id="6525" w:author="aas" w:date="2013-10-14T02:06:00Z">
              <w:r>
                <w:delText xml:space="preserve">    &lt;/xs:annotation&gt;</w:delText>
              </w:r>
            </w:del>
          </w:p>
          <w:p w14:paraId="36D87642" w14:textId="77777777" w:rsidR="001B6EE7" w:rsidRDefault="001B6EE7" w:rsidP="001B6EE7">
            <w:pPr>
              <w:pStyle w:val="XML1"/>
              <w:rPr>
                <w:del w:id="6526" w:author="aas" w:date="2013-10-14T02:06:00Z"/>
              </w:rPr>
            </w:pPr>
          </w:p>
          <w:p w14:paraId="293DA03D" w14:textId="77777777" w:rsidR="001B6EE7" w:rsidRDefault="001B6EE7" w:rsidP="001B6EE7">
            <w:pPr>
              <w:pStyle w:val="XML1"/>
              <w:rPr>
                <w:del w:id="6527" w:author="aas" w:date="2013-10-14T02:06:00Z"/>
              </w:rPr>
            </w:pPr>
            <w:del w:id="6528" w:author="aas" w:date="2013-10-14T02:06:00Z">
              <w:r>
                <w:delText xml:space="preserve">    &lt;xs:restriction base="xs:base64Binary"&gt;</w:delText>
              </w:r>
            </w:del>
          </w:p>
          <w:p w14:paraId="3C390AF8" w14:textId="77777777" w:rsidR="001B6EE7" w:rsidRDefault="001B6EE7" w:rsidP="001B6EE7">
            <w:pPr>
              <w:pStyle w:val="XML1"/>
              <w:rPr>
                <w:del w:id="6529" w:author="aas" w:date="2013-10-14T02:06:00Z"/>
              </w:rPr>
            </w:pPr>
            <w:del w:id="6530" w:author="aas" w:date="2013-10-14T02:06:00Z">
              <w:r>
                <w:delText xml:space="preserve">    &lt;/xs:restriction&gt;</w:delText>
              </w:r>
            </w:del>
          </w:p>
          <w:p w14:paraId="73669885" w14:textId="77777777" w:rsidR="001B6EE7" w:rsidRPr="009F1B7D" w:rsidRDefault="001B6EE7" w:rsidP="001B6EE7">
            <w:pPr>
              <w:pStyle w:val="XML1"/>
              <w:rPr>
                <w:del w:id="6531" w:author="aas" w:date="2013-10-14T02:06:00Z"/>
              </w:rPr>
            </w:pPr>
            <w:del w:id="6532" w:author="aas" w:date="2013-10-14T02:06:00Z">
              <w:r>
                <w:delText xml:space="preserve">  &lt;/xs:simpleType&gt;</w:delText>
              </w:r>
            </w:del>
          </w:p>
        </w:tc>
      </w:tr>
    </w:tbl>
    <w:p w14:paraId="17033E2D" w14:textId="77777777" w:rsidR="00182140" w:rsidRPr="00182140" w:rsidRDefault="00182140" w:rsidP="00025A73">
      <w:pPr>
        <w:rPr>
          <w:del w:id="6533" w:author="aas" w:date="2013-10-14T02:06:00Z"/>
        </w:rPr>
      </w:pPr>
    </w:p>
    <w:p w14:paraId="43A867B8" w14:textId="67150F59" w:rsidR="00971A60" w:rsidRDefault="00971A60" w:rsidP="00971A60">
      <w:pPr>
        <w:pStyle w:val="Heading3"/>
        <w:keepLines w:val="0"/>
        <w:ind w:left="720" w:hanging="720"/>
      </w:pPr>
      <w:bookmarkStart w:id="6534" w:name="_Toc243774089"/>
      <w:r>
        <w:t>XML Example</w:t>
      </w:r>
      <w:bookmarkEnd w:id="6534"/>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lastRenderedPageBreak/>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35" w:name="_Toc243774090"/>
      <w:r>
        <w:t>NDM</w:t>
      </w:r>
      <w:bookmarkEnd w:id="6535"/>
    </w:p>
    <w:p w14:paraId="586BEB71" w14:textId="356A34B8"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536" w:author="Anees Shaikh" w:date="2013-11-24T23:15:00Z">
        <w:r w:rsidR="00AA5D31">
          <w:t xml:space="preserve"> Note that Flow Table features described in </w:t>
        </w:r>
      </w:ins>
      <w:ins w:id="6537"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38" w:author="Anees Shaikh" w:date="2013-11-24T23:17:00Z">
        <w:r w:rsidR="00AA5D31">
          <w:t>8.14</w:t>
        </w:r>
        <w:r w:rsidR="00AA5D31">
          <w:fldChar w:fldCharType="end"/>
        </w:r>
      </w:ins>
      <w:ins w:id="6539" w:author="Anees Shaikh" w:date="2013-10-19T02:14:00Z">
        <w:r w:rsidR="006A4016">
          <w:t xml:space="preserve"> </w:t>
        </w:r>
      </w:ins>
      <w:ins w:id="6540" w:author="Anees Shaikh" w:date="2013-11-24T23:17:00Z">
        <w:r w:rsidR="00AA5D31">
          <w:t xml:space="preserve">are generally not used with NDMs.  </w:t>
        </w:r>
      </w:ins>
      <w:ins w:id="6541" w:author="Anees Shaikh" w:date="2013-10-19T02:15:00Z">
        <w:r w:rsidR="006A4016">
          <w:t>Implementations are expected to extend the base XML schema with a set of NDM-specific data definitions (e.g. L2+L3). The details of the specific NDMs are outside the scope of this document.  Refer to documentation from the ONF Forwarding Abstractions Working Group for details.</w:t>
        </w:r>
        <w:r w:rsidR="006A4016" w:rsidDel="006A4016">
          <w:t xml:space="preserve"> </w:t>
        </w:r>
      </w:ins>
      <w:del w:id="6542" w:author="Anees Shaikh" w:date="2013-10-19T02:14:00Z">
        <w:r w:rsidR="001D136E" w:rsidDel="006A4016">
          <w:delText>(need example)</w:delText>
        </w:r>
      </w:del>
    </w:p>
    <w:p w14:paraId="7B8EAA94" w14:textId="592A7180" w:rsidR="00EA69CB" w:rsidRDefault="00EA69CB" w:rsidP="00EA69CB">
      <w:pPr>
        <w:pStyle w:val="Heading3"/>
      </w:pPr>
      <w:bookmarkStart w:id="6543" w:name="_Toc243774091"/>
      <w:r>
        <w:lastRenderedPageBreak/>
        <w:t>UML Diagram</w:t>
      </w:r>
      <w:bookmarkEnd w:id="6543"/>
    </w:p>
    <w:p w14:paraId="0D14C2AA" w14:textId="77777777" w:rsidR="00106C2C" w:rsidRPr="00245921" w:rsidRDefault="00106C2C" w:rsidP="00245921">
      <w:r>
        <w:object w:dxaOrig="3406" w:dyaOrig="5521" w14:anchorId="7274FCD7">
          <v:shape id="_x0000_i1040" type="#_x0000_t75" style="width:170.25pt;height:276pt" o:ole="">
            <v:imagedata r:id="rId49" o:title=""/>
          </v:shape>
          <o:OLEObject Type="Embed" ProgID="Visio.Drawing.15" ShapeID="_x0000_i1040" DrawAspect="Content" ObjectID="_1446886559" r:id="rId50"/>
        </w:object>
      </w:r>
    </w:p>
    <w:p w14:paraId="4E628C65" w14:textId="62BD25F4" w:rsidR="00FD1CD6" w:rsidDel="006A4016" w:rsidRDefault="00EA69CB" w:rsidP="00FD1CD6">
      <w:pPr>
        <w:pStyle w:val="Heading3"/>
        <w:rPr>
          <w:del w:id="6544" w:author="Anees Shaikh" w:date="2013-10-19T02:15:00Z"/>
        </w:rPr>
      </w:pPr>
      <w:del w:id="6545" w:author="Anees Shaikh" w:date="2013-10-19T02:15:00Z">
        <w:r w:rsidDel="006A4016">
          <w:delText>XML Schema</w:delText>
        </w:r>
      </w:del>
    </w:p>
    <w:p w14:paraId="6BEACC80" w14:textId="672ABCB0" w:rsidR="00CE6A2F" w:rsidRPr="00CE6A2F" w:rsidDel="006A4016" w:rsidRDefault="00CE6A2F" w:rsidP="00CE6A2F">
      <w:pPr>
        <w:rPr>
          <w:del w:id="6546" w:author="Anees Shaikh" w:date="2013-10-19T02:15:00Z"/>
        </w:rPr>
      </w:pPr>
      <w:del w:id="6547"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48"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49" w:author="Anees Shaikh" w:date="2013-10-19T02:15:00Z"/>
        </w:trPr>
        <w:tc>
          <w:tcPr>
            <w:tcW w:w="8820" w:type="dxa"/>
          </w:tcPr>
          <w:p w14:paraId="3E9814E8" w14:textId="6D959B34" w:rsidR="0023596D" w:rsidDel="006A4016" w:rsidRDefault="0023596D" w:rsidP="0023596D">
            <w:pPr>
              <w:pStyle w:val="XML2"/>
              <w:rPr>
                <w:del w:id="6550" w:author="Anees Shaikh" w:date="2013-10-19T02:15:00Z"/>
              </w:rPr>
            </w:pPr>
            <w:del w:id="6551" w:author="Anees Shaikh" w:date="2013-10-19T02:15:00Z">
              <w:r w:rsidDel="006A4016">
                <w:delText xml:space="preserve">  &lt;xs:group name="a0"&gt;</w:delText>
              </w:r>
            </w:del>
          </w:p>
          <w:p w14:paraId="6B66EFE8" w14:textId="1F700FFB" w:rsidR="0023596D" w:rsidDel="006A4016" w:rsidRDefault="0023596D" w:rsidP="0023596D">
            <w:pPr>
              <w:pStyle w:val="XML2"/>
              <w:rPr>
                <w:del w:id="6552" w:author="Anees Shaikh" w:date="2013-10-19T02:15:00Z"/>
              </w:rPr>
            </w:pPr>
            <w:del w:id="6553" w:author="Anees Shaikh" w:date="2013-10-19T02:15:00Z">
              <w:r w:rsidDel="006A4016">
                <w:delText xml:space="preserve">    &lt;xs:sequence&gt;</w:delText>
              </w:r>
            </w:del>
          </w:p>
          <w:p w14:paraId="670E7923" w14:textId="2921CDDA" w:rsidR="0023596D" w:rsidDel="006A4016" w:rsidRDefault="0023596D" w:rsidP="0023596D">
            <w:pPr>
              <w:pStyle w:val="XML2"/>
              <w:rPr>
                <w:del w:id="6554" w:author="Anees Shaikh" w:date="2013-10-19T02:15:00Z"/>
              </w:rPr>
            </w:pPr>
            <w:del w:id="6555" w:author="Anees Shaikh" w:date="2013-10-19T02:15:00Z">
              <w:r w:rsidDel="006A4016">
                <w:delText xml:space="preserve">      &lt;xs:element name="ndm"&gt;</w:delText>
              </w:r>
            </w:del>
          </w:p>
          <w:p w14:paraId="314A163F" w14:textId="10E2EA7B" w:rsidR="0023596D" w:rsidDel="006A4016" w:rsidRDefault="0023596D" w:rsidP="0023596D">
            <w:pPr>
              <w:pStyle w:val="XML2"/>
              <w:rPr>
                <w:del w:id="6556" w:author="Anees Shaikh" w:date="2013-10-19T02:15:00Z"/>
              </w:rPr>
            </w:pPr>
            <w:del w:id="6557" w:author="Anees Shaikh" w:date="2013-10-19T02:15:00Z">
              <w:r w:rsidDel="006A4016">
                <w:delText xml:space="preserve">        &lt;xs:annotation&gt;</w:delText>
              </w:r>
            </w:del>
          </w:p>
          <w:p w14:paraId="02444343" w14:textId="6C4A32B1" w:rsidR="0023596D" w:rsidDel="006A4016" w:rsidRDefault="0023596D" w:rsidP="0023596D">
            <w:pPr>
              <w:pStyle w:val="XML2"/>
              <w:rPr>
                <w:del w:id="6558" w:author="Anees Shaikh" w:date="2013-10-19T02:15:00Z"/>
              </w:rPr>
            </w:pPr>
            <w:del w:id="6559" w:author="Anees Shaikh" w:date="2013-10-19T02:15:00Z">
              <w:r w:rsidDel="006A4016">
                <w:delText xml:space="preserve">          &lt;xs:documentation&gt;</w:delText>
              </w:r>
            </w:del>
          </w:p>
          <w:p w14:paraId="0FD502B0" w14:textId="7587B179" w:rsidR="0023596D" w:rsidDel="006A4016" w:rsidRDefault="0023596D" w:rsidP="0023596D">
            <w:pPr>
              <w:pStyle w:val="XML2"/>
              <w:rPr>
                <w:del w:id="6560" w:author="Anees Shaikh" w:date="2013-10-19T02:15:00Z"/>
              </w:rPr>
            </w:pPr>
            <w:del w:id="6561"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62" w:author="Anees Shaikh" w:date="2013-10-19T02:15:00Z"/>
              </w:rPr>
            </w:pPr>
            <w:del w:id="6563" w:author="Anees Shaikh" w:date="2013-10-19T02:15:00Z">
              <w:r w:rsidDel="006A4016">
                <w:delText xml:space="preserve">            NDMs.</w:delText>
              </w:r>
            </w:del>
          </w:p>
          <w:p w14:paraId="72DF2F6E" w14:textId="54EE68B3" w:rsidR="0023596D" w:rsidDel="006A4016" w:rsidRDefault="0023596D" w:rsidP="0023596D">
            <w:pPr>
              <w:pStyle w:val="XML2"/>
              <w:rPr>
                <w:del w:id="6564" w:author="Anees Shaikh" w:date="2013-10-19T02:15:00Z"/>
              </w:rPr>
            </w:pPr>
            <w:del w:id="6565" w:author="Anees Shaikh" w:date="2013-10-19T02:15:00Z">
              <w:r w:rsidDel="006A4016">
                <w:delText xml:space="preserve">          &lt;/xs:documentation&gt;</w:delText>
              </w:r>
            </w:del>
          </w:p>
          <w:p w14:paraId="772B930E" w14:textId="59338892" w:rsidR="0023596D" w:rsidDel="006A4016" w:rsidRDefault="0023596D" w:rsidP="0023596D">
            <w:pPr>
              <w:pStyle w:val="XML2"/>
              <w:rPr>
                <w:del w:id="6566" w:author="Anees Shaikh" w:date="2013-10-19T02:15:00Z"/>
              </w:rPr>
            </w:pPr>
            <w:del w:id="6567" w:author="Anees Shaikh" w:date="2013-10-19T02:15:00Z">
              <w:r w:rsidDel="006A4016">
                <w:delText xml:space="preserve">        &lt;/xs:annotation&gt;</w:delText>
              </w:r>
            </w:del>
          </w:p>
          <w:p w14:paraId="5DB58947" w14:textId="290B384F" w:rsidR="0023596D" w:rsidDel="006A4016" w:rsidRDefault="0023596D" w:rsidP="0023596D">
            <w:pPr>
              <w:pStyle w:val="XML2"/>
              <w:rPr>
                <w:del w:id="6568" w:author="Anees Shaikh" w:date="2013-10-19T02:15:00Z"/>
              </w:rPr>
            </w:pPr>
            <w:del w:id="6569" w:author="Anees Shaikh" w:date="2013-10-19T02:15:00Z">
              <w:r w:rsidDel="006A4016">
                <w:delText xml:space="preserve">        &lt;xs:complexType&gt;</w:delText>
              </w:r>
            </w:del>
          </w:p>
          <w:p w14:paraId="1860591D" w14:textId="2E7BFE6D" w:rsidR="0023596D" w:rsidDel="006A4016" w:rsidRDefault="0023596D" w:rsidP="0023596D">
            <w:pPr>
              <w:pStyle w:val="XML2"/>
              <w:rPr>
                <w:del w:id="6570" w:author="Anees Shaikh" w:date="2013-10-19T02:15:00Z"/>
              </w:rPr>
            </w:pPr>
            <w:del w:id="6571" w:author="Anees Shaikh" w:date="2013-10-19T02:15:00Z">
              <w:r w:rsidDel="006A4016">
                <w:delText xml:space="preserve">          &lt;xs:sequence&gt;</w:delText>
              </w:r>
            </w:del>
          </w:p>
          <w:p w14:paraId="136757D7" w14:textId="65DC5943" w:rsidR="0023596D" w:rsidDel="006A4016" w:rsidRDefault="0023596D" w:rsidP="0023596D">
            <w:pPr>
              <w:pStyle w:val="XML2"/>
              <w:rPr>
                <w:del w:id="6572" w:author="Anees Shaikh" w:date="2013-10-19T02:15:00Z"/>
              </w:rPr>
            </w:pPr>
            <w:del w:id="6573"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74" w:author="Anees Shaikh" w:date="2013-10-19T02:15:00Z"/>
              </w:rPr>
            </w:pPr>
            <w:del w:id="6575" w:author="Anees Shaikh" w:date="2013-10-19T02:15:00Z">
              <w:r w:rsidDel="006A4016">
                <w:delText xml:space="preserve">                        maxOccurs="unbounded"&gt;</w:delText>
              </w:r>
            </w:del>
          </w:p>
          <w:p w14:paraId="25FC8F45" w14:textId="69C4EAEB" w:rsidR="0023596D" w:rsidDel="006A4016" w:rsidRDefault="0023596D" w:rsidP="0023596D">
            <w:pPr>
              <w:pStyle w:val="XML2"/>
              <w:rPr>
                <w:del w:id="6576" w:author="Anees Shaikh" w:date="2013-10-19T02:15:00Z"/>
              </w:rPr>
            </w:pPr>
            <w:del w:id="6577" w:author="Anees Shaikh" w:date="2013-10-19T02:15:00Z">
              <w:r w:rsidDel="006A4016">
                <w:delText xml:space="preserve">              &lt;xs:annotation&gt;</w:delText>
              </w:r>
            </w:del>
          </w:p>
          <w:p w14:paraId="65111598" w14:textId="2653EC65" w:rsidR="0023596D" w:rsidDel="006A4016" w:rsidRDefault="0023596D" w:rsidP="0023596D">
            <w:pPr>
              <w:pStyle w:val="XML2"/>
              <w:rPr>
                <w:del w:id="6578" w:author="Anees Shaikh" w:date="2013-10-19T02:15:00Z"/>
              </w:rPr>
            </w:pPr>
            <w:del w:id="6579" w:author="Anees Shaikh" w:date="2013-10-19T02:15:00Z">
              <w:r w:rsidDel="006A4016">
                <w:delText xml:space="preserve">                &lt;xs:documentation&gt;</w:delText>
              </w:r>
            </w:del>
          </w:p>
          <w:p w14:paraId="635B04E9" w14:textId="7CA0A8DE" w:rsidR="0023596D" w:rsidDel="006A4016" w:rsidRDefault="0023596D" w:rsidP="0023596D">
            <w:pPr>
              <w:pStyle w:val="XML2"/>
              <w:rPr>
                <w:del w:id="6580" w:author="Anees Shaikh" w:date="2013-10-19T02:15:00Z"/>
              </w:rPr>
            </w:pPr>
            <w:del w:id="6581"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82" w:author="Anees Shaikh" w:date="2013-10-19T02:15:00Z"/>
              </w:rPr>
            </w:pPr>
            <w:del w:id="6583"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84" w:author="Anees Shaikh" w:date="2013-10-19T02:15:00Z"/>
              </w:rPr>
            </w:pPr>
            <w:del w:id="6585"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586" w:author="Anees Shaikh" w:date="2013-10-19T02:15:00Z"/>
              </w:rPr>
            </w:pPr>
            <w:del w:id="6587" w:author="Anees Shaikh" w:date="2013-10-19T02:15:00Z">
              <w:r w:rsidDel="006A4016">
                <w:delText xml:space="preserve">                &lt;/xs:documentation&gt;</w:delText>
              </w:r>
            </w:del>
          </w:p>
          <w:p w14:paraId="2AB8AC67" w14:textId="21EA5BAB" w:rsidR="0023596D" w:rsidDel="006A4016" w:rsidRDefault="0023596D" w:rsidP="0023596D">
            <w:pPr>
              <w:pStyle w:val="XML2"/>
              <w:rPr>
                <w:del w:id="6588" w:author="Anees Shaikh" w:date="2013-10-19T02:15:00Z"/>
              </w:rPr>
            </w:pPr>
            <w:del w:id="6589" w:author="Anees Shaikh" w:date="2013-10-19T02:15:00Z">
              <w:r w:rsidDel="006A4016">
                <w:delText xml:space="preserve">              &lt;/xs:annotation&gt;</w:delText>
              </w:r>
            </w:del>
          </w:p>
          <w:p w14:paraId="09BAB321" w14:textId="36CB849D" w:rsidR="0023596D" w:rsidDel="006A4016" w:rsidRDefault="0023596D" w:rsidP="0023596D">
            <w:pPr>
              <w:pStyle w:val="XML2"/>
              <w:rPr>
                <w:del w:id="6590" w:author="Anees Shaikh" w:date="2013-10-19T02:15:00Z"/>
              </w:rPr>
            </w:pPr>
            <w:del w:id="6591" w:author="Anees Shaikh" w:date="2013-10-19T02:15:00Z">
              <w:r w:rsidDel="006A4016">
                <w:delText xml:space="preserve">              &lt;xs:complexType&gt;</w:delText>
              </w:r>
            </w:del>
          </w:p>
          <w:p w14:paraId="5A76A5F2" w14:textId="38AB5E8A" w:rsidR="0023596D" w:rsidDel="006A4016" w:rsidRDefault="0023596D" w:rsidP="0023596D">
            <w:pPr>
              <w:pStyle w:val="XML2"/>
              <w:rPr>
                <w:del w:id="6592" w:author="Anees Shaikh" w:date="2013-10-19T02:15:00Z"/>
              </w:rPr>
            </w:pPr>
            <w:del w:id="6593" w:author="Anees Shaikh" w:date="2013-10-19T02:15:00Z">
              <w:r w:rsidDel="006A4016">
                <w:delText xml:space="preserve">                &lt;xs:sequence&gt;</w:delText>
              </w:r>
            </w:del>
          </w:p>
          <w:p w14:paraId="14C90E28" w14:textId="2156B65E" w:rsidR="0023596D" w:rsidDel="006A4016" w:rsidRDefault="0023596D" w:rsidP="0023596D">
            <w:pPr>
              <w:pStyle w:val="XML2"/>
              <w:rPr>
                <w:del w:id="6594" w:author="Anees Shaikh" w:date="2013-10-19T02:15:00Z"/>
              </w:rPr>
            </w:pPr>
            <w:del w:id="6595"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596" w:author="Anees Shaikh" w:date="2013-10-19T02:15:00Z"/>
              </w:rPr>
            </w:pPr>
            <w:del w:id="6597" w:author="Anees Shaikh" w:date="2013-10-19T02:15:00Z">
              <w:r w:rsidDel="006A4016">
                <w:delText xml:space="preserve">                    &lt;xs:annotation&gt;</w:delText>
              </w:r>
            </w:del>
          </w:p>
          <w:p w14:paraId="6C615048" w14:textId="69E94E21" w:rsidR="0023596D" w:rsidDel="006A4016" w:rsidRDefault="0023596D" w:rsidP="0023596D">
            <w:pPr>
              <w:pStyle w:val="XML2"/>
              <w:rPr>
                <w:del w:id="6598" w:author="Anees Shaikh" w:date="2013-10-19T02:15:00Z"/>
              </w:rPr>
            </w:pPr>
            <w:del w:id="6599" w:author="Anees Shaikh" w:date="2013-10-19T02:15:00Z">
              <w:r w:rsidDel="006A4016">
                <w:delText xml:space="preserve">                      &lt;xs:documentation&gt;</w:delText>
              </w:r>
            </w:del>
          </w:p>
          <w:p w14:paraId="190254B4" w14:textId="3215BF50" w:rsidR="0023596D" w:rsidDel="006A4016" w:rsidRDefault="0023596D" w:rsidP="0023596D">
            <w:pPr>
              <w:pStyle w:val="XML2"/>
              <w:rPr>
                <w:del w:id="6600" w:author="Anees Shaikh" w:date="2013-10-19T02:15:00Z"/>
              </w:rPr>
            </w:pPr>
            <w:del w:id="6601" w:author="Anees Shaikh" w:date="2013-10-19T02:15:00Z">
              <w:r w:rsidDel="006A4016">
                <w:delText xml:space="preserve">                        A unique name of the NDM.</w:delText>
              </w:r>
            </w:del>
          </w:p>
          <w:p w14:paraId="408CAA3B" w14:textId="0759260D" w:rsidR="0023596D" w:rsidDel="006A4016" w:rsidRDefault="0023596D" w:rsidP="0023596D">
            <w:pPr>
              <w:pStyle w:val="XML2"/>
              <w:rPr>
                <w:del w:id="6602" w:author="Anees Shaikh" w:date="2013-10-19T02:15:00Z"/>
              </w:rPr>
            </w:pPr>
            <w:del w:id="6603"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04" w:author="Anees Shaikh" w:date="2013-10-19T02:15:00Z"/>
              </w:rPr>
            </w:pPr>
            <w:del w:id="6605"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06" w:author="Anees Shaikh" w:date="2013-10-19T02:15:00Z"/>
              </w:rPr>
            </w:pPr>
            <w:del w:id="6607"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08" w:author="Anees Shaikh" w:date="2013-10-19T02:15:00Z"/>
              </w:rPr>
            </w:pPr>
            <w:del w:id="6609"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10" w:author="Anees Shaikh" w:date="2013-10-19T02:15:00Z"/>
              </w:rPr>
            </w:pPr>
            <w:del w:id="6611" w:author="Anees Shaikh" w:date="2013-10-19T02:15:00Z">
              <w:r w:rsidDel="006A4016">
                <w:delText xml:space="preserve">                           list;</w:delText>
              </w:r>
            </w:del>
          </w:p>
          <w:p w14:paraId="02BFB37C" w14:textId="53C4921F" w:rsidR="0023596D" w:rsidDel="006A4016" w:rsidRDefault="0023596D" w:rsidP="0023596D">
            <w:pPr>
              <w:pStyle w:val="XML2"/>
              <w:rPr>
                <w:del w:id="6612" w:author="Anees Shaikh" w:date="2013-10-19T02:15:00Z"/>
              </w:rPr>
            </w:pPr>
            <w:del w:id="6613"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14" w:author="Anees Shaikh" w:date="2013-10-19T02:15:00Z"/>
              </w:rPr>
            </w:pPr>
            <w:del w:id="6615"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16" w:author="Anees Shaikh" w:date="2013-10-19T02:15:00Z"/>
              </w:rPr>
            </w:pPr>
            <w:del w:id="6617" w:author="Anees Shaikh" w:date="2013-10-19T02:15:00Z">
              <w:r w:rsidDel="006A4016">
                <w:delText xml:space="preserve">                      &lt;/xs:documentation&gt;</w:delText>
              </w:r>
            </w:del>
          </w:p>
          <w:p w14:paraId="63D21F18" w14:textId="4410D983" w:rsidR="0023596D" w:rsidDel="006A4016" w:rsidRDefault="0023596D" w:rsidP="0023596D">
            <w:pPr>
              <w:pStyle w:val="XML2"/>
              <w:rPr>
                <w:del w:id="6618" w:author="Anees Shaikh" w:date="2013-10-19T02:15:00Z"/>
              </w:rPr>
            </w:pPr>
            <w:del w:id="6619" w:author="Anees Shaikh" w:date="2013-10-19T02:15:00Z">
              <w:r w:rsidDel="006A4016">
                <w:delText xml:space="preserve">                    &lt;/xs:annotation&gt;</w:delText>
              </w:r>
            </w:del>
          </w:p>
          <w:p w14:paraId="0EFFD901" w14:textId="557561A9" w:rsidR="0023596D" w:rsidDel="006A4016" w:rsidRDefault="0023596D" w:rsidP="0023596D">
            <w:pPr>
              <w:pStyle w:val="XML2"/>
              <w:rPr>
                <w:del w:id="6620" w:author="Anees Shaikh" w:date="2013-10-19T02:15:00Z"/>
              </w:rPr>
            </w:pPr>
            <w:del w:id="6621" w:author="Anees Shaikh" w:date="2013-10-19T02:15:00Z">
              <w:r w:rsidDel="006A4016">
                <w:delText xml:space="preserve">                  &lt;/xs:element&gt;</w:delText>
              </w:r>
            </w:del>
          </w:p>
          <w:p w14:paraId="0834A374" w14:textId="13307FE4" w:rsidR="0023596D" w:rsidDel="006A4016" w:rsidRDefault="0023596D" w:rsidP="0023596D">
            <w:pPr>
              <w:pStyle w:val="XML2"/>
              <w:rPr>
                <w:del w:id="6622" w:author="Anees Shaikh" w:date="2013-10-19T02:15:00Z"/>
              </w:rPr>
            </w:pPr>
            <w:del w:id="6623" w:author="Anees Shaikh" w:date="2013-10-19T02:15:00Z">
              <w:r w:rsidDel="006A4016">
                <w:delText xml:space="preserve">                  &lt;xs:element name="type"&gt;</w:delText>
              </w:r>
            </w:del>
          </w:p>
          <w:p w14:paraId="666F536F" w14:textId="46A70C18" w:rsidR="0023596D" w:rsidDel="006A4016" w:rsidRDefault="0023596D" w:rsidP="0023596D">
            <w:pPr>
              <w:pStyle w:val="XML2"/>
              <w:rPr>
                <w:del w:id="6624" w:author="Anees Shaikh" w:date="2013-10-19T02:15:00Z"/>
              </w:rPr>
            </w:pPr>
            <w:del w:id="6625" w:author="Anees Shaikh" w:date="2013-10-19T02:15:00Z">
              <w:r w:rsidDel="006A4016">
                <w:delText xml:space="preserve">                    &lt;xs:annotation&gt;</w:delText>
              </w:r>
            </w:del>
          </w:p>
          <w:p w14:paraId="57E0AF4D" w14:textId="1187CC63" w:rsidR="0023596D" w:rsidDel="006A4016" w:rsidRDefault="0023596D" w:rsidP="0023596D">
            <w:pPr>
              <w:pStyle w:val="XML2"/>
              <w:rPr>
                <w:del w:id="6626" w:author="Anees Shaikh" w:date="2013-10-19T02:15:00Z"/>
              </w:rPr>
            </w:pPr>
            <w:del w:id="6627" w:author="Anees Shaikh" w:date="2013-10-19T02:15:00Z">
              <w:r w:rsidDel="006A4016">
                <w:delText xml:space="preserve">                      &lt;xs:documentation&gt;</w:delText>
              </w:r>
            </w:del>
          </w:p>
          <w:p w14:paraId="61B1FEFA" w14:textId="21B8B960" w:rsidR="0023596D" w:rsidDel="006A4016" w:rsidRDefault="0023596D" w:rsidP="0023596D">
            <w:pPr>
              <w:pStyle w:val="XML2"/>
              <w:rPr>
                <w:del w:id="6628" w:author="Anees Shaikh" w:date="2013-10-19T02:15:00Z"/>
              </w:rPr>
            </w:pPr>
            <w:del w:id="6629" w:author="Anees Shaikh" w:date="2013-10-19T02:15:00Z">
              <w:r w:rsidDel="006A4016">
                <w:delText xml:space="preserve">                        The NDM type.</w:delText>
              </w:r>
            </w:del>
          </w:p>
          <w:p w14:paraId="048FAD24" w14:textId="46AC4F52" w:rsidR="0023596D" w:rsidDel="006A4016" w:rsidRDefault="0023596D" w:rsidP="0023596D">
            <w:pPr>
              <w:pStyle w:val="XML2"/>
              <w:rPr>
                <w:del w:id="6630" w:author="Anees Shaikh" w:date="2013-10-19T02:15:00Z"/>
              </w:rPr>
            </w:pPr>
            <w:del w:id="6631" w:author="Anees Shaikh" w:date="2013-10-19T02:15:00Z">
              <w:r w:rsidDel="006A4016">
                <w:delText xml:space="preserve">                      &lt;/xs:documentation&gt;</w:delText>
              </w:r>
            </w:del>
          </w:p>
          <w:p w14:paraId="16F1FC45" w14:textId="557714BE" w:rsidR="0023596D" w:rsidDel="006A4016" w:rsidRDefault="0023596D" w:rsidP="0023596D">
            <w:pPr>
              <w:pStyle w:val="XML2"/>
              <w:rPr>
                <w:del w:id="6632" w:author="Anees Shaikh" w:date="2013-10-19T02:15:00Z"/>
              </w:rPr>
            </w:pPr>
            <w:del w:id="6633" w:author="Anees Shaikh" w:date="2013-10-19T02:15:00Z">
              <w:r w:rsidDel="006A4016">
                <w:delText xml:space="preserve">                    &lt;/xs:annotation&gt;</w:delText>
              </w:r>
            </w:del>
          </w:p>
          <w:p w14:paraId="5C67B3C3" w14:textId="54639F1B" w:rsidR="0023596D" w:rsidDel="006A4016" w:rsidRDefault="0023596D" w:rsidP="0023596D">
            <w:pPr>
              <w:pStyle w:val="XML2"/>
              <w:rPr>
                <w:del w:id="6634" w:author="Anees Shaikh" w:date="2013-10-19T02:15:00Z"/>
              </w:rPr>
            </w:pPr>
            <w:del w:id="6635" w:author="Anees Shaikh" w:date="2013-10-19T02:15:00Z">
              <w:r w:rsidDel="006A4016">
                <w:delText xml:space="preserve">                    &lt;xs:simpleType&gt;</w:delText>
              </w:r>
            </w:del>
          </w:p>
          <w:p w14:paraId="116831BC" w14:textId="0CDB9FBC" w:rsidR="0023596D" w:rsidDel="006A4016" w:rsidRDefault="0023596D" w:rsidP="0023596D">
            <w:pPr>
              <w:pStyle w:val="XML2"/>
              <w:rPr>
                <w:del w:id="6636" w:author="Anees Shaikh" w:date="2013-10-19T02:15:00Z"/>
              </w:rPr>
            </w:pPr>
            <w:del w:id="6637"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38" w:author="Anees Shaikh" w:date="2013-10-19T02:15:00Z"/>
              </w:rPr>
            </w:pPr>
            <w:del w:id="6639"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40" w:author="Anees Shaikh" w:date="2013-10-19T02:15:00Z"/>
              </w:rPr>
            </w:pPr>
            <w:del w:id="6641"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42" w:author="Anees Shaikh" w:date="2013-10-19T02:15:00Z"/>
              </w:rPr>
            </w:pPr>
            <w:del w:id="6643" w:author="Anees Shaikh" w:date="2013-10-19T02:15:00Z">
              <w:r w:rsidDel="006A4016">
                <w:delText xml:space="preserve">                      &lt;/xs:restriction&gt;</w:delText>
              </w:r>
            </w:del>
          </w:p>
          <w:p w14:paraId="65145533" w14:textId="33DBE4D2" w:rsidR="0023596D" w:rsidDel="006A4016" w:rsidRDefault="0023596D" w:rsidP="0023596D">
            <w:pPr>
              <w:pStyle w:val="XML2"/>
              <w:rPr>
                <w:del w:id="6644" w:author="Anees Shaikh" w:date="2013-10-19T02:15:00Z"/>
              </w:rPr>
            </w:pPr>
            <w:del w:id="6645" w:author="Anees Shaikh" w:date="2013-10-19T02:15:00Z">
              <w:r w:rsidDel="006A4016">
                <w:delText xml:space="preserve">                    &lt;/xs:simpleType&gt;</w:delText>
              </w:r>
            </w:del>
          </w:p>
          <w:p w14:paraId="5815680F" w14:textId="15E60E14" w:rsidR="0023596D" w:rsidDel="006A4016" w:rsidRDefault="0023596D" w:rsidP="0023596D">
            <w:pPr>
              <w:pStyle w:val="XML2"/>
              <w:rPr>
                <w:del w:id="6646" w:author="Anees Shaikh" w:date="2013-10-19T02:15:00Z"/>
              </w:rPr>
            </w:pPr>
            <w:del w:id="6647" w:author="Anees Shaikh" w:date="2013-10-19T02:15:00Z">
              <w:r w:rsidDel="006A4016">
                <w:delText xml:space="preserve">                  &lt;/xs:element&gt;</w:delText>
              </w:r>
            </w:del>
          </w:p>
          <w:p w14:paraId="4845DBD1" w14:textId="35B6DB2D" w:rsidR="0023596D" w:rsidDel="006A4016" w:rsidRDefault="0023596D" w:rsidP="0023596D">
            <w:pPr>
              <w:pStyle w:val="XML2"/>
              <w:rPr>
                <w:del w:id="6648" w:author="Anees Shaikh" w:date="2013-10-19T02:15:00Z"/>
              </w:rPr>
            </w:pPr>
            <w:del w:id="6649"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50" w:author="Anees Shaikh" w:date="2013-10-19T02:15:00Z"/>
              </w:rPr>
            </w:pPr>
            <w:del w:id="6651" w:author="Anees Shaikh" w:date="2013-10-19T02:15:00Z">
              <w:r w:rsidDel="006A4016">
                <w:delText xml:space="preserve">                    &lt;xs:annotation&gt;</w:delText>
              </w:r>
            </w:del>
          </w:p>
          <w:p w14:paraId="4227DFF5" w14:textId="67F83128" w:rsidR="0023596D" w:rsidDel="006A4016" w:rsidRDefault="0023596D" w:rsidP="0023596D">
            <w:pPr>
              <w:pStyle w:val="XML2"/>
              <w:rPr>
                <w:del w:id="6652" w:author="Anees Shaikh" w:date="2013-10-19T02:15:00Z"/>
              </w:rPr>
            </w:pPr>
            <w:del w:id="6653" w:author="Anees Shaikh" w:date="2013-10-19T02:15:00Z">
              <w:r w:rsidDel="006A4016">
                <w:delText xml:space="preserve">                      &lt;xs:documentation&gt;</w:delText>
              </w:r>
            </w:del>
          </w:p>
          <w:p w14:paraId="0EC7933F" w14:textId="2AA19897" w:rsidR="0023596D" w:rsidDel="006A4016" w:rsidRDefault="0023596D" w:rsidP="0023596D">
            <w:pPr>
              <w:pStyle w:val="XML2"/>
              <w:rPr>
                <w:del w:id="6654" w:author="Anees Shaikh" w:date="2013-10-19T02:15:00Z"/>
              </w:rPr>
            </w:pPr>
            <w:del w:id="6655"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56" w:author="Anees Shaikh" w:date="2013-10-19T02:15:00Z"/>
              </w:rPr>
            </w:pPr>
            <w:del w:id="6657" w:author="Anees Shaikh" w:date="2013-10-19T02:15:00Z">
              <w:r w:rsidDel="006A4016">
                <w:delText xml:space="preserve">                      &lt;/xs:documentation&gt;</w:delText>
              </w:r>
            </w:del>
          </w:p>
          <w:p w14:paraId="5CA2CA57" w14:textId="666DA8CB" w:rsidR="0023596D" w:rsidDel="006A4016" w:rsidRDefault="0023596D" w:rsidP="0023596D">
            <w:pPr>
              <w:pStyle w:val="XML2"/>
              <w:rPr>
                <w:del w:id="6658" w:author="Anees Shaikh" w:date="2013-10-19T02:15:00Z"/>
              </w:rPr>
            </w:pPr>
            <w:del w:id="6659" w:author="Anees Shaikh" w:date="2013-10-19T02:15:00Z">
              <w:r w:rsidDel="006A4016">
                <w:delText xml:space="preserve">                    &lt;/xs:annotation&gt;</w:delText>
              </w:r>
            </w:del>
          </w:p>
          <w:p w14:paraId="2E505CCC" w14:textId="17F17214" w:rsidR="0023596D" w:rsidDel="006A4016" w:rsidRDefault="0023596D" w:rsidP="0023596D">
            <w:pPr>
              <w:pStyle w:val="XML2"/>
              <w:rPr>
                <w:del w:id="6660" w:author="Anees Shaikh" w:date="2013-10-19T02:15:00Z"/>
              </w:rPr>
            </w:pPr>
            <w:del w:id="6661" w:author="Anees Shaikh" w:date="2013-10-19T02:15:00Z">
              <w:r w:rsidDel="006A4016">
                <w:delText xml:space="preserve">                  &lt;/xs:element&gt;</w:delText>
              </w:r>
            </w:del>
          </w:p>
          <w:p w14:paraId="5C04D70C" w14:textId="24B2262F" w:rsidR="0023596D" w:rsidDel="006A4016" w:rsidRDefault="0023596D" w:rsidP="0023596D">
            <w:pPr>
              <w:pStyle w:val="XML2"/>
              <w:rPr>
                <w:del w:id="6662" w:author="Anees Shaikh" w:date="2013-10-19T02:15:00Z"/>
              </w:rPr>
            </w:pPr>
            <w:del w:id="6663" w:author="Anees Shaikh" w:date="2013-10-19T02:15:00Z">
              <w:r w:rsidDel="006A4016">
                <w:delText xml:space="preserve">                &lt;/xs:sequence&gt;</w:delText>
              </w:r>
            </w:del>
          </w:p>
          <w:p w14:paraId="40BAD880" w14:textId="616FA666" w:rsidR="0023596D" w:rsidDel="006A4016" w:rsidRDefault="0023596D" w:rsidP="0023596D">
            <w:pPr>
              <w:pStyle w:val="XML2"/>
              <w:rPr>
                <w:del w:id="6664" w:author="Anees Shaikh" w:date="2013-10-19T02:15:00Z"/>
              </w:rPr>
            </w:pPr>
            <w:del w:id="6665" w:author="Anees Shaikh" w:date="2013-10-19T02:15:00Z">
              <w:r w:rsidDel="006A4016">
                <w:delText xml:space="preserve">              &lt;/xs:complexType&gt;</w:delText>
              </w:r>
            </w:del>
          </w:p>
          <w:p w14:paraId="238148A9" w14:textId="134F8248" w:rsidR="0023596D" w:rsidDel="006A4016" w:rsidRDefault="0023596D" w:rsidP="0023596D">
            <w:pPr>
              <w:pStyle w:val="XML2"/>
              <w:rPr>
                <w:del w:id="6666" w:author="Anees Shaikh" w:date="2013-10-19T02:15:00Z"/>
              </w:rPr>
            </w:pPr>
            <w:del w:id="6667" w:author="Anees Shaikh" w:date="2013-10-19T02:15:00Z">
              <w:r w:rsidDel="006A4016">
                <w:delText xml:space="preserve">            &lt;/xs:element&gt;</w:delText>
              </w:r>
            </w:del>
          </w:p>
          <w:p w14:paraId="31CD3218" w14:textId="6C45B4DB" w:rsidR="0023596D" w:rsidDel="006A4016" w:rsidRDefault="0023596D" w:rsidP="0023596D">
            <w:pPr>
              <w:pStyle w:val="XML2"/>
              <w:rPr>
                <w:del w:id="6668" w:author="Anees Shaikh" w:date="2013-10-19T02:15:00Z"/>
              </w:rPr>
            </w:pPr>
            <w:del w:id="6669" w:author="Anees Shaikh" w:date="2013-10-19T02:15:00Z">
              <w:r w:rsidDel="006A4016">
                <w:delText xml:space="preserve">          &lt;/xs:sequence&gt;</w:delText>
              </w:r>
            </w:del>
          </w:p>
          <w:p w14:paraId="28078D20" w14:textId="0CD50731" w:rsidR="0023596D" w:rsidDel="006A4016" w:rsidRDefault="0023596D" w:rsidP="0023596D">
            <w:pPr>
              <w:pStyle w:val="XML2"/>
              <w:rPr>
                <w:del w:id="6670" w:author="Anees Shaikh" w:date="2013-10-19T02:15:00Z"/>
              </w:rPr>
            </w:pPr>
            <w:del w:id="6671" w:author="Anees Shaikh" w:date="2013-10-19T02:15:00Z">
              <w:r w:rsidDel="006A4016">
                <w:delText xml:space="preserve">        &lt;/xs:complexType&gt;</w:delText>
              </w:r>
            </w:del>
          </w:p>
          <w:p w14:paraId="44BDC643" w14:textId="6381AA21" w:rsidR="0023596D" w:rsidDel="006A4016" w:rsidRDefault="0023596D" w:rsidP="0023596D">
            <w:pPr>
              <w:pStyle w:val="XML2"/>
              <w:rPr>
                <w:del w:id="6672" w:author="Anees Shaikh" w:date="2013-10-19T02:15:00Z"/>
              </w:rPr>
            </w:pPr>
            <w:del w:id="6673" w:author="Anees Shaikh" w:date="2013-10-19T02:15:00Z">
              <w:r w:rsidDel="006A4016">
                <w:delText xml:space="preserve">      &lt;/xs:element&gt;</w:delText>
              </w:r>
            </w:del>
          </w:p>
          <w:p w14:paraId="3F6BD6AD" w14:textId="0068B133" w:rsidR="0023596D" w:rsidDel="006A4016" w:rsidRDefault="0023596D" w:rsidP="0023596D">
            <w:pPr>
              <w:pStyle w:val="XML2"/>
              <w:rPr>
                <w:del w:id="6674" w:author="Anees Shaikh" w:date="2013-10-19T02:15:00Z"/>
              </w:rPr>
            </w:pPr>
            <w:del w:id="6675" w:author="Anees Shaikh" w:date="2013-10-19T02:15:00Z">
              <w:r w:rsidDel="006A4016">
                <w:delText xml:space="preserve">    &lt;/xs:sequence&gt;</w:delText>
              </w:r>
            </w:del>
          </w:p>
          <w:p w14:paraId="271778A0" w14:textId="4B6292A5" w:rsidR="0023596D" w:rsidDel="006A4016" w:rsidRDefault="0023596D" w:rsidP="0023596D">
            <w:pPr>
              <w:pStyle w:val="XML2"/>
              <w:rPr>
                <w:del w:id="6676" w:author="Anees Shaikh" w:date="2013-10-19T02:15:00Z"/>
              </w:rPr>
            </w:pPr>
            <w:del w:id="6677" w:author="Anees Shaikh" w:date="2013-10-19T02:15:00Z">
              <w:r w:rsidDel="006A4016">
                <w:delText xml:space="preserve">  &lt;/xs:group&gt;</w:delText>
              </w:r>
            </w:del>
          </w:p>
          <w:p w14:paraId="4A7B5A6E" w14:textId="1FA0A8B9" w:rsidR="0023596D" w:rsidDel="006A4016" w:rsidRDefault="0023596D" w:rsidP="0023596D">
            <w:pPr>
              <w:pStyle w:val="XML2"/>
              <w:rPr>
                <w:del w:id="6678" w:author="Anees Shaikh" w:date="2013-10-19T02:15:00Z"/>
              </w:rPr>
            </w:pPr>
          </w:p>
          <w:p w14:paraId="794912A9" w14:textId="71758ED4" w:rsidR="0023596D" w:rsidDel="006A4016" w:rsidRDefault="0023596D" w:rsidP="0023596D">
            <w:pPr>
              <w:pStyle w:val="XML2"/>
              <w:rPr>
                <w:del w:id="6679" w:author="Anees Shaikh" w:date="2013-10-19T02:15:00Z"/>
              </w:rPr>
            </w:pPr>
            <w:del w:id="6680" w:author="Anees Shaikh" w:date="2013-10-19T02:15:00Z">
              <w:r w:rsidDel="006A4016">
                <w:delText xml:space="preserve">  &lt;xs:group name="a1"&gt;</w:delText>
              </w:r>
            </w:del>
          </w:p>
          <w:p w14:paraId="035DE265" w14:textId="45F5621C" w:rsidR="0023596D" w:rsidDel="006A4016" w:rsidRDefault="0023596D" w:rsidP="0023596D">
            <w:pPr>
              <w:pStyle w:val="XML2"/>
              <w:rPr>
                <w:del w:id="6681" w:author="Anees Shaikh" w:date="2013-10-19T02:15:00Z"/>
              </w:rPr>
            </w:pPr>
            <w:del w:id="6682" w:author="Anees Shaikh" w:date="2013-10-19T02:15:00Z">
              <w:r w:rsidDel="006A4016">
                <w:delText xml:space="preserve">    &lt;xs:sequence&gt;</w:delText>
              </w:r>
            </w:del>
          </w:p>
          <w:p w14:paraId="43C3000D" w14:textId="71C1B931" w:rsidR="0023596D" w:rsidDel="006A4016" w:rsidRDefault="0023596D" w:rsidP="0023596D">
            <w:pPr>
              <w:pStyle w:val="XML2"/>
              <w:rPr>
                <w:del w:id="6683" w:author="Anees Shaikh" w:date="2013-10-19T02:15:00Z"/>
              </w:rPr>
            </w:pPr>
            <w:del w:id="6684"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685" w:author="Anees Shaikh" w:date="2013-10-19T02:15:00Z"/>
              </w:rPr>
            </w:pPr>
            <w:del w:id="6686" w:author="Anees Shaikh" w:date="2013-10-19T02:15:00Z">
              <w:r w:rsidDel="006A4016">
                <w:delText xml:space="preserve">        &lt;xs:complexType&gt;</w:delText>
              </w:r>
            </w:del>
          </w:p>
          <w:p w14:paraId="4E978E75" w14:textId="50170063" w:rsidR="0023596D" w:rsidDel="006A4016" w:rsidRDefault="0023596D" w:rsidP="0023596D">
            <w:pPr>
              <w:pStyle w:val="XML2"/>
              <w:rPr>
                <w:del w:id="6687" w:author="Anees Shaikh" w:date="2013-10-19T02:15:00Z"/>
              </w:rPr>
            </w:pPr>
            <w:del w:id="6688" w:author="Anees Shaikh" w:date="2013-10-19T02:15:00Z">
              <w:r w:rsidDel="006A4016">
                <w:delText xml:space="preserve">          &lt;xs:sequence&gt;</w:delText>
              </w:r>
            </w:del>
          </w:p>
          <w:p w14:paraId="2740EF6E" w14:textId="1D76C550" w:rsidR="0023596D" w:rsidDel="006A4016" w:rsidRDefault="0023596D" w:rsidP="0023596D">
            <w:pPr>
              <w:pStyle w:val="XML2"/>
              <w:rPr>
                <w:del w:id="6689" w:author="Anees Shaikh" w:date="2013-10-19T02:15:00Z"/>
              </w:rPr>
            </w:pPr>
            <w:del w:id="6690" w:author="Anees Shaikh" w:date="2013-10-19T02:15:00Z">
              <w:r w:rsidDel="006A4016">
                <w:delText xml:space="preserve">            &lt;xs:choice&gt;</w:delText>
              </w:r>
            </w:del>
          </w:p>
          <w:p w14:paraId="012E0909" w14:textId="6972623C" w:rsidR="0023596D" w:rsidDel="006A4016" w:rsidRDefault="0023596D" w:rsidP="0023596D">
            <w:pPr>
              <w:pStyle w:val="XML2"/>
              <w:rPr>
                <w:del w:id="6691" w:author="Anees Shaikh" w:date="2013-10-19T02:15:00Z"/>
              </w:rPr>
            </w:pPr>
            <w:del w:id="6692" w:author="Anees Shaikh" w:date="2013-10-19T02:15:00Z">
              <w:r w:rsidDel="006A4016">
                <w:delText xml:space="preserve">              &lt;xs:annotation&gt;</w:delText>
              </w:r>
            </w:del>
          </w:p>
          <w:p w14:paraId="5E1D48FA" w14:textId="642F84D1" w:rsidR="0023596D" w:rsidDel="006A4016" w:rsidRDefault="0023596D" w:rsidP="0023596D">
            <w:pPr>
              <w:pStyle w:val="XML2"/>
              <w:rPr>
                <w:del w:id="6693" w:author="Anees Shaikh" w:date="2013-10-19T02:15:00Z"/>
              </w:rPr>
            </w:pPr>
            <w:del w:id="6694" w:author="Anees Shaikh" w:date="2013-10-19T02:15:00Z">
              <w:r w:rsidDel="006A4016">
                <w:delText xml:space="preserve">                &lt;xs:documentation&gt;</w:delText>
              </w:r>
            </w:del>
          </w:p>
          <w:p w14:paraId="24858D31" w14:textId="0E072AC8" w:rsidR="0023596D" w:rsidDel="006A4016" w:rsidRDefault="0023596D" w:rsidP="0023596D">
            <w:pPr>
              <w:pStyle w:val="XML2"/>
              <w:rPr>
                <w:del w:id="6695" w:author="Anees Shaikh" w:date="2013-10-19T02:15:00Z"/>
              </w:rPr>
            </w:pPr>
            <w:del w:id="6696"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697" w:author="Anees Shaikh" w:date="2013-10-19T02:15:00Z"/>
              </w:rPr>
            </w:pPr>
            <w:del w:id="6698"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699" w:author="Anees Shaikh" w:date="2013-10-19T02:15:00Z"/>
              </w:rPr>
            </w:pPr>
            <w:del w:id="6700"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01" w:author="Anees Shaikh" w:date="2013-10-19T02:15:00Z"/>
              </w:rPr>
            </w:pPr>
            <w:del w:id="6702"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03" w:author="Anees Shaikh" w:date="2013-10-19T02:15:00Z"/>
              </w:rPr>
            </w:pPr>
            <w:del w:id="6704" w:author="Anees Shaikh" w:date="2013-10-19T02:15:00Z">
              <w:r w:rsidDel="006A4016">
                <w:delText xml:space="preserve">                  'available-ndm'</w:delText>
              </w:r>
            </w:del>
          </w:p>
          <w:p w14:paraId="10FB1949" w14:textId="205C02EE" w:rsidR="0023596D" w:rsidDel="006A4016" w:rsidRDefault="0023596D" w:rsidP="0023596D">
            <w:pPr>
              <w:pStyle w:val="XML2"/>
              <w:rPr>
                <w:del w:id="6705" w:author="Anees Shaikh" w:date="2013-10-19T02:15:00Z"/>
              </w:rPr>
            </w:pPr>
            <w:del w:id="6706" w:author="Anees Shaikh" w:date="2013-10-19T02:15:00Z">
              <w:r w:rsidDel="006A4016">
                <w:delText xml:space="preserve">                &lt;/xs:documentation&gt;</w:delText>
              </w:r>
            </w:del>
          </w:p>
          <w:p w14:paraId="060418BB" w14:textId="04E92A27" w:rsidR="0023596D" w:rsidDel="006A4016" w:rsidRDefault="0023596D" w:rsidP="0023596D">
            <w:pPr>
              <w:pStyle w:val="XML2"/>
              <w:rPr>
                <w:del w:id="6707" w:author="Anees Shaikh" w:date="2013-10-19T02:15:00Z"/>
              </w:rPr>
            </w:pPr>
            <w:del w:id="6708" w:author="Anees Shaikh" w:date="2013-10-19T02:15:00Z">
              <w:r w:rsidDel="006A4016">
                <w:delText xml:space="preserve">              &lt;/xs:annotation&gt;</w:delText>
              </w:r>
            </w:del>
          </w:p>
          <w:p w14:paraId="0138E7BC" w14:textId="0002BB71" w:rsidR="0023596D" w:rsidDel="006A4016" w:rsidRDefault="0023596D" w:rsidP="0023596D">
            <w:pPr>
              <w:pStyle w:val="XML2"/>
              <w:rPr>
                <w:del w:id="6709" w:author="Anees Shaikh" w:date="2013-10-19T02:15:00Z"/>
              </w:rPr>
            </w:pPr>
            <w:del w:id="6710" w:author="Anees Shaikh" w:date="2013-10-19T02:15:00Z">
              <w:r w:rsidDel="006A4016">
                <w:delText xml:space="preserve">            &lt;/xs:choice&gt;</w:delText>
              </w:r>
            </w:del>
          </w:p>
          <w:p w14:paraId="7F1ECA18" w14:textId="03DD840B" w:rsidR="0023596D" w:rsidDel="006A4016" w:rsidRDefault="0023596D" w:rsidP="0023596D">
            <w:pPr>
              <w:pStyle w:val="XML2"/>
              <w:rPr>
                <w:del w:id="6711" w:author="Anees Shaikh" w:date="2013-10-19T02:15:00Z"/>
              </w:rPr>
            </w:pPr>
            <w:del w:id="6712" w:author="Anees Shaikh" w:date="2013-10-19T02:15:00Z">
              <w:r w:rsidDel="006A4016">
                <w:delText xml:space="preserve">          &lt;/xs:sequence&gt;</w:delText>
              </w:r>
            </w:del>
          </w:p>
          <w:p w14:paraId="5B3C00C4" w14:textId="641F50FE" w:rsidR="0023596D" w:rsidDel="006A4016" w:rsidRDefault="0023596D" w:rsidP="0023596D">
            <w:pPr>
              <w:pStyle w:val="XML2"/>
              <w:rPr>
                <w:del w:id="6713" w:author="Anees Shaikh" w:date="2013-10-19T02:15:00Z"/>
              </w:rPr>
            </w:pPr>
            <w:del w:id="6714" w:author="Anees Shaikh" w:date="2013-10-19T02:15:00Z">
              <w:r w:rsidDel="006A4016">
                <w:delText xml:space="preserve">        &lt;/xs:complexType&gt;</w:delText>
              </w:r>
            </w:del>
          </w:p>
          <w:p w14:paraId="27F642EF" w14:textId="20731463" w:rsidR="0023596D" w:rsidDel="006A4016" w:rsidRDefault="0023596D" w:rsidP="0023596D">
            <w:pPr>
              <w:pStyle w:val="XML2"/>
              <w:rPr>
                <w:del w:id="6715" w:author="Anees Shaikh" w:date="2013-10-19T02:15:00Z"/>
              </w:rPr>
            </w:pPr>
            <w:del w:id="6716" w:author="Anees Shaikh" w:date="2013-10-19T02:15:00Z">
              <w:r w:rsidDel="006A4016">
                <w:delText xml:space="preserve">      &lt;/xs:element&gt;</w:delText>
              </w:r>
            </w:del>
          </w:p>
          <w:p w14:paraId="2D729B99" w14:textId="6895C292" w:rsidR="0023596D" w:rsidDel="006A4016" w:rsidRDefault="0023596D" w:rsidP="0023596D">
            <w:pPr>
              <w:pStyle w:val="XML2"/>
              <w:rPr>
                <w:del w:id="6717" w:author="Anees Shaikh" w:date="2013-10-19T02:15:00Z"/>
              </w:rPr>
            </w:pPr>
            <w:del w:id="6718" w:author="Anees Shaikh" w:date="2013-10-19T02:15:00Z">
              <w:r w:rsidDel="006A4016">
                <w:delText xml:space="preserve">    &lt;/xs:sequence&gt;</w:delText>
              </w:r>
            </w:del>
          </w:p>
          <w:p w14:paraId="20C80F15" w14:textId="54565219" w:rsidR="0023596D" w:rsidDel="006A4016" w:rsidRDefault="0023596D" w:rsidP="0023596D">
            <w:pPr>
              <w:pStyle w:val="XML2"/>
              <w:rPr>
                <w:del w:id="6719" w:author="Anees Shaikh" w:date="2013-10-19T02:15:00Z"/>
              </w:rPr>
            </w:pPr>
            <w:del w:id="6720"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21" w:author="Anees Shaikh" w:date="2013-10-19T02:15:00Z"/>
              </w:rPr>
            </w:pPr>
          </w:p>
        </w:tc>
      </w:tr>
    </w:tbl>
    <w:p w14:paraId="4C5113C4" w14:textId="3161D97B" w:rsidR="00EA69CB" w:rsidRDefault="00EA69CB" w:rsidP="00EA69CB">
      <w:pPr>
        <w:pStyle w:val="Heading3"/>
      </w:pPr>
      <w:bookmarkStart w:id="6722" w:name="_Toc243774092"/>
      <w:r>
        <w:t>XML Example</w:t>
      </w:r>
      <w:bookmarkEnd w:id="6722"/>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&lt;capable-switch xmlns="urn:onf:of111:config:yang"</w:t>
            </w:r>
          </w:p>
          <w:p w14:paraId="0E2AF28E" w14:textId="77777777" w:rsidR="00D33137" w:rsidRDefault="00D33137" w:rsidP="00D33137">
            <w:pPr>
              <w:pStyle w:val="XML2"/>
            </w:pPr>
            <w:r>
              <w:t xml:space="preserve">                xmlns:ndm="urn:opennetworking.org:yang:ndm"</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&lt;ndm:ndm-implementation&gt;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&lt;/ndm:ndm-implementation&gt;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23" w:name="_Toc333524668"/>
      <w:bookmarkStart w:id="6724" w:name="_Toc335148755"/>
      <w:bookmarkStart w:id="6725" w:name="_Toc333524669"/>
      <w:bookmarkStart w:id="6726" w:name="_Toc335148756"/>
      <w:bookmarkStart w:id="6727" w:name="_Toc333524670"/>
      <w:bookmarkStart w:id="6728" w:name="_Toc335148757"/>
      <w:bookmarkStart w:id="6729" w:name="_Toc333524671"/>
      <w:bookmarkStart w:id="6730" w:name="_Toc335148758"/>
      <w:bookmarkStart w:id="6731" w:name="_Toc333524672"/>
      <w:bookmarkStart w:id="6732" w:name="_Toc335148759"/>
      <w:bookmarkStart w:id="6733" w:name="_Toc333524673"/>
      <w:bookmarkStart w:id="6734" w:name="_Toc335148760"/>
      <w:bookmarkStart w:id="6735" w:name="_Toc333524674"/>
      <w:bookmarkStart w:id="6736" w:name="_Toc335148761"/>
      <w:bookmarkStart w:id="6737" w:name="_Toc333524675"/>
      <w:bookmarkStart w:id="6738" w:name="_Toc335148762"/>
      <w:bookmarkStart w:id="6739" w:name="_Toc333524676"/>
      <w:bookmarkStart w:id="6740" w:name="_Toc335148763"/>
      <w:bookmarkStart w:id="6741" w:name="_Toc333524677"/>
      <w:bookmarkStart w:id="6742" w:name="_Toc335148764"/>
      <w:bookmarkStart w:id="6743" w:name="_Toc333524678"/>
      <w:bookmarkStart w:id="6744" w:name="_Toc335148765"/>
      <w:bookmarkStart w:id="6745" w:name="_Toc333524679"/>
      <w:bookmarkStart w:id="6746" w:name="_Toc335148766"/>
      <w:bookmarkStart w:id="6747" w:name="_Toc333524680"/>
      <w:bookmarkStart w:id="6748" w:name="_Toc335148767"/>
      <w:bookmarkStart w:id="6749" w:name="_Toc333524681"/>
      <w:bookmarkStart w:id="6750" w:name="_Toc335148768"/>
      <w:bookmarkStart w:id="6751" w:name="_Toc333524682"/>
      <w:bookmarkStart w:id="6752" w:name="_Toc335148769"/>
      <w:bookmarkStart w:id="6753" w:name="_Toc243774093"/>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r w:rsidRPr="006F4495">
        <w:lastRenderedPageBreak/>
        <w:t>Binding to NETCONF</w:t>
      </w:r>
      <w:bookmarkEnd w:id="6753"/>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54" w:name="_Toc243774094"/>
      <w:r>
        <w:t>Requirements</w:t>
      </w:r>
      <w:bookmarkEnd w:id="6754"/>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51"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2"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3"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4"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55" w:name="_Toc243774095"/>
      <w:r>
        <w:t xml:space="preserve">How </w:t>
      </w:r>
      <w:r w:rsidR="007B1FA6">
        <w:t xml:space="preserve">the </w:t>
      </w:r>
      <w:r>
        <w:t xml:space="preserve">Data Model is Bound to </w:t>
      </w:r>
      <w:r w:rsidR="007B1FA6">
        <w:t>NETCONF</w:t>
      </w:r>
      <w:bookmarkEnd w:id="6755"/>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6756" w:name="_Toc243774096"/>
      <w:r>
        <w:t>edit-config</w:t>
      </w:r>
      <w:bookmarkEnd w:id="6756"/>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757" w:name="_Toc243774097"/>
      <w:r>
        <w:t>get-config</w:t>
      </w:r>
      <w:bookmarkEnd w:id="6757"/>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758" w:name="_Toc243774098"/>
      <w:r>
        <w:lastRenderedPageBreak/>
        <w:t>copy-config</w:t>
      </w:r>
      <w:bookmarkEnd w:id="6758"/>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59" w:name="_Toc243774099"/>
      <w:r>
        <w:lastRenderedPageBreak/>
        <w:t>delete-config</w:t>
      </w:r>
      <w:bookmarkEnd w:id="6759"/>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760" w:name="_Toc243774100"/>
      <w:bookmarkStart w:id="6761" w:name="_Toc316542541"/>
      <w:r>
        <w:t>RPC error</w:t>
      </w:r>
      <w:bookmarkEnd w:id="6760"/>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lastRenderedPageBreak/>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6762" w:name="_Toc315954033"/>
      <w:bookmarkStart w:id="6763" w:name="_Toc316542543"/>
      <w:bookmarkEnd w:id="6761"/>
      <w:r w:rsidR="00E95DBE" w:rsidRPr="00DB42FD">
        <w:lastRenderedPageBreak/>
        <w:t xml:space="preserve"> </w:t>
      </w:r>
      <w:bookmarkStart w:id="6764" w:name="_Toc243774101"/>
      <w:r w:rsidR="00F71F36" w:rsidRPr="00DB42FD">
        <w:t>Bibliography</w:t>
      </w:r>
      <w:bookmarkEnd w:id="6762"/>
      <w:bookmarkEnd w:id="6763"/>
      <w:bookmarkEnd w:id="6764"/>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765" w:author="aas" w:date="2013-10-14T02:06:00Z"/>
        </w:rPr>
      </w:pPr>
      <w:ins w:id="6766" w:author="aas" w:date="2013-10-14T02:06:00Z">
        <w:del w:id="6767" w:author="Anees Shaikh" w:date="2013-10-19T03:41:00Z">
          <w:r w:rsidDel="00C307DF">
            <w:br w:type="page"/>
          </w:r>
        </w:del>
      </w:ins>
    </w:p>
    <w:p w14:paraId="680C4B79" w14:textId="77777777" w:rsidR="00E8426B" w:rsidRPr="00E8426B" w:rsidRDefault="00E8426B" w:rsidP="00E8426B">
      <w:pPr>
        <w:rPr>
          <w:ins w:id="6768" w:author="aas" w:date="2013-10-14T02:06:00Z"/>
        </w:rPr>
      </w:pPr>
    </w:p>
    <w:p w14:paraId="13A3AFDF" w14:textId="39B99E54" w:rsidR="00C31DBC" w:rsidDel="00E067A3" w:rsidRDefault="00E8426B">
      <w:pPr>
        <w:pStyle w:val="Appx"/>
        <w:rPr>
          <w:ins w:id="6769" w:author="aas" w:date="2013-10-14T02:06:00Z"/>
          <w:del w:id="6770" w:author="Anees Shaikh" w:date="2013-10-19T02:16:00Z"/>
          <w:rFonts w:cstheme="minorHAnsi"/>
        </w:rPr>
      </w:pPr>
      <w:bookmarkStart w:id="6771" w:name="_Toc313864825"/>
      <w:bookmarkEnd w:id="6771"/>
      <w:ins w:id="6772" w:author="aas" w:date="2013-10-14T02:06:00Z">
        <w:del w:id="6773"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774" w:author="aas" w:date="2013-10-14T02:06:00Z"/>
          <w:del w:id="6775" w:author="Anees Shaikh" w:date="2013-10-19T02:16:00Z"/>
        </w:trPr>
        <w:tc>
          <w:tcPr>
            <w:tcW w:w="9576" w:type="dxa"/>
            <w:shd w:val="clear" w:color="auto" w:fill="CCFFCC"/>
          </w:tcPr>
          <w:p w14:paraId="1DA68F2B" w14:textId="20FBCCC4" w:rsidR="00874469" w:rsidDel="00E067A3" w:rsidRDefault="00874469">
            <w:pPr>
              <w:pStyle w:val="Appx"/>
              <w:rPr>
                <w:ins w:id="6776" w:author="aas" w:date="2013-10-14T02:06:00Z"/>
                <w:del w:id="6777" w:author="Anees Shaikh" w:date="2013-10-19T02:16:00Z"/>
              </w:rPr>
              <w:pPrChange w:id="6778" w:author="Anees Shaikh" w:date="2013-10-19T02:16:00Z">
                <w:pPr>
                  <w:pStyle w:val="XML1"/>
                </w:pPr>
              </w:pPrChange>
            </w:pPr>
            <w:ins w:id="6779" w:author="aas" w:date="2013-10-14T02:06:00Z">
              <w:del w:id="6780" w:author="Anees Shaikh" w:date="2013-10-19T02:16:00Z">
                <w:r w:rsidDel="00E067A3">
                  <w:delText>&lt;?xml version="1.0" encoding="UTF-8"?&gt;</w:delText>
                </w:r>
              </w:del>
            </w:ins>
          </w:p>
          <w:p w14:paraId="19CF3446" w14:textId="76EB4348" w:rsidR="00874469" w:rsidDel="00E067A3" w:rsidRDefault="00874469">
            <w:pPr>
              <w:pStyle w:val="Appx"/>
              <w:rPr>
                <w:ins w:id="6781" w:author="aas" w:date="2013-10-14T02:06:00Z"/>
                <w:del w:id="6782" w:author="Anees Shaikh" w:date="2013-10-19T02:16:00Z"/>
              </w:rPr>
              <w:pPrChange w:id="6783" w:author="Anees Shaikh" w:date="2013-10-19T02:16:00Z">
                <w:pPr>
                  <w:pStyle w:val="XML1"/>
                </w:pPr>
              </w:pPrChange>
            </w:pPr>
            <w:ins w:id="6784" w:author="aas" w:date="2013-10-14T02:06:00Z">
              <w:del w:id="6785" w:author="Anees Shaikh" w:date="2013-10-19T02:16:00Z">
                <w:r w:rsidDel="00E067A3">
                  <w:delText>&lt;xs:schema xmlns:xs="http://www.w3.org/2001/XMLSchema"</w:delText>
                </w:r>
              </w:del>
            </w:ins>
          </w:p>
          <w:p w14:paraId="3D151821" w14:textId="3A811752" w:rsidR="00874469" w:rsidDel="00E067A3" w:rsidRDefault="00874469">
            <w:pPr>
              <w:pStyle w:val="Appx"/>
              <w:rPr>
                <w:ins w:id="6786" w:author="aas" w:date="2013-10-14T02:06:00Z"/>
                <w:del w:id="6787" w:author="Anees Shaikh" w:date="2013-10-19T02:16:00Z"/>
              </w:rPr>
              <w:pPrChange w:id="6788" w:author="Anees Shaikh" w:date="2013-10-19T02:16:00Z">
                <w:pPr>
                  <w:pStyle w:val="XML1"/>
                </w:pPr>
              </w:pPrChange>
            </w:pPr>
            <w:ins w:id="6789" w:author="aas" w:date="2013-10-14T02:06:00Z">
              <w:del w:id="6790"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791" w:author="aas" w:date="2013-10-14T02:06:00Z"/>
                <w:del w:id="6792" w:author="Anees Shaikh" w:date="2013-10-19T02:16:00Z"/>
              </w:rPr>
              <w:pPrChange w:id="6793" w:author="Anees Shaikh" w:date="2013-10-19T02:16:00Z">
                <w:pPr>
                  <w:pStyle w:val="XML1"/>
                </w:pPr>
              </w:pPrChange>
            </w:pPr>
            <w:ins w:id="6794" w:author="aas" w:date="2013-10-14T02:06:00Z">
              <w:del w:id="6795" w:author="Anees Shaikh" w:date="2013-10-19T02:16:00Z">
                <w:r w:rsidDel="00E067A3">
                  <w:delText xml:space="preserve">           targetNamespace="urn:onf:config:yang"</w:delText>
                </w:r>
              </w:del>
            </w:ins>
          </w:p>
          <w:p w14:paraId="02BD0855" w14:textId="5FEB311E" w:rsidR="00874469" w:rsidDel="00E067A3" w:rsidRDefault="00874469">
            <w:pPr>
              <w:pStyle w:val="Appx"/>
              <w:rPr>
                <w:ins w:id="6796" w:author="aas" w:date="2013-10-14T02:06:00Z"/>
                <w:del w:id="6797" w:author="Anees Shaikh" w:date="2013-10-19T02:16:00Z"/>
              </w:rPr>
              <w:pPrChange w:id="6798" w:author="Anees Shaikh" w:date="2013-10-19T02:16:00Z">
                <w:pPr>
                  <w:pStyle w:val="XML1"/>
                </w:pPr>
              </w:pPrChange>
            </w:pPr>
            <w:ins w:id="6799" w:author="aas" w:date="2013-10-14T02:06:00Z">
              <w:del w:id="6800" w:author="Anees Shaikh" w:date="2013-10-19T02:16:00Z">
                <w:r w:rsidDel="00E067A3">
                  <w:delText xml:space="preserve">           xmlns="urn:onf:config:yang"</w:delText>
                </w:r>
              </w:del>
            </w:ins>
          </w:p>
          <w:p w14:paraId="28F55CDA" w14:textId="5CC82390" w:rsidR="00874469" w:rsidDel="00E067A3" w:rsidRDefault="00874469">
            <w:pPr>
              <w:pStyle w:val="Appx"/>
              <w:rPr>
                <w:ins w:id="6801" w:author="aas" w:date="2013-10-14T02:06:00Z"/>
                <w:del w:id="6802" w:author="Anees Shaikh" w:date="2013-10-19T02:16:00Z"/>
              </w:rPr>
              <w:pPrChange w:id="6803" w:author="Anees Shaikh" w:date="2013-10-19T02:16:00Z">
                <w:pPr>
                  <w:pStyle w:val="XML1"/>
                </w:pPr>
              </w:pPrChange>
            </w:pPr>
            <w:ins w:id="6804" w:author="aas" w:date="2013-10-14T02:06:00Z">
              <w:del w:id="6805" w:author="Anees Shaikh" w:date="2013-10-19T02:16:00Z">
                <w:r w:rsidDel="00E067A3">
                  <w:delText xml:space="preserve">           elementFormDefault="qualified"</w:delText>
                </w:r>
              </w:del>
            </w:ins>
          </w:p>
          <w:p w14:paraId="67F7E4F9" w14:textId="05093916" w:rsidR="00874469" w:rsidDel="00E067A3" w:rsidRDefault="00874469">
            <w:pPr>
              <w:pStyle w:val="Appx"/>
              <w:rPr>
                <w:ins w:id="6806" w:author="aas" w:date="2013-10-14T02:06:00Z"/>
                <w:del w:id="6807" w:author="Anees Shaikh" w:date="2013-10-19T02:16:00Z"/>
              </w:rPr>
              <w:pPrChange w:id="6808" w:author="Anees Shaikh" w:date="2013-10-19T02:16:00Z">
                <w:pPr>
                  <w:pStyle w:val="XML1"/>
                </w:pPr>
              </w:pPrChange>
            </w:pPr>
            <w:ins w:id="6809" w:author="aas" w:date="2013-10-14T02:06:00Z">
              <w:del w:id="6810" w:author="Anees Shaikh" w:date="2013-10-19T02:16:00Z">
                <w:r w:rsidDel="00E067A3">
                  <w:delText xml:space="preserve">           attributeFormDefault="unqualified"</w:delText>
                </w:r>
              </w:del>
            </w:ins>
          </w:p>
          <w:p w14:paraId="2C1803C4" w14:textId="4DDFB870" w:rsidR="00874469" w:rsidDel="00E067A3" w:rsidRDefault="00874469">
            <w:pPr>
              <w:pStyle w:val="Appx"/>
              <w:rPr>
                <w:ins w:id="6811" w:author="aas" w:date="2013-10-14T02:06:00Z"/>
                <w:del w:id="6812" w:author="Anees Shaikh" w:date="2013-10-19T02:16:00Z"/>
              </w:rPr>
              <w:pPrChange w:id="6813" w:author="Anees Shaikh" w:date="2013-10-19T02:16:00Z">
                <w:pPr>
                  <w:pStyle w:val="XML1"/>
                </w:pPr>
              </w:pPrChange>
            </w:pPr>
            <w:ins w:id="6814" w:author="aas" w:date="2013-10-14T02:06:00Z">
              <w:del w:id="6815" w:author="Anees Shaikh" w:date="2013-10-19T02:16:00Z">
                <w:r w:rsidDel="00E067A3">
                  <w:delText xml:space="preserve">           version="2013-10-05"</w:delText>
                </w:r>
              </w:del>
            </w:ins>
          </w:p>
          <w:p w14:paraId="305551D7" w14:textId="1AB38A6A" w:rsidR="00874469" w:rsidDel="00E067A3" w:rsidRDefault="00874469">
            <w:pPr>
              <w:pStyle w:val="Appx"/>
              <w:rPr>
                <w:ins w:id="6816" w:author="aas" w:date="2013-10-14T02:06:00Z"/>
                <w:del w:id="6817" w:author="Anees Shaikh" w:date="2013-10-19T02:16:00Z"/>
              </w:rPr>
              <w:pPrChange w:id="6818" w:author="Anees Shaikh" w:date="2013-10-19T02:16:00Z">
                <w:pPr>
                  <w:pStyle w:val="XML1"/>
                </w:pPr>
              </w:pPrChange>
            </w:pPr>
            <w:ins w:id="6819" w:author="aas" w:date="2013-10-14T02:06:00Z">
              <w:del w:id="6820" w:author="Anees Shaikh" w:date="2013-10-19T02:16:00Z">
                <w:r w:rsidDel="00E067A3">
                  <w:delText xml:space="preserve">           xml:lang="en"</w:delText>
                </w:r>
              </w:del>
            </w:ins>
          </w:p>
          <w:p w14:paraId="54318490" w14:textId="2E3E1CB1" w:rsidR="00874469" w:rsidDel="00E067A3" w:rsidRDefault="00874469">
            <w:pPr>
              <w:pStyle w:val="Appx"/>
              <w:rPr>
                <w:ins w:id="6821" w:author="aas" w:date="2013-10-14T02:06:00Z"/>
                <w:del w:id="6822" w:author="Anees Shaikh" w:date="2013-10-19T02:16:00Z"/>
              </w:rPr>
              <w:pPrChange w:id="6823" w:author="Anees Shaikh" w:date="2013-10-19T02:16:00Z">
                <w:pPr>
                  <w:pStyle w:val="XML1"/>
                </w:pPr>
              </w:pPrChange>
            </w:pPr>
            <w:ins w:id="6824" w:author="aas" w:date="2013-10-14T02:06:00Z">
              <w:del w:id="6825"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26" w:author="aas" w:date="2013-10-14T02:06:00Z"/>
                <w:del w:id="6827" w:author="Anees Shaikh" w:date="2013-10-19T02:16:00Z"/>
              </w:rPr>
              <w:pPrChange w:id="6828" w:author="Anees Shaikh" w:date="2013-10-19T02:16:00Z">
                <w:pPr>
                  <w:pStyle w:val="XML1"/>
                </w:pPr>
              </w:pPrChange>
            </w:pPr>
            <w:ins w:id="6829" w:author="aas" w:date="2013-10-14T02:06:00Z">
              <w:del w:id="6830"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31" w:author="aas" w:date="2013-10-14T02:06:00Z"/>
                <w:del w:id="6832" w:author="Anees Shaikh" w:date="2013-10-19T02:16:00Z"/>
              </w:rPr>
              <w:pPrChange w:id="6833" w:author="Anees Shaikh" w:date="2013-10-19T02:16:00Z">
                <w:pPr>
                  <w:pStyle w:val="XML1"/>
                </w:pPr>
              </w:pPrChange>
            </w:pPr>
            <w:ins w:id="6834" w:author="aas" w:date="2013-10-14T02:06:00Z">
              <w:del w:id="6835" w:author="Anees Shaikh" w:date="2013-10-19T02:16:00Z">
                <w:r w:rsidDel="00E067A3">
                  <w:delText xml:space="preserve">          xmlns:of-config="urn:onf:config:yang"&gt;</w:delText>
                </w:r>
              </w:del>
            </w:ins>
          </w:p>
          <w:p w14:paraId="17234589" w14:textId="55375A0A" w:rsidR="00874469" w:rsidDel="00E067A3" w:rsidRDefault="00874469">
            <w:pPr>
              <w:pStyle w:val="Appx"/>
              <w:rPr>
                <w:ins w:id="6836" w:author="aas" w:date="2013-10-14T02:06:00Z"/>
                <w:del w:id="6837" w:author="Anees Shaikh" w:date="2013-10-19T02:16:00Z"/>
              </w:rPr>
              <w:pPrChange w:id="6838" w:author="Anees Shaikh" w:date="2013-10-19T02:16:00Z">
                <w:pPr>
                  <w:pStyle w:val="XML1"/>
                </w:pPr>
              </w:pPrChange>
            </w:pPr>
          </w:p>
          <w:p w14:paraId="3F2F68F1" w14:textId="47862060" w:rsidR="00874469" w:rsidDel="00E067A3" w:rsidRDefault="00874469">
            <w:pPr>
              <w:pStyle w:val="Appx"/>
              <w:rPr>
                <w:ins w:id="6839" w:author="aas" w:date="2013-10-14T02:06:00Z"/>
                <w:del w:id="6840" w:author="Anees Shaikh" w:date="2013-10-19T02:16:00Z"/>
              </w:rPr>
              <w:pPrChange w:id="6841" w:author="Anees Shaikh" w:date="2013-10-19T02:16:00Z">
                <w:pPr>
                  <w:pStyle w:val="XML1"/>
                </w:pPr>
              </w:pPrChange>
            </w:pPr>
            <w:ins w:id="6842" w:author="aas" w:date="2013-10-14T02:06:00Z">
              <w:del w:id="6843"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44" w:author="aas" w:date="2013-10-14T02:06:00Z"/>
                <w:del w:id="6845" w:author="Anees Shaikh" w:date="2013-10-19T02:16:00Z"/>
              </w:rPr>
              <w:pPrChange w:id="6846" w:author="Anees Shaikh" w:date="2013-10-19T02:16:00Z">
                <w:pPr>
                  <w:pStyle w:val="XML1"/>
                </w:pPr>
              </w:pPrChange>
            </w:pPr>
            <w:ins w:id="6847" w:author="aas" w:date="2013-10-14T02:06:00Z">
              <w:del w:id="6848" w:author="Anees Shaikh" w:date="2013-10-19T02:16:00Z">
                <w:r w:rsidDel="00E067A3">
                  <w:delText xml:space="preserve">             schemaLocation="ietf-yang-types.xsd"/&gt;</w:delText>
                </w:r>
              </w:del>
            </w:ins>
          </w:p>
          <w:p w14:paraId="769B5976" w14:textId="2DA86589" w:rsidR="00874469" w:rsidDel="00E067A3" w:rsidRDefault="00874469">
            <w:pPr>
              <w:pStyle w:val="Appx"/>
              <w:rPr>
                <w:ins w:id="6849" w:author="aas" w:date="2013-10-14T02:06:00Z"/>
                <w:del w:id="6850" w:author="Anees Shaikh" w:date="2013-10-19T02:16:00Z"/>
              </w:rPr>
              <w:pPrChange w:id="6851" w:author="Anees Shaikh" w:date="2013-10-19T02:16:00Z">
                <w:pPr>
                  <w:pStyle w:val="XML1"/>
                </w:pPr>
              </w:pPrChange>
            </w:pPr>
            <w:ins w:id="6852" w:author="aas" w:date="2013-10-14T02:06:00Z">
              <w:del w:id="6853"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854" w:author="aas" w:date="2013-10-14T02:06:00Z"/>
                <w:del w:id="6855" w:author="Anees Shaikh" w:date="2013-10-19T02:16:00Z"/>
              </w:rPr>
              <w:pPrChange w:id="6856" w:author="Anees Shaikh" w:date="2013-10-19T02:16:00Z">
                <w:pPr>
                  <w:pStyle w:val="XML1"/>
                </w:pPr>
              </w:pPrChange>
            </w:pPr>
            <w:ins w:id="6857" w:author="aas" w:date="2013-10-14T02:06:00Z">
              <w:del w:id="6858" w:author="Anees Shaikh" w:date="2013-10-19T02:16:00Z">
                <w:r w:rsidDel="00E067A3">
                  <w:delText xml:space="preserve">             schemaLocation="ietf-inet-types.xsd"/&gt;</w:delText>
                </w:r>
              </w:del>
            </w:ins>
          </w:p>
          <w:p w14:paraId="37A11D88" w14:textId="71925AEB" w:rsidR="00874469" w:rsidDel="00E067A3" w:rsidRDefault="00874469">
            <w:pPr>
              <w:pStyle w:val="Appx"/>
              <w:rPr>
                <w:ins w:id="6859" w:author="aas" w:date="2013-10-14T02:06:00Z"/>
                <w:del w:id="6860" w:author="Anees Shaikh" w:date="2013-10-19T02:16:00Z"/>
              </w:rPr>
              <w:pPrChange w:id="6861" w:author="Anees Shaikh" w:date="2013-10-19T02:16:00Z">
                <w:pPr>
                  <w:pStyle w:val="XML1"/>
                </w:pPr>
              </w:pPrChange>
            </w:pPr>
          </w:p>
          <w:p w14:paraId="3AF6C85E" w14:textId="16B6E229" w:rsidR="00874469" w:rsidDel="00E067A3" w:rsidRDefault="00874469">
            <w:pPr>
              <w:pStyle w:val="Appx"/>
              <w:rPr>
                <w:ins w:id="6862" w:author="aas" w:date="2013-10-14T02:06:00Z"/>
                <w:del w:id="6863" w:author="Anees Shaikh" w:date="2013-10-19T02:16:00Z"/>
              </w:rPr>
              <w:pPrChange w:id="6864" w:author="Anees Shaikh" w:date="2013-10-19T02:16:00Z">
                <w:pPr>
                  <w:pStyle w:val="XML1"/>
                </w:pPr>
              </w:pPrChange>
            </w:pPr>
            <w:ins w:id="6865" w:author="aas" w:date="2013-10-14T02:06:00Z">
              <w:del w:id="6866" w:author="Anees Shaikh" w:date="2013-10-19T02:16:00Z">
                <w:r w:rsidDel="00E067A3">
                  <w:delText xml:space="preserve">  &lt;xs:annotation&gt;</w:delText>
                </w:r>
              </w:del>
            </w:ins>
          </w:p>
          <w:p w14:paraId="28718F73" w14:textId="010EEAE2" w:rsidR="00874469" w:rsidDel="00E067A3" w:rsidRDefault="00874469">
            <w:pPr>
              <w:pStyle w:val="Appx"/>
              <w:rPr>
                <w:ins w:id="6867" w:author="aas" w:date="2013-10-14T02:06:00Z"/>
                <w:del w:id="6868" w:author="Anees Shaikh" w:date="2013-10-19T02:16:00Z"/>
              </w:rPr>
              <w:pPrChange w:id="6869" w:author="Anees Shaikh" w:date="2013-10-19T02:16:00Z">
                <w:pPr>
                  <w:pStyle w:val="XML1"/>
                </w:pPr>
              </w:pPrChange>
            </w:pPr>
            <w:ins w:id="6870" w:author="aas" w:date="2013-10-14T02:06:00Z">
              <w:del w:id="6871" w:author="Anees Shaikh" w:date="2013-10-19T02:16:00Z">
                <w:r w:rsidDel="00E067A3">
                  <w:delText xml:space="preserve">    &lt;xs:documentation&gt;</w:delText>
                </w:r>
              </w:del>
            </w:ins>
          </w:p>
          <w:p w14:paraId="2798E554" w14:textId="3455851E" w:rsidR="00874469" w:rsidDel="00E067A3" w:rsidRDefault="00874469">
            <w:pPr>
              <w:pStyle w:val="Appx"/>
              <w:rPr>
                <w:ins w:id="6872" w:author="aas" w:date="2013-10-14T02:06:00Z"/>
                <w:del w:id="6873" w:author="Anees Shaikh" w:date="2013-10-19T02:16:00Z"/>
              </w:rPr>
              <w:pPrChange w:id="6874" w:author="Anees Shaikh" w:date="2013-10-19T02:16:00Z">
                <w:pPr>
                  <w:pStyle w:val="XML1"/>
                </w:pPr>
              </w:pPrChange>
            </w:pPr>
            <w:ins w:id="6875" w:author="aas" w:date="2013-10-14T02:06:00Z">
              <w:del w:id="6876"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877" w:author="aas" w:date="2013-10-14T02:06:00Z"/>
                <w:del w:id="6878" w:author="Anees Shaikh" w:date="2013-10-19T02:16:00Z"/>
              </w:rPr>
              <w:pPrChange w:id="6879" w:author="Anees Shaikh" w:date="2013-10-19T02:16:00Z">
                <w:pPr>
                  <w:pStyle w:val="XML1"/>
                </w:pPr>
              </w:pPrChange>
            </w:pPr>
            <w:ins w:id="6880" w:author="aas" w:date="2013-10-14T02:06:00Z">
              <w:del w:id="6881" w:author="Anees Shaikh" w:date="2013-10-19T02:16:00Z">
                <w:r w:rsidDel="00E067A3">
                  <w:delText xml:space="preserve">      by pyang version 1.2.</w:delText>
                </w:r>
              </w:del>
            </w:ins>
          </w:p>
          <w:p w14:paraId="08AE246E" w14:textId="774FE6AD" w:rsidR="00874469" w:rsidDel="00E067A3" w:rsidRDefault="00874469">
            <w:pPr>
              <w:pStyle w:val="Appx"/>
              <w:rPr>
                <w:ins w:id="6882" w:author="aas" w:date="2013-10-14T02:06:00Z"/>
                <w:del w:id="6883" w:author="Anees Shaikh" w:date="2013-10-19T02:16:00Z"/>
              </w:rPr>
              <w:pPrChange w:id="6884" w:author="Anees Shaikh" w:date="2013-10-19T02:16:00Z">
                <w:pPr>
                  <w:pStyle w:val="XML1"/>
                </w:pPr>
              </w:pPrChange>
            </w:pPr>
          </w:p>
          <w:p w14:paraId="1BB84730" w14:textId="050706BF" w:rsidR="00874469" w:rsidDel="00E067A3" w:rsidRDefault="00874469">
            <w:pPr>
              <w:pStyle w:val="Appx"/>
              <w:rPr>
                <w:ins w:id="6885" w:author="aas" w:date="2013-10-14T02:06:00Z"/>
                <w:del w:id="6886" w:author="Anees Shaikh" w:date="2013-10-19T02:16:00Z"/>
              </w:rPr>
              <w:pPrChange w:id="6887" w:author="Anees Shaikh" w:date="2013-10-19T02:16:00Z">
                <w:pPr>
                  <w:pStyle w:val="XML1"/>
                </w:pPr>
              </w:pPrChange>
            </w:pPr>
            <w:ins w:id="6888" w:author="aas" w:date="2013-10-14T02:06:00Z">
              <w:del w:id="6889"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890" w:author="aas" w:date="2013-10-14T02:06:00Z"/>
                <w:del w:id="6891" w:author="Anees Shaikh" w:date="2013-10-19T02:16:00Z"/>
              </w:rPr>
              <w:pPrChange w:id="6892" w:author="Anees Shaikh" w:date="2013-10-19T02:16:00Z">
                <w:pPr>
                  <w:pStyle w:val="XML1"/>
                </w:pPr>
              </w:pPrChange>
            </w:pPr>
            <w:ins w:id="6893" w:author="aas" w:date="2013-10-14T02:06:00Z">
              <w:del w:id="6894"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895" w:author="aas" w:date="2013-10-14T02:06:00Z"/>
                <w:del w:id="6896" w:author="Anees Shaikh" w:date="2013-10-19T02:16:00Z"/>
              </w:rPr>
              <w:pPrChange w:id="6897" w:author="Anees Shaikh" w:date="2013-10-19T02:16:00Z">
                <w:pPr>
                  <w:pStyle w:val="XML1"/>
                </w:pPr>
              </w:pPrChange>
            </w:pPr>
            <w:ins w:id="6898" w:author="aas" w:date="2013-10-14T02:06:00Z">
              <w:del w:id="6899"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00" w:author="aas" w:date="2013-10-14T02:06:00Z"/>
                <w:del w:id="6901" w:author="Anees Shaikh" w:date="2013-10-19T02:16:00Z"/>
              </w:rPr>
              <w:pPrChange w:id="6902" w:author="Anees Shaikh" w:date="2013-10-19T02:16:00Z">
                <w:pPr>
                  <w:pStyle w:val="XML1"/>
                </w:pPr>
              </w:pPrChange>
            </w:pPr>
            <w:ins w:id="6903" w:author="aas" w:date="2013-10-14T02:06:00Z">
              <w:del w:id="6904"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05" w:author="aas" w:date="2013-10-14T02:06:00Z"/>
                <w:del w:id="6906" w:author="Anees Shaikh" w:date="2013-10-19T02:16:00Z"/>
              </w:rPr>
              <w:pPrChange w:id="6907" w:author="Anees Shaikh" w:date="2013-10-19T02:16:00Z">
                <w:pPr>
                  <w:pStyle w:val="XML1"/>
                </w:pPr>
              </w:pPrChange>
            </w:pPr>
            <w:ins w:id="6908" w:author="aas" w:date="2013-10-14T02:06:00Z">
              <w:del w:id="6909" w:author="Anees Shaikh" w:date="2013-10-19T02:16:00Z">
                <w:r w:rsidDel="00E067A3">
                  <w:delText xml:space="preserve">      validate NETCONF PDUs.</w:delText>
                </w:r>
              </w:del>
            </w:ins>
          </w:p>
          <w:p w14:paraId="4291B504" w14:textId="009CDB84" w:rsidR="00874469" w:rsidDel="00E067A3" w:rsidRDefault="00874469">
            <w:pPr>
              <w:pStyle w:val="Appx"/>
              <w:rPr>
                <w:ins w:id="6910" w:author="aas" w:date="2013-10-14T02:06:00Z"/>
                <w:del w:id="6911" w:author="Anees Shaikh" w:date="2013-10-19T02:16:00Z"/>
              </w:rPr>
              <w:pPrChange w:id="6912" w:author="Anees Shaikh" w:date="2013-10-19T02:16:00Z">
                <w:pPr>
                  <w:pStyle w:val="XML1"/>
                </w:pPr>
              </w:pPrChange>
            </w:pPr>
            <w:ins w:id="6913" w:author="aas" w:date="2013-10-14T02:06:00Z">
              <w:del w:id="6914" w:author="Anees Shaikh" w:date="2013-10-19T02:16:00Z">
                <w:r w:rsidDel="00E067A3">
                  <w:delText xml:space="preserve">    &lt;/xs:documentation&gt;</w:delText>
                </w:r>
              </w:del>
            </w:ins>
          </w:p>
          <w:p w14:paraId="6ADA25E7" w14:textId="734E2ECC" w:rsidR="00874469" w:rsidDel="00E067A3" w:rsidRDefault="00874469">
            <w:pPr>
              <w:pStyle w:val="Appx"/>
              <w:rPr>
                <w:ins w:id="6915" w:author="aas" w:date="2013-10-14T02:06:00Z"/>
                <w:del w:id="6916" w:author="Anees Shaikh" w:date="2013-10-19T02:16:00Z"/>
              </w:rPr>
              <w:pPrChange w:id="6917" w:author="Anees Shaikh" w:date="2013-10-19T02:16:00Z">
                <w:pPr>
                  <w:pStyle w:val="XML1"/>
                </w:pPr>
              </w:pPrChange>
            </w:pPr>
            <w:ins w:id="6918" w:author="aas" w:date="2013-10-14T02:06:00Z">
              <w:del w:id="6919" w:author="Anees Shaikh" w:date="2013-10-19T02:16:00Z">
                <w:r w:rsidDel="00E067A3">
                  <w:delText xml:space="preserve">  &lt;/xs:annotation&gt;</w:delText>
                </w:r>
              </w:del>
            </w:ins>
          </w:p>
          <w:p w14:paraId="4DED0BBF" w14:textId="19664F18" w:rsidR="00874469" w:rsidDel="00E067A3" w:rsidRDefault="00874469">
            <w:pPr>
              <w:pStyle w:val="Appx"/>
              <w:rPr>
                <w:ins w:id="6920" w:author="aas" w:date="2013-10-14T02:06:00Z"/>
                <w:del w:id="6921" w:author="Anees Shaikh" w:date="2013-10-19T02:16:00Z"/>
              </w:rPr>
              <w:pPrChange w:id="6922" w:author="Anees Shaikh" w:date="2013-10-19T02:16:00Z">
                <w:pPr>
                  <w:pStyle w:val="XML1"/>
                </w:pPr>
              </w:pPrChange>
            </w:pPr>
          </w:p>
          <w:p w14:paraId="19E88FE8" w14:textId="04F51B12" w:rsidR="00874469" w:rsidDel="00E067A3" w:rsidRDefault="00874469">
            <w:pPr>
              <w:pStyle w:val="Appx"/>
              <w:rPr>
                <w:ins w:id="6923" w:author="aas" w:date="2013-10-14T02:06:00Z"/>
                <w:del w:id="6924" w:author="Anees Shaikh" w:date="2013-10-19T02:16:00Z"/>
              </w:rPr>
              <w:pPrChange w:id="6925" w:author="Anees Shaikh" w:date="2013-10-19T02:16:00Z">
                <w:pPr>
                  <w:pStyle w:val="XML1"/>
                </w:pPr>
              </w:pPrChange>
            </w:pPr>
            <w:ins w:id="6926" w:author="aas" w:date="2013-10-14T02:06:00Z">
              <w:del w:id="6927" w:author="Anees Shaikh" w:date="2013-10-19T02:16:00Z">
                <w:r w:rsidDel="00E067A3">
                  <w:delText xml:space="preserve">  &lt;xs:annotation&gt;</w:delText>
                </w:r>
              </w:del>
            </w:ins>
          </w:p>
          <w:p w14:paraId="09E571E1" w14:textId="4A1C42BA" w:rsidR="00874469" w:rsidDel="00E067A3" w:rsidRDefault="00874469">
            <w:pPr>
              <w:pStyle w:val="Appx"/>
              <w:rPr>
                <w:ins w:id="6928" w:author="aas" w:date="2013-10-14T02:06:00Z"/>
                <w:del w:id="6929" w:author="Anees Shaikh" w:date="2013-10-19T02:16:00Z"/>
              </w:rPr>
              <w:pPrChange w:id="6930" w:author="Anees Shaikh" w:date="2013-10-19T02:16:00Z">
                <w:pPr>
                  <w:pStyle w:val="XML1"/>
                </w:pPr>
              </w:pPrChange>
            </w:pPr>
            <w:ins w:id="6931" w:author="aas" w:date="2013-10-14T02:06:00Z">
              <w:del w:id="6932" w:author="Anees Shaikh" w:date="2013-10-19T02:16:00Z">
                <w:r w:rsidDel="00E067A3">
                  <w:delText xml:space="preserve">    &lt;xs:documentation&gt;</w:delText>
                </w:r>
              </w:del>
            </w:ins>
          </w:p>
          <w:p w14:paraId="424E79DD" w14:textId="3938B476" w:rsidR="00874469" w:rsidDel="00E067A3" w:rsidRDefault="00874469">
            <w:pPr>
              <w:pStyle w:val="Appx"/>
              <w:rPr>
                <w:ins w:id="6933" w:author="aas" w:date="2013-10-14T02:06:00Z"/>
                <w:del w:id="6934" w:author="Anees Shaikh" w:date="2013-10-19T02:16:00Z"/>
              </w:rPr>
              <w:pPrChange w:id="6935" w:author="Anees Shaikh" w:date="2013-10-19T02:16:00Z">
                <w:pPr>
                  <w:pStyle w:val="XML1"/>
                </w:pPr>
              </w:pPrChange>
            </w:pPr>
            <w:ins w:id="6936" w:author="aas" w:date="2013-10-14T02:06:00Z">
              <w:del w:id="6937"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38" w:author="aas" w:date="2013-10-14T02:06:00Z"/>
                <w:del w:id="6939" w:author="Anees Shaikh" w:date="2013-10-19T02:16:00Z"/>
              </w:rPr>
              <w:pPrChange w:id="6940" w:author="Anees Shaikh" w:date="2013-10-19T02:16:00Z">
                <w:pPr>
                  <w:pStyle w:val="XML1"/>
                </w:pPr>
              </w:pPrChange>
            </w:pPr>
            <w:ins w:id="6941" w:author="aas" w:date="2013-10-14T02:06:00Z">
              <w:del w:id="6942"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43" w:author="aas" w:date="2013-10-14T02:06:00Z"/>
                <w:del w:id="6944" w:author="Anees Shaikh" w:date="2013-10-19T02:16:00Z"/>
              </w:rPr>
              <w:pPrChange w:id="6945" w:author="Anees Shaikh" w:date="2013-10-19T02:16:00Z">
                <w:pPr>
                  <w:pStyle w:val="XML1"/>
                </w:pPr>
              </w:pPrChange>
            </w:pPr>
            <w:ins w:id="6946" w:author="aas" w:date="2013-10-14T02:06:00Z">
              <w:del w:id="6947" w:author="Anees Shaikh" w:date="2013-10-19T02:16:00Z">
                <w:r w:rsidDel="00E067A3">
                  <w:delText xml:space="preserve">      specification.</w:delText>
                </w:r>
              </w:del>
            </w:ins>
          </w:p>
          <w:p w14:paraId="61847122" w14:textId="3A2A277E" w:rsidR="00874469" w:rsidDel="00E067A3" w:rsidRDefault="00874469">
            <w:pPr>
              <w:pStyle w:val="Appx"/>
              <w:rPr>
                <w:ins w:id="6948" w:author="aas" w:date="2013-10-14T02:06:00Z"/>
                <w:del w:id="6949" w:author="Anees Shaikh" w:date="2013-10-19T02:16:00Z"/>
              </w:rPr>
              <w:pPrChange w:id="6950" w:author="Anees Shaikh" w:date="2013-10-19T02:16:00Z">
                <w:pPr>
                  <w:pStyle w:val="XML1"/>
                </w:pPr>
              </w:pPrChange>
            </w:pPr>
            <w:ins w:id="6951" w:author="aas" w:date="2013-10-14T02:06:00Z">
              <w:del w:id="6952" w:author="Anees Shaikh" w:date="2013-10-19T02:16:00Z">
                <w:r w:rsidDel="00E067A3">
                  <w:delText xml:space="preserve">    &lt;/xs:documentation&gt;</w:delText>
                </w:r>
              </w:del>
            </w:ins>
          </w:p>
          <w:p w14:paraId="30F516B8" w14:textId="7E39CD95" w:rsidR="00874469" w:rsidDel="00E067A3" w:rsidRDefault="00874469">
            <w:pPr>
              <w:pStyle w:val="Appx"/>
              <w:rPr>
                <w:ins w:id="6953" w:author="aas" w:date="2013-10-14T02:06:00Z"/>
                <w:del w:id="6954" w:author="Anees Shaikh" w:date="2013-10-19T02:16:00Z"/>
              </w:rPr>
              <w:pPrChange w:id="6955" w:author="Anees Shaikh" w:date="2013-10-19T02:16:00Z">
                <w:pPr>
                  <w:pStyle w:val="XML1"/>
                </w:pPr>
              </w:pPrChange>
            </w:pPr>
            <w:ins w:id="6956" w:author="aas" w:date="2013-10-14T02:06:00Z">
              <w:del w:id="6957" w:author="Anees Shaikh" w:date="2013-10-19T02:16:00Z">
                <w:r w:rsidDel="00E067A3">
                  <w:delText xml:space="preserve">  &lt;/xs:annotation&gt;</w:delText>
                </w:r>
              </w:del>
            </w:ins>
          </w:p>
          <w:p w14:paraId="457563DD" w14:textId="0A90D1E8" w:rsidR="00874469" w:rsidDel="00E067A3" w:rsidRDefault="00874469">
            <w:pPr>
              <w:pStyle w:val="Appx"/>
              <w:rPr>
                <w:ins w:id="6958" w:author="aas" w:date="2013-10-14T02:06:00Z"/>
                <w:del w:id="6959" w:author="Anees Shaikh" w:date="2013-10-19T02:16:00Z"/>
              </w:rPr>
              <w:pPrChange w:id="6960" w:author="Anees Shaikh" w:date="2013-10-19T02:16:00Z">
                <w:pPr>
                  <w:pStyle w:val="XML1"/>
                </w:pPr>
              </w:pPrChange>
            </w:pPr>
          </w:p>
          <w:p w14:paraId="4384F904" w14:textId="2B4FC0F2" w:rsidR="00874469" w:rsidDel="00E067A3" w:rsidRDefault="00874469">
            <w:pPr>
              <w:pStyle w:val="Appx"/>
              <w:rPr>
                <w:ins w:id="6961" w:author="aas" w:date="2013-10-14T02:06:00Z"/>
                <w:del w:id="6962" w:author="Anees Shaikh" w:date="2013-10-19T02:16:00Z"/>
              </w:rPr>
              <w:pPrChange w:id="6963" w:author="Anees Shaikh" w:date="2013-10-19T02:16:00Z">
                <w:pPr>
                  <w:pStyle w:val="XML1"/>
                </w:pPr>
              </w:pPrChange>
            </w:pPr>
            <w:ins w:id="6964" w:author="aas" w:date="2013-10-14T02:06:00Z">
              <w:del w:id="6965" w:author="Anees Shaikh" w:date="2013-10-19T02:16:00Z">
                <w:r w:rsidDel="00E067A3">
                  <w:delText xml:space="preserve">  &lt;!-- YANG typedefs --&gt;</w:delText>
                </w:r>
              </w:del>
            </w:ins>
          </w:p>
          <w:p w14:paraId="5F51DF39" w14:textId="2DA9C2C8" w:rsidR="00874469" w:rsidDel="00E067A3" w:rsidRDefault="00874469">
            <w:pPr>
              <w:pStyle w:val="Appx"/>
              <w:rPr>
                <w:ins w:id="6966" w:author="aas" w:date="2013-10-14T02:06:00Z"/>
                <w:del w:id="6967" w:author="Anees Shaikh" w:date="2013-10-19T02:16:00Z"/>
              </w:rPr>
              <w:pPrChange w:id="6968" w:author="Anees Shaikh" w:date="2013-10-19T02:16:00Z">
                <w:pPr>
                  <w:pStyle w:val="XML1"/>
                </w:pPr>
              </w:pPrChange>
            </w:pPr>
            <w:ins w:id="6969" w:author="aas" w:date="2013-10-14T02:06:00Z">
              <w:del w:id="6970" w:author="Anees Shaikh" w:date="2013-10-19T02:16:00Z">
                <w:r w:rsidDel="00E067A3">
                  <w:delText xml:space="preserve">  &lt;xs:simpleType name="OFConfigId"&gt;</w:delText>
                </w:r>
              </w:del>
            </w:ins>
          </w:p>
          <w:p w14:paraId="62ED8691" w14:textId="64A23557" w:rsidR="00874469" w:rsidDel="00E067A3" w:rsidRDefault="00874469">
            <w:pPr>
              <w:pStyle w:val="Appx"/>
              <w:rPr>
                <w:ins w:id="6971" w:author="aas" w:date="2013-10-14T02:06:00Z"/>
                <w:del w:id="6972" w:author="Anees Shaikh" w:date="2013-10-19T02:16:00Z"/>
              </w:rPr>
              <w:pPrChange w:id="6973" w:author="Anees Shaikh" w:date="2013-10-19T02:16:00Z">
                <w:pPr>
                  <w:pStyle w:val="XML1"/>
                </w:pPr>
              </w:pPrChange>
            </w:pPr>
            <w:ins w:id="6974" w:author="aas" w:date="2013-10-14T02:06:00Z">
              <w:del w:id="6975" w:author="Anees Shaikh" w:date="2013-10-19T02:16:00Z">
                <w:r w:rsidDel="00E067A3">
                  <w:delText xml:space="preserve">    &lt;xs:annotation&gt;</w:delText>
                </w:r>
              </w:del>
            </w:ins>
          </w:p>
          <w:p w14:paraId="4D5041FD" w14:textId="3DE53DC5" w:rsidR="00874469" w:rsidDel="00E067A3" w:rsidRDefault="00874469">
            <w:pPr>
              <w:pStyle w:val="Appx"/>
              <w:rPr>
                <w:ins w:id="6976" w:author="aas" w:date="2013-10-14T02:06:00Z"/>
                <w:del w:id="6977" w:author="Anees Shaikh" w:date="2013-10-19T02:16:00Z"/>
              </w:rPr>
              <w:pPrChange w:id="6978" w:author="Anees Shaikh" w:date="2013-10-19T02:16:00Z">
                <w:pPr>
                  <w:pStyle w:val="XML1"/>
                </w:pPr>
              </w:pPrChange>
            </w:pPr>
            <w:ins w:id="6979" w:author="aas" w:date="2013-10-14T02:06:00Z">
              <w:del w:id="6980" w:author="Anees Shaikh" w:date="2013-10-19T02:16:00Z">
                <w:r w:rsidDel="00E067A3">
                  <w:delText xml:space="preserve">      &lt;xs:documentation&gt;</w:delText>
                </w:r>
              </w:del>
            </w:ins>
          </w:p>
          <w:p w14:paraId="1B007488" w14:textId="1E7F8F60" w:rsidR="00874469" w:rsidDel="00E067A3" w:rsidRDefault="00874469">
            <w:pPr>
              <w:pStyle w:val="Appx"/>
              <w:rPr>
                <w:ins w:id="6981" w:author="aas" w:date="2013-10-14T02:06:00Z"/>
                <w:del w:id="6982" w:author="Anees Shaikh" w:date="2013-10-19T02:16:00Z"/>
              </w:rPr>
              <w:pPrChange w:id="6983" w:author="Anees Shaikh" w:date="2013-10-19T02:16:00Z">
                <w:pPr>
                  <w:pStyle w:val="XML1"/>
                </w:pPr>
              </w:pPrChange>
            </w:pPr>
            <w:ins w:id="6984" w:author="aas" w:date="2013-10-14T02:06:00Z">
              <w:del w:id="6985"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6986" w:author="aas" w:date="2013-10-14T02:06:00Z"/>
                <w:del w:id="6987" w:author="Anees Shaikh" w:date="2013-10-19T02:16:00Z"/>
              </w:rPr>
              <w:pPrChange w:id="6988" w:author="Anees Shaikh" w:date="2013-10-19T02:16:00Z">
                <w:pPr>
                  <w:pStyle w:val="XML1"/>
                </w:pPr>
              </w:pPrChange>
            </w:pPr>
            <w:ins w:id="6989" w:author="aas" w:date="2013-10-14T02:06:00Z">
              <w:del w:id="6990" w:author="Anees Shaikh" w:date="2013-10-19T02:16:00Z">
                <w:r w:rsidDel="00E067A3">
                  <w:delText xml:space="preserve">      &lt;/xs:documentation&gt;</w:delText>
                </w:r>
              </w:del>
            </w:ins>
          </w:p>
          <w:p w14:paraId="786B76C1" w14:textId="4CD7E65C" w:rsidR="00874469" w:rsidDel="00E067A3" w:rsidRDefault="00874469">
            <w:pPr>
              <w:pStyle w:val="Appx"/>
              <w:rPr>
                <w:ins w:id="6991" w:author="aas" w:date="2013-10-14T02:06:00Z"/>
                <w:del w:id="6992" w:author="Anees Shaikh" w:date="2013-10-19T02:16:00Z"/>
              </w:rPr>
              <w:pPrChange w:id="6993" w:author="Anees Shaikh" w:date="2013-10-19T02:16:00Z">
                <w:pPr>
                  <w:pStyle w:val="XML1"/>
                </w:pPr>
              </w:pPrChange>
            </w:pPr>
            <w:ins w:id="6994" w:author="aas" w:date="2013-10-14T02:06:00Z">
              <w:del w:id="6995" w:author="Anees Shaikh" w:date="2013-10-19T02:16:00Z">
                <w:r w:rsidDel="00E067A3">
                  <w:delText xml:space="preserve">    &lt;/xs:annotation&gt;</w:delText>
                </w:r>
              </w:del>
            </w:ins>
          </w:p>
          <w:p w14:paraId="4DB7D4F4" w14:textId="11AD487E" w:rsidR="00874469" w:rsidDel="00E067A3" w:rsidRDefault="00874469">
            <w:pPr>
              <w:pStyle w:val="Appx"/>
              <w:rPr>
                <w:ins w:id="6996" w:author="aas" w:date="2013-10-14T02:06:00Z"/>
                <w:del w:id="6997" w:author="Anees Shaikh" w:date="2013-10-19T02:16:00Z"/>
              </w:rPr>
              <w:pPrChange w:id="6998" w:author="Anees Shaikh" w:date="2013-10-19T02:16:00Z">
                <w:pPr>
                  <w:pStyle w:val="XML1"/>
                </w:pPr>
              </w:pPrChange>
            </w:pPr>
          </w:p>
          <w:p w14:paraId="207184CF" w14:textId="3FC2C0EC" w:rsidR="00874469" w:rsidDel="00E067A3" w:rsidRDefault="00874469">
            <w:pPr>
              <w:pStyle w:val="Appx"/>
              <w:rPr>
                <w:ins w:id="6999" w:author="aas" w:date="2013-10-14T02:06:00Z"/>
                <w:del w:id="7000" w:author="Anees Shaikh" w:date="2013-10-19T02:16:00Z"/>
              </w:rPr>
              <w:pPrChange w:id="7001" w:author="Anees Shaikh" w:date="2013-10-19T02:16:00Z">
                <w:pPr>
                  <w:pStyle w:val="XML1"/>
                </w:pPr>
              </w:pPrChange>
            </w:pPr>
            <w:ins w:id="7002" w:author="aas" w:date="2013-10-14T02:06:00Z">
              <w:del w:id="7003" w:author="Anees Shaikh" w:date="2013-10-19T02:16:00Z">
                <w:r w:rsidDel="00E067A3">
                  <w:delText xml:space="preserve">    &lt;xs:restriction base="xs:string"&gt;</w:delText>
                </w:r>
              </w:del>
            </w:ins>
          </w:p>
          <w:p w14:paraId="3E00CFD1" w14:textId="39ADA8C4" w:rsidR="00874469" w:rsidDel="00E067A3" w:rsidRDefault="00874469">
            <w:pPr>
              <w:pStyle w:val="Appx"/>
              <w:rPr>
                <w:ins w:id="7004" w:author="aas" w:date="2013-10-14T02:06:00Z"/>
                <w:del w:id="7005" w:author="Anees Shaikh" w:date="2013-10-19T02:16:00Z"/>
              </w:rPr>
              <w:pPrChange w:id="7006" w:author="Anees Shaikh" w:date="2013-10-19T02:16:00Z">
                <w:pPr>
                  <w:pStyle w:val="XML1"/>
                </w:pPr>
              </w:pPrChange>
            </w:pPr>
            <w:ins w:id="7007" w:author="aas" w:date="2013-10-14T02:06:00Z">
              <w:del w:id="7008" w:author="Anees Shaikh" w:date="2013-10-19T02:16:00Z">
                <w:r w:rsidDel="00E067A3">
                  <w:delText xml:space="preserve">    &lt;/xs:restriction&gt;</w:delText>
                </w:r>
              </w:del>
            </w:ins>
          </w:p>
          <w:p w14:paraId="40315DDE" w14:textId="563047C9" w:rsidR="00874469" w:rsidDel="00E067A3" w:rsidRDefault="00874469">
            <w:pPr>
              <w:pStyle w:val="Appx"/>
              <w:rPr>
                <w:ins w:id="7009" w:author="aas" w:date="2013-10-14T02:06:00Z"/>
                <w:del w:id="7010" w:author="Anees Shaikh" w:date="2013-10-19T02:16:00Z"/>
              </w:rPr>
              <w:pPrChange w:id="7011" w:author="Anees Shaikh" w:date="2013-10-19T02:16:00Z">
                <w:pPr>
                  <w:pStyle w:val="XML1"/>
                </w:pPr>
              </w:pPrChange>
            </w:pPr>
            <w:ins w:id="7012" w:author="aas" w:date="2013-10-14T02:06:00Z">
              <w:del w:id="7013" w:author="Anees Shaikh" w:date="2013-10-19T02:16:00Z">
                <w:r w:rsidDel="00E067A3">
                  <w:delText xml:space="preserve">  &lt;/xs:simpleType&gt;</w:delText>
                </w:r>
              </w:del>
            </w:ins>
          </w:p>
          <w:p w14:paraId="40EAD86D" w14:textId="153EC908" w:rsidR="00874469" w:rsidDel="00E067A3" w:rsidRDefault="00874469">
            <w:pPr>
              <w:pStyle w:val="Appx"/>
              <w:rPr>
                <w:ins w:id="7014" w:author="aas" w:date="2013-10-14T02:06:00Z"/>
                <w:del w:id="7015" w:author="Anees Shaikh" w:date="2013-10-19T02:16:00Z"/>
              </w:rPr>
              <w:pPrChange w:id="7016" w:author="Anees Shaikh" w:date="2013-10-19T02:16:00Z">
                <w:pPr>
                  <w:pStyle w:val="XML1"/>
                </w:pPr>
              </w:pPrChange>
            </w:pPr>
            <w:ins w:id="7017" w:author="aas" w:date="2013-10-14T02:06:00Z">
              <w:del w:id="7018"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19" w:author="aas" w:date="2013-10-14T02:06:00Z"/>
                <w:del w:id="7020" w:author="Anees Shaikh" w:date="2013-10-19T02:16:00Z"/>
              </w:rPr>
              <w:pPrChange w:id="7021" w:author="Anees Shaikh" w:date="2013-10-19T02:16:00Z">
                <w:pPr>
                  <w:pStyle w:val="XML1"/>
                </w:pPr>
              </w:pPrChange>
            </w:pPr>
            <w:ins w:id="7022" w:author="aas" w:date="2013-10-14T02:06:00Z">
              <w:del w:id="7023" w:author="Anees Shaikh" w:date="2013-10-19T02:16:00Z">
                <w:r w:rsidDel="00E067A3">
                  <w:delText xml:space="preserve">    &lt;xs:annotation&gt;</w:delText>
                </w:r>
              </w:del>
            </w:ins>
          </w:p>
          <w:p w14:paraId="4D2572FF" w14:textId="00D44B11" w:rsidR="00874469" w:rsidDel="00E067A3" w:rsidRDefault="00874469">
            <w:pPr>
              <w:pStyle w:val="Appx"/>
              <w:rPr>
                <w:ins w:id="7024" w:author="aas" w:date="2013-10-14T02:06:00Z"/>
                <w:del w:id="7025" w:author="Anees Shaikh" w:date="2013-10-19T02:16:00Z"/>
              </w:rPr>
              <w:pPrChange w:id="7026" w:author="Anees Shaikh" w:date="2013-10-19T02:16:00Z">
                <w:pPr>
                  <w:pStyle w:val="XML1"/>
                </w:pPr>
              </w:pPrChange>
            </w:pPr>
            <w:ins w:id="7027" w:author="aas" w:date="2013-10-14T02:06:00Z">
              <w:del w:id="7028" w:author="Anees Shaikh" w:date="2013-10-19T02:16:00Z">
                <w:r w:rsidDel="00E067A3">
                  <w:delText xml:space="preserve">      &lt;xs:documentation&gt;</w:delText>
                </w:r>
              </w:del>
            </w:ins>
          </w:p>
          <w:p w14:paraId="30B97049" w14:textId="6B508CE3" w:rsidR="00874469" w:rsidDel="00E067A3" w:rsidRDefault="00874469">
            <w:pPr>
              <w:pStyle w:val="Appx"/>
              <w:rPr>
                <w:ins w:id="7029" w:author="aas" w:date="2013-10-14T02:06:00Z"/>
                <w:del w:id="7030" w:author="Anees Shaikh" w:date="2013-10-19T02:16:00Z"/>
              </w:rPr>
              <w:pPrChange w:id="7031" w:author="Anees Shaikh" w:date="2013-10-19T02:16:00Z">
                <w:pPr>
                  <w:pStyle w:val="XML1"/>
                </w:pPr>
              </w:pPrChange>
            </w:pPr>
            <w:ins w:id="7032" w:author="aas" w:date="2013-10-14T02:06:00Z">
              <w:del w:id="7033"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34" w:author="aas" w:date="2013-10-14T02:06:00Z"/>
                <w:del w:id="7035" w:author="Anees Shaikh" w:date="2013-10-19T02:16:00Z"/>
              </w:rPr>
              <w:pPrChange w:id="7036" w:author="Anees Shaikh" w:date="2013-10-19T02:16:00Z">
                <w:pPr>
                  <w:pStyle w:val="XML1"/>
                </w:pPr>
              </w:pPrChange>
            </w:pPr>
            <w:ins w:id="7037" w:author="aas" w:date="2013-10-14T02:06:00Z">
              <w:del w:id="7038" w:author="Anees Shaikh" w:date="2013-10-19T02:16:00Z">
                <w:r w:rsidDel="00E067A3">
                  <w:delText xml:space="preserve">      &lt;/xs:documentation&gt;</w:delText>
                </w:r>
              </w:del>
            </w:ins>
          </w:p>
          <w:p w14:paraId="347F8789" w14:textId="1F64EBC3" w:rsidR="00874469" w:rsidDel="00E067A3" w:rsidRDefault="00874469">
            <w:pPr>
              <w:pStyle w:val="Appx"/>
              <w:rPr>
                <w:ins w:id="7039" w:author="aas" w:date="2013-10-14T02:06:00Z"/>
                <w:del w:id="7040" w:author="Anees Shaikh" w:date="2013-10-19T02:16:00Z"/>
              </w:rPr>
              <w:pPrChange w:id="7041" w:author="Anees Shaikh" w:date="2013-10-19T02:16:00Z">
                <w:pPr>
                  <w:pStyle w:val="XML1"/>
                </w:pPr>
              </w:pPrChange>
            </w:pPr>
            <w:ins w:id="7042" w:author="aas" w:date="2013-10-14T02:06:00Z">
              <w:del w:id="7043" w:author="Anees Shaikh" w:date="2013-10-19T02:16:00Z">
                <w:r w:rsidDel="00E067A3">
                  <w:delText xml:space="preserve">    &lt;/xs:annotation&gt;</w:delText>
                </w:r>
              </w:del>
            </w:ins>
          </w:p>
          <w:p w14:paraId="1B7F5469" w14:textId="7DB55F78" w:rsidR="00874469" w:rsidDel="00E067A3" w:rsidRDefault="00874469">
            <w:pPr>
              <w:pStyle w:val="Appx"/>
              <w:rPr>
                <w:ins w:id="7044" w:author="aas" w:date="2013-10-14T02:06:00Z"/>
                <w:del w:id="7045" w:author="Anees Shaikh" w:date="2013-10-19T02:16:00Z"/>
              </w:rPr>
              <w:pPrChange w:id="7046" w:author="Anees Shaikh" w:date="2013-10-19T02:16:00Z">
                <w:pPr>
                  <w:pStyle w:val="XML1"/>
                </w:pPr>
              </w:pPrChange>
            </w:pPr>
          </w:p>
          <w:p w14:paraId="7ED5F81D" w14:textId="0833C123" w:rsidR="00874469" w:rsidDel="00E067A3" w:rsidRDefault="00874469">
            <w:pPr>
              <w:pStyle w:val="Appx"/>
              <w:rPr>
                <w:ins w:id="7047" w:author="aas" w:date="2013-10-14T02:06:00Z"/>
                <w:del w:id="7048" w:author="Anees Shaikh" w:date="2013-10-19T02:16:00Z"/>
              </w:rPr>
              <w:pPrChange w:id="7049" w:author="Anees Shaikh" w:date="2013-10-19T02:16:00Z">
                <w:pPr>
                  <w:pStyle w:val="XML1"/>
                </w:pPr>
              </w:pPrChange>
            </w:pPr>
            <w:ins w:id="7050" w:author="aas" w:date="2013-10-14T02:06:00Z">
              <w:del w:id="7051" w:author="Anees Shaikh" w:date="2013-10-19T02:16:00Z">
                <w:r w:rsidDel="00E067A3">
                  <w:delText xml:space="preserve">    &lt;xs:restriction base="xs:string"&gt;</w:delText>
                </w:r>
              </w:del>
            </w:ins>
          </w:p>
          <w:p w14:paraId="719C64AC" w14:textId="44852299" w:rsidR="00874469" w:rsidDel="00E067A3" w:rsidRDefault="00874469">
            <w:pPr>
              <w:pStyle w:val="Appx"/>
              <w:rPr>
                <w:ins w:id="7052" w:author="aas" w:date="2013-10-14T02:06:00Z"/>
                <w:del w:id="7053" w:author="Anees Shaikh" w:date="2013-10-19T02:16:00Z"/>
              </w:rPr>
              <w:pPrChange w:id="7054" w:author="Anees Shaikh" w:date="2013-10-19T02:16:00Z">
                <w:pPr>
                  <w:pStyle w:val="XML1"/>
                </w:pPr>
              </w:pPrChange>
            </w:pPr>
            <w:ins w:id="7055" w:author="aas" w:date="2013-10-14T02:06:00Z">
              <w:del w:id="7056" w:author="Anees Shaikh" w:date="2013-10-19T02:16:00Z">
                <w:r w:rsidDel="00E067A3">
                  <w:delText xml:space="preserve">      &lt;xs:enumeration value="ssh"/&gt;</w:delText>
                </w:r>
              </w:del>
            </w:ins>
          </w:p>
          <w:p w14:paraId="17CF094E" w14:textId="428D1AFA" w:rsidR="00874469" w:rsidDel="00E067A3" w:rsidRDefault="00874469">
            <w:pPr>
              <w:pStyle w:val="Appx"/>
              <w:rPr>
                <w:ins w:id="7057" w:author="aas" w:date="2013-10-14T02:06:00Z"/>
                <w:del w:id="7058" w:author="Anees Shaikh" w:date="2013-10-19T02:16:00Z"/>
              </w:rPr>
              <w:pPrChange w:id="7059" w:author="Anees Shaikh" w:date="2013-10-19T02:16:00Z">
                <w:pPr>
                  <w:pStyle w:val="XML1"/>
                </w:pPr>
              </w:pPrChange>
            </w:pPr>
            <w:ins w:id="7060" w:author="aas" w:date="2013-10-14T02:06:00Z">
              <w:del w:id="7061" w:author="Anees Shaikh" w:date="2013-10-19T02:16:00Z">
                <w:r w:rsidDel="00E067A3">
                  <w:delText xml:space="preserve">      &lt;xs:enumeration value="soap"/&gt;</w:delText>
                </w:r>
              </w:del>
            </w:ins>
          </w:p>
          <w:p w14:paraId="7CA4C1AF" w14:textId="3A50C907" w:rsidR="00874469" w:rsidDel="00E067A3" w:rsidRDefault="00874469">
            <w:pPr>
              <w:pStyle w:val="Appx"/>
              <w:rPr>
                <w:ins w:id="7062" w:author="aas" w:date="2013-10-14T02:06:00Z"/>
                <w:del w:id="7063" w:author="Anees Shaikh" w:date="2013-10-19T02:16:00Z"/>
              </w:rPr>
              <w:pPrChange w:id="7064" w:author="Anees Shaikh" w:date="2013-10-19T02:16:00Z">
                <w:pPr>
                  <w:pStyle w:val="XML1"/>
                </w:pPr>
              </w:pPrChange>
            </w:pPr>
            <w:ins w:id="7065" w:author="aas" w:date="2013-10-14T02:06:00Z">
              <w:del w:id="7066" w:author="Anees Shaikh" w:date="2013-10-19T02:16:00Z">
                <w:r w:rsidDel="00E067A3">
                  <w:delText xml:space="preserve">      &lt;xs:enumeration value="tls"/&gt;</w:delText>
                </w:r>
              </w:del>
            </w:ins>
          </w:p>
          <w:p w14:paraId="57A75A4C" w14:textId="483CF413" w:rsidR="00874469" w:rsidDel="00E067A3" w:rsidRDefault="00874469">
            <w:pPr>
              <w:pStyle w:val="Appx"/>
              <w:rPr>
                <w:ins w:id="7067" w:author="aas" w:date="2013-10-14T02:06:00Z"/>
                <w:del w:id="7068" w:author="Anees Shaikh" w:date="2013-10-19T02:16:00Z"/>
              </w:rPr>
              <w:pPrChange w:id="7069" w:author="Anees Shaikh" w:date="2013-10-19T02:16:00Z">
                <w:pPr>
                  <w:pStyle w:val="XML1"/>
                </w:pPr>
              </w:pPrChange>
            </w:pPr>
            <w:ins w:id="7070" w:author="aas" w:date="2013-10-14T02:06:00Z">
              <w:del w:id="7071" w:author="Anees Shaikh" w:date="2013-10-19T02:16:00Z">
                <w:r w:rsidDel="00E067A3">
                  <w:delText xml:space="preserve">      &lt;xs:enumeration value="beep"/&gt;</w:delText>
                </w:r>
              </w:del>
            </w:ins>
          </w:p>
          <w:p w14:paraId="4A3FFC09" w14:textId="656C5145" w:rsidR="00874469" w:rsidDel="00E067A3" w:rsidRDefault="00874469">
            <w:pPr>
              <w:pStyle w:val="Appx"/>
              <w:rPr>
                <w:ins w:id="7072" w:author="aas" w:date="2013-10-14T02:06:00Z"/>
                <w:del w:id="7073" w:author="Anees Shaikh" w:date="2013-10-19T02:16:00Z"/>
              </w:rPr>
              <w:pPrChange w:id="7074" w:author="Anees Shaikh" w:date="2013-10-19T02:16:00Z">
                <w:pPr>
                  <w:pStyle w:val="XML1"/>
                </w:pPr>
              </w:pPrChange>
            </w:pPr>
            <w:ins w:id="7075" w:author="aas" w:date="2013-10-14T02:06:00Z">
              <w:del w:id="7076" w:author="Anees Shaikh" w:date="2013-10-19T02:16:00Z">
                <w:r w:rsidDel="00E067A3">
                  <w:delText xml:space="preserve">    &lt;/xs:restriction&gt;</w:delText>
                </w:r>
              </w:del>
            </w:ins>
          </w:p>
          <w:p w14:paraId="13B4CABA" w14:textId="0776B224" w:rsidR="00874469" w:rsidDel="00E067A3" w:rsidRDefault="00874469">
            <w:pPr>
              <w:pStyle w:val="Appx"/>
              <w:rPr>
                <w:ins w:id="7077" w:author="aas" w:date="2013-10-14T02:06:00Z"/>
                <w:del w:id="7078" w:author="Anees Shaikh" w:date="2013-10-19T02:16:00Z"/>
              </w:rPr>
              <w:pPrChange w:id="7079" w:author="Anees Shaikh" w:date="2013-10-19T02:16:00Z">
                <w:pPr>
                  <w:pStyle w:val="XML1"/>
                </w:pPr>
              </w:pPrChange>
            </w:pPr>
            <w:ins w:id="7080" w:author="aas" w:date="2013-10-14T02:06:00Z">
              <w:del w:id="7081" w:author="Anees Shaikh" w:date="2013-10-19T02:16:00Z">
                <w:r w:rsidDel="00E067A3">
                  <w:delText xml:space="preserve">  &lt;/xs:simpleType&gt;</w:delText>
                </w:r>
              </w:del>
            </w:ins>
          </w:p>
          <w:p w14:paraId="19D1F2CD" w14:textId="6F9CBC08" w:rsidR="00874469" w:rsidDel="00E067A3" w:rsidRDefault="00874469">
            <w:pPr>
              <w:pStyle w:val="Appx"/>
              <w:rPr>
                <w:ins w:id="7082" w:author="aas" w:date="2013-10-14T02:06:00Z"/>
                <w:del w:id="7083" w:author="Anees Shaikh" w:date="2013-10-19T02:16:00Z"/>
              </w:rPr>
              <w:pPrChange w:id="7084" w:author="Anees Shaikh" w:date="2013-10-19T02:16:00Z">
                <w:pPr>
                  <w:pStyle w:val="XML1"/>
                </w:pPr>
              </w:pPrChange>
            </w:pPr>
            <w:ins w:id="7085" w:author="aas" w:date="2013-10-14T02:06:00Z">
              <w:del w:id="7086"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087" w:author="aas" w:date="2013-10-14T02:06:00Z"/>
                <w:del w:id="7088" w:author="Anees Shaikh" w:date="2013-10-19T02:16:00Z"/>
              </w:rPr>
              <w:pPrChange w:id="7089" w:author="Anees Shaikh" w:date="2013-10-19T02:16:00Z">
                <w:pPr>
                  <w:pStyle w:val="XML1"/>
                </w:pPr>
              </w:pPrChange>
            </w:pPr>
            <w:ins w:id="7090" w:author="aas" w:date="2013-10-14T02:06:00Z">
              <w:del w:id="7091" w:author="Anees Shaikh" w:date="2013-10-19T02:16:00Z">
                <w:r w:rsidDel="00E067A3">
                  <w:delText xml:space="preserve">    &lt;xs:annotation&gt;</w:delText>
                </w:r>
              </w:del>
            </w:ins>
          </w:p>
          <w:p w14:paraId="414B6693" w14:textId="279027F4" w:rsidR="00874469" w:rsidDel="00E067A3" w:rsidRDefault="00874469">
            <w:pPr>
              <w:pStyle w:val="Appx"/>
              <w:rPr>
                <w:ins w:id="7092" w:author="aas" w:date="2013-10-14T02:06:00Z"/>
                <w:del w:id="7093" w:author="Anees Shaikh" w:date="2013-10-19T02:16:00Z"/>
              </w:rPr>
              <w:pPrChange w:id="7094" w:author="Anees Shaikh" w:date="2013-10-19T02:16:00Z">
                <w:pPr>
                  <w:pStyle w:val="XML1"/>
                </w:pPr>
              </w:pPrChange>
            </w:pPr>
            <w:ins w:id="7095" w:author="aas" w:date="2013-10-14T02:06:00Z">
              <w:del w:id="7096" w:author="Anees Shaikh" w:date="2013-10-19T02:16:00Z">
                <w:r w:rsidDel="00E067A3">
                  <w:delText xml:space="preserve">      &lt;xs:documentation&gt;</w:delText>
                </w:r>
              </w:del>
            </w:ins>
          </w:p>
          <w:p w14:paraId="04AAFEC1" w14:textId="605996AD" w:rsidR="00874469" w:rsidDel="00E067A3" w:rsidRDefault="00874469">
            <w:pPr>
              <w:pStyle w:val="Appx"/>
              <w:rPr>
                <w:ins w:id="7097" w:author="aas" w:date="2013-10-14T02:06:00Z"/>
                <w:del w:id="7098" w:author="Anees Shaikh" w:date="2013-10-19T02:16:00Z"/>
              </w:rPr>
              <w:pPrChange w:id="7099" w:author="Anees Shaikh" w:date="2013-10-19T02:16:00Z">
                <w:pPr>
                  <w:pStyle w:val="XML1"/>
                </w:pPr>
              </w:pPrChange>
            </w:pPr>
            <w:ins w:id="7100" w:author="aas" w:date="2013-10-14T02:06:00Z">
              <w:del w:id="7101"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02" w:author="aas" w:date="2013-10-14T02:06:00Z"/>
                <w:del w:id="7103" w:author="Anees Shaikh" w:date="2013-10-19T02:16:00Z"/>
              </w:rPr>
              <w:pPrChange w:id="7104" w:author="Anees Shaikh" w:date="2013-10-19T02:16:00Z">
                <w:pPr>
                  <w:pStyle w:val="XML1"/>
                </w:pPr>
              </w:pPrChange>
            </w:pPr>
            <w:ins w:id="7105" w:author="aas" w:date="2013-10-14T02:06:00Z">
              <w:del w:id="7106" w:author="Anees Shaikh" w:date="2013-10-19T02:16:00Z">
                <w:r w:rsidDel="00E067A3">
                  <w:delText xml:space="preserve">        versions released so far.</w:delText>
                </w:r>
              </w:del>
            </w:ins>
          </w:p>
          <w:p w14:paraId="12DCC9ED" w14:textId="71B257B2" w:rsidR="00874469" w:rsidDel="00E067A3" w:rsidRDefault="00874469">
            <w:pPr>
              <w:pStyle w:val="Appx"/>
              <w:rPr>
                <w:ins w:id="7107" w:author="aas" w:date="2013-10-14T02:06:00Z"/>
                <w:del w:id="7108" w:author="Anees Shaikh" w:date="2013-10-19T02:16:00Z"/>
              </w:rPr>
              <w:pPrChange w:id="7109" w:author="Anees Shaikh" w:date="2013-10-19T02:16:00Z">
                <w:pPr>
                  <w:pStyle w:val="XML1"/>
                </w:pPr>
              </w:pPrChange>
            </w:pPr>
            <w:ins w:id="7110" w:author="aas" w:date="2013-10-14T02:06:00Z">
              <w:del w:id="7111" w:author="Anees Shaikh" w:date="2013-10-19T02:16:00Z">
                <w:r w:rsidDel="00E067A3">
                  <w:delText xml:space="preserve">      &lt;/xs:documentation&gt;</w:delText>
                </w:r>
              </w:del>
            </w:ins>
          </w:p>
          <w:p w14:paraId="3B3B31C9" w14:textId="61DB423F" w:rsidR="00874469" w:rsidDel="00E067A3" w:rsidRDefault="00874469">
            <w:pPr>
              <w:pStyle w:val="Appx"/>
              <w:rPr>
                <w:ins w:id="7112" w:author="aas" w:date="2013-10-14T02:06:00Z"/>
                <w:del w:id="7113" w:author="Anees Shaikh" w:date="2013-10-19T02:16:00Z"/>
              </w:rPr>
              <w:pPrChange w:id="7114" w:author="Anees Shaikh" w:date="2013-10-19T02:16:00Z">
                <w:pPr>
                  <w:pStyle w:val="XML1"/>
                </w:pPr>
              </w:pPrChange>
            </w:pPr>
            <w:ins w:id="7115" w:author="aas" w:date="2013-10-14T02:06:00Z">
              <w:del w:id="7116" w:author="Anees Shaikh" w:date="2013-10-19T02:16:00Z">
                <w:r w:rsidDel="00E067A3">
                  <w:delText xml:space="preserve">    &lt;/xs:annotation&gt;</w:delText>
                </w:r>
              </w:del>
            </w:ins>
          </w:p>
          <w:p w14:paraId="68F1B7B2" w14:textId="33894B05" w:rsidR="00874469" w:rsidDel="00E067A3" w:rsidRDefault="00874469">
            <w:pPr>
              <w:pStyle w:val="Appx"/>
              <w:rPr>
                <w:ins w:id="7117" w:author="aas" w:date="2013-10-14T02:06:00Z"/>
                <w:del w:id="7118" w:author="Anees Shaikh" w:date="2013-10-19T02:16:00Z"/>
              </w:rPr>
              <w:pPrChange w:id="7119" w:author="Anees Shaikh" w:date="2013-10-19T02:16:00Z">
                <w:pPr>
                  <w:pStyle w:val="XML1"/>
                </w:pPr>
              </w:pPrChange>
            </w:pPr>
          </w:p>
          <w:p w14:paraId="1C21130A" w14:textId="350FDA61" w:rsidR="00874469" w:rsidDel="00E067A3" w:rsidRDefault="00874469">
            <w:pPr>
              <w:pStyle w:val="Appx"/>
              <w:rPr>
                <w:ins w:id="7120" w:author="aas" w:date="2013-10-14T02:06:00Z"/>
                <w:del w:id="7121" w:author="Anees Shaikh" w:date="2013-10-19T02:16:00Z"/>
              </w:rPr>
              <w:pPrChange w:id="7122" w:author="Anees Shaikh" w:date="2013-10-19T02:16:00Z">
                <w:pPr>
                  <w:pStyle w:val="XML1"/>
                </w:pPr>
              </w:pPrChange>
            </w:pPr>
            <w:ins w:id="7123" w:author="aas" w:date="2013-10-14T02:06:00Z">
              <w:del w:id="7124" w:author="Anees Shaikh" w:date="2013-10-19T02:16:00Z">
                <w:r w:rsidDel="00E067A3">
                  <w:delText xml:space="preserve">    &lt;xs:restriction base="xs:string"&gt;</w:delText>
                </w:r>
              </w:del>
            </w:ins>
          </w:p>
          <w:p w14:paraId="3BE42546" w14:textId="07E53445" w:rsidR="00874469" w:rsidDel="00E067A3" w:rsidRDefault="00874469">
            <w:pPr>
              <w:pStyle w:val="Appx"/>
              <w:rPr>
                <w:ins w:id="7125" w:author="aas" w:date="2013-10-14T02:06:00Z"/>
                <w:del w:id="7126" w:author="Anees Shaikh" w:date="2013-10-19T02:16:00Z"/>
              </w:rPr>
              <w:pPrChange w:id="7127" w:author="Anees Shaikh" w:date="2013-10-19T02:16:00Z">
                <w:pPr>
                  <w:pStyle w:val="XML1"/>
                </w:pPr>
              </w:pPrChange>
            </w:pPr>
            <w:ins w:id="7128" w:author="aas" w:date="2013-10-14T02:06:00Z">
              <w:del w:id="7129"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30" w:author="aas" w:date="2013-10-14T02:06:00Z"/>
                <w:del w:id="7131" w:author="Anees Shaikh" w:date="2013-10-19T02:16:00Z"/>
              </w:rPr>
              <w:pPrChange w:id="7132" w:author="Anees Shaikh" w:date="2013-10-19T02:16:00Z">
                <w:pPr>
                  <w:pStyle w:val="XML1"/>
                </w:pPr>
              </w:pPrChange>
            </w:pPr>
            <w:ins w:id="7133" w:author="aas" w:date="2013-10-14T02:06:00Z">
              <w:del w:id="7134" w:author="Anees Shaikh" w:date="2013-10-19T02:16:00Z">
                <w:r w:rsidDel="00E067A3">
                  <w:delText xml:space="preserve">      &lt;xs:enumeration value="1.0"/&gt;</w:delText>
                </w:r>
              </w:del>
            </w:ins>
          </w:p>
          <w:p w14:paraId="79135A90" w14:textId="13E32158" w:rsidR="00874469" w:rsidDel="00E067A3" w:rsidRDefault="00874469">
            <w:pPr>
              <w:pStyle w:val="Appx"/>
              <w:rPr>
                <w:ins w:id="7135" w:author="aas" w:date="2013-10-14T02:06:00Z"/>
                <w:del w:id="7136" w:author="Anees Shaikh" w:date="2013-10-19T02:16:00Z"/>
              </w:rPr>
              <w:pPrChange w:id="7137" w:author="Anees Shaikh" w:date="2013-10-19T02:16:00Z">
                <w:pPr>
                  <w:pStyle w:val="XML1"/>
                </w:pPr>
              </w:pPrChange>
            </w:pPr>
            <w:ins w:id="7138" w:author="aas" w:date="2013-10-14T02:06:00Z">
              <w:del w:id="7139" w:author="Anees Shaikh" w:date="2013-10-19T02:16:00Z">
                <w:r w:rsidDel="00E067A3">
                  <w:delText xml:space="preserve">      &lt;xs:enumeration value="1.0.1"/&gt;</w:delText>
                </w:r>
              </w:del>
            </w:ins>
          </w:p>
          <w:p w14:paraId="76864C5B" w14:textId="0B82EB8A" w:rsidR="00874469" w:rsidDel="00E067A3" w:rsidRDefault="00874469">
            <w:pPr>
              <w:pStyle w:val="Appx"/>
              <w:rPr>
                <w:ins w:id="7140" w:author="aas" w:date="2013-10-14T02:06:00Z"/>
                <w:del w:id="7141" w:author="Anees Shaikh" w:date="2013-10-19T02:16:00Z"/>
              </w:rPr>
              <w:pPrChange w:id="7142" w:author="Anees Shaikh" w:date="2013-10-19T02:16:00Z">
                <w:pPr>
                  <w:pStyle w:val="XML1"/>
                </w:pPr>
              </w:pPrChange>
            </w:pPr>
            <w:ins w:id="7143" w:author="aas" w:date="2013-10-14T02:06:00Z">
              <w:del w:id="7144" w:author="Anees Shaikh" w:date="2013-10-19T02:16:00Z">
                <w:r w:rsidDel="00E067A3">
                  <w:delText xml:space="preserve">      &lt;xs:enumeration value="1.1"/&gt;</w:delText>
                </w:r>
              </w:del>
            </w:ins>
          </w:p>
          <w:p w14:paraId="192C3D9D" w14:textId="3892B3F2" w:rsidR="00874469" w:rsidDel="00E067A3" w:rsidRDefault="00874469">
            <w:pPr>
              <w:pStyle w:val="Appx"/>
              <w:rPr>
                <w:ins w:id="7145" w:author="aas" w:date="2013-10-14T02:06:00Z"/>
                <w:del w:id="7146" w:author="Anees Shaikh" w:date="2013-10-19T02:16:00Z"/>
              </w:rPr>
              <w:pPrChange w:id="7147" w:author="Anees Shaikh" w:date="2013-10-19T02:16:00Z">
                <w:pPr>
                  <w:pStyle w:val="XML1"/>
                </w:pPr>
              </w:pPrChange>
            </w:pPr>
            <w:ins w:id="7148" w:author="aas" w:date="2013-10-14T02:06:00Z">
              <w:del w:id="7149" w:author="Anees Shaikh" w:date="2013-10-19T02:16:00Z">
                <w:r w:rsidDel="00E067A3">
                  <w:delText xml:space="preserve">      &lt;xs:enumeration value="1.2"/&gt;</w:delText>
                </w:r>
              </w:del>
            </w:ins>
          </w:p>
          <w:p w14:paraId="514481EE" w14:textId="6F0E2832" w:rsidR="00874469" w:rsidDel="00E067A3" w:rsidRDefault="00874469">
            <w:pPr>
              <w:pStyle w:val="Appx"/>
              <w:rPr>
                <w:ins w:id="7150" w:author="aas" w:date="2013-10-14T02:06:00Z"/>
                <w:del w:id="7151" w:author="Anees Shaikh" w:date="2013-10-19T02:16:00Z"/>
              </w:rPr>
              <w:pPrChange w:id="7152" w:author="Anees Shaikh" w:date="2013-10-19T02:16:00Z">
                <w:pPr>
                  <w:pStyle w:val="XML1"/>
                </w:pPr>
              </w:pPrChange>
            </w:pPr>
            <w:ins w:id="7153" w:author="aas" w:date="2013-10-14T02:06:00Z">
              <w:del w:id="7154" w:author="Anees Shaikh" w:date="2013-10-19T02:16:00Z">
                <w:r w:rsidDel="00E067A3">
                  <w:delText xml:space="preserve">      &lt;xs:enumeration value="1.3"/&gt;</w:delText>
                </w:r>
              </w:del>
            </w:ins>
          </w:p>
          <w:p w14:paraId="4C3975C1" w14:textId="0D290BD7" w:rsidR="00874469" w:rsidDel="00E067A3" w:rsidRDefault="00874469">
            <w:pPr>
              <w:pStyle w:val="Appx"/>
              <w:rPr>
                <w:ins w:id="7155" w:author="aas" w:date="2013-10-14T02:06:00Z"/>
                <w:del w:id="7156" w:author="Anees Shaikh" w:date="2013-10-19T02:16:00Z"/>
              </w:rPr>
              <w:pPrChange w:id="7157" w:author="Anees Shaikh" w:date="2013-10-19T02:16:00Z">
                <w:pPr>
                  <w:pStyle w:val="XML1"/>
                </w:pPr>
              </w:pPrChange>
            </w:pPr>
            <w:ins w:id="7158" w:author="aas" w:date="2013-10-14T02:06:00Z">
              <w:del w:id="7159" w:author="Anees Shaikh" w:date="2013-10-19T02:16:00Z">
                <w:r w:rsidDel="00E067A3">
                  <w:delText xml:space="preserve">      &lt;xs:enumeration value="1.3.1"/&gt;</w:delText>
                </w:r>
              </w:del>
            </w:ins>
          </w:p>
          <w:p w14:paraId="53675556" w14:textId="7CF424B2" w:rsidR="00874469" w:rsidDel="00E067A3" w:rsidRDefault="00874469">
            <w:pPr>
              <w:pStyle w:val="Appx"/>
              <w:rPr>
                <w:ins w:id="7160" w:author="aas" w:date="2013-10-14T02:06:00Z"/>
                <w:del w:id="7161" w:author="Anees Shaikh" w:date="2013-10-19T02:16:00Z"/>
              </w:rPr>
              <w:pPrChange w:id="7162" w:author="Anees Shaikh" w:date="2013-10-19T02:16:00Z">
                <w:pPr>
                  <w:pStyle w:val="XML1"/>
                </w:pPr>
              </w:pPrChange>
            </w:pPr>
            <w:ins w:id="7163" w:author="aas" w:date="2013-10-14T02:06:00Z">
              <w:del w:id="7164" w:author="Anees Shaikh" w:date="2013-10-19T02:16:00Z">
                <w:r w:rsidDel="00E067A3">
                  <w:delText xml:space="preserve">      &lt;xs:enumeration value="1.3.2"/&gt;</w:delText>
                </w:r>
              </w:del>
            </w:ins>
          </w:p>
          <w:p w14:paraId="3E41B77B" w14:textId="3D30AA63" w:rsidR="00874469" w:rsidDel="00E067A3" w:rsidRDefault="00874469">
            <w:pPr>
              <w:pStyle w:val="Appx"/>
              <w:rPr>
                <w:ins w:id="7165" w:author="aas" w:date="2013-10-14T02:06:00Z"/>
                <w:del w:id="7166" w:author="Anees Shaikh" w:date="2013-10-19T02:16:00Z"/>
              </w:rPr>
              <w:pPrChange w:id="7167" w:author="Anees Shaikh" w:date="2013-10-19T02:16:00Z">
                <w:pPr>
                  <w:pStyle w:val="XML1"/>
                </w:pPr>
              </w:pPrChange>
            </w:pPr>
            <w:ins w:id="7168" w:author="aas" w:date="2013-10-14T02:06:00Z">
              <w:del w:id="7169" w:author="Anees Shaikh" w:date="2013-10-19T02:16:00Z">
                <w:r w:rsidDel="00E067A3">
                  <w:delText xml:space="preserve">    &lt;/xs:restriction&gt;</w:delText>
                </w:r>
              </w:del>
            </w:ins>
          </w:p>
          <w:p w14:paraId="7A28D175" w14:textId="0F057D32" w:rsidR="00874469" w:rsidDel="00E067A3" w:rsidRDefault="00874469">
            <w:pPr>
              <w:pStyle w:val="Appx"/>
              <w:rPr>
                <w:ins w:id="7170" w:author="aas" w:date="2013-10-14T02:06:00Z"/>
                <w:del w:id="7171" w:author="Anees Shaikh" w:date="2013-10-19T02:16:00Z"/>
              </w:rPr>
              <w:pPrChange w:id="7172" w:author="Anees Shaikh" w:date="2013-10-19T02:16:00Z">
                <w:pPr>
                  <w:pStyle w:val="XML1"/>
                </w:pPr>
              </w:pPrChange>
            </w:pPr>
            <w:ins w:id="7173" w:author="aas" w:date="2013-10-14T02:06:00Z">
              <w:del w:id="7174" w:author="Anees Shaikh" w:date="2013-10-19T02:16:00Z">
                <w:r w:rsidDel="00E067A3">
                  <w:delText xml:space="preserve">  &lt;/xs:simpleType&gt;</w:delText>
                </w:r>
              </w:del>
            </w:ins>
          </w:p>
          <w:p w14:paraId="0AF8654D" w14:textId="60A0A9D9" w:rsidR="00874469" w:rsidDel="00E067A3" w:rsidRDefault="00874469">
            <w:pPr>
              <w:pStyle w:val="Appx"/>
              <w:rPr>
                <w:ins w:id="7175" w:author="aas" w:date="2013-10-14T02:06:00Z"/>
                <w:del w:id="7176" w:author="Anees Shaikh" w:date="2013-10-19T02:16:00Z"/>
              </w:rPr>
              <w:pPrChange w:id="7177" w:author="Anees Shaikh" w:date="2013-10-19T02:16:00Z">
                <w:pPr>
                  <w:pStyle w:val="XML1"/>
                </w:pPr>
              </w:pPrChange>
            </w:pPr>
            <w:ins w:id="7178" w:author="aas" w:date="2013-10-14T02:06:00Z">
              <w:del w:id="7179" w:author="Anees Shaikh" w:date="2013-10-19T02:16:00Z">
                <w:r w:rsidDel="00E067A3">
                  <w:delText xml:space="preserve">  &lt;xs:simpleType name="datapath-id-type"&gt;</w:delText>
                </w:r>
              </w:del>
            </w:ins>
          </w:p>
          <w:p w14:paraId="7652EEBF" w14:textId="0EA0DD00" w:rsidR="00874469" w:rsidDel="00E067A3" w:rsidRDefault="00874469">
            <w:pPr>
              <w:pStyle w:val="Appx"/>
              <w:rPr>
                <w:ins w:id="7180" w:author="aas" w:date="2013-10-14T02:06:00Z"/>
                <w:del w:id="7181" w:author="Anees Shaikh" w:date="2013-10-19T02:16:00Z"/>
              </w:rPr>
              <w:pPrChange w:id="7182" w:author="Anees Shaikh" w:date="2013-10-19T02:16:00Z">
                <w:pPr>
                  <w:pStyle w:val="XML1"/>
                </w:pPr>
              </w:pPrChange>
            </w:pPr>
            <w:ins w:id="7183" w:author="aas" w:date="2013-10-14T02:06:00Z">
              <w:del w:id="7184" w:author="Anees Shaikh" w:date="2013-10-19T02:16:00Z">
                <w:r w:rsidDel="00E067A3">
                  <w:delText xml:space="preserve">    &lt;xs:annotation&gt;</w:delText>
                </w:r>
              </w:del>
            </w:ins>
          </w:p>
          <w:p w14:paraId="669E02EE" w14:textId="4C4B0372" w:rsidR="00874469" w:rsidDel="00E067A3" w:rsidRDefault="00874469">
            <w:pPr>
              <w:pStyle w:val="Appx"/>
              <w:rPr>
                <w:ins w:id="7185" w:author="aas" w:date="2013-10-14T02:06:00Z"/>
                <w:del w:id="7186" w:author="Anees Shaikh" w:date="2013-10-19T02:16:00Z"/>
              </w:rPr>
              <w:pPrChange w:id="7187" w:author="Anees Shaikh" w:date="2013-10-19T02:16:00Z">
                <w:pPr>
                  <w:pStyle w:val="XML1"/>
                </w:pPr>
              </w:pPrChange>
            </w:pPr>
            <w:ins w:id="7188" w:author="aas" w:date="2013-10-14T02:06:00Z">
              <w:del w:id="7189" w:author="Anees Shaikh" w:date="2013-10-19T02:16:00Z">
                <w:r w:rsidDel="00E067A3">
                  <w:delText xml:space="preserve">      &lt;xs:documentation&gt;</w:delText>
                </w:r>
              </w:del>
            </w:ins>
          </w:p>
          <w:p w14:paraId="56E353E1" w14:textId="74CFF9F6" w:rsidR="00874469" w:rsidDel="00E067A3" w:rsidRDefault="00874469">
            <w:pPr>
              <w:pStyle w:val="Appx"/>
              <w:rPr>
                <w:ins w:id="7190" w:author="aas" w:date="2013-10-14T02:06:00Z"/>
                <w:del w:id="7191" w:author="Anees Shaikh" w:date="2013-10-19T02:16:00Z"/>
              </w:rPr>
              <w:pPrChange w:id="7192" w:author="Anees Shaikh" w:date="2013-10-19T02:16:00Z">
                <w:pPr>
                  <w:pStyle w:val="XML1"/>
                </w:pPr>
              </w:pPrChange>
            </w:pPr>
            <w:ins w:id="7193" w:author="aas" w:date="2013-10-14T02:06:00Z">
              <w:del w:id="7194"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195" w:author="aas" w:date="2013-10-14T02:06:00Z"/>
                <w:del w:id="7196" w:author="Anees Shaikh" w:date="2013-10-19T02:16:00Z"/>
              </w:rPr>
              <w:pPrChange w:id="7197" w:author="Anees Shaikh" w:date="2013-10-19T02:16:00Z">
                <w:pPr>
                  <w:pStyle w:val="XML1"/>
                </w:pPr>
              </w:pPrChange>
            </w:pPr>
            <w:ins w:id="7198" w:author="aas" w:date="2013-10-14T02:06:00Z">
              <w:del w:id="7199" w:author="Anees Shaikh" w:date="2013-10-19T02:16:00Z">
                <w:r w:rsidDel="00E067A3">
                  <w:delText xml:space="preserve">        datapath identifier.</w:delText>
                </w:r>
              </w:del>
            </w:ins>
          </w:p>
          <w:p w14:paraId="5EE970D7" w14:textId="6C2A9CFD" w:rsidR="00874469" w:rsidDel="00E067A3" w:rsidRDefault="00874469">
            <w:pPr>
              <w:pStyle w:val="Appx"/>
              <w:rPr>
                <w:ins w:id="7200" w:author="aas" w:date="2013-10-14T02:06:00Z"/>
                <w:del w:id="7201" w:author="Anees Shaikh" w:date="2013-10-19T02:16:00Z"/>
              </w:rPr>
              <w:pPrChange w:id="7202" w:author="Anees Shaikh" w:date="2013-10-19T02:16:00Z">
                <w:pPr>
                  <w:pStyle w:val="XML1"/>
                </w:pPr>
              </w:pPrChange>
            </w:pPr>
            <w:ins w:id="7203" w:author="aas" w:date="2013-10-14T02:06:00Z">
              <w:del w:id="7204" w:author="Anees Shaikh" w:date="2013-10-19T02:16:00Z">
                <w:r w:rsidDel="00E067A3">
                  <w:delText xml:space="preserve">      &lt;/xs:documentation&gt;</w:delText>
                </w:r>
              </w:del>
            </w:ins>
          </w:p>
          <w:p w14:paraId="3C9AD580" w14:textId="4ED06C2E" w:rsidR="00874469" w:rsidDel="00E067A3" w:rsidRDefault="00874469">
            <w:pPr>
              <w:pStyle w:val="Appx"/>
              <w:rPr>
                <w:ins w:id="7205" w:author="aas" w:date="2013-10-14T02:06:00Z"/>
                <w:del w:id="7206" w:author="Anees Shaikh" w:date="2013-10-19T02:16:00Z"/>
              </w:rPr>
              <w:pPrChange w:id="7207" w:author="Anees Shaikh" w:date="2013-10-19T02:16:00Z">
                <w:pPr>
                  <w:pStyle w:val="XML1"/>
                </w:pPr>
              </w:pPrChange>
            </w:pPr>
            <w:ins w:id="7208" w:author="aas" w:date="2013-10-14T02:06:00Z">
              <w:del w:id="7209" w:author="Anees Shaikh" w:date="2013-10-19T02:16:00Z">
                <w:r w:rsidDel="00E067A3">
                  <w:delText xml:space="preserve">    &lt;/xs:annotation&gt;</w:delText>
                </w:r>
              </w:del>
            </w:ins>
          </w:p>
          <w:p w14:paraId="1AFD70D6" w14:textId="2CD2FEAC" w:rsidR="00874469" w:rsidDel="00E067A3" w:rsidRDefault="00874469">
            <w:pPr>
              <w:pStyle w:val="Appx"/>
              <w:rPr>
                <w:ins w:id="7210" w:author="aas" w:date="2013-10-14T02:06:00Z"/>
                <w:del w:id="7211" w:author="Anees Shaikh" w:date="2013-10-19T02:16:00Z"/>
              </w:rPr>
              <w:pPrChange w:id="7212" w:author="Anees Shaikh" w:date="2013-10-19T02:16:00Z">
                <w:pPr>
                  <w:pStyle w:val="XML1"/>
                </w:pPr>
              </w:pPrChange>
            </w:pPr>
          </w:p>
          <w:p w14:paraId="07DE7359" w14:textId="3580DDC8" w:rsidR="00874469" w:rsidDel="00E067A3" w:rsidRDefault="00874469">
            <w:pPr>
              <w:pStyle w:val="Appx"/>
              <w:rPr>
                <w:ins w:id="7213" w:author="aas" w:date="2013-10-14T02:06:00Z"/>
                <w:del w:id="7214" w:author="Anees Shaikh" w:date="2013-10-19T02:16:00Z"/>
              </w:rPr>
              <w:pPrChange w:id="7215" w:author="Anees Shaikh" w:date="2013-10-19T02:16:00Z">
                <w:pPr>
                  <w:pStyle w:val="XML1"/>
                </w:pPr>
              </w:pPrChange>
            </w:pPr>
            <w:ins w:id="7216" w:author="aas" w:date="2013-10-14T02:06:00Z">
              <w:del w:id="7217" w:author="Anees Shaikh" w:date="2013-10-19T02:16:00Z">
                <w:r w:rsidDel="00E067A3">
                  <w:delText xml:space="preserve">    &lt;xs:restriction base="xs:string"&gt;</w:delText>
                </w:r>
              </w:del>
            </w:ins>
          </w:p>
          <w:p w14:paraId="7BFBDA3F" w14:textId="2BC91E92" w:rsidR="00874469" w:rsidDel="00E067A3" w:rsidRDefault="00874469">
            <w:pPr>
              <w:pStyle w:val="Appx"/>
              <w:rPr>
                <w:ins w:id="7218" w:author="aas" w:date="2013-10-14T02:06:00Z"/>
                <w:del w:id="7219" w:author="Anees Shaikh" w:date="2013-10-19T02:16:00Z"/>
              </w:rPr>
              <w:pPrChange w:id="7220" w:author="Anees Shaikh" w:date="2013-10-19T02:16:00Z">
                <w:pPr>
                  <w:pStyle w:val="XML1"/>
                </w:pPr>
              </w:pPrChange>
            </w:pPr>
            <w:ins w:id="7221" w:author="aas" w:date="2013-10-14T02:06:00Z">
              <w:del w:id="7222" w:author="Anees Shaikh" w:date="2013-10-19T02:16:00Z">
                <w:r w:rsidDel="00E067A3">
                  <w:delText xml:space="preserve">    &lt;xs:pattern value="[0-9a-fA-F]{2}(:[0-9a-fA-F]{2}){7}"/&gt;</w:delText>
                </w:r>
              </w:del>
            </w:ins>
          </w:p>
          <w:p w14:paraId="07F09694" w14:textId="5DA68381" w:rsidR="00874469" w:rsidDel="00E067A3" w:rsidRDefault="00874469">
            <w:pPr>
              <w:pStyle w:val="Appx"/>
              <w:rPr>
                <w:ins w:id="7223" w:author="aas" w:date="2013-10-14T02:06:00Z"/>
                <w:del w:id="7224" w:author="Anees Shaikh" w:date="2013-10-19T02:16:00Z"/>
              </w:rPr>
              <w:pPrChange w:id="7225" w:author="Anees Shaikh" w:date="2013-10-19T02:16:00Z">
                <w:pPr>
                  <w:pStyle w:val="XML1"/>
                </w:pPr>
              </w:pPrChange>
            </w:pPr>
            <w:ins w:id="7226" w:author="aas" w:date="2013-10-14T02:06:00Z">
              <w:del w:id="7227" w:author="Anees Shaikh" w:date="2013-10-19T02:16:00Z">
                <w:r w:rsidDel="00E067A3">
                  <w:delText xml:space="preserve">    &lt;/xs:restriction&gt;</w:delText>
                </w:r>
              </w:del>
            </w:ins>
          </w:p>
          <w:p w14:paraId="33CD70A0" w14:textId="580FDC1B" w:rsidR="00874469" w:rsidDel="00E067A3" w:rsidRDefault="00874469">
            <w:pPr>
              <w:pStyle w:val="Appx"/>
              <w:rPr>
                <w:ins w:id="7228" w:author="aas" w:date="2013-10-14T02:06:00Z"/>
                <w:del w:id="7229" w:author="Anees Shaikh" w:date="2013-10-19T02:16:00Z"/>
              </w:rPr>
              <w:pPrChange w:id="7230" w:author="Anees Shaikh" w:date="2013-10-19T02:16:00Z">
                <w:pPr>
                  <w:pStyle w:val="XML1"/>
                </w:pPr>
              </w:pPrChange>
            </w:pPr>
            <w:ins w:id="7231" w:author="aas" w:date="2013-10-14T02:06:00Z">
              <w:del w:id="7232" w:author="Anees Shaikh" w:date="2013-10-19T02:16:00Z">
                <w:r w:rsidDel="00E067A3">
                  <w:delText xml:space="preserve">  &lt;/xs:simpleType&gt;</w:delText>
                </w:r>
              </w:del>
            </w:ins>
          </w:p>
          <w:p w14:paraId="6B668130" w14:textId="737BD564" w:rsidR="00874469" w:rsidDel="00E067A3" w:rsidRDefault="00874469">
            <w:pPr>
              <w:pStyle w:val="Appx"/>
              <w:rPr>
                <w:ins w:id="7233" w:author="aas" w:date="2013-10-14T02:06:00Z"/>
                <w:del w:id="7234" w:author="Anees Shaikh" w:date="2013-10-19T02:16:00Z"/>
              </w:rPr>
              <w:pPrChange w:id="7235" w:author="Anees Shaikh" w:date="2013-10-19T02:16:00Z">
                <w:pPr>
                  <w:pStyle w:val="XML1"/>
                </w:pPr>
              </w:pPrChange>
            </w:pPr>
            <w:ins w:id="7236" w:author="aas" w:date="2013-10-14T02:06:00Z">
              <w:del w:id="7237"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38" w:author="aas" w:date="2013-10-14T02:06:00Z"/>
                <w:del w:id="7239" w:author="Anees Shaikh" w:date="2013-10-19T02:16:00Z"/>
              </w:rPr>
              <w:pPrChange w:id="7240" w:author="Anees Shaikh" w:date="2013-10-19T02:16:00Z">
                <w:pPr>
                  <w:pStyle w:val="XML1"/>
                </w:pPr>
              </w:pPrChange>
            </w:pPr>
            <w:ins w:id="7241" w:author="aas" w:date="2013-10-14T02:06:00Z">
              <w:del w:id="7242" w:author="Anees Shaikh" w:date="2013-10-19T02:16:00Z">
                <w:r w:rsidDel="00E067A3">
                  <w:delText xml:space="preserve">    &lt;xs:annotation&gt;</w:delText>
                </w:r>
              </w:del>
            </w:ins>
          </w:p>
          <w:p w14:paraId="30DB36EE" w14:textId="1E6E64BF" w:rsidR="00874469" w:rsidDel="00E067A3" w:rsidRDefault="00874469">
            <w:pPr>
              <w:pStyle w:val="Appx"/>
              <w:rPr>
                <w:ins w:id="7243" w:author="aas" w:date="2013-10-14T02:06:00Z"/>
                <w:del w:id="7244" w:author="Anees Shaikh" w:date="2013-10-19T02:16:00Z"/>
              </w:rPr>
              <w:pPrChange w:id="7245" w:author="Anees Shaikh" w:date="2013-10-19T02:16:00Z">
                <w:pPr>
                  <w:pStyle w:val="XML1"/>
                </w:pPr>
              </w:pPrChange>
            </w:pPr>
            <w:ins w:id="7246" w:author="aas" w:date="2013-10-14T02:06:00Z">
              <w:del w:id="7247" w:author="Anees Shaikh" w:date="2013-10-19T02:16:00Z">
                <w:r w:rsidDel="00E067A3">
                  <w:delText xml:space="preserve">      &lt;xs:documentation&gt;</w:delText>
                </w:r>
              </w:del>
            </w:ins>
          </w:p>
          <w:p w14:paraId="64D70FCA" w14:textId="1CF1318B" w:rsidR="00874469" w:rsidDel="00E067A3" w:rsidRDefault="00874469">
            <w:pPr>
              <w:pStyle w:val="Appx"/>
              <w:rPr>
                <w:ins w:id="7248" w:author="aas" w:date="2013-10-14T02:06:00Z"/>
                <w:del w:id="7249" w:author="Anees Shaikh" w:date="2013-10-19T02:16:00Z"/>
              </w:rPr>
              <w:pPrChange w:id="7250" w:author="Anees Shaikh" w:date="2013-10-19T02:16:00Z">
                <w:pPr>
                  <w:pStyle w:val="XML1"/>
                </w:pPr>
              </w:pPrChange>
            </w:pPr>
            <w:ins w:id="7251" w:author="aas" w:date="2013-10-14T02:06:00Z">
              <w:del w:id="7252"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253" w:author="aas" w:date="2013-10-14T02:06:00Z"/>
                <w:del w:id="7254" w:author="Anees Shaikh" w:date="2013-10-19T02:16:00Z"/>
              </w:rPr>
              <w:pPrChange w:id="7255" w:author="Anees Shaikh" w:date="2013-10-19T02:16:00Z">
                <w:pPr>
                  <w:pStyle w:val="XML1"/>
                </w:pPr>
              </w:pPrChange>
            </w:pPr>
            <w:ins w:id="7256" w:author="aas" w:date="2013-10-14T02:06:00Z">
              <w:del w:id="7257" w:author="Anees Shaikh" w:date="2013-10-19T02:16:00Z">
                <w:r w:rsidDel="00E067A3">
                  <w:delText xml:space="preserve">      &lt;/xs:documentation&gt;</w:delText>
                </w:r>
              </w:del>
            </w:ins>
          </w:p>
          <w:p w14:paraId="09942957" w14:textId="4DD93962" w:rsidR="00874469" w:rsidDel="00E067A3" w:rsidRDefault="00874469">
            <w:pPr>
              <w:pStyle w:val="Appx"/>
              <w:rPr>
                <w:ins w:id="7258" w:author="aas" w:date="2013-10-14T02:06:00Z"/>
                <w:del w:id="7259" w:author="Anees Shaikh" w:date="2013-10-19T02:16:00Z"/>
              </w:rPr>
              <w:pPrChange w:id="7260" w:author="Anees Shaikh" w:date="2013-10-19T02:16:00Z">
                <w:pPr>
                  <w:pStyle w:val="XML1"/>
                </w:pPr>
              </w:pPrChange>
            </w:pPr>
            <w:ins w:id="7261" w:author="aas" w:date="2013-10-14T02:06:00Z">
              <w:del w:id="7262" w:author="Anees Shaikh" w:date="2013-10-19T02:16:00Z">
                <w:r w:rsidDel="00E067A3">
                  <w:delText xml:space="preserve">    &lt;/xs:annotation&gt;</w:delText>
                </w:r>
              </w:del>
            </w:ins>
          </w:p>
          <w:p w14:paraId="1402AD06" w14:textId="217B378D" w:rsidR="00874469" w:rsidDel="00E067A3" w:rsidRDefault="00874469">
            <w:pPr>
              <w:pStyle w:val="Appx"/>
              <w:rPr>
                <w:ins w:id="7263" w:author="aas" w:date="2013-10-14T02:06:00Z"/>
                <w:del w:id="7264" w:author="Anees Shaikh" w:date="2013-10-19T02:16:00Z"/>
              </w:rPr>
              <w:pPrChange w:id="7265" w:author="Anees Shaikh" w:date="2013-10-19T02:16:00Z">
                <w:pPr>
                  <w:pStyle w:val="XML1"/>
                </w:pPr>
              </w:pPrChange>
            </w:pPr>
          </w:p>
          <w:p w14:paraId="45B47E6B" w14:textId="0F0ED2A0" w:rsidR="00874469" w:rsidDel="00E067A3" w:rsidRDefault="00874469">
            <w:pPr>
              <w:pStyle w:val="Appx"/>
              <w:rPr>
                <w:ins w:id="7266" w:author="aas" w:date="2013-10-14T02:06:00Z"/>
                <w:del w:id="7267" w:author="Anees Shaikh" w:date="2013-10-19T02:16:00Z"/>
              </w:rPr>
              <w:pPrChange w:id="7268" w:author="Anees Shaikh" w:date="2013-10-19T02:16:00Z">
                <w:pPr>
                  <w:pStyle w:val="XML1"/>
                </w:pPr>
              </w:pPrChange>
            </w:pPr>
            <w:ins w:id="7269" w:author="aas" w:date="2013-10-14T02:06:00Z">
              <w:del w:id="7270"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271" w:author="aas" w:date="2013-10-14T02:06:00Z"/>
                <w:del w:id="7272" w:author="Anees Shaikh" w:date="2013-10-19T02:16:00Z"/>
              </w:rPr>
              <w:pPrChange w:id="7273" w:author="Anees Shaikh" w:date="2013-10-19T02:16:00Z">
                <w:pPr>
                  <w:pStyle w:val="XML1"/>
                </w:pPr>
              </w:pPrChange>
            </w:pPr>
            <w:ins w:id="7274" w:author="aas" w:date="2013-10-14T02:06:00Z">
              <w:del w:id="7275" w:author="Anees Shaikh" w:date="2013-10-19T02:16:00Z">
                <w:r w:rsidDel="00E067A3">
                  <w:delText xml:space="preserve">      &lt;xs:minInclusive value="0"/&gt;</w:delText>
                </w:r>
              </w:del>
            </w:ins>
          </w:p>
          <w:p w14:paraId="3DAF8B9D" w14:textId="5A13E927" w:rsidR="00874469" w:rsidDel="00E067A3" w:rsidRDefault="00874469">
            <w:pPr>
              <w:pStyle w:val="Appx"/>
              <w:rPr>
                <w:ins w:id="7276" w:author="aas" w:date="2013-10-14T02:06:00Z"/>
                <w:del w:id="7277" w:author="Anees Shaikh" w:date="2013-10-19T02:16:00Z"/>
              </w:rPr>
              <w:pPrChange w:id="7278" w:author="Anees Shaikh" w:date="2013-10-19T02:16:00Z">
                <w:pPr>
                  <w:pStyle w:val="XML1"/>
                </w:pPr>
              </w:pPrChange>
            </w:pPr>
            <w:ins w:id="7279" w:author="aas" w:date="2013-10-14T02:06:00Z">
              <w:del w:id="7280" w:author="Anees Shaikh" w:date="2013-10-19T02:16:00Z">
                <w:r w:rsidDel="00E067A3">
                  <w:delText xml:space="preserve">      &lt;xs:maxInclusive value="1000"/&gt;</w:delText>
                </w:r>
              </w:del>
            </w:ins>
          </w:p>
          <w:p w14:paraId="128BE8B8" w14:textId="48E45A01" w:rsidR="00874469" w:rsidDel="00E067A3" w:rsidRDefault="00874469">
            <w:pPr>
              <w:pStyle w:val="Appx"/>
              <w:rPr>
                <w:ins w:id="7281" w:author="aas" w:date="2013-10-14T02:06:00Z"/>
                <w:del w:id="7282" w:author="Anees Shaikh" w:date="2013-10-19T02:16:00Z"/>
              </w:rPr>
              <w:pPrChange w:id="7283" w:author="Anees Shaikh" w:date="2013-10-19T02:16:00Z">
                <w:pPr>
                  <w:pStyle w:val="XML1"/>
                </w:pPr>
              </w:pPrChange>
            </w:pPr>
            <w:ins w:id="7284" w:author="aas" w:date="2013-10-14T02:06:00Z">
              <w:del w:id="7285" w:author="Anees Shaikh" w:date="2013-10-19T02:16:00Z">
                <w:r w:rsidDel="00E067A3">
                  <w:delText xml:space="preserve">    &lt;/xs:restriction&gt;</w:delText>
                </w:r>
              </w:del>
            </w:ins>
          </w:p>
          <w:p w14:paraId="1C6B96CA" w14:textId="7B5DB439" w:rsidR="00874469" w:rsidDel="00E067A3" w:rsidRDefault="00874469">
            <w:pPr>
              <w:pStyle w:val="Appx"/>
              <w:rPr>
                <w:ins w:id="7286" w:author="aas" w:date="2013-10-14T02:06:00Z"/>
                <w:del w:id="7287" w:author="Anees Shaikh" w:date="2013-10-19T02:16:00Z"/>
              </w:rPr>
              <w:pPrChange w:id="7288" w:author="Anees Shaikh" w:date="2013-10-19T02:16:00Z">
                <w:pPr>
                  <w:pStyle w:val="XML1"/>
                </w:pPr>
              </w:pPrChange>
            </w:pPr>
            <w:ins w:id="7289" w:author="aas" w:date="2013-10-14T02:06:00Z">
              <w:del w:id="7290" w:author="Anees Shaikh" w:date="2013-10-19T02:16:00Z">
                <w:r w:rsidDel="00E067A3">
                  <w:delText xml:space="preserve">  &lt;/xs:simpleType&gt;</w:delText>
                </w:r>
              </w:del>
            </w:ins>
          </w:p>
          <w:p w14:paraId="668482D8" w14:textId="792F06D2" w:rsidR="00874469" w:rsidDel="00E067A3" w:rsidRDefault="00874469">
            <w:pPr>
              <w:pStyle w:val="Appx"/>
              <w:rPr>
                <w:ins w:id="7291" w:author="aas" w:date="2013-10-14T02:06:00Z"/>
                <w:del w:id="7292" w:author="Anees Shaikh" w:date="2013-10-19T02:16:00Z"/>
              </w:rPr>
              <w:pPrChange w:id="7293" w:author="Anees Shaikh" w:date="2013-10-19T02:16:00Z">
                <w:pPr>
                  <w:pStyle w:val="XML1"/>
                </w:pPr>
              </w:pPrChange>
            </w:pPr>
            <w:ins w:id="7294" w:author="aas" w:date="2013-10-14T02:06:00Z">
              <w:del w:id="7295"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296" w:author="aas" w:date="2013-10-14T02:06:00Z"/>
                <w:del w:id="7297" w:author="Anees Shaikh" w:date="2013-10-19T02:16:00Z"/>
              </w:rPr>
              <w:pPrChange w:id="7298" w:author="Anees Shaikh" w:date="2013-10-19T02:16:00Z">
                <w:pPr>
                  <w:pStyle w:val="XML1"/>
                </w:pPr>
              </w:pPrChange>
            </w:pPr>
            <w:ins w:id="7299" w:author="aas" w:date="2013-10-14T02:06:00Z">
              <w:del w:id="7300" w:author="Anees Shaikh" w:date="2013-10-19T02:16:00Z">
                <w:r w:rsidDel="00E067A3">
                  <w:delText xml:space="preserve">    &lt;xs:annotation&gt;</w:delText>
                </w:r>
              </w:del>
            </w:ins>
          </w:p>
          <w:p w14:paraId="05BC7A1E" w14:textId="6C42D801" w:rsidR="00874469" w:rsidDel="00E067A3" w:rsidRDefault="00874469">
            <w:pPr>
              <w:pStyle w:val="Appx"/>
              <w:rPr>
                <w:ins w:id="7301" w:author="aas" w:date="2013-10-14T02:06:00Z"/>
                <w:del w:id="7302" w:author="Anees Shaikh" w:date="2013-10-19T02:16:00Z"/>
              </w:rPr>
              <w:pPrChange w:id="7303" w:author="Anees Shaikh" w:date="2013-10-19T02:16:00Z">
                <w:pPr>
                  <w:pStyle w:val="XML1"/>
                </w:pPr>
              </w:pPrChange>
            </w:pPr>
            <w:ins w:id="7304" w:author="aas" w:date="2013-10-14T02:06:00Z">
              <w:del w:id="7305" w:author="Anees Shaikh" w:date="2013-10-19T02:16:00Z">
                <w:r w:rsidDel="00E067A3">
                  <w:delText xml:space="preserve">      &lt;xs:documentation&gt;</w:delText>
                </w:r>
              </w:del>
            </w:ins>
          </w:p>
          <w:p w14:paraId="2AA58E57" w14:textId="5B657DD2" w:rsidR="00874469" w:rsidDel="00E067A3" w:rsidRDefault="00874469">
            <w:pPr>
              <w:pStyle w:val="Appx"/>
              <w:rPr>
                <w:ins w:id="7306" w:author="aas" w:date="2013-10-14T02:06:00Z"/>
                <w:del w:id="7307" w:author="Anees Shaikh" w:date="2013-10-19T02:16:00Z"/>
              </w:rPr>
              <w:pPrChange w:id="7308" w:author="Anees Shaikh" w:date="2013-10-19T02:16:00Z">
                <w:pPr>
                  <w:pStyle w:val="XML1"/>
                </w:pPr>
              </w:pPrChange>
            </w:pPr>
            <w:ins w:id="7309" w:author="aas" w:date="2013-10-14T02:06:00Z">
              <w:del w:id="7310"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11" w:author="aas" w:date="2013-10-14T02:06:00Z"/>
                <w:del w:id="7312" w:author="Anees Shaikh" w:date="2013-10-19T02:16:00Z"/>
              </w:rPr>
              <w:pPrChange w:id="7313" w:author="Anees Shaikh" w:date="2013-10-19T02:16:00Z">
                <w:pPr>
                  <w:pStyle w:val="XML1"/>
                </w:pPr>
              </w:pPrChange>
            </w:pPr>
            <w:ins w:id="7314" w:author="aas" w:date="2013-10-14T02:06:00Z">
              <w:del w:id="7315" w:author="Anees Shaikh" w:date="2013-10-19T02:16:00Z">
                <w:r w:rsidDel="00E067A3">
                  <w:delText xml:space="preserve">        connection.</w:delText>
                </w:r>
              </w:del>
            </w:ins>
          </w:p>
          <w:p w14:paraId="72B95FB4" w14:textId="03B1173F" w:rsidR="00874469" w:rsidDel="00E067A3" w:rsidRDefault="00874469">
            <w:pPr>
              <w:pStyle w:val="Appx"/>
              <w:rPr>
                <w:ins w:id="7316" w:author="aas" w:date="2013-10-14T02:06:00Z"/>
                <w:del w:id="7317" w:author="Anees Shaikh" w:date="2013-10-19T02:16:00Z"/>
              </w:rPr>
              <w:pPrChange w:id="7318" w:author="Anees Shaikh" w:date="2013-10-19T02:16:00Z">
                <w:pPr>
                  <w:pStyle w:val="XML1"/>
                </w:pPr>
              </w:pPrChange>
            </w:pPr>
            <w:ins w:id="7319" w:author="aas" w:date="2013-10-14T02:06:00Z">
              <w:del w:id="7320" w:author="Anees Shaikh" w:date="2013-10-19T02:16:00Z">
                <w:r w:rsidDel="00E067A3">
                  <w:delText xml:space="preserve">      &lt;/xs:documentation&gt;</w:delText>
                </w:r>
              </w:del>
            </w:ins>
          </w:p>
          <w:p w14:paraId="4C997C71" w14:textId="3BD5879B" w:rsidR="00874469" w:rsidDel="00E067A3" w:rsidRDefault="00874469">
            <w:pPr>
              <w:pStyle w:val="Appx"/>
              <w:rPr>
                <w:ins w:id="7321" w:author="aas" w:date="2013-10-14T02:06:00Z"/>
                <w:del w:id="7322" w:author="Anees Shaikh" w:date="2013-10-19T02:16:00Z"/>
              </w:rPr>
              <w:pPrChange w:id="7323" w:author="Anees Shaikh" w:date="2013-10-19T02:16:00Z">
                <w:pPr>
                  <w:pStyle w:val="XML1"/>
                </w:pPr>
              </w:pPrChange>
            </w:pPr>
            <w:ins w:id="7324" w:author="aas" w:date="2013-10-14T02:06:00Z">
              <w:del w:id="7325" w:author="Anees Shaikh" w:date="2013-10-19T02:16:00Z">
                <w:r w:rsidDel="00E067A3">
                  <w:delText xml:space="preserve">    &lt;/xs:annotation&gt;</w:delText>
                </w:r>
              </w:del>
            </w:ins>
          </w:p>
          <w:p w14:paraId="3747E53A" w14:textId="09C0163C" w:rsidR="00874469" w:rsidDel="00E067A3" w:rsidRDefault="00874469">
            <w:pPr>
              <w:pStyle w:val="Appx"/>
              <w:rPr>
                <w:ins w:id="7326" w:author="aas" w:date="2013-10-14T02:06:00Z"/>
                <w:del w:id="7327" w:author="Anees Shaikh" w:date="2013-10-19T02:16:00Z"/>
              </w:rPr>
              <w:pPrChange w:id="7328" w:author="Anees Shaikh" w:date="2013-10-19T02:16:00Z">
                <w:pPr>
                  <w:pStyle w:val="XML1"/>
                </w:pPr>
              </w:pPrChange>
            </w:pPr>
          </w:p>
          <w:p w14:paraId="5C31A44E" w14:textId="2921B5DE" w:rsidR="00874469" w:rsidDel="00E067A3" w:rsidRDefault="00874469">
            <w:pPr>
              <w:pStyle w:val="Appx"/>
              <w:rPr>
                <w:ins w:id="7329" w:author="aas" w:date="2013-10-14T02:06:00Z"/>
                <w:del w:id="7330" w:author="Anees Shaikh" w:date="2013-10-19T02:16:00Z"/>
              </w:rPr>
              <w:pPrChange w:id="7331" w:author="Anees Shaikh" w:date="2013-10-19T02:16:00Z">
                <w:pPr>
                  <w:pStyle w:val="XML1"/>
                </w:pPr>
              </w:pPrChange>
            </w:pPr>
            <w:ins w:id="7332" w:author="aas" w:date="2013-10-14T02:06:00Z">
              <w:del w:id="7333" w:author="Anees Shaikh" w:date="2013-10-19T02:16:00Z">
                <w:r w:rsidDel="00E067A3">
                  <w:delText xml:space="preserve">    &lt;xs:restriction base="xs:string"&gt;</w:delText>
                </w:r>
              </w:del>
            </w:ins>
          </w:p>
          <w:p w14:paraId="7779340D" w14:textId="0B1C3F37" w:rsidR="00874469" w:rsidDel="00E067A3" w:rsidRDefault="00874469">
            <w:pPr>
              <w:pStyle w:val="Appx"/>
              <w:rPr>
                <w:ins w:id="7334" w:author="aas" w:date="2013-10-14T02:06:00Z"/>
                <w:del w:id="7335" w:author="Anees Shaikh" w:date="2013-10-19T02:16:00Z"/>
              </w:rPr>
              <w:pPrChange w:id="7336" w:author="Anees Shaikh" w:date="2013-10-19T02:16:00Z">
                <w:pPr>
                  <w:pStyle w:val="XML1"/>
                </w:pPr>
              </w:pPrChange>
            </w:pPr>
            <w:ins w:id="7337" w:author="aas" w:date="2013-10-14T02:06:00Z">
              <w:del w:id="7338" w:author="Anees Shaikh" w:date="2013-10-19T02:16:00Z">
                <w:r w:rsidDel="00E067A3">
                  <w:delText xml:space="preserve">      &lt;xs:enumeration value="up"/&gt;</w:delText>
                </w:r>
              </w:del>
            </w:ins>
          </w:p>
          <w:p w14:paraId="7FCED041" w14:textId="55B1E9CF" w:rsidR="00874469" w:rsidDel="00E067A3" w:rsidRDefault="00874469">
            <w:pPr>
              <w:pStyle w:val="Appx"/>
              <w:rPr>
                <w:ins w:id="7339" w:author="aas" w:date="2013-10-14T02:06:00Z"/>
                <w:del w:id="7340" w:author="Anees Shaikh" w:date="2013-10-19T02:16:00Z"/>
              </w:rPr>
              <w:pPrChange w:id="7341" w:author="Anees Shaikh" w:date="2013-10-19T02:16:00Z">
                <w:pPr>
                  <w:pStyle w:val="XML1"/>
                </w:pPr>
              </w:pPrChange>
            </w:pPr>
            <w:ins w:id="7342" w:author="aas" w:date="2013-10-14T02:06:00Z">
              <w:del w:id="7343" w:author="Anees Shaikh" w:date="2013-10-19T02:16:00Z">
                <w:r w:rsidDel="00E067A3">
                  <w:delText xml:space="preserve">      &lt;xs:enumeration value="down"/&gt;</w:delText>
                </w:r>
              </w:del>
            </w:ins>
          </w:p>
          <w:p w14:paraId="3C183F6E" w14:textId="25639952" w:rsidR="00874469" w:rsidDel="00E067A3" w:rsidRDefault="00874469">
            <w:pPr>
              <w:pStyle w:val="Appx"/>
              <w:rPr>
                <w:ins w:id="7344" w:author="aas" w:date="2013-10-14T02:06:00Z"/>
                <w:del w:id="7345" w:author="Anees Shaikh" w:date="2013-10-19T02:16:00Z"/>
              </w:rPr>
              <w:pPrChange w:id="7346" w:author="Anees Shaikh" w:date="2013-10-19T02:16:00Z">
                <w:pPr>
                  <w:pStyle w:val="XML1"/>
                </w:pPr>
              </w:pPrChange>
            </w:pPr>
            <w:ins w:id="7347" w:author="aas" w:date="2013-10-14T02:06:00Z">
              <w:del w:id="7348" w:author="Anees Shaikh" w:date="2013-10-19T02:16:00Z">
                <w:r w:rsidDel="00E067A3">
                  <w:delText xml:space="preserve">    &lt;/xs:restriction&gt;</w:delText>
                </w:r>
              </w:del>
            </w:ins>
          </w:p>
          <w:p w14:paraId="09463582" w14:textId="78FDA093" w:rsidR="00874469" w:rsidDel="00E067A3" w:rsidRDefault="00874469">
            <w:pPr>
              <w:pStyle w:val="Appx"/>
              <w:rPr>
                <w:ins w:id="7349" w:author="aas" w:date="2013-10-14T02:06:00Z"/>
                <w:del w:id="7350" w:author="Anees Shaikh" w:date="2013-10-19T02:16:00Z"/>
              </w:rPr>
              <w:pPrChange w:id="7351" w:author="Anees Shaikh" w:date="2013-10-19T02:16:00Z">
                <w:pPr>
                  <w:pStyle w:val="XML1"/>
                </w:pPr>
              </w:pPrChange>
            </w:pPr>
            <w:ins w:id="7352" w:author="aas" w:date="2013-10-14T02:06:00Z">
              <w:del w:id="7353" w:author="Anees Shaikh" w:date="2013-10-19T02:16:00Z">
                <w:r w:rsidDel="00E067A3">
                  <w:delText xml:space="preserve">  &lt;/xs:simpleType&gt;</w:delText>
                </w:r>
              </w:del>
            </w:ins>
          </w:p>
          <w:p w14:paraId="657F67D5" w14:textId="350613AD" w:rsidR="00874469" w:rsidDel="00E067A3" w:rsidRDefault="00874469">
            <w:pPr>
              <w:pStyle w:val="Appx"/>
              <w:rPr>
                <w:ins w:id="7354" w:author="aas" w:date="2013-10-14T02:06:00Z"/>
                <w:del w:id="7355" w:author="Anees Shaikh" w:date="2013-10-19T02:16:00Z"/>
              </w:rPr>
              <w:pPrChange w:id="7356" w:author="Anees Shaikh" w:date="2013-10-19T02:16:00Z">
                <w:pPr>
                  <w:pStyle w:val="XML1"/>
                </w:pPr>
              </w:pPrChange>
            </w:pPr>
            <w:ins w:id="7357" w:author="aas" w:date="2013-10-14T02:06:00Z">
              <w:del w:id="7358" w:author="Anees Shaikh" w:date="2013-10-19T02:16:00Z">
                <w:r w:rsidDel="00E067A3">
                  <w:delText xml:space="preserve">  &lt;xs:simpleType name="OFPortRateType"&gt;</w:delText>
                </w:r>
              </w:del>
            </w:ins>
          </w:p>
          <w:p w14:paraId="63BF4BA4" w14:textId="452D9975" w:rsidR="00874469" w:rsidDel="00E067A3" w:rsidRDefault="00874469">
            <w:pPr>
              <w:pStyle w:val="Appx"/>
              <w:rPr>
                <w:ins w:id="7359" w:author="aas" w:date="2013-10-14T02:06:00Z"/>
                <w:del w:id="7360" w:author="Anees Shaikh" w:date="2013-10-19T02:16:00Z"/>
              </w:rPr>
              <w:pPrChange w:id="7361" w:author="Anees Shaikh" w:date="2013-10-19T02:16:00Z">
                <w:pPr>
                  <w:pStyle w:val="XML1"/>
                </w:pPr>
              </w:pPrChange>
            </w:pPr>
            <w:ins w:id="7362" w:author="aas" w:date="2013-10-14T02:06:00Z">
              <w:del w:id="7363" w:author="Anees Shaikh" w:date="2013-10-19T02:16:00Z">
                <w:r w:rsidDel="00E067A3">
                  <w:delText xml:space="preserve">    &lt;xs:annotation&gt;</w:delText>
                </w:r>
              </w:del>
            </w:ins>
          </w:p>
          <w:p w14:paraId="3CC5B6AF" w14:textId="0164ED88" w:rsidR="00874469" w:rsidDel="00E067A3" w:rsidRDefault="00874469">
            <w:pPr>
              <w:pStyle w:val="Appx"/>
              <w:rPr>
                <w:ins w:id="7364" w:author="aas" w:date="2013-10-14T02:06:00Z"/>
                <w:del w:id="7365" w:author="Anees Shaikh" w:date="2013-10-19T02:16:00Z"/>
              </w:rPr>
              <w:pPrChange w:id="7366" w:author="Anees Shaikh" w:date="2013-10-19T02:16:00Z">
                <w:pPr>
                  <w:pStyle w:val="XML1"/>
                </w:pPr>
              </w:pPrChange>
            </w:pPr>
            <w:ins w:id="7367" w:author="aas" w:date="2013-10-14T02:06:00Z">
              <w:del w:id="7368" w:author="Anees Shaikh" w:date="2013-10-19T02:16:00Z">
                <w:r w:rsidDel="00E067A3">
                  <w:delText xml:space="preserve">      &lt;xs:documentation&gt;</w:delText>
                </w:r>
              </w:del>
            </w:ins>
          </w:p>
          <w:p w14:paraId="07FE24D4" w14:textId="17F92D96" w:rsidR="00874469" w:rsidDel="00E067A3" w:rsidRDefault="00874469">
            <w:pPr>
              <w:pStyle w:val="Appx"/>
              <w:rPr>
                <w:ins w:id="7369" w:author="aas" w:date="2013-10-14T02:06:00Z"/>
                <w:del w:id="7370" w:author="Anees Shaikh" w:date="2013-10-19T02:16:00Z"/>
              </w:rPr>
              <w:pPrChange w:id="7371" w:author="Anees Shaikh" w:date="2013-10-19T02:16:00Z">
                <w:pPr>
                  <w:pStyle w:val="XML1"/>
                </w:pPr>
              </w:pPrChange>
            </w:pPr>
            <w:ins w:id="7372" w:author="aas" w:date="2013-10-14T02:06:00Z">
              <w:del w:id="7373"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374" w:author="aas" w:date="2013-10-14T02:06:00Z"/>
                <w:del w:id="7375" w:author="Anees Shaikh" w:date="2013-10-19T02:16:00Z"/>
              </w:rPr>
              <w:pPrChange w:id="7376" w:author="Anees Shaikh" w:date="2013-10-19T02:16:00Z">
                <w:pPr>
                  <w:pStyle w:val="XML1"/>
                </w:pPr>
              </w:pPrChange>
            </w:pPr>
            <w:ins w:id="7377" w:author="aas" w:date="2013-10-14T02:06:00Z">
              <w:del w:id="7378"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379" w:author="aas" w:date="2013-10-14T02:06:00Z"/>
                <w:del w:id="7380" w:author="Anees Shaikh" w:date="2013-10-19T02:16:00Z"/>
              </w:rPr>
              <w:pPrChange w:id="7381" w:author="Anees Shaikh" w:date="2013-10-19T02:16:00Z">
                <w:pPr>
                  <w:pStyle w:val="XML1"/>
                </w:pPr>
              </w:pPrChange>
            </w:pPr>
            <w:ins w:id="7382" w:author="aas" w:date="2013-10-14T02:06:00Z">
              <w:del w:id="7383"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384" w:author="aas" w:date="2013-10-14T02:06:00Z"/>
                <w:del w:id="7385" w:author="Anees Shaikh" w:date="2013-10-19T02:16:00Z"/>
              </w:rPr>
              <w:pPrChange w:id="7386" w:author="Anees Shaikh" w:date="2013-10-19T02:16:00Z">
                <w:pPr>
                  <w:pStyle w:val="XML1"/>
                </w:pPr>
              </w:pPrChange>
            </w:pPr>
            <w:ins w:id="7387" w:author="aas" w:date="2013-10-14T02:06:00Z">
              <w:del w:id="7388"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389" w:author="aas" w:date="2013-10-14T02:06:00Z"/>
                <w:del w:id="7390" w:author="Anees Shaikh" w:date="2013-10-19T02:16:00Z"/>
              </w:rPr>
              <w:pPrChange w:id="7391" w:author="Anees Shaikh" w:date="2013-10-19T02:16:00Z">
                <w:pPr>
                  <w:pStyle w:val="XML1"/>
                </w:pPr>
              </w:pPrChange>
            </w:pPr>
            <w:ins w:id="7392" w:author="aas" w:date="2013-10-14T02:06:00Z">
              <w:del w:id="7393" w:author="Anees Shaikh" w:date="2013-10-19T02:16:00Z">
                <w:r w:rsidDel="00E067A3">
                  <w:delText xml:space="preserve">      &lt;/xs:documentation&gt;</w:delText>
                </w:r>
              </w:del>
            </w:ins>
          </w:p>
          <w:p w14:paraId="6CE9A3DA" w14:textId="359E6DF1" w:rsidR="00874469" w:rsidDel="00E067A3" w:rsidRDefault="00874469">
            <w:pPr>
              <w:pStyle w:val="Appx"/>
              <w:rPr>
                <w:ins w:id="7394" w:author="aas" w:date="2013-10-14T02:06:00Z"/>
                <w:del w:id="7395" w:author="Anees Shaikh" w:date="2013-10-19T02:16:00Z"/>
              </w:rPr>
              <w:pPrChange w:id="7396" w:author="Anees Shaikh" w:date="2013-10-19T02:16:00Z">
                <w:pPr>
                  <w:pStyle w:val="XML1"/>
                </w:pPr>
              </w:pPrChange>
            </w:pPr>
            <w:ins w:id="7397" w:author="aas" w:date="2013-10-14T02:06:00Z">
              <w:del w:id="7398" w:author="Anees Shaikh" w:date="2013-10-19T02:16:00Z">
                <w:r w:rsidDel="00E067A3">
                  <w:delText xml:space="preserve">    &lt;/xs:annotation&gt;</w:delText>
                </w:r>
              </w:del>
            </w:ins>
          </w:p>
          <w:p w14:paraId="5A3FE1A6" w14:textId="19EC8527" w:rsidR="00874469" w:rsidDel="00E067A3" w:rsidRDefault="00874469">
            <w:pPr>
              <w:pStyle w:val="Appx"/>
              <w:rPr>
                <w:ins w:id="7399" w:author="aas" w:date="2013-10-14T02:06:00Z"/>
                <w:del w:id="7400" w:author="Anees Shaikh" w:date="2013-10-19T02:16:00Z"/>
              </w:rPr>
              <w:pPrChange w:id="7401" w:author="Anees Shaikh" w:date="2013-10-19T02:16:00Z">
                <w:pPr>
                  <w:pStyle w:val="XML1"/>
                </w:pPr>
              </w:pPrChange>
            </w:pPr>
          </w:p>
          <w:p w14:paraId="5FC07618" w14:textId="6885B3CA" w:rsidR="00874469" w:rsidDel="00E067A3" w:rsidRDefault="00874469">
            <w:pPr>
              <w:pStyle w:val="Appx"/>
              <w:rPr>
                <w:ins w:id="7402" w:author="aas" w:date="2013-10-14T02:06:00Z"/>
                <w:del w:id="7403" w:author="Anees Shaikh" w:date="2013-10-19T02:16:00Z"/>
              </w:rPr>
              <w:pPrChange w:id="7404" w:author="Anees Shaikh" w:date="2013-10-19T02:16:00Z">
                <w:pPr>
                  <w:pStyle w:val="XML1"/>
                </w:pPr>
              </w:pPrChange>
            </w:pPr>
            <w:ins w:id="7405" w:author="aas" w:date="2013-10-14T02:06:00Z">
              <w:del w:id="7406" w:author="Anees Shaikh" w:date="2013-10-19T02:16:00Z">
                <w:r w:rsidDel="00E067A3">
                  <w:delText xml:space="preserve">    &lt;xs:restriction base="xs:string"&gt;</w:delText>
                </w:r>
              </w:del>
            </w:ins>
          </w:p>
          <w:p w14:paraId="757F59EC" w14:textId="6C4F2F23" w:rsidR="00874469" w:rsidDel="00E067A3" w:rsidRDefault="00874469">
            <w:pPr>
              <w:pStyle w:val="Appx"/>
              <w:rPr>
                <w:ins w:id="7407" w:author="aas" w:date="2013-10-14T02:06:00Z"/>
                <w:del w:id="7408" w:author="Anees Shaikh" w:date="2013-10-19T02:16:00Z"/>
              </w:rPr>
              <w:pPrChange w:id="7409" w:author="Anees Shaikh" w:date="2013-10-19T02:16:00Z">
                <w:pPr>
                  <w:pStyle w:val="XML1"/>
                </w:pPr>
              </w:pPrChange>
            </w:pPr>
            <w:ins w:id="7410" w:author="aas" w:date="2013-10-14T02:06:00Z">
              <w:del w:id="7411" w:author="Anees Shaikh" w:date="2013-10-19T02:16:00Z">
                <w:r w:rsidDel="00E067A3">
                  <w:delText xml:space="preserve">      &lt;xs:enumeration value="10Mb-HD"/&gt;</w:delText>
                </w:r>
              </w:del>
            </w:ins>
          </w:p>
          <w:p w14:paraId="31A99F75" w14:textId="34D03AFD" w:rsidR="00874469" w:rsidDel="00E067A3" w:rsidRDefault="00874469">
            <w:pPr>
              <w:pStyle w:val="Appx"/>
              <w:rPr>
                <w:ins w:id="7412" w:author="aas" w:date="2013-10-14T02:06:00Z"/>
                <w:del w:id="7413" w:author="Anees Shaikh" w:date="2013-10-19T02:16:00Z"/>
              </w:rPr>
              <w:pPrChange w:id="7414" w:author="Anees Shaikh" w:date="2013-10-19T02:16:00Z">
                <w:pPr>
                  <w:pStyle w:val="XML1"/>
                </w:pPr>
              </w:pPrChange>
            </w:pPr>
            <w:ins w:id="7415" w:author="aas" w:date="2013-10-14T02:06:00Z">
              <w:del w:id="7416" w:author="Anees Shaikh" w:date="2013-10-19T02:16:00Z">
                <w:r w:rsidDel="00E067A3">
                  <w:delText xml:space="preserve">      &lt;xs:enumeration value="10Mb-FD"/&gt;</w:delText>
                </w:r>
              </w:del>
            </w:ins>
          </w:p>
          <w:p w14:paraId="5357148F" w14:textId="3373DDB1" w:rsidR="00874469" w:rsidDel="00E067A3" w:rsidRDefault="00874469">
            <w:pPr>
              <w:pStyle w:val="Appx"/>
              <w:rPr>
                <w:ins w:id="7417" w:author="aas" w:date="2013-10-14T02:06:00Z"/>
                <w:del w:id="7418" w:author="Anees Shaikh" w:date="2013-10-19T02:16:00Z"/>
              </w:rPr>
              <w:pPrChange w:id="7419" w:author="Anees Shaikh" w:date="2013-10-19T02:16:00Z">
                <w:pPr>
                  <w:pStyle w:val="XML1"/>
                </w:pPr>
              </w:pPrChange>
            </w:pPr>
            <w:ins w:id="7420" w:author="aas" w:date="2013-10-14T02:06:00Z">
              <w:del w:id="7421" w:author="Anees Shaikh" w:date="2013-10-19T02:16:00Z">
                <w:r w:rsidDel="00E067A3">
                  <w:delText xml:space="preserve">      &lt;xs:enumeration value="100Mb-HD"/&gt;</w:delText>
                </w:r>
              </w:del>
            </w:ins>
          </w:p>
          <w:p w14:paraId="4EBC8F9C" w14:textId="7F0CAAB6" w:rsidR="00874469" w:rsidDel="00E067A3" w:rsidRDefault="00874469">
            <w:pPr>
              <w:pStyle w:val="Appx"/>
              <w:rPr>
                <w:ins w:id="7422" w:author="aas" w:date="2013-10-14T02:06:00Z"/>
                <w:del w:id="7423" w:author="Anees Shaikh" w:date="2013-10-19T02:16:00Z"/>
              </w:rPr>
              <w:pPrChange w:id="7424" w:author="Anees Shaikh" w:date="2013-10-19T02:16:00Z">
                <w:pPr>
                  <w:pStyle w:val="XML1"/>
                </w:pPr>
              </w:pPrChange>
            </w:pPr>
            <w:ins w:id="7425" w:author="aas" w:date="2013-10-14T02:06:00Z">
              <w:del w:id="7426" w:author="Anees Shaikh" w:date="2013-10-19T02:16:00Z">
                <w:r w:rsidDel="00E067A3">
                  <w:delText xml:space="preserve">      &lt;xs:enumeration value="100Mb-FD"/&gt;</w:delText>
                </w:r>
              </w:del>
            </w:ins>
          </w:p>
          <w:p w14:paraId="32DE2F76" w14:textId="23FDF909" w:rsidR="00874469" w:rsidDel="00E067A3" w:rsidRDefault="00874469">
            <w:pPr>
              <w:pStyle w:val="Appx"/>
              <w:rPr>
                <w:ins w:id="7427" w:author="aas" w:date="2013-10-14T02:06:00Z"/>
                <w:del w:id="7428" w:author="Anees Shaikh" w:date="2013-10-19T02:16:00Z"/>
              </w:rPr>
              <w:pPrChange w:id="7429" w:author="Anees Shaikh" w:date="2013-10-19T02:16:00Z">
                <w:pPr>
                  <w:pStyle w:val="XML1"/>
                </w:pPr>
              </w:pPrChange>
            </w:pPr>
            <w:ins w:id="7430" w:author="aas" w:date="2013-10-14T02:06:00Z">
              <w:del w:id="7431" w:author="Anees Shaikh" w:date="2013-10-19T02:16:00Z">
                <w:r w:rsidDel="00E067A3">
                  <w:delText xml:space="preserve">      &lt;xs:enumeration value="1Gb-HD"/&gt;</w:delText>
                </w:r>
              </w:del>
            </w:ins>
          </w:p>
          <w:p w14:paraId="10CF88E7" w14:textId="13821D6F" w:rsidR="00874469" w:rsidDel="00E067A3" w:rsidRDefault="00874469">
            <w:pPr>
              <w:pStyle w:val="Appx"/>
              <w:rPr>
                <w:ins w:id="7432" w:author="aas" w:date="2013-10-14T02:06:00Z"/>
                <w:del w:id="7433" w:author="Anees Shaikh" w:date="2013-10-19T02:16:00Z"/>
              </w:rPr>
              <w:pPrChange w:id="7434" w:author="Anees Shaikh" w:date="2013-10-19T02:16:00Z">
                <w:pPr>
                  <w:pStyle w:val="XML1"/>
                </w:pPr>
              </w:pPrChange>
            </w:pPr>
            <w:ins w:id="7435" w:author="aas" w:date="2013-10-14T02:06:00Z">
              <w:del w:id="7436" w:author="Anees Shaikh" w:date="2013-10-19T02:16:00Z">
                <w:r w:rsidDel="00E067A3">
                  <w:delText xml:space="preserve">      &lt;xs:enumeration value="1Gb-FD"/&gt;</w:delText>
                </w:r>
              </w:del>
            </w:ins>
          </w:p>
          <w:p w14:paraId="04C3C0E4" w14:textId="01AFF5BB" w:rsidR="00874469" w:rsidDel="00E067A3" w:rsidRDefault="00874469">
            <w:pPr>
              <w:pStyle w:val="Appx"/>
              <w:rPr>
                <w:ins w:id="7437" w:author="aas" w:date="2013-10-14T02:06:00Z"/>
                <w:del w:id="7438" w:author="Anees Shaikh" w:date="2013-10-19T02:16:00Z"/>
              </w:rPr>
              <w:pPrChange w:id="7439" w:author="Anees Shaikh" w:date="2013-10-19T02:16:00Z">
                <w:pPr>
                  <w:pStyle w:val="XML1"/>
                </w:pPr>
              </w:pPrChange>
            </w:pPr>
            <w:ins w:id="7440" w:author="aas" w:date="2013-10-14T02:06:00Z">
              <w:del w:id="7441" w:author="Anees Shaikh" w:date="2013-10-19T02:16:00Z">
                <w:r w:rsidDel="00E067A3">
                  <w:delText xml:space="preserve">      &lt;xs:enumeration value="10Gb"/&gt;</w:delText>
                </w:r>
              </w:del>
            </w:ins>
          </w:p>
          <w:p w14:paraId="64CB9C6E" w14:textId="5672C892" w:rsidR="00874469" w:rsidDel="00E067A3" w:rsidRDefault="00874469">
            <w:pPr>
              <w:pStyle w:val="Appx"/>
              <w:rPr>
                <w:ins w:id="7442" w:author="aas" w:date="2013-10-14T02:06:00Z"/>
                <w:del w:id="7443" w:author="Anees Shaikh" w:date="2013-10-19T02:16:00Z"/>
              </w:rPr>
              <w:pPrChange w:id="7444" w:author="Anees Shaikh" w:date="2013-10-19T02:16:00Z">
                <w:pPr>
                  <w:pStyle w:val="XML1"/>
                </w:pPr>
              </w:pPrChange>
            </w:pPr>
            <w:ins w:id="7445" w:author="aas" w:date="2013-10-14T02:06:00Z">
              <w:del w:id="7446" w:author="Anees Shaikh" w:date="2013-10-19T02:16:00Z">
                <w:r w:rsidDel="00E067A3">
                  <w:delText xml:space="preserve">      &lt;xs:enumeration value="40Gb"/&gt;</w:delText>
                </w:r>
              </w:del>
            </w:ins>
          </w:p>
          <w:p w14:paraId="723D0B3D" w14:textId="0C856761" w:rsidR="00874469" w:rsidDel="00E067A3" w:rsidRDefault="00874469">
            <w:pPr>
              <w:pStyle w:val="Appx"/>
              <w:rPr>
                <w:ins w:id="7447" w:author="aas" w:date="2013-10-14T02:06:00Z"/>
                <w:del w:id="7448" w:author="Anees Shaikh" w:date="2013-10-19T02:16:00Z"/>
              </w:rPr>
              <w:pPrChange w:id="7449" w:author="Anees Shaikh" w:date="2013-10-19T02:16:00Z">
                <w:pPr>
                  <w:pStyle w:val="XML1"/>
                </w:pPr>
              </w:pPrChange>
            </w:pPr>
            <w:ins w:id="7450" w:author="aas" w:date="2013-10-14T02:06:00Z">
              <w:del w:id="7451" w:author="Anees Shaikh" w:date="2013-10-19T02:16:00Z">
                <w:r w:rsidDel="00E067A3">
                  <w:delText xml:space="preserve">      &lt;xs:enumeration value="100Gb"/&gt;</w:delText>
                </w:r>
              </w:del>
            </w:ins>
          </w:p>
          <w:p w14:paraId="2AE516DA" w14:textId="74DBB2A7" w:rsidR="00874469" w:rsidDel="00E067A3" w:rsidRDefault="00874469">
            <w:pPr>
              <w:pStyle w:val="Appx"/>
              <w:rPr>
                <w:ins w:id="7452" w:author="aas" w:date="2013-10-14T02:06:00Z"/>
                <w:del w:id="7453" w:author="Anees Shaikh" w:date="2013-10-19T02:16:00Z"/>
              </w:rPr>
              <w:pPrChange w:id="7454" w:author="Anees Shaikh" w:date="2013-10-19T02:16:00Z">
                <w:pPr>
                  <w:pStyle w:val="XML1"/>
                </w:pPr>
              </w:pPrChange>
            </w:pPr>
            <w:ins w:id="7455" w:author="aas" w:date="2013-10-14T02:06:00Z">
              <w:del w:id="7456" w:author="Anees Shaikh" w:date="2013-10-19T02:16:00Z">
                <w:r w:rsidDel="00E067A3">
                  <w:delText xml:space="preserve">      &lt;xs:enumeration value="1Tb"/&gt;</w:delText>
                </w:r>
              </w:del>
            </w:ins>
          </w:p>
          <w:p w14:paraId="31AA6E0E" w14:textId="2B619646" w:rsidR="00874469" w:rsidDel="00E067A3" w:rsidRDefault="00874469">
            <w:pPr>
              <w:pStyle w:val="Appx"/>
              <w:rPr>
                <w:ins w:id="7457" w:author="aas" w:date="2013-10-14T02:06:00Z"/>
                <w:del w:id="7458" w:author="Anees Shaikh" w:date="2013-10-19T02:16:00Z"/>
              </w:rPr>
              <w:pPrChange w:id="7459" w:author="Anees Shaikh" w:date="2013-10-19T02:16:00Z">
                <w:pPr>
                  <w:pStyle w:val="XML1"/>
                </w:pPr>
              </w:pPrChange>
            </w:pPr>
            <w:ins w:id="7460" w:author="aas" w:date="2013-10-14T02:06:00Z">
              <w:del w:id="7461" w:author="Anees Shaikh" w:date="2013-10-19T02:16:00Z">
                <w:r w:rsidDel="00E067A3">
                  <w:delText xml:space="preserve">      &lt;xs:enumeration value="other"/&gt;</w:delText>
                </w:r>
              </w:del>
            </w:ins>
          </w:p>
          <w:p w14:paraId="724CE626" w14:textId="59CEBA98" w:rsidR="00874469" w:rsidDel="00E067A3" w:rsidRDefault="00874469">
            <w:pPr>
              <w:pStyle w:val="Appx"/>
              <w:rPr>
                <w:ins w:id="7462" w:author="aas" w:date="2013-10-14T02:06:00Z"/>
                <w:del w:id="7463" w:author="Anees Shaikh" w:date="2013-10-19T02:16:00Z"/>
              </w:rPr>
              <w:pPrChange w:id="7464" w:author="Anees Shaikh" w:date="2013-10-19T02:16:00Z">
                <w:pPr>
                  <w:pStyle w:val="XML1"/>
                </w:pPr>
              </w:pPrChange>
            </w:pPr>
            <w:ins w:id="7465" w:author="aas" w:date="2013-10-14T02:06:00Z">
              <w:del w:id="7466" w:author="Anees Shaikh" w:date="2013-10-19T02:16:00Z">
                <w:r w:rsidDel="00E067A3">
                  <w:delText xml:space="preserve">    &lt;/xs:restriction&gt;</w:delText>
                </w:r>
              </w:del>
            </w:ins>
          </w:p>
          <w:p w14:paraId="0B26428F" w14:textId="6AD937C7" w:rsidR="00874469" w:rsidDel="00E067A3" w:rsidRDefault="00874469">
            <w:pPr>
              <w:pStyle w:val="Appx"/>
              <w:rPr>
                <w:ins w:id="7467" w:author="aas" w:date="2013-10-14T02:06:00Z"/>
                <w:del w:id="7468" w:author="Anees Shaikh" w:date="2013-10-19T02:16:00Z"/>
              </w:rPr>
              <w:pPrChange w:id="7469" w:author="Anees Shaikh" w:date="2013-10-19T02:16:00Z">
                <w:pPr>
                  <w:pStyle w:val="XML1"/>
                </w:pPr>
              </w:pPrChange>
            </w:pPr>
            <w:ins w:id="7470" w:author="aas" w:date="2013-10-14T02:06:00Z">
              <w:del w:id="7471" w:author="Anees Shaikh" w:date="2013-10-19T02:16:00Z">
                <w:r w:rsidDel="00E067A3">
                  <w:delText xml:space="preserve">  &lt;/xs:simpleType&gt;</w:delText>
                </w:r>
              </w:del>
            </w:ins>
          </w:p>
          <w:p w14:paraId="55D41A13" w14:textId="1B94C5D7" w:rsidR="00874469" w:rsidDel="00E067A3" w:rsidRDefault="00874469">
            <w:pPr>
              <w:pStyle w:val="Appx"/>
              <w:rPr>
                <w:ins w:id="7472" w:author="aas" w:date="2013-10-14T02:06:00Z"/>
                <w:del w:id="7473" w:author="Anees Shaikh" w:date="2013-10-19T02:16:00Z"/>
              </w:rPr>
              <w:pPrChange w:id="7474" w:author="Anees Shaikh" w:date="2013-10-19T02:16:00Z">
                <w:pPr>
                  <w:pStyle w:val="XML1"/>
                </w:pPr>
              </w:pPrChange>
            </w:pPr>
            <w:ins w:id="7475" w:author="aas" w:date="2013-10-14T02:06:00Z">
              <w:del w:id="7476" w:author="Anees Shaikh" w:date="2013-10-19T02:16:00Z">
                <w:r w:rsidDel="00E067A3">
                  <w:delText xml:space="preserve">  &lt;xs:simpleType name="OFActionType"&gt;</w:delText>
                </w:r>
              </w:del>
            </w:ins>
          </w:p>
          <w:p w14:paraId="44F93899" w14:textId="35768F8A" w:rsidR="00874469" w:rsidDel="00E067A3" w:rsidRDefault="00874469">
            <w:pPr>
              <w:pStyle w:val="Appx"/>
              <w:rPr>
                <w:ins w:id="7477" w:author="aas" w:date="2013-10-14T02:06:00Z"/>
                <w:del w:id="7478" w:author="Anees Shaikh" w:date="2013-10-19T02:16:00Z"/>
              </w:rPr>
              <w:pPrChange w:id="7479" w:author="Anees Shaikh" w:date="2013-10-19T02:16:00Z">
                <w:pPr>
                  <w:pStyle w:val="XML1"/>
                </w:pPr>
              </w:pPrChange>
            </w:pPr>
            <w:ins w:id="7480" w:author="aas" w:date="2013-10-14T02:06:00Z">
              <w:del w:id="7481" w:author="Anees Shaikh" w:date="2013-10-19T02:16:00Z">
                <w:r w:rsidDel="00E067A3">
                  <w:delText xml:space="preserve">    &lt;xs:annotation&gt;</w:delText>
                </w:r>
              </w:del>
            </w:ins>
          </w:p>
          <w:p w14:paraId="27FD1C6D" w14:textId="206D7115" w:rsidR="00874469" w:rsidDel="00E067A3" w:rsidRDefault="00874469">
            <w:pPr>
              <w:pStyle w:val="Appx"/>
              <w:rPr>
                <w:ins w:id="7482" w:author="aas" w:date="2013-10-14T02:06:00Z"/>
                <w:del w:id="7483" w:author="Anees Shaikh" w:date="2013-10-19T02:16:00Z"/>
              </w:rPr>
              <w:pPrChange w:id="7484" w:author="Anees Shaikh" w:date="2013-10-19T02:16:00Z">
                <w:pPr>
                  <w:pStyle w:val="XML1"/>
                </w:pPr>
              </w:pPrChange>
            </w:pPr>
            <w:ins w:id="7485" w:author="aas" w:date="2013-10-14T02:06:00Z">
              <w:del w:id="7486" w:author="Anees Shaikh" w:date="2013-10-19T02:16:00Z">
                <w:r w:rsidDel="00E067A3">
                  <w:delText xml:space="preserve">      &lt;xs:documentation&gt;</w:delText>
                </w:r>
              </w:del>
            </w:ins>
          </w:p>
          <w:p w14:paraId="34384915" w14:textId="21980534" w:rsidR="00874469" w:rsidDel="00E067A3" w:rsidRDefault="00874469">
            <w:pPr>
              <w:pStyle w:val="Appx"/>
              <w:rPr>
                <w:ins w:id="7487" w:author="aas" w:date="2013-10-14T02:06:00Z"/>
                <w:del w:id="7488" w:author="Anees Shaikh" w:date="2013-10-19T02:16:00Z"/>
              </w:rPr>
              <w:pPrChange w:id="7489" w:author="Anees Shaikh" w:date="2013-10-19T02:16:00Z">
                <w:pPr>
                  <w:pStyle w:val="XML1"/>
                </w:pPr>
              </w:pPrChange>
            </w:pPr>
            <w:ins w:id="7490" w:author="aas" w:date="2013-10-14T02:06:00Z">
              <w:del w:id="7491"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492" w:author="aas" w:date="2013-10-14T02:06:00Z"/>
                <w:del w:id="7493" w:author="Anees Shaikh" w:date="2013-10-19T02:16:00Z"/>
              </w:rPr>
              <w:pPrChange w:id="7494" w:author="Anees Shaikh" w:date="2013-10-19T02:16:00Z">
                <w:pPr>
                  <w:pStyle w:val="XML1"/>
                </w:pPr>
              </w:pPrChange>
            </w:pPr>
            <w:ins w:id="7495" w:author="aas" w:date="2013-10-14T02:06:00Z">
              <w:del w:id="7496" w:author="Anees Shaikh" w:date="2013-10-19T02:16:00Z">
                <w:r w:rsidDel="00E067A3">
                  <w:delText xml:space="preserve">        Specification versions 1.2, 1.3, and 1.3.1</w:delText>
                </w:r>
              </w:del>
            </w:ins>
          </w:p>
          <w:p w14:paraId="50C2B099" w14:textId="5444CFB3" w:rsidR="00874469" w:rsidDel="00E067A3" w:rsidRDefault="00874469">
            <w:pPr>
              <w:pStyle w:val="Appx"/>
              <w:rPr>
                <w:ins w:id="7497" w:author="aas" w:date="2013-10-14T02:06:00Z"/>
                <w:del w:id="7498" w:author="Anees Shaikh" w:date="2013-10-19T02:16:00Z"/>
              </w:rPr>
              <w:pPrChange w:id="7499" w:author="Anees Shaikh" w:date="2013-10-19T02:16:00Z">
                <w:pPr>
                  <w:pStyle w:val="XML1"/>
                </w:pPr>
              </w:pPrChange>
            </w:pPr>
            <w:ins w:id="7500" w:author="aas" w:date="2013-10-14T02:06:00Z">
              <w:del w:id="7501" w:author="Anees Shaikh" w:date="2013-10-19T02:16:00Z">
                <w:r w:rsidDel="00E067A3">
                  <w:delText xml:space="preserve">      &lt;/xs:documentation&gt;</w:delText>
                </w:r>
              </w:del>
            </w:ins>
          </w:p>
          <w:p w14:paraId="57FDC31C" w14:textId="6EE0D646" w:rsidR="00874469" w:rsidDel="00E067A3" w:rsidRDefault="00874469">
            <w:pPr>
              <w:pStyle w:val="Appx"/>
              <w:rPr>
                <w:ins w:id="7502" w:author="aas" w:date="2013-10-14T02:06:00Z"/>
                <w:del w:id="7503" w:author="Anees Shaikh" w:date="2013-10-19T02:16:00Z"/>
              </w:rPr>
              <w:pPrChange w:id="7504" w:author="Anees Shaikh" w:date="2013-10-19T02:16:00Z">
                <w:pPr>
                  <w:pStyle w:val="XML1"/>
                </w:pPr>
              </w:pPrChange>
            </w:pPr>
            <w:ins w:id="7505" w:author="aas" w:date="2013-10-14T02:06:00Z">
              <w:del w:id="7506" w:author="Anees Shaikh" w:date="2013-10-19T02:16:00Z">
                <w:r w:rsidDel="00E067A3">
                  <w:delText xml:space="preserve">    &lt;/xs:annotation&gt;</w:delText>
                </w:r>
              </w:del>
            </w:ins>
          </w:p>
          <w:p w14:paraId="3D32E7BB" w14:textId="428929E0" w:rsidR="00874469" w:rsidDel="00E067A3" w:rsidRDefault="00874469">
            <w:pPr>
              <w:pStyle w:val="Appx"/>
              <w:rPr>
                <w:ins w:id="7507" w:author="aas" w:date="2013-10-14T02:06:00Z"/>
                <w:del w:id="7508" w:author="Anees Shaikh" w:date="2013-10-19T02:16:00Z"/>
              </w:rPr>
              <w:pPrChange w:id="7509" w:author="Anees Shaikh" w:date="2013-10-19T02:16:00Z">
                <w:pPr>
                  <w:pStyle w:val="XML1"/>
                </w:pPr>
              </w:pPrChange>
            </w:pPr>
          </w:p>
          <w:p w14:paraId="64F0D39D" w14:textId="23184653" w:rsidR="00874469" w:rsidDel="00E067A3" w:rsidRDefault="00874469">
            <w:pPr>
              <w:pStyle w:val="Appx"/>
              <w:rPr>
                <w:ins w:id="7510" w:author="aas" w:date="2013-10-14T02:06:00Z"/>
                <w:del w:id="7511" w:author="Anees Shaikh" w:date="2013-10-19T02:16:00Z"/>
              </w:rPr>
              <w:pPrChange w:id="7512" w:author="Anees Shaikh" w:date="2013-10-19T02:16:00Z">
                <w:pPr>
                  <w:pStyle w:val="XML1"/>
                </w:pPr>
              </w:pPrChange>
            </w:pPr>
            <w:ins w:id="7513" w:author="aas" w:date="2013-10-14T02:06:00Z">
              <w:del w:id="7514" w:author="Anees Shaikh" w:date="2013-10-19T02:16:00Z">
                <w:r w:rsidDel="00E067A3">
                  <w:delText xml:space="preserve">    &lt;xs:restriction base="xs:string"&gt;</w:delText>
                </w:r>
              </w:del>
            </w:ins>
          </w:p>
          <w:p w14:paraId="05F31058" w14:textId="66DE897D" w:rsidR="00874469" w:rsidDel="00E067A3" w:rsidRDefault="00874469">
            <w:pPr>
              <w:pStyle w:val="Appx"/>
              <w:rPr>
                <w:ins w:id="7515" w:author="aas" w:date="2013-10-14T02:06:00Z"/>
                <w:del w:id="7516" w:author="Anees Shaikh" w:date="2013-10-19T02:16:00Z"/>
              </w:rPr>
              <w:pPrChange w:id="7517" w:author="Anees Shaikh" w:date="2013-10-19T02:16:00Z">
                <w:pPr>
                  <w:pStyle w:val="XML1"/>
                </w:pPr>
              </w:pPrChange>
            </w:pPr>
            <w:ins w:id="7518" w:author="aas" w:date="2013-10-14T02:06:00Z">
              <w:del w:id="7519" w:author="Anees Shaikh" w:date="2013-10-19T02:16:00Z">
                <w:r w:rsidDel="00E067A3">
                  <w:delText xml:space="preserve">      &lt;xs:enumeration value="output"/&gt;</w:delText>
                </w:r>
              </w:del>
            </w:ins>
          </w:p>
          <w:p w14:paraId="58C6BF6F" w14:textId="024D69FD" w:rsidR="00874469" w:rsidDel="00E067A3" w:rsidRDefault="00874469">
            <w:pPr>
              <w:pStyle w:val="Appx"/>
              <w:rPr>
                <w:ins w:id="7520" w:author="aas" w:date="2013-10-14T02:06:00Z"/>
                <w:del w:id="7521" w:author="Anees Shaikh" w:date="2013-10-19T02:16:00Z"/>
              </w:rPr>
              <w:pPrChange w:id="7522" w:author="Anees Shaikh" w:date="2013-10-19T02:16:00Z">
                <w:pPr>
                  <w:pStyle w:val="XML1"/>
                </w:pPr>
              </w:pPrChange>
            </w:pPr>
            <w:ins w:id="7523" w:author="aas" w:date="2013-10-14T02:06:00Z">
              <w:del w:id="7524" w:author="Anees Shaikh" w:date="2013-10-19T02:16:00Z">
                <w:r w:rsidDel="00E067A3">
                  <w:delText xml:space="preserve">      &lt;xs:enumeration value="copy-ttl-out"/&gt;</w:delText>
                </w:r>
              </w:del>
            </w:ins>
          </w:p>
          <w:p w14:paraId="5BAAD964" w14:textId="6EE7BFC3" w:rsidR="00874469" w:rsidDel="00E067A3" w:rsidRDefault="00874469">
            <w:pPr>
              <w:pStyle w:val="Appx"/>
              <w:rPr>
                <w:ins w:id="7525" w:author="aas" w:date="2013-10-14T02:06:00Z"/>
                <w:del w:id="7526" w:author="Anees Shaikh" w:date="2013-10-19T02:16:00Z"/>
              </w:rPr>
              <w:pPrChange w:id="7527" w:author="Anees Shaikh" w:date="2013-10-19T02:16:00Z">
                <w:pPr>
                  <w:pStyle w:val="XML1"/>
                </w:pPr>
              </w:pPrChange>
            </w:pPr>
            <w:ins w:id="7528" w:author="aas" w:date="2013-10-14T02:06:00Z">
              <w:del w:id="7529" w:author="Anees Shaikh" w:date="2013-10-19T02:16:00Z">
                <w:r w:rsidDel="00E067A3">
                  <w:delText xml:space="preserve">      &lt;xs:enumeration value="copy-ttl-in"/&gt;</w:delText>
                </w:r>
              </w:del>
            </w:ins>
          </w:p>
          <w:p w14:paraId="4462C9E3" w14:textId="4BB4862A" w:rsidR="00874469" w:rsidDel="00E067A3" w:rsidRDefault="00874469">
            <w:pPr>
              <w:pStyle w:val="Appx"/>
              <w:rPr>
                <w:ins w:id="7530" w:author="aas" w:date="2013-10-14T02:06:00Z"/>
                <w:del w:id="7531" w:author="Anees Shaikh" w:date="2013-10-19T02:16:00Z"/>
              </w:rPr>
              <w:pPrChange w:id="7532" w:author="Anees Shaikh" w:date="2013-10-19T02:16:00Z">
                <w:pPr>
                  <w:pStyle w:val="XML1"/>
                </w:pPr>
              </w:pPrChange>
            </w:pPr>
            <w:ins w:id="7533" w:author="aas" w:date="2013-10-14T02:06:00Z">
              <w:del w:id="7534" w:author="Anees Shaikh" w:date="2013-10-19T02:16:00Z">
                <w:r w:rsidDel="00E067A3">
                  <w:delText xml:space="preserve">      &lt;xs:enumeration value="set-mpls-ttl"/&gt;</w:delText>
                </w:r>
              </w:del>
            </w:ins>
          </w:p>
          <w:p w14:paraId="1CE7ED46" w14:textId="678BE06F" w:rsidR="00874469" w:rsidDel="00E067A3" w:rsidRDefault="00874469">
            <w:pPr>
              <w:pStyle w:val="Appx"/>
              <w:rPr>
                <w:ins w:id="7535" w:author="aas" w:date="2013-10-14T02:06:00Z"/>
                <w:del w:id="7536" w:author="Anees Shaikh" w:date="2013-10-19T02:16:00Z"/>
              </w:rPr>
              <w:pPrChange w:id="7537" w:author="Anees Shaikh" w:date="2013-10-19T02:16:00Z">
                <w:pPr>
                  <w:pStyle w:val="XML1"/>
                </w:pPr>
              </w:pPrChange>
            </w:pPr>
            <w:ins w:id="7538" w:author="aas" w:date="2013-10-14T02:06:00Z">
              <w:del w:id="7539" w:author="Anees Shaikh" w:date="2013-10-19T02:16:00Z">
                <w:r w:rsidDel="00E067A3">
                  <w:delText xml:space="preserve">      &lt;xs:enumeration value="dec-mpls-ttl"/&gt;</w:delText>
                </w:r>
              </w:del>
            </w:ins>
          </w:p>
          <w:p w14:paraId="088647D0" w14:textId="7C2DE0BB" w:rsidR="00874469" w:rsidDel="00E067A3" w:rsidRDefault="00874469">
            <w:pPr>
              <w:pStyle w:val="Appx"/>
              <w:rPr>
                <w:ins w:id="7540" w:author="aas" w:date="2013-10-14T02:06:00Z"/>
                <w:del w:id="7541" w:author="Anees Shaikh" w:date="2013-10-19T02:16:00Z"/>
              </w:rPr>
              <w:pPrChange w:id="7542" w:author="Anees Shaikh" w:date="2013-10-19T02:16:00Z">
                <w:pPr>
                  <w:pStyle w:val="XML1"/>
                </w:pPr>
              </w:pPrChange>
            </w:pPr>
            <w:ins w:id="7543" w:author="aas" w:date="2013-10-14T02:06:00Z">
              <w:del w:id="7544" w:author="Anees Shaikh" w:date="2013-10-19T02:16:00Z">
                <w:r w:rsidDel="00E067A3">
                  <w:delText xml:space="preserve">      &lt;xs:enumeration value="push-vlan"/&gt;</w:delText>
                </w:r>
              </w:del>
            </w:ins>
          </w:p>
          <w:p w14:paraId="227D9E94" w14:textId="0D7EA742" w:rsidR="00874469" w:rsidDel="00E067A3" w:rsidRDefault="00874469">
            <w:pPr>
              <w:pStyle w:val="Appx"/>
              <w:rPr>
                <w:ins w:id="7545" w:author="aas" w:date="2013-10-14T02:06:00Z"/>
                <w:del w:id="7546" w:author="Anees Shaikh" w:date="2013-10-19T02:16:00Z"/>
              </w:rPr>
              <w:pPrChange w:id="7547" w:author="Anees Shaikh" w:date="2013-10-19T02:16:00Z">
                <w:pPr>
                  <w:pStyle w:val="XML1"/>
                </w:pPr>
              </w:pPrChange>
            </w:pPr>
            <w:ins w:id="7548" w:author="aas" w:date="2013-10-14T02:06:00Z">
              <w:del w:id="7549" w:author="Anees Shaikh" w:date="2013-10-19T02:16:00Z">
                <w:r w:rsidDel="00E067A3">
                  <w:delText xml:space="preserve">      &lt;xs:enumeration value="pop-vlan"/&gt;</w:delText>
                </w:r>
              </w:del>
            </w:ins>
          </w:p>
          <w:p w14:paraId="48394717" w14:textId="4EE354A9" w:rsidR="00874469" w:rsidDel="00E067A3" w:rsidRDefault="00874469">
            <w:pPr>
              <w:pStyle w:val="Appx"/>
              <w:rPr>
                <w:ins w:id="7550" w:author="aas" w:date="2013-10-14T02:06:00Z"/>
                <w:del w:id="7551" w:author="Anees Shaikh" w:date="2013-10-19T02:16:00Z"/>
              </w:rPr>
              <w:pPrChange w:id="7552" w:author="Anees Shaikh" w:date="2013-10-19T02:16:00Z">
                <w:pPr>
                  <w:pStyle w:val="XML1"/>
                </w:pPr>
              </w:pPrChange>
            </w:pPr>
            <w:ins w:id="7553" w:author="aas" w:date="2013-10-14T02:06:00Z">
              <w:del w:id="7554" w:author="Anees Shaikh" w:date="2013-10-19T02:16:00Z">
                <w:r w:rsidDel="00E067A3">
                  <w:delText xml:space="preserve">      &lt;xs:enumeration value="push-mpls"/&gt;</w:delText>
                </w:r>
              </w:del>
            </w:ins>
          </w:p>
          <w:p w14:paraId="58692774" w14:textId="0233AE64" w:rsidR="00874469" w:rsidDel="00E067A3" w:rsidRDefault="00874469">
            <w:pPr>
              <w:pStyle w:val="Appx"/>
              <w:rPr>
                <w:ins w:id="7555" w:author="aas" w:date="2013-10-14T02:06:00Z"/>
                <w:del w:id="7556" w:author="Anees Shaikh" w:date="2013-10-19T02:16:00Z"/>
              </w:rPr>
              <w:pPrChange w:id="7557" w:author="Anees Shaikh" w:date="2013-10-19T02:16:00Z">
                <w:pPr>
                  <w:pStyle w:val="XML1"/>
                </w:pPr>
              </w:pPrChange>
            </w:pPr>
            <w:ins w:id="7558" w:author="aas" w:date="2013-10-14T02:06:00Z">
              <w:del w:id="7559" w:author="Anees Shaikh" w:date="2013-10-19T02:16:00Z">
                <w:r w:rsidDel="00E067A3">
                  <w:delText xml:space="preserve">      &lt;xs:enumeration value="pop-mpls"/&gt;</w:delText>
                </w:r>
              </w:del>
            </w:ins>
          </w:p>
          <w:p w14:paraId="551B6EC5" w14:textId="13B5E163" w:rsidR="00874469" w:rsidDel="00E067A3" w:rsidRDefault="00874469">
            <w:pPr>
              <w:pStyle w:val="Appx"/>
              <w:rPr>
                <w:ins w:id="7560" w:author="aas" w:date="2013-10-14T02:06:00Z"/>
                <w:del w:id="7561" w:author="Anees Shaikh" w:date="2013-10-19T02:16:00Z"/>
              </w:rPr>
              <w:pPrChange w:id="7562" w:author="Anees Shaikh" w:date="2013-10-19T02:16:00Z">
                <w:pPr>
                  <w:pStyle w:val="XML1"/>
                </w:pPr>
              </w:pPrChange>
            </w:pPr>
            <w:ins w:id="7563" w:author="aas" w:date="2013-10-14T02:06:00Z">
              <w:del w:id="7564" w:author="Anees Shaikh" w:date="2013-10-19T02:16:00Z">
                <w:r w:rsidDel="00E067A3">
                  <w:delText xml:space="preserve">      &lt;xs:enumeration value="set-queue"/&gt;</w:delText>
                </w:r>
              </w:del>
            </w:ins>
          </w:p>
          <w:p w14:paraId="18756F69" w14:textId="43944924" w:rsidR="00874469" w:rsidDel="00E067A3" w:rsidRDefault="00874469">
            <w:pPr>
              <w:pStyle w:val="Appx"/>
              <w:rPr>
                <w:ins w:id="7565" w:author="aas" w:date="2013-10-14T02:06:00Z"/>
                <w:del w:id="7566" w:author="Anees Shaikh" w:date="2013-10-19T02:16:00Z"/>
              </w:rPr>
              <w:pPrChange w:id="7567" w:author="Anees Shaikh" w:date="2013-10-19T02:16:00Z">
                <w:pPr>
                  <w:pStyle w:val="XML1"/>
                </w:pPr>
              </w:pPrChange>
            </w:pPr>
            <w:ins w:id="7568" w:author="aas" w:date="2013-10-14T02:06:00Z">
              <w:del w:id="7569" w:author="Anees Shaikh" w:date="2013-10-19T02:16:00Z">
                <w:r w:rsidDel="00E067A3">
                  <w:delText xml:space="preserve">      &lt;xs:enumeration value="group"/&gt;</w:delText>
                </w:r>
              </w:del>
            </w:ins>
          </w:p>
          <w:p w14:paraId="6C3FBB93" w14:textId="2AC6C112" w:rsidR="00874469" w:rsidDel="00E067A3" w:rsidRDefault="00874469">
            <w:pPr>
              <w:pStyle w:val="Appx"/>
              <w:rPr>
                <w:ins w:id="7570" w:author="aas" w:date="2013-10-14T02:06:00Z"/>
                <w:del w:id="7571" w:author="Anees Shaikh" w:date="2013-10-19T02:16:00Z"/>
              </w:rPr>
              <w:pPrChange w:id="7572" w:author="Anees Shaikh" w:date="2013-10-19T02:16:00Z">
                <w:pPr>
                  <w:pStyle w:val="XML1"/>
                </w:pPr>
              </w:pPrChange>
            </w:pPr>
            <w:ins w:id="7573" w:author="aas" w:date="2013-10-14T02:06:00Z">
              <w:del w:id="7574" w:author="Anees Shaikh" w:date="2013-10-19T02:16:00Z">
                <w:r w:rsidDel="00E067A3">
                  <w:delText xml:space="preserve">      &lt;xs:enumeration value="set-nw-ttl"/&gt;</w:delText>
                </w:r>
              </w:del>
            </w:ins>
          </w:p>
          <w:p w14:paraId="640BEB97" w14:textId="0F6A278B" w:rsidR="00874469" w:rsidDel="00E067A3" w:rsidRDefault="00874469">
            <w:pPr>
              <w:pStyle w:val="Appx"/>
              <w:rPr>
                <w:ins w:id="7575" w:author="aas" w:date="2013-10-14T02:06:00Z"/>
                <w:del w:id="7576" w:author="Anees Shaikh" w:date="2013-10-19T02:16:00Z"/>
              </w:rPr>
              <w:pPrChange w:id="7577" w:author="Anees Shaikh" w:date="2013-10-19T02:16:00Z">
                <w:pPr>
                  <w:pStyle w:val="XML1"/>
                </w:pPr>
              </w:pPrChange>
            </w:pPr>
            <w:ins w:id="7578" w:author="aas" w:date="2013-10-14T02:06:00Z">
              <w:del w:id="7579" w:author="Anees Shaikh" w:date="2013-10-19T02:16:00Z">
                <w:r w:rsidDel="00E067A3">
                  <w:delText xml:space="preserve">      &lt;xs:enumeration value="dec-nw-ttl"/&gt;</w:delText>
                </w:r>
              </w:del>
            </w:ins>
          </w:p>
          <w:p w14:paraId="3859DCFE" w14:textId="767BBF7B" w:rsidR="00874469" w:rsidDel="00E067A3" w:rsidRDefault="00874469">
            <w:pPr>
              <w:pStyle w:val="Appx"/>
              <w:rPr>
                <w:ins w:id="7580" w:author="aas" w:date="2013-10-14T02:06:00Z"/>
                <w:del w:id="7581" w:author="Anees Shaikh" w:date="2013-10-19T02:16:00Z"/>
              </w:rPr>
              <w:pPrChange w:id="7582" w:author="Anees Shaikh" w:date="2013-10-19T02:16:00Z">
                <w:pPr>
                  <w:pStyle w:val="XML1"/>
                </w:pPr>
              </w:pPrChange>
            </w:pPr>
            <w:ins w:id="7583" w:author="aas" w:date="2013-10-14T02:06:00Z">
              <w:del w:id="7584" w:author="Anees Shaikh" w:date="2013-10-19T02:16:00Z">
                <w:r w:rsidDel="00E067A3">
                  <w:delText xml:space="preserve">      &lt;xs:enumeration value="set-field"/&gt;</w:delText>
                </w:r>
              </w:del>
            </w:ins>
          </w:p>
          <w:p w14:paraId="6A7FCDA5" w14:textId="046DD689" w:rsidR="00874469" w:rsidDel="00E067A3" w:rsidRDefault="00874469">
            <w:pPr>
              <w:pStyle w:val="Appx"/>
              <w:rPr>
                <w:ins w:id="7585" w:author="aas" w:date="2013-10-14T02:06:00Z"/>
                <w:del w:id="7586" w:author="Anees Shaikh" w:date="2013-10-19T02:16:00Z"/>
              </w:rPr>
              <w:pPrChange w:id="7587" w:author="Anees Shaikh" w:date="2013-10-19T02:16:00Z">
                <w:pPr>
                  <w:pStyle w:val="XML1"/>
                </w:pPr>
              </w:pPrChange>
            </w:pPr>
            <w:ins w:id="7588" w:author="aas" w:date="2013-10-14T02:06:00Z">
              <w:del w:id="7589" w:author="Anees Shaikh" w:date="2013-10-19T02:16:00Z">
                <w:r w:rsidDel="00E067A3">
                  <w:delText xml:space="preserve">    &lt;/xs:restriction&gt;</w:delText>
                </w:r>
              </w:del>
            </w:ins>
          </w:p>
          <w:p w14:paraId="440116D2" w14:textId="04CBFB33" w:rsidR="00874469" w:rsidDel="00E067A3" w:rsidRDefault="00874469">
            <w:pPr>
              <w:pStyle w:val="Appx"/>
              <w:rPr>
                <w:ins w:id="7590" w:author="aas" w:date="2013-10-14T02:06:00Z"/>
                <w:del w:id="7591" w:author="Anees Shaikh" w:date="2013-10-19T02:16:00Z"/>
              </w:rPr>
              <w:pPrChange w:id="7592" w:author="Anees Shaikh" w:date="2013-10-19T02:16:00Z">
                <w:pPr>
                  <w:pStyle w:val="XML1"/>
                </w:pPr>
              </w:pPrChange>
            </w:pPr>
            <w:ins w:id="7593" w:author="aas" w:date="2013-10-14T02:06:00Z">
              <w:del w:id="7594" w:author="Anees Shaikh" w:date="2013-10-19T02:16:00Z">
                <w:r w:rsidDel="00E067A3">
                  <w:delText xml:space="preserve">  &lt;/xs:simpleType&gt;</w:delText>
                </w:r>
              </w:del>
            </w:ins>
          </w:p>
          <w:p w14:paraId="78D554FF" w14:textId="20707433" w:rsidR="00874469" w:rsidDel="00E067A3" w:rsidRDefault="00874469">
            <w:pPr>
              <w:pStyle w:val="Appx"/>
              <w:rPr>
                <w:ins w:id="7595" w:author="aas" w:date="2013-10-14T02:06:00Z"/>
                <w:del w:id="7596" w:author="Anees Shaikh" w:date="2013-10-19T02:16:00Z"/>
              </w:rPr>
              <w:pPrChange w:id="7597" w:author="Anees Shaikh" w:date="2013-10-19T02:16:00Z">
                <w:pPr>
                  <w:pStyle w:val="XML1"/>
                </w:pPr>
              </w:pPrChange>
            </w:pPr>
            <w:ins w:id="7598" w:author="aas" w:date="2013-10-14T02:06:00Z">
              <w:del w:id="7599"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00" w:author="aas" w:date="2013-10-14T02:06:00Z"/>
                <w:del w:id="7601" w:author="Anees Shaikh" w:date="2013-10-19T02:16:00Z"/>
              </w:rPr>
              <w:pPrChange w:id="7602" w:author="Anees Shaikh" w:date="2013-10-19T02:16:00Z">
                <w:pPr>
                  <w:pStyle w:val="XML1"/>
                </w:pPr>
              </w:pPrChange>
            </w:pPr>
            <w:ins w:id="7603" w:author="aas" w:date="2013-10-14T02:06:00Z">
              <w:del w:id="7604" w:author="Anees Shaikh" w:date="2013-10-19T02:16:00Z">
                <w:r w:rsidDel="00E067A3">
                  <w:delText xml:space="preserve">    &lt;xs:annotation&gt;</w:delText>
                </w:r>
              </w:del>
            </w:ins>
          </w:p>
          <w:p w14:paraId="1EF8B6C1" w14:textId="018F771B" w:rsidR="00874469" w:rsidDel="00E067A3" w:rsidRDefault="00874469">
            <w:pPr>
              <w:pStyle w:val="Appx"/>
              <w:rPr>
                <w:ins w:id="7605" w:author="aas" w:date="2013-10-14T02:06:00Z"/>
                <w:del w:id="7606" w:author="Anees Shaikh" w:date="2013-10-19T02:16:00Z"/>
              </w:rPr>
              <w:pPrChange w:id="7607" w:author="Anees Shaikh" w:date="2013-10-19T02:16:00Z">
                <w:pPr>
                  <w:pStyle w:val="XML1"/>
                </w:pPr>
              </w:pPrChange>
            </w:pPr>
            <w:ins w:id="7608" w:author="aas" w:date="2013-10-14T02:06:00Z">
              <w:del w:id="7609" w:author="Anees Shaikh" w:date="2013-10-19T02:16:00Z">
                <w:r w:rsidDel="00E067A3">
                  <w:delText xml:space="preserve">      &lt;xs:documentation&gt;</w:delText>
                </w:r>
              </w:del>
            </w:ins>
          </w:p>
          <w:p w14:paraId="4687D14C" w14:textId="77D903B9" w:rsidR="00874469" w:rsidDel="00E067A3" w:rsidRDefault="00874469">
            <w:pPr>
              <w:pStyle w:val="Appx"/>
              <w:rPr>
                <w:ins w:id="7610" w:author="aas" w:date="2013-10-14T02:06:00Z"/>
                <w:del w:id="7611" w:author="Anees Shaikh" w:date="2013-10-19T02:16:00Z"/>
              </w:rPr>
              <w:pPrChange w:id="7612" w:author="Anees Shaikh" w:date="2013-10-19T02:16:00Z">
                <w:pPr>
                  <w:pStyle w:val="XML1"/>
                </w:pPr>
              </w:pPrChange>
            </w:pPr>
            <w:ins w:id="7613" w:author="aas" w:date="2013-10-14T02:06:00Z">
              <w:del w:id="7614"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15" w:author="aas" w:date="2013-10-14T02:06:00Z"/>
                <w:del w:id="7616" w:author="Anees Shaikh" w:date="2013-10-19T02:16:00Z"/>
              </w:rPr>
              <w:pPrChange w:id="7617" w:author="Anees Shaikh" w:date="2013-10-19T02:16:00Z">
                <w:pPr>
                  <w:pStyle w:val="XML1"/>
                </w:pPr>
              </w:pPrChange>
            </w:pPr>
            <w:ins w:id="7618" w:author="aas" w:date="2013-10-14T02:06:00Z">
              <w:del w:id="7619"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20" w:author="aas" w:date="2013-10-14T02:06:00Z"/>
                <w:del w:id="7621" w:author="Anees Shaikh" w:date="2013-10-19T02:16:00Z"/>
              </w:rPr>
              <w:pPrChange w:id="7622" w:author="Anees Shaikh" w:date="2013-10-19T02:16:00Z">
                <w:pPr>
                  <w:pStyle w:val="XML1"/>
                </w:pPr>
              </w:pPrChange>
            </w:pPr>
            <w:ins w:id="7623" w:author="aas" w:date="2013-10-14T02:06:00Z">
              <w:del w:id="7624" w:author="Anees Shaikh" w:date="2013-10-19T02:16:00Z">
                <w:r w:rsidDel="00E067A3">
                  <w:delText xml:space="preserve">      &lt;/xs:documentation&gt;</w:delText>
                </w:r>
              </w:del>
            </w:ins>
          </w:p>
          <w:p w14:paraId="7DCD4CE0" w14:textId="08684CA9" w:rsidR="00874469" w:rsidDel="00E067A3" w:rsidRDefault="00874469">
            <w:pPr>
              <w:pStyle w:val="Appx"/>
              <w:rPr>
                <w:ins w:id="7625" w:author="aas" w:date="2013-10-14T02:06:00Z"/>
                <w:del w:id="7626" w:author="Anees Shaikh" w:date="2013-10-19T02:16:00Z"/>
              </w:rPr>
              <w:pPrChange w:id="7627" w:author="Anees Shaikh" w:date="2013-10-19T02:16:00Z">
                <w:pPr>
                  <w:pStyle w:val="XML1"/>
                </w:pPr>
              </w:pPrChange>
            </w:pPr>
            <w:ins w:id="7628" w:author="aas" w:date="2013-10-14T02:06:00Z">
              <w:del w:id="7629" w:author="Anees Shaikh" w:date="2013-10-19T02:16:00Z">
                <w:r w:rsidDel="00E067A3">
                  <w:delText xml:space="preserve">    &lt;/xs:annotation&gt;</w:delText>
                </w:r>
              </w:del>
            </w:ins>
          </w:p>
          <w:p w14:paraId="480B1A05" w14:textId="2451B6F4" w:rsidR="00874469" w:rsidDel="00E067A3" w:rsidRDefault="00874469">
            <w:pPr>
              <w:pStyle w:val="Appx"/>
              <w:rPr>
                <w:ins w:id="7630" w:author="aas" w:date="2013-10-14T02:06:00Z"/>
                <w:del w:id="7631" w:author="Anees Shaikh" w:date="2013-10-19T02:16:00Z"/>
              </w:rPr>
              <w:pPrChange w:id="7632" w:author="Anees Shaikh" w:date="2013-10-19T02:16:00Z">
                <w:pPr>
                  <w:pStyle w:val="XML1"/>
                </w:pPr>
              </w:pPrChange>
            </w:pPr>
          </w:p>
          <w:p w14:paraId="6CF21A57" w14:textId="6DE47406" w:rsidR="00874469" w:rsidDel="00E067A3" w:rsidRDefault="00874469">
            <w:pPr>
              <w:pStyle w:val="Appx"/>
              <w:rPr>
                <w:ins w:id="7633" w:author="aas" w:date="2013-10-14T02:06:00Z"/>
                <w:del w:id="7634" w:author="Anees Shaikh" w:date="2013-10-19T02:16:00Z"/>
              </w:rPr>
              <w:pPrChange w:id="7635" w:author="Anees Shaikh" w:date="2013-10-19T02:16:00Z">
                <w:pPr>
                  <w:pStyle w:val="XML1"/>
                </w:pPr>
              </w:pPrChange>
            </w:pPr>
            <w:ins w:id="7636" w:author="aas" w:date="2013-10-14T02:06:00Z">
              <w:del w:id="7637" w:author="Anees Shaikh" w:date="2013-10-19T02:16:00Z">
                <w:r w:rsidDel="00E067A3">
                  <w:delText xml:space="preserve">    &lt;xs:restriction base="xs:string"&gt;</w:delText>
                </w:r>
              </w:del>
            </w:ins>
          </w:p>
          <w:p w14:paraId="1EE9645C" w14:textId="7043EBA9" w:rsidR="00874469" w:rsidDel="00E067A3" w:rsidRDefault="00874469">
            <w:pPr>
              <w:pStyle w:val="Appx"/>
              <w:rPr>
                <w:ins w:id="7638" w:author="aas" w:date="2013-10-14T02:06:00Z"/>
                <w:del w:id="7639" w:author="Anees Shaikh" w:date="2013-10-19T02:16:00Z"/>
              </w:rPr>
              <w:pPrChange w:id="7640" w:author="Anees Shaikh" w:date="2013-10-19T02:16:00Z">
                <w:pPr>
                  <w:pStyle w:val="XML1"/>
                </w:pPr>
              </w:pPrChange>
            </w:pPr>
            <w:ins w:id="7641" w:author="aas" w:date="2013-10-14T02:06:00Z">
              <w:del w:id="7642" w:author="Anees Shaikh" w:date="2013-10-19T02:16:00Z">
                <w:r w:rsidDel="00E067A3">
                  <w:delText xml:space="preserve">      &lt;xs:enumeration value="apply-actions"/&gt;</w:delText>
                </w:r>
              </w:del>
            </w:ins>
          </w:p>
          <w:p w14:paraId="7ABBCE7F" w14:textId="78B4985E" w:rsidR="00874469" w:rsidDel="00E067A3" w:rsidRDefault="00874469">
            <w:pPr>
              <w:pStyle w:val="Appx"/>
              <w:rPr>
                <w:ins w:id="7643" w:author="aas" w:date="2013-10-14T02:06:00Z"/>
                <w:del w:id="7644" w:author="Anees Shaikh" w:date="2013-10-19T02:16:00Z"/>
              </w:rPr>
              <w:pPrChange w:id="7645" w:author="Anees Shaikh" w:date="2013-10-19T02:16:00Z">
                <w:pPr>
                  <w:pStyle w:val="XML1"/>
                </w:pPr>
              </w:pPrChange>
            </w:pPr>
            <w:ins w:id="7646" w:author="aas" w:date="2013-10-14T02:06:00Z">
              <w:del w:id="7647" w:author="Anees Shaikh" w:date="2013-10-19T02:16:00Z">
                <w:r w:rsidDel="00E067A3">
                  <w:delText xml:space="preserve">      &lt;xs:enumeration value="clear-actions"/&gt;</w:delText>
                </w:r>
              </w:del>
            </w:ins>
          </w:p>
          <w:p w14:paraId="11EDDD5E" w14:textId="7C74D636" w:rsidR="00874469" w:rsidDel="00E067A3" w:rsidRDefault="00874469">
            <w:pPr>
              <w:pStyle w:val="Appx"/>
              <w:rPr>
                <w:ins w:id="7648" w:author="aas" w:date="2013-10-14T02:06:00Z"/>
                <w:del w:id="7649" w:author="Anees Shaikh" w:date="2013-10-19T02:16:00Z"/>
              </w:rPr>
              <w:pPrChange w:id="7650" w:author="Anees Shaikh" w:date="2013-10-19T02:16:00Z">
                <w:pPr>
                  <w:pStyle w:val="XML1"/>
                </w:pPr>
              </w:pPrChange>
            </w:pPr>
            <w:ins w:id="7651" w:author="aas" w:date="2013-10-14T02:06:00Z">
              <w:del w:id="7652" w:author="Anees Shaikh" w:date="2013-10-19T02:16:00Z">
                <w:r w:rsidDel="00E067A3">
                  <w:delText xml:space="preserve">      &lt;xs:enumeration value="write-actions"/&gt;</w:delText>
                </w:r>
              </w:del>
            </w:ins>
          </w:p>
          <w:p w14:paraId="6D52231B" w14:textId="294AE362" w:rsidR="00874469" w:rsidDel="00E067A3" w:rsidRDefault="00874469">
            <w:pPr>
              <w:pStyle w:val="Appx"/>
              <w:rPr>
                <w:ins w:id="7653" w:author="aas" w:date="2013-10-14T02:06:00Z"/>
                <w:del w:id="7654" w:author="Anees Shaikh" w:date="2013-10-19T02:16:00Z"/>
              </w:rPr>
              <w:pPrChange w:id="7655" w:author="Anees Shaikh" w:date="2013-10-19T02:16:00Z">
                <w:pPr>
                  <w:pStyle w:val="XML1"/>
                </w:pPr>
              </w:pPrChange>
            </w:pPr>
            <w:ins w:id="7656" w:author="aas" w:date="2013-10-14T02:06:00Z">
              <w:del w:id="7657" w:author="Anees Shaikh" w:date="2013-10-19T02:16:00Z">
                <w:r w:rsidDel="00E067A3">
                  <w:delText xml:space="preserve">      &lt;xs:enumeration value="write-metadata"/&gt;</w:delText>
                </w:r>
              </w:del>
            </w:ins>
          </w:p>
          <w:p w14:paraId="0319B959" w14:textId="3901F38E" w:rsidR="00874469" w:rsidDel="00E067A3" w:rsidRDefault="00874469">
            <w:pPr>
              <w:pStyle w:val="Appx"/>
              <w:rPr>
                <w:ins w:id="7658" w:author="aas" w:date="2013-10-14T02:06:00Z"/>
                <w:del w:id="7659" w:author="Anees Shaikh" w:date="2013-10-19T02:16:00Z"/>
              </w:rPr>
              <w:pPrChange w:id="7660" w:author="Anees Shaikh" w:date="2013-10-19T02:16:00Z">
                <w:pPr>
                  <w:pStyle w:val="XML1"/>
                </w:pPr>
              </w:pPrChange>
            </w:pPr>
            <w:ins w:id="7661" w:author="aas" w:date="2013-10-14T02:06:00Z">
              <w:del w:id="7662" w:author="Anees Shaikh" w:date="2013-10-19T02:16:00Z">
                <w:r w:rsidDel="00E067A3">
                  <w:delText xml:space="preserve">      &lt;xs:enumeration value="goto-table"/&gt;</w:delText>
                </w:r>
              </w:del>
            </w:ins>
          </w:p>
          <w:p w14:paraId="0CE84C99" w14:textId="1AE956F8" w:rsidR="00874469" w:rsidDel="00E067A3" w:rsidRDefault="00874469">
            <w:pPr>
              <w:pStyle w:val="Appx"/>
              <w:rPr>
                <w:ins w:id="7663" w:author="aas" w:date="2013-10-14T02:06:00Z"/>
                <w:del w:id="7664" w:author="Anees Shaikh" w:date="2013-10-19T02:16:00Z"/>
              </w:rPr>
              <w:pPrChange w:id="7665" w:author="Anees Shaikh" w:date="2013-10-19T02:16:00Z">
                <w:pPr>
                  <w:pStyle w:val="XML1"/>
                </w:pPr>
              </w:pPrChange>
            </w:pPr>
            <w:ins w:id="7666" w:author="aas" w:date="2013-10-14T02:06:00Z">
              <w:del w:id="7667" w:author="Anees Shaikh" w:date="2013-10-19T02:16:00Z">
                <w:r w:rsidDel="00E067A3">
                  <w:delText xml:space="preserve">    &lt;/xs:restriction&gt;</w:delText>
                </w:r>
              </w:del>
            </w:ins>
          </w:p>
          <w:p w14:paraId="46CF4514" w14:textId="04BA2D68" w:rsidR="00874469" w:rsidDel="00E067A3" w:rsidRDefault="00874469">
            <w:pPr>
              <w:pStyle w:val="Appx"/>
              <w:rPr>
                <w:ins w:id="7668" w:author="aas" w:date="2013-10-14T02:06:00Z"/>
                <w:del w:id="7669" w:author="Anees Shaikh" w:date="2013-10-19T02:16:00Z"/>
              </w:rPr>
              <w:pPrChange w:id="7670" w:author="Anees Shaikh" w:date="2013-10-19T02:16:00Z">
                <w:pPr>
                  <w:pStyle w:val="XML1"/>
                </w:pPr>
              </w:pPrChange>
            </w:pPr>
            <w:ins w:id="7671" w:author="aas" w:date="2013-10-14T02:06:00Z">
              <w:del w:id="7672" w:author="Anees Shaikh" w:date="2013-10-19T02:16:00Z">
                <w:r w:rsidDel="00E067A3">
                  <w:delText xml:space="preserve">  &lt;/xs:simpleType&gt;</w:delText>
                </w:r>
              </w:del>
            </w:ins>
          </w:p>
          <w:p w14:paraId="1899E348" w14:textId="756CA2EE" w:rsidR="00874469" w:rsidDel="00E067A3" w:rsidRDefault="00874469">
            <w:pPr>
              <w:pStyle w:val="Appx"/>
              <w:rPr>
                <w:ins w:id="7673" w:author="aas" w:date="2013-10-14T02:06:00Z"/>
                <w:del w:id="7674" w:author="Anees Shaikh" w:date="2013-10-19T02:16:00Z"/>
              </w:rPr>
              <w:pPrChange w:id="7675" w:author="Anees Shaikh" w:date="2013-10-19T02:16:00Z">
                <w:pPr>
                  <w:pStyle w:val="XML1"/>
                </w:pPr>
              </w:pPrChange>
            </w:pPr>
            <w:ins w:id="7676" w:author="aas" w:date="2013-10-14T02:06:00Z">
              <w:del w:id="7677"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678" w:author="aas" w:date="2013-10-14T02:06:00Z"/>
                <w:del w:id="7679" w:author="Anees Shaikh" w:date="2013-10-19T02:16:00Z"/>
              </w:rPr>
              <w:pPrChange w:id="7680" w:author="Anees Shaikh" w:date="2013-10-19T02:16:00Z">
                <w:pPr>
                  <w:pStyle w:val="XML1"/>
                </w:pPr>
              </w:pPrChange>
            </w:pPr>
            <w:ins w:id="7681" w:author="aas" w:date="2013-10-14T02:06:00Z">
              <w:del w:id="7682" w:author="Anees Shaikh" w:date="2013-10-19T02:16:00Z">
                <w:r w:rsidDel="00E067A3">
                  <w:delText xml:space="preserve">    &lt;xs:annotation&gt;</w:delText>
                </w:r>
              </w:del>
            </w:ins>
          </w:p>
          <w:p w14:paraId="38D6C5D6" w14:textId="75A265C8" w:rsidR="00874469" w:rsidDel="00E067A3" w:rsidRDefault="00874469">
            <w:pPr>
              <w:pStyle w:val="Appx"/>
              <w:rPr>
                <w:ins w:id="7683" w:author="aas" w:date="2013-10-14T02:06:00Z"/>
                <w:del w:id="7684" w:author="Anees Shaikh" w:date="2013-10-19T02:16:00Z"/>
              </w:rPr>
              <w:pPrChange w:id="7685" w:author="Anees Shaikh" w:date="2013-10-19T02:16:00Z">
                <w:pPr>
                  <w:pStyle w:val="XML1"/>
                </w:pPr>
              </w:pPrChange>
            </w:pPr>
            <w:ins w:id="7686" w:author="aas" w:date="2013-10-14T02:06:00Z">
              <w:del w:id="7687" w:author="Anees Shaikh" w:date="2013-10-19T02:16:00Z">
                <w:r w:rsidDel="00E067A3">
                  <w:delText xml:space="preserve">      &lt;xs:documentation&gt;</w:delText>
                </w:r>
              </w:del>
            </w:ins>
          </w:p>
          <w:p w14:paraId="227071F2" w14:textId="767B50F0" w:rsidR="00874469" w:rsidDel="00E067A3" w:rsidRDefault="00874469">
            <w:pPr>
              <w:pStyle w:val="Appx"/>
              <w:rPr>
                <w:ins w:id="7688" w:author="aas" w:date="2013-10-14T02:06:00Z"/>
                <w:del w:id="7689" w:author="Anees Shaikh" w:date="2013-10-19T02:16:00Z"/>
              </w:rPr>
              <w:pPrChange w:id="7690" w:author="Anees Shaikh" w:date="2013-10-19T02:16:00Z">
                <w:pPr>
                  <w:pStyle w:val="XML1"/>
                </w:pPr>
              </w:pPrChange>
            </w:pPr>
            <w:ins w:id="7691" w:author="aas" w:date="2013-10-14T02:06:00Z">
              <w:del w:id="7692"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693" w:author="aas" w:date="2013-10-14T02:06:00Z"/>
                <w:del w:id="7694" w:author="Anees Shaikh" w:date="2013-10-19T02:16:00Z"/>
              </w:rPr>
              <w:pPrChange w:id="7695" w:author="Anees Shaikh" w:date="2013-10-19T02:16:00Z">
                <w:pPr>
                  <w:pStyle w:val="XML1"/>
                </w:pPr>
              </w:pPrChange>
            </w:pPr>
            <w:ins w:id="7696" w:author="aas" w:date="2013-10-14T02:06:00Z">
              <w:del w:id="7697" w:author="Anees Shaikh" w:date="2013-10-19T02:16:00Z">
                <w:r w:rsidDel="00E067A3">
                  <w:delText xml:space="preserve">        versions 1.2, 1.3, and 1.3.1.</w:delText>
                </w:r>
              </w:del>
            </w:ins>
          </w:p>
          <w:p w14:paraId="1D3CA264" w14:textId="0279CD2E" w:rsidR="00874469" w:rsidDel="00E067A3" w:rsidRDefault="00874469">
            <w:pPr>
              <w:pStyle w:val="Appx"/>
              <w:rPr>
                <w:ins w:id="7698" w:author="aas" w:date="2013-10-14T02:06:00Z"/>
                <w:del w:id="7699" w:author="Anees Shaikh" w:date="2013-10-19T02:16:00Z"/>
              </w:rPr>
              <w:pPrChange w:id="7700" w:author="Anees Shaikh" w:date="2013-10-19T02:16:00Z">
                <w:pPr>
                  <w:pStyle w:val="XML1"/>
                </w:pPr>
              </w:pPrChange>
            </w:pPr>
            <w:ins w:id="7701" w:author="aas" w:date="2013-10-14T02:06:00Z">
              <w:del w:id="7702" w:author="Anees Shaikh" w:date="2013-10-19T02:16:00Z">
                <w:r w:rsidDel="00E067A3">
                  <w:delText xml:space="preserve">      &lt;/xs:documentation&gt;</w:delText>
                </w:r>
              </w:del>
            </w:ins>
          </w:p>
          <w:p w14:paraId="3A2E95B8" w14:textId="15C11C47" w:rsidR="00874469" w:rsidDel="00E067A3" w:rsidRDefault="00874469">
            <w:pPr>
              <w:pStyle w:val="Appx"/>
              <w:rPr>
                <w:ins w:id="7703" w:author="aas" w:date="2013-10-14T02:06:00Z"/>
                <w:del w:id="7704" w:author="Anees Shaikh" w:date="2013-10-19T02:16:00Z"/>
              </w:rPr>
              <w:pPrChange w:id="7705" w:author="Anees Shaikh" w:date="2013-10-19T02:16:00Z">
                <w:pPr>
                  <w:pStyle w:val="XML1"/>
                </w:pPr>
              </w:pPrChange>
            </w:pPr>
            <w:ins w:id="7706" w:author="aas" w:date="2013-10-14T02:06:00Z">
              <w:del w:id="7707" w:author="Anees Shaikh" w:date="2013-10-19T02:16:00Z">
                <w:r w:rsidDel="00E067A3">
                  <w:delText xml:space="preserve">    &lt;/xs:annotation&gt;</w:delText>
                </w:r>
              </w:del>
            </w:ins>
          </w:p>
          <w:p w14:paraId="283280F2" w14:textId="2C669CF9" w:rsidR="00874469" w:rsidDel="00E067A3" w:rsidRDefault="00874469">
            <w:pPr>
              <w:pStyle w:val="Appx"/>
              <w:rPr>
                <w:ins w:id="7708" w:author="aas" w:date="2013-10-14T02:06:00Z"/>
                <w:del w:id="7709" w:author="Anees Shaikh" w:date="2013-10-19T02:16:00Z"/>
              </w:rPr>
              <w:pPrChange w:id="7710" w:author="Anees Shaikh" w:date="2013-10-19T02:16:00Z">
                <w:pPr>
                  <w:pStyle w:val="XML1"/>
                </w:pPr>
              </w:pPrChange>
            </w:pPr>
          </w:p>
          <w:p w14:paraId="34899A3C" w14:textId="77A0CA61" w:rsidR="00874469" w:rsidDel="00E067A3" w:rsidRDefault="00874469">
            <w:pPr>
              <w:pStyle w:val="Appx"/>
              <w:rPr>
                <w:ins w:id="7711" w:author="aas" w:date="2013-10-14T02:06:00Z"/>
                <w:del w:id="7712" w:author="Anees Shaikh" w:date="2013-10-19T02:16:00Z"/>
              </w:rPr>
              <w:pPrChange w:id="7713" w:author="Anees Shaikh" w:date="2013-10-19T02:16:00Z">
                <w:pPr>
                  <w:pStyle w:val="XML1"/>
                </w:pPr>
              </w:pPrChange>
            </w:pPr>
            <w:ins w:id="7714" w:author="aas" w:date="2013-10-14T02:06:00Z">
              <w:del w:id="7715" w:author="Anees Shaikh" w:date="2013-10-19T02:16:00Z">
                <w:r w:rsidDel="00E067A3">
                  <w:delText xml:space="preserve">    &lt;xs:restriction base="xs:string"&gt;</w:delText>
                </w:r>
              </w:del>
            </w:ins>
          </w:p>
          <w:p w14:paraId="1DEEACDE" w14:textId="6E80E7D7" w:rsidR="00874469" w:rsidDel="00E067A3" w:rsidRDefault="00874469">
            <w:pPr>
              <w:pStyle w:val="Appx"/>
              <w:rPr>
                <w:ins w:id="7716" w:author="aas" w:date="2013-10-14T02:06:00Z"/>
                <w:del w:id="7717" w:author="Anees Shaikh" w:date="2013-10-19T02:16:00Z"/>
              </w:rPr>
              <w:pPrChange w:id="7718" w:author="Anees Shaikh" w:date="2013-10-19T02:16:00Z">
                <w:pPr>
                  <w:pStyle w:val="XML1"/>
                </w:pPr>
              </w:pPrChange>
            </w:pPr>
            <w:ins w:id="7719" w:author="aas" w:date="2013-10-14T02:06:00Z">
              <w:del w:id="7720" w:author="Anees Shaikh" w:date="2013-10-19T02:16:00Z">
                <w:r w:rsidDel="00E067A3">
                  <w:delText xml:space="preserve">      &lt;xs:enumeration value="input-port"/&gt;</w:delText>
                </w:r>
              </w:del>
            </w:ins>
          </w:p>
          <w:p w14:paraId="686A758C" w14:textId="77FDDACA" w:rsidR="00874469" w:rsidDel="00E067A3" w:rsidRDefault="00874469">
            <w:pPr>
              <w:pStyle w:val="Appx"/>
              <w:rPr>
                <w:ins w:id="7721" w:author="aas" w:date="2013-10-14T02:06:00Z"/>
                <w:del w:id="7722" w:author="Anees Shaikh" w:date="2013-10-19T02:16:00Z"/>
              </w:rPr>
              <w:pPrChange w:id="7723" w:author="Anees Shaikh" w:date="2013-10-19T02:16:00Z">
                <w:pPr>
                  <w:pStyle w:val="XML1"/>
                </w:pPr>
              </w:pPrChange>
            </w:pPr>
            <w:ins w:id="7724" w:author="aas" w:date="2013-10-14T02:06:00Z">
              <w:del w:id="7725"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26" w:author="aas" w:date="2013-10-14T02:06:00Z"/>
                <w:del w:id="7727" w:author="Anees Shaikh" w:date="2013-10-19T02:16:00Z"/>
              </w:rPr>
              <w:pPrChange w:id="7728" w:author="Anees Shaikh" w:date="2013-10-19T02:16:00Z">
                <w:pPr>
                  <w:pStyle w:val="XML1"/>
                </w:pPr>
              </w:pPrChange>
            </w:pPr>
            <w:ins w:id="7729" w:author="aas" w:date="2013-10-14T02:06:00Z">
              <w:del w:id="7730" w:author="Anees Shaikh" w:date="2013-10-19T02:16:00Z">
                <w:r w:rsidDel="00E067A3">
                  <w:delText xml:space="preserve">      &lt;xs:enumeration value="metadata"/&gt;</w:delText>
                </w:r>
              </w:del>
            </w:ins>
          </w:p>
          <w:p w14:paraId="5C3F35EC" w14:textId="2859557C" w:rsidR="00874469" w:rsidDel="00E067A3" w:rsidRDefault="00874469">
            <w:pPr>
              <w:pStyle w:val="Appx"/>
              <w:rPr>
                <w:ins w:id="7731" w:author="aas" w:date="2013-10-14T02:06:00Z"/>
                <w:del w:id="7732" w:author="Anees Shaikh" w:date="2013-10-19T02:16:00Z"/>
              </w:rPr>
              <w:pPrChange w:id="7733" w:author="Anees Shaikh" w:date="2013-10-19T02:16:00Z">
                <w:pPr>
                  <w:pStyle w:val="XML1"/>
                </w:pPr>
              </w:pPrChange>
            </w:pPr>
            <w:ins w:id="7734" w:author="aas" w:date="2013-10-14T02:06:00Z">
              <w:del w:id="7735" w:author="Anees Shaikh" w:date="2013-10-19T02:16:00Z">
                <w:r w:rsidDel="00E067A3">
                  <w:delText xml:space="preserve">      &lt;xs:enumeration value="ethernet-dest"/&gt;</w:delText>
                </w:r>
              </w:del>
            </w:ins>
          </w:p>
          <w:p w14:paraId="00047415" w14:textId="0631446D" w:rsidR="00874469" w:rsidDel="00E067A3" w:rsidRDefault="00874469">
            <w:pPr>
              <w:pStyle w:val="Appx"/>
              <w:rPr>
                <w:ins w:id="7736" w:author="aas" w:date="2013-10-14T02:06:00Z"/>
                <w:del w:id="7737" w:author="Anees Shaikh" w:date="2013-10-19T02:16:00Z"/>
              </w:rPr>
              <w:pPrChange w:id="7738" w:author="Anees Shaikh" w:date="2013-10-19T02:16:00Z">
                <w:pPr>
                  <w:pStyle w:val="XML1"/>
                </w:pPr>
              </w:pPrChange>
            </w:pPr>
            <w:ins w:id="7739" w:author="aas" w:date="2013-10-14T02:06:00Z">
              <w:del w:id="7740" w:author="Anees Shaikh" w:date="2013-10-19T02:16:00Z">
                <w:r w:rsidDel="00E067A3">
                  <w:delText xml:space="preserve">      &lt;xs:enumeration value="ethernet-src"/&gt;</w:delText>
                </w:r>
              </w:del>
            </w:ins>
          </w:p>
          <w:p w14:paraId="45E5F8D5" w14:textId="2B1ABCED" w:rsidR="00874469" w:rsidDel="00E067A3" w:rsidRDefault="00874469">
            <w:pPr>
              <w:pStyle w:val="Appx"/>
              <w:rPr>
                <w:ins w:id="7741" w:author="aas" w:date="2013-10-14T02:06:00Z"/>
                <w:del w:id="7742" w:author="Anees Shaikh" w:date="2013-10-19T02:16:00Z"/>
              </w:rPr>
              <w:pPrChange w:id="7743" w:author="Anees Shaikh" w:date="2013-10-19T02:16:00Z">
                <w:pPr>
                  <w:pStyle w:val="XML1"/>
                </w:pPr>
              </w:pPrChange>
            </w:pPr>
            <w:ins w:id="7744" w:author="aas" w:date="2013-10-14T02:06:00Z">
              <w:del w:id="7745"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46" w:author="aas" w:date="2013-10-14T02:06:00Z"/>
                <w:del w:id="7747" w:author="Anees Shaikh" w:date="2013-10-19T02:16:00Z"/>
              </w:rPr>
              <w:pPrChange w:id="7748" w:author="Anees Shaikh" w:date="2013-10-19T02:16:00Z">
                <w:pPr>
                  <w:pStyle w:val="XML1"/>
                </w:pPr>
              </w:pPrChange>
            </w:pPr>
            <w:ins w:id="7749" w:author="aas" w:date="2013-10-14T02:06:00Z">
              <w:del w:id="7750" w:author="Anees Shaikh" w:date="2013-10-19T02:16:00Z">
                <w:r w:rsidDel="00E067A3">
                  <w:delText xml:space="preserve">      &lt;xs:enumeration value="vlan-id"/&gt;</w:delText>
                </w:r>
              </w:del>
            </w:ins>
          </w:p>
          <w:p w14:paraId="53BCB02B" w14:textId="457A2491" w:rsidR="00874469" w:rsidDel="00E067A3" w:rsidRDefault="00874469">
            <w:pPr>
              <w:pStyle w:val="Appx"/>
              <w:rPr>
                <w:ins w:id="7751" w:author="aas" w:date="2013-10-14T02:06:00Z"/>
                <w:del w:id="7752" w:author="Anees Shaikh" w:date="2013-10-19T02:16:00Z"/>
              </w:rPr>
              <w:pPrChange w:id="7753" w:author="Anees Shaikh" w:date="2013-10-19T02:16:00Z">
                <w:pPr>
                  <w:pStyle w:val="XML1"/>
                </w:pPr>
              </w:pPrChange>
            </w:pPr>
            <w:ins w:id="7754" w:author="aas" w:date="2013-10-14T02:06:00Z">
              <w:del w:id="7755" w:author="Anees Shaikh" w:date="2013-10-19T02:16:00Z">
                <w:r w:rsidDel="00E067A3">
                  <w:delText xml:space="preserve">      &lt;xs:enumeration value="vlan-priority"/&gt;</w:delText>
                </w:r>
              </w:del>
            </w:ins>
          </w:p>
          <w:p w14:paraId="08BF31A6" w14:textId="79D9A19E" w:rsidR="00874469" w:rsidDel="00E067A3" w:rsidRDefault="00874469">
            <w:pPr>
              <w:pStyle w:val="Appx"/>
              <w:rPr>
                <w:ins w:id="7756" w:author="aas" w:date="2013-10-14T02:06:00Z"/>
                <w:del w:id="7757" w:author="Anees Shaikh" w:date="2013-10-19T02:16:00Z"/>
              </w:rPr>
              <w:pPrChange w:id="7758" w:author="Anees Shaikh" w:date="2013-10-19T02:16:00Z">
                <w:pPr>
                  <w:pStyle w:val="XML1"/>
                </w:pPr>
              </w:pPrChange>
            </w:pPr>
            <w:ins w:id="7759" w:author="aas" w:date="2013-10-14T02:06:00Z">
              <w:del w:id="7760" w:author="Anees Shaikh" w:date="2013-10-19T02:16:00Z">
                <w:r w:rsidDel="00E067A3">
                  <w:delText xml:space="preserve">      &lt;xs:enumeration value="ip-dscp"/&gt;</w:delText>
                </w:r>
              </w:del>
            </w:ins>
          </w:p>
          <w:p w14:paraId="29E0607B" w14:textId="2D1A2D86" w:rsidR="00874469" w:rsidDel="00E067A3" w:rsidRDefault="00874469">
            <w:pPr>
              <w:pStyle w:val="Appx"/>
              <w:rPr>
                <w:ins w:id="7761" w:author="aas" w:date="2013-10-14T02:06:00Z"/>
                <w:del w:id="7762" w:author="Anees Shaikh" w:date="2013-10-19T02:16:00Z"/>
              </w:rPr>
              <w:pPrChange w:id="7763" w:author="Anees Shaikh" w:date="2013-10-19T02:16:00Z">
                <w:pPr>
                  <w:pStyle w:val="XML1"/>
                </w:pPr>
              </w:pPrChange>
            </w:pPr>
            <w:ins w:id="7764" w:author="aas" w:date="2013-10-14T02:06:00Z">
              <w:del w:id="7765" w:author="Anees Shaikh" w:date="2013-10-19T02:16:00Z">
                <w:r w:rsidDel="00E067A3">
                  <w:delText xml:space="preserve">      &lt;xs:enumeration value="ip-ecn"/&gt;</w:delText>
                </w:r>
              </w:del>
            </w:ins>
          </w:p>
          <w:p w14:paraId="1FE22AD9" w14:textId="605142B9" w:rsidR="00874469" w:rsidDel="00E067A3" w:rsidRDefault="00874469">
            <w:pPr>
              <w:pStyle w:val="Appx"/>
              <w:rPr>
                <w:ins w:id="7766" w:author="aas" w:date="2013-10-14T02:06:00Z"/>
                <w:del w:id="7767" w:author="Anees Shaikh" w:date="2013-10-19T02:16:00Z"/>
              </w:rPr>
              <w:pPrChange w:id="7768" w:author="Anees Shaikh" w:date="2013-10-19T02:16:00Z">
                <w:pPr>
                  <w:pStyle w:val="XML1"/>
                </w:pPr>
              </w:pPrChange>
            </w:pPr>
            <w:ins w:id="7769" w:author="aas" w:date="2013-10-14T02:06:00Z">
              <w:del w:id="7770" w:author="Anees Shaikh" w:date="2013-10-19T02:16:00Z">
                <w:r w:rsidDel="00E067A3">
                  <w:delText xml:space="preserve">      &lt;xs:enumeration value="ip-protocol"/&gt;</w:delText>
                </w:r>
              </w:del>
            </w:ins>
          </w:p>
          <w:p w14:paraId="42928A58" w14:textId="28799344" w:rsidR="00874469" w:rsidDel="00E067A3" w:rsidRDefault="00874469">
            <w:pPr>
              <w:pStyle w:val="Appx"/>
              <w:rPr>
                <w:ins w:id="7771" w:author="aas" w:date="2013-10-14T02:06:00Z"/>
                <w:del w:id="7772" w:author="Anees Shaikh" w:date="2013-10-19T02:16:00Z"/>
              </w:rPr>
              <w:pPrChange w:id="7773" w:author="Anees Shaikh" w:date="2013-10-19T02:16:00Z">
                <w:pPr>
                  <w:pStyle w:val="XML1"/>
                </w:pPr>
              </w:pPrChange>
            </w:pPr>
            <w:ins w:id="7774" w:author="aas" w:date="2013-10-14T02:06:00Z">
              <w:del w:id="7775" w:author="Anees Shaikh" w:date="2013-10-19T02:16:00Z">
                <w:r w:rsidDel="00E067A3">
                  <w:delText xml:space="preserve">      &lt;xs:enumeration value="ipv4-src"/&gt;</w:delText>
                </w:r>
              </w:del>
            </w:ins>
          </w:p>
          <w:p w14:paraId="0AD21EB3" w14:textId="5B136C4C" w:rsidR="00874469" w:rsidDel="00E067A3" w:rsidRDefault="00874469">
            <w:pPr>
              <w:pStyle w:val="Appx"/>
              <w:rPr>
                <w:ins w:id="7776" w:author="aas" w:date="2013-10-14T02:06:00Z"/>
                <w:del w:id="7777" w:author="Anees Shaikh" w:date="2013-10-19T02:16:00Z"/>
              </w:rPr>
              <w:pPrChange w:id="7778" w:author="Anees Shaikh" w:date="2013-10-19T02:16:00Z">
                <w:pPr>
                  <w:pStyle w:val="XML1"/>
                </w:pPr>
              </w:pPrChange>
            </w:pPr>
            <w:ins w:id="7779" w:author="aas" w:date="2013-10-14T02:06:00Z">
              <w:del w:id="7780" w:author="Anees Shaikh" w:date="2013-10-19T02:16:00Z">
                <w:r w:rsidDel="00E067A3">
                  <w:delText xml:space="preserve">      &lt;xs:enumeration value="ipv4-dest"/&gt;</w:delText>
                </w:r>
              </w:del>
            </w:ins>
          </w:p>
          <w:p w14:paraId="39F06C81" w14:textId="79605DA9" w:rsidR="00874469" w:rsidDel="00E067A3" w:rsidRDefault="00874469">
            <w:pPr>
              <w:pStyle w:val="Appx"/>
              <w:rPr>
                <w:ins w:id="7781" w:author="aas" w:date="2013-10-14T02:06:00Z"/>
                <w:del w:id="7782" w:author="Anees Shaikh" w:date="2013-10-19T02:16:00Z"/>
              </w:rPr>
              <w:pPrChange w:id="7783" w:author="Anees Shaikh" w:date="2013-10-19T02:16:00Z">
                <w:pPr>
                  <w:pStyle w:val="XML1"/>
                </w:pPr>
              </w:pPrChange>
            </w:pPr>
            <w:ins w:id="7784" w:author="aas" w:date="2013-10-14T02:06:00Z">
              <w:del w:id="7785" w:author="Anees Shaikh" w:date="2013-10-19T02:16:00Z">
                <w:r w:rsidDel="00E067A3">
                  <w:delText xml:space="preserve">      &lt;xs:enumeration value="tcp-src"/&gt;</w:delText>
                </w:r>
              </w:del>
            </w:ins>
          </w:p>
          <w:p w14:paraId="577F6289" w14:textId="00F61D20" w:rsidR="00874469" w:rsidDel="00E067A3" w:rsidRDefault="00874469">
            <w:pPr>
              <w:pStyle w:val="Appx"/>
              <w:rPr>
                <w:ins w:id="7786" w:author="aas" w:date="2013-10-14T02:06:00Z"/>
                <w:del w:id="7787" w:author="Anees Shaikh" w:date="2013-10-19T02:16:00Z"/>
              </w:rPr>
              <w:pPrChange w:id="7788" w:author="Anees Shaikh" w:date="2013-10-19T02:16:00Z">
                <w:pPr>
                  <w:pStyle w:val="XML1"/>
                </w:pPr>
              </w:pPrChange>
            </w:pPr>
            <w:ins w:id="7789" w:author="aas" w:date="2013-10-14T02:06:00Z">
              <w:del w:id="7790" w:author="Anees Shaikh" w:date="2013-10-19T02:16:00Z">
                <w:r w:rsidDel="00E067A3">
                  <w:delText xml:space="preserve">      &lt;xs:enumeration value="tcp-dest"/&gt;</w:delText>
                </w:r>
              </w:del>
            </w:ins>
          </w:p>
          <w:p w14:paraId="4CF3FB29" w14:textId="7CC80A7F" w:rsidR="00874469" w:rsidDel="00E067A3" w:rsidRDefault="00874469">
            <w:pPr>
              <w:pStyle w:val="Appx"/>
              <w:rPr>
                <w:ins w:id="7791" w:author="aas" w:date="2013-10-14T02:06:00Z"/>
                <w:del w:id="7792" w:author="Anees Shaikh" w:date="2013-10-19T02:16:00Z"/>
              </w:rPr>
              <w:pPrChange w:id="7793" w:author="Anees Shaikh" w:date="2013-10-19T02:16:00Z">
                <w:pPr>
                  <w:pStyle w:val="XML1"/>
                </w:pPr>
              </w:pPrChange>
            </w:pPr>
            <w:ins w:id="7794" w:author="aas" w:date="2013-10-14T02:06:00Z">
              <w:del w:id="7795" w:author="Anees Shaikh" w:date="2013-10-19T02:16:00Z">
                <w:r w:rsidDel="00E067A3">
                  <w:delText xml:space="preserve">      &lt;xs:enumeration value="udp-src"/&gt;</w:delText>
                </w:r>
              </w:del>
            </w:ins>
          </w:p>
          <w:p w14:paraId="46F7221F" w14:textId="21479AFB" w:rsidR="00874469" w:rsidDel="00E067A3" w:rsidRDefault="00874469">
            <w:pPr>
              <w:pStyle w:val="Appx"/>
              <w:rPr>
                <w:ins w:id="7796" w:author="aas" w:date="2013-10-14T02:06:00Z"/>
                <w:del w:id="7797" w:author="Anees Shaikh" w:date="2013-10-19T02:16:00Z"/>
              </w:rPr>
              <w:pPrChange w:id="7798" w:author="Anees Shaikh" w:date="2013-10-19T02:16:00Z">
                <w:pPr>
                  <w:pStyle w:val="XML1"/>
                </w:pPr>
              </w:pPrChange>
            </w:pPr>
            <w:ins w:id="7799" w:author="aas" w:date="2013-10-14T02:06:00Z">
              <w:del w:id="7800" w:author="Anees Shaikh" w:date="2013-10-19T02:16:00Z">
                <w:r w:rsidDel="00E067A3">
                  <w:delText xml:space="preserve">      &lt;xs:enumeration value="udp-dest"/&gt;</w:delText>
                </w:r>
              </w:del>
            </w:ins>
          </w:p>
          <w:p w14:paraId="11E4CB04" w14:textId="53116354" w:rsidR="00874469" w:rsidDel="00E067A3" w:rsidRDefault="00874469">
            <w:pPr>
              <w:pStyle w:val="Appx"/>
              <w:rPr>
                <w:ins w:id="7801" w:author="aas" w:date="2013-10-14T02:06:00Z"/>
                <w:del w:id="7802" w:author="Anees Shaikh" w:date="2013-10-19T02:16:00Z"/>
              </w:rPr>
              <w:pPrChange w:id="7803" w:author="Anees Shaikh" w:date="2013-10-19T02:16:00Z">
                <w:pPr>
                  <w:pStyle w:val="XML1"/>
                </w:pPr>
              </w:pPrChange>
            </w:pPr>
            <w:ins w:id="7804" w:author="aas" w:date="2013-10-14T02:06:00Z">
              <w:del w:id="7805" w:author="Anees Shaikh" w:date="2013-10-19T02:16:00Z">
                <w:r w:rsidDel="00E067A3">
                  <w:delText xml:space="preserve">      &lt;xs:enumeration value="sctp-src"/&gt;</w:delText>
                </w:r>
              </w:del>
            </w:ins>
          </w:p>
          <w:p w14:paraId="114D246F" w14:textId="5D1C66AE" w:rsidR="00874469" w:rsidDel="00E067A3" w:rsidRDefault="00874469">
            <w:pPr>
              <w:pStyle w:val="Appx"/>
              <w:rPr>
                <w:ins w:id="7806" w:author="aas" w:date="2013-10-14T02:06:00Z"/>
                <w:del w:id="7807" w:author="Anees Shaikh" w:date="2013-10-19T02:16:00Z"/>
              </w:rPr>
              <w:pPrChange w:id="7808" w:author="Anees Shaikh" w:date="2013-10-19T02:16:00Z">
                <w:pPr>
                  <w:pStyle w:val="XML1"/>
                </w:pPr>
              </w:pPrChange>
            </w:pPr>
            <w:ins w:id="7809" w:author="aas" w:date="2013-10-14T02:06:00Z">
              <w:del w:id="7810" w:author="Anees Shaikh" w:date="2013-10-19T02:16:00Z">
                <w:r w:rsidDel="00E067A3">
                  <w:delText xml:space="preserve">      &lt;xs:enumeration value="sctp-dest"/&gt;</w:delText>
                </w:r>
              </w:del>
            </w:ins>
          </w:p>
          <w:p w14:paraId="577B70D8" w14:textId="6CDB294E" w:rsidR="00874469" w:rsidDel="00E067A3" w:rsidRDefault="00874469">
            <w:pPr>
              <w:pStyle w:val="Appx"/>
              <w:rPr>
                <w:ins w:id="7811" w:author="aas" w:date="2013-10-14T02:06:00Z"/>
                <w:del w:id="7812" w:author="Anees Shaikh" w:date="2013-10-19T02:16:00Z"/>
              </w:rPr>
              <w:pPrChange w:id="7813" w:author="Anees Shaikh" w:date="2013-10-19T02:16:00Z">
                <w:pPr>
                  <w:pStyle w:val="XML1"/>
                </w:pPr>
              </w:pPrChange>
            </w:pPr>
            <w:ins w:id="7814" w:author="aas" w:date="2013-10-14T02:06:00Z">
              <w:del w:id="7815" w:author="Anees Shaikh" w:date="2013-10-19T02:16:00Z">
                <w:r w:rsidDel="00E067A3">
                  <w:delText xml:space="preserve">      &lt;xs:enumeration value="icmpv4-type"/&gt;</w:delText>
                </w:r>
              </w:del>
            </w:ins>
          </w:p>
          <w:p w14:paraId="35A4E2FD" w14:textId="2ECC868E" w:rsidR="00874469" w:rsidDel="00E067A3" w:rsidRDefault="00874469">
            <w:pPr>
              <w:pStyle w:val="Appx"/>
              <w:rPr>
                <w:ins w:id="7816" w:author="aas" w:date="2013-10-14T02:06:00Z"/>
                <w:del w:id="7817" w:author="Anees Shaikh" w:date="2013-10-19T02:16:00Z"/>
              </w:rPr>
              <w:pPrChange w:id="7818" w:author="Anees Shaikh" w:date="2013-10-19T02:16:00Z">
                <w:pPr>
                  <w:pStyle w:val="XML1"/>
                </w:pPr>
              </w:pPrChange>
            </w:pPr>
            <w:ins w:id="7819" w:author="aas" w:date="2013-10-14T02:06:00Z">
              <w:del w:id="7820" w:author="Anees Shaikh" w:date="2013-10-19T02:16:00Z">
                <w:r w:rsidDel="00E067A3">
                  <w:delText xml:space="preserve">      &lt;xs:enumeration value="icmpv4-code"/&gt;</w:delText>
                </w:r>
              </w:del>
            </w:ins>
          </w:p>
          <w:p w14:paraId="11A4D98E" w14:textId="7752BABE" w:rsidR="00874469" w:rsidDel="00E067A3" w:rsidRDefault="00874469">
            <w:pPr>
              <w:pStyle w:val="Appx"/>
              <w:rPr>
                <w:ins w:id="7821" w:author="aas" w:date="2013-10-14T02:06:00Z"/>
                <w:del w:id="7822" w:author="Anees Shaikh" w:date="2013-10-19T02:16:00Z"/>
              </w:rPr>
              <w:pPrChange w:id="7823" w:author="Anees Shaikh" w:date="2013-10-19T02:16:00Z">
                <w:pPr>
                  <w:pStyle w:val="XML1"/>
                </w:pPr>
              </w:pPrChange>
            </w:pPr>
            <w:ins w:id="7824" w:author="aas" w:date="2013-10-14T02:06:00Z">
              <w:del w:id="7825" w:author="Anees Shaikh" w:date="2013-10-19T02:16:00Z">
                <w:r w:rsidDel="00E067A3">
                  <w:delText xml:space="preserve">      &lt;xs:enumeration value="arp-op"/&gt;</w:delText>
                </w:r>
              </w:del>
            </w:ins>
          </w:p>
          <w:p w14:paraId="7C3AE7A9" w14:textId="3BD2FDF7" w:rsidR="00874469" w:rsidDel="00E067A3" w:rsidRDefault="00874469">
            <w:pPr>
              <w:pStyle w:val="Appx"/>
              <w:rPr>
                <w:ins w:id="7826" w:author="aas" w:date="2013-10-14T02:06:00Z"/>
                <w:del w:id="7827" w:author="Anees Shaikh" w:date="2013-10-19T02:16:00Z"/>
              </w:rPr>
              <w:pPrChange w:id="7828" w:author="Anees Shaikh" w:date="2013-10-19T02:16:00Z">
                <w:pPr>
                  <w:pStyle w:val="XML1"/>
                </w:pPr>
              </w:pPrChange>
            </w:pPr>
            <w:ins w:id="7829" w:author="aas" w:date="2013-10-14T02:06:00Z">
              <w:del w:id="7830"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31" w:author="aas" w:date="2013-10-14T02:06:00Z"/>
                <w:del w:id="7832" w:author="Anees Shaikh" w:date="2013-10-19T02:16:00Z"/>
              </w:rPr>
              <w:pPrChange w:id="7833" w:author="Anees Shaikh" w:date="2013-10-19T02:16:00Z">
                <w:pPr>
                  <w:pStyle w:val="XML1"/>
                </w:pPr>
              </w:pPrChange>
            </w:pPr>
            <w:ins w:id="7834" w:author="aas" w:date="2013-10-14T02:06:00Z">
              <w:del w:id="7835"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36" w:author="aas" w:date="2013-10-14T02:06:00Z"/>
                <w:del w:id="7837" w:author="Anees Shaikh" w:date="2013-10-19T02:16:00Z"/>
              </w:rPr>
              <w:pPrChange w:id="7838" w:author="Anees Shaikh" w:date="2013-10-19T02:16:00Z">
                <w:pPr>
                  <w:pStyle w:val="XML1"/>
                </w:pPr>
              </w:pPrChange>
            </w:pPr>
            <w:ins w:id="7839" w:author="aas" w:date="2013-10-14T02:06:00Z">
              <w:del w:id="7840"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41" w:author="aas" w:date="2013-10-14T02:06:00Z"/>
                <w:del w:id="7842" w:author="Anees Shaikh" w:date="2013-10-19T02:16:00Z"/>
              </w:rPr>
              <w:pPrChange w:id="7843" w:author="Anees Shaikh" w:date="2013-10-19T02:16:00Z">
                <w:pPr>
                  <w:pStyle w:val="XML1"/>
                </w:pPr>
              </w:pPrChange>
            </w:pPr>
            <w:ins w:id="7844" w:author="aas" w:date="2013-10-14T02:06:00Z">
              <w:del w:id="7845"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46" w:author="aas" w:date="2013-10-14T02:06:00Z"/>
                <w:del w:id="7847" w:author="Anees Shaikh" w:date="2013-10-19T02:16:00Z"/>
              </w:rPr>
              <w:pPrChange w:id="7848" w:author="Anees Shaikh" w:date="2013-10-19T02:16:00Z">
                <w:pPr>
                  <w:pStyle w:val="XML1"/>
                </w:pPr>
              </w:pPrChange>
            </w:pPr>
            <w:ins w:id="7849" w:author="aas" w:date="2013-10-14T02:06:00Z">
              <w:del w:id="7850" w:author="Anees Shaikh" w:date="2013-10-19T02:16:00Z">
                <w:r w:rsidDel="00E067A3">
                  <w:delText xml:space="preserve">      &lt;xs:enumeration value="ipv6-src"/&gt;</w:delText>
                </w:r>
              </w:del>
            </w:ins>
          </w:p>
          <w:p w14:paraId="12E16172" w14:textId="0123EB63" w:rsidR="00874469" w:rsidDel="00E067A3" w:rsidRDefault="00874469">
            <w:pPr>
              <w:pStyle w:val="Appx"/>
              <w:rPr>
                <w:ins w:id="7851" w:author="aas" w:date="2013-10-14T02:06:00Z"/>
                <w:del w:id="7852" w:author="Anees Shaikh" w:date="2013-10-19T02:16:00Z"/>
              </w:rPr>
              <w:pPrChange w:id="7853" w:author="Anees Shaikh" w:date="2013-10-19T02:16:00Z">
                <w:pPr>
                  <w:pStyle w:val="XML1"/>
                </w:pPr>
              </w:pPrChange>
            </w:pPr>
            <w:ins w:id="7854" w:author="aas" w:date="2013-10-14T02:06:00Z">
              <w:del w:id="7855" w:author="Anees Shaikh" w:date="2013-10-19T02:16:00Z">
                <w:r w:rsidDel="00E067A3">
                  <w:delText xml:space="preserve">      &lt;xs:enumeration value="ipv6-dest"/&gt;</w:delText>
                </w:r>
              </w:del>
            </w:ins>
          </w:p>
          <w:p w14:paraId="6B640909" w14:textId="5A09F015" w:rsidR="00874469" w:rsidDel="00E067A3" w:rsidRDefault="00874469">
            <w:pPr>
              <w:pStyle w:val="Appx"/>
              <w:rPr>
                <w:ins w:id="7856" w:author="aas" w:date="2013-10-14T02:06:00Z"/>
                <w:del w:id="7857" w:author="Anees Shaikh" w:date="2013-10-19T02:16:00Z"/>
              </w:rPr>
              <w:pPrChange w:id="7858" w:author="Anees Shaikh" w:date="2013-10-19T02:16:00Z">
                <w:pPr>
                  <w:pStyle w:val="XML1"/>
                </w:pPr>
              </w:pPrChange>
            </w:pPr>
            <w:ins w:id="7859" w:author="aas" w:date="2013-10-14T02:06:00Z">
              <w:del w:id="7860" w:author="Anees Shaikh" w:date="2013-10-19T02:16:00Z">
                <w:r w:rsidDel="00E067A3">
                  <w:delText xml:space="preserve">      &lt;xs:enumeration value="ipv6-flow-label"/&gt;</w:delText>
                </w:r>
              </w:del>
            </w:ins>
          </w:p>
          <w:p w14:paraId="77BB8811" w14:textId="4A4C3B88" w:rsidR="00874469" w:rsidDel="00E067A3" w:rsidRDefault="00874469">
            <w:pPr>
              <w:pStyle w:val="Appx"/>
              <w:rPr>
                <w:ins w:id="7861" w:author="aas" w:date="2013-10-14T02:06:00Z"/>
                <w:del w:id="7862" w:author="Anees Shaikh" w:date="2013-10-19T02:16:00Z"/>
              </w:rPr>
              <w:pPrChange w:id="7863" w:author="Anees Shaikh" w:date="2013-10-19T02:16:00Z">
                <w:pPr>
                  <w:pStyle w:val="XML1"/>
                </w:pPr>
              </w:pPrChange>
            </w:pPr>
            <w:ins w:id="7864" w:author="aas" w:date="2013-10-14T02:06:00Z">
              <w:del w:id="7865" w:author="Anees Shaikh" w:date="2013-10-19T02:16:00Z">
                <w:r w:rsidDel="00E067A3">
                  <w:delText xml:space="preserve">      &lt;xs:enumeration value="icmpv6-type"/&gt;</w:delText>
                </w:r>
              </w:del>
            </w:ins>
          </w:p>
          <w:p w14:paraId="705FE04B" w14:textId="0939CEB5" w:rsidR="00874469" w:rsidDel="00E067A3" w:rsidRDefault="00874469">
            <w:pPr>
              <w:pStyle w:val="Appx"/>
              <w:rPr>
                <w:ins w:id="7866" w:author="aas" w:date="2013-10-14T02:06:00Z"/>
                <w:del w:id="7867" w:author="Anees Shaikh" w:date="2013-10-19T02:16:00Z"/>
              </w:rPr>
              <w:pPrChange w:id="7868" w:author="Anees Shaikh" w:date="2013-10-19T02:16:00Z">
                <w:pPr>
                  <w:pStyle w:val="XML1"/>
                </w:pPr>
              </w:pPrChange>
            </w:pPr>
            <w:ins w:id="7869" w:author="aas" w:date="2013-10-14T02:06:00Z">
              <w:del w:id="7870" w:author="Anees Shaikh" w:date="2013-10-19T02:16:00Z">
                <w:r w:rsidDel="00E067A3">
                  <w:delText xml:space="preserve">      &lt;xs:enumeration value="icmpv6-code"/&gt;</w:delText>
                </w:r>
              </w:del>
            </w:ins>
          </w:p>
          <w:p w14:paraId="292CA1A5" w14:textId="09BBA2DD" w:rsidR="00874469" w:rsidDel="00E067A3" w:rsidRDefault="00874469">
            <w:pPr>
              <w:pStyle w:val="Appx"/>
              <w:rPr>
                <w:ins w:id="7871" w:author="aas" w:date="2013-10-14T02:06:00Z"/>
                <w:del w:id="7872" w:author="Anees Shaikh" w:date="2013-10-19T02:16:00Z"/>
              </w:rPr>
              <w:pPrChange w:id="7873" w:author="Anees Shaikh" w:date="2013-10-19T02:16:00Z">
                <w:pPr>
                  <w:pStyle w:val="XML1"/>
                </w:pPr>
              </w:pPrChange>
            </w:pPr>
            <w:ins w:id="7874" w:author="aas" w:date="2013-10-14T02:06:00Z">
              <w:del w:id="7875" w:author="Anees Shaikh" w:date="2013-10-19T02:16:00Z">
                <w:r w:rsidDel="00E067A3">
                  <w:delText xml:space="preserve">      &lt;xs:enumeration value="ipv6-nd-target"/&gt;</w:delText>
                </w:r>
              </w:del>
            </w:ins>
          </w:p>
          <w:p w14:paraId="30420F48" w14:textId="7E63B918" w:rsidR="00874469" w:rsidDel="00E067A3" w:rsidRDefault="00874469">
            <w:pPr>
              <w:pStyle w:val="Appx"/>
              <w:rPr>
                <w:ins w:id="7876" w:author="aas" w:date="2013-10-14T02:06:00Z"/>
                <w:del w:id="7877" w:author="Anees Shaikh" w:date="2013-10-19T02:16:00Z"/>
              </w:rPr>
              <w:pPrChange w:id="7878" w:author="Anees Shaikh" w:date="2013-10-19T02:16:00Z">
                <w:pPr>
                  <w:pStyle w:val="XML1"/>
                </w:pPr>
              </w:pPrChange>
            </w:pPr>
            <w:ins w:id="7879" w:author="aas" w:date="2013-10-14T02:06:00Z">
              <w:del w:id="7880"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881" w:author="aas" w:date="2013-10-14T02:06:00Z"/>
                <w:del w:id="7882" w:author="Anees Shaikh" w:date="2013-10-19T02:16:00Z"/>
              </w:rPr>
              <w:pPrChange w:id="7883" w:author="Anees Shaikh" w:date="2013-10-19T02:16:00Z">
                <w:pPr>
                  <w:pStyle w:val="XML1"/>
                </w:pPr>
              </w:pPrChange>
            </w:pPr>
            <w:ins w:id="7884" w:author="aas" w:date="2013-10-14T02:06:00Z">
              <w:del w:id="7885"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886" w:author="aas" w:date="2013-10-14T02:06:00Z"/>
                <w:del w:id="7887" w:author="Anees Shaikh" w:date="2013-10-19T02:16:00Z"/>
              </w:rPr>
              <w:pPrChange w:id="7888" w:author="Anees Shaikh" w:date="2013-10-19T02:16:00Z">
                <w:pPr>
                  <w:pStyle w:val="XML1"/>
                </w:pPr>
              </w:pPrChange>
            </w:pPr>
            <w:ins w:id="7889" w:author="aas" w:date="2013-10-14T02:06:00Z">
              <w:del w:id="7890" w:author="Anees Shaikh" w:date="2013-10-19T02:16:00Z">
                <w:r w:rsidDel="00E067A3">
                  <w:delText xml:space="preserve">      &lt;xs:enumeration value="mpls-label"/&gt;</w:delText>
                </w:r>
              </w:del>
            </w:ins>
          </w:p>
          <w:p w14:paraId="57758B86" w14:textId="2784BD95" w:rsidR="00874469" w:rsidDel="00E067A3" w:rsidRDefault="00874469">
            <w:pPr>
              <w:pStyle w:val="Appx"/>
              <w:rPr>
                <w:ins w:id="7891" w:author="aas" w:date="2013-10-14T02:06:00Z"/>
                <w:del w:id="7892" w:author="Anees Shaikh" w:date="2013-10-19T02:16:00Z"/>
              </w:rPr>
              <w:pPrChange w:id="7893" w:author="Anees Shaikh" w:date="2013-10-19T02:16:00Z">
                <w:pPr>
                  <w:pStyle w:val="XML1"/>
                </w:pPr>
              </w:pPrChange>
            </w:pPr>
            <w:ins w:id="7894" w:author="aas" w:date="2013-10-14T02:06:00Z">
              <w:del w:id="7895" w:author="Anees Shaikh" w:date="2013-10-19T02:16:00Z">
                <w:r w:rsidDel="00E067A3">
                  <w:delText xml:space="preserve">      &lt;xs:enumeration value="mpls-tc"/&gt;</w:delText>
                </w:r>
              </w:del>
            </w:ins>
          </w:p>
          <w:p w14:paraId="53768678" w14:textId="2A69B1E1" w:rsidR="00874469" w:rsidDel="00E067A3" w:rsidRDefault="00874469">
            <w:pPr>
              <w:pStyle w:val="Appx"/>
              <w:rPr>
                <w:ins w:id="7896" w:author="aas" w:date="2013-10-14T02:06:00Z"/>
                <w:del w:id="7897" w:author="Anees Shaikh" w:date="2013-10-19T02:16:00Z"/>
              </w:rPr>
              <w:pPrChange w:id="7898" w:author="Anees Shaikh" w:date="2013-10-19T02:16:00Z">
                <w:pPr>
                  <w:pStyle w:val="XML1"/>
                </w:pPr>
              </w:pPrChange>
            </w:pPr>
            <w:ins w:id="7899" w:author="aas" w:date="2013-10-14T02:06:00Z">
              <w:del w:id="7900" w:author="Anees Shaikh" w:date="2013-10-19T02:16:00Z">
                <w:r w:rsidDel="00E067A3">
                  <w:delText xml:space="preserve">    &lt;/xs:restriction&gt;</w:delText>
                </w:r>
              </w:del>
            </w:ins>
          </w:p>
          <w:p w14:paraId="05118DED" w14:textId="33D9D9C8" w:rsidR="00874469" w:rsidDel="00E067A3" w:rsidRDefault="00874469">
            <w:pPr>
              <w:pStyle w:val="Appx"/>
              <w:rPr>
                <w:ins w:id="7901" w:author="aas" w:date="2013-10-14T02:06:00Z"/>
                <w:del w:id="7902" w:author="Anees Shaikh" w:date="2013-10-19T02:16:00Z"/>
              </w:rPr>
              <w:pPrChange w:id="7903" w:author="Anees Shaikh" w:date="2013-10-19T02:16:00Z">
                <w:pPr>
                  <w:pStyle w:val="XML1"/>
                </w:pPr>
              </w:pPrChange>
            </w:pPr>
            <w:ins w:id="7904" w:author="aas" w:date="2013-10-14T02:06:00Z">
              <w:del w:id="7905" w:author="Anees Shaikh" w:date="2013-10-19T02:16:00Z">
                <w:r w:rsidDel="00E067A3">
                  <w:delText xml:space="preserve">  &lt;/xs:simpleType&gt;</w:delText>
                </w:r>
              </w:del>
            </w:ins>
          </w:p>
          <w:p w14:paraId="0D7E78E5" w14:textId="4784ADB7" w:rsidR="00874469" w:rsidDel="00E067A3" w:rsidRDefault="00874469">
            <w:pPr>
              <w:pStyle w:val="Appx"/>
              <w:rPr>
                <w:ins w:id="7906" w:author="aas" w:date="2013-10-14T02:06:00Z"/>
                <w:del w:id="7907" w:author="Anees Shaikh" w:date="2013-10-19T02:16:00Z"/>
              </w:rPr>
              <w:pPrChange w:id="7908" w:author="Anees Shaikh" w:date="2013-10-19T02:16:00Z">
                <w:pPr>
                  <w:pStyle w:val="XML1"/>
                </w:pPr>
              </w:pPrChange>
            </w:pPr>
            <w:ins w:id="7909" w:author="aas" w:date="2013-10-14T02:06:00Z">
              <w:del w:id="7910" w:author="Anees Shaikh" w:date="2013-10-19T02:16:00Z">
                <w:r w:rsidDel="00E067A3">
                  <w:delText xml:space="preserve">  &lt;xs:simpleType name="hex-binary"&gt;</w:delText>
                </w:r>
              </w:del>
            </w:ins>
          </w:p>
          <w:p w14:paraId="47F09AB8" w14:textId="48091A13" w:rsidR="00874469" w:rsidDel="00E067A3" w:rsidRDefault="00874469">
            <w:pPr>
              <w:pStyle w:val="Appx"/>
              <w:rPr>
                <w:ins w:id="7911" w:author="aas" w:date="2013-10-14T02:06:00Z"/>
                <w:del w:id="7912" w:author="Anees Shaikh" w:date="2013-10-19T02:16:00Z"/>
              </w:rPr>
              <w:pPrChange w:id="7913" w:author="Anees Shaikh" w:date="2013-10-19T02:16:00Z">
                <w:pPr>
                  <w:pStyle w:val="XML1"/>
                </w:pPr>
              </w:pPrChange>
            </w:pPr>
            <w:ins w:id="7914" w:author="aas" w:date="2013-10-14T02:06:00Z">
              <w:del w:id="7915" w:author="Anees Shaikh" w:date="2013-10-19T02:16:00Z">
                <w:r w:rsidDel="00E067A3">
                  <w:delText xml:space="preserve">    &lt;xs:annotation&gt;</w:delText>
                </w:r>
              </w:del>
            </w:ins>
          </w:p>
          <w:p w14:paraId="746C6127" w14:textId="203A2784" w:rsidR="00874469" w:rsidDel="00E067A3" w:rsidRDefault="00874469">
            <w:pPr>
              <w:pStyle w:val="Appx"/>
              <w:rPr>
                <w:ins w:id="7916" w:author="aas" w:date="2013-10-14T02:06:00Z"/>
                <w:del w:id="7917" w:author="Anees Shaikh" w:date="2013-10-19T02:16:00Z"/>
              </w:rPr>
              <w:pPrChange w:id="7918" w:author="Anees Shaikh" w:date="2013-10-19T02:16:00Z">
                <w:pPr>
                  <w:pStyle w:val="XML1"/>
                </w:pPr>
              </w:pPrChange>
            </w:pPr>
            <w:ins w:id="7919" w:author="aas" w:date="2013-10-14T02:06:00Z">
              <w:del w:id="7920" w:author="Anees Shaikh" w:date="2013-10-19T02:16:00Z">
                <w:r w:rsidDel="00E067A3">
                  <w:delText xml:space="preserve">      &lt;xs:documentation&gt;</w:delText>
                </w:r>
              </w:del>
            </w:ins>
          </w:p>
          <w:p w14:paraId="7CD80CFA" w14:textId="720AB9E8" w:rsidR="00874469" w:rsidDel="00E067A3" w:rsidRDefault="00874469">
            <w:pPr>
              <w:pStyle w:val="Appx"/>
              <w:rPr>
                <w:ins w:id="7921" w:author="aas" w:date="2013-10-14T02:06:00Z"/>
                <w:del w:id="7922" w:author="Anees Shaikh" w:date="2013-10-19T02:16:00Z"/>
              </w:rPr>
              <w:pPrChange w:id="7923" w:author="Anees Shaikh" w:date="2013-10-19T02:16:00Z">
                <w:pPr>
                  <w:pStyle w:val="XML1"/>
                </w:pPr>
              </w:pPrChange>
            </w:pPr>
            <w:ins w:id="7924" w:author="aas" w:date="2013-10-14T02:06:00Z">
              <w:del w:id="7925" w:author="Anees Shaikh" w:date="2013-10-19T02:16:00Z">
                <w:r w:rsidDel="00E067A3">
                  <w:delText xml:space="preserve">        Hex binary encoded string</w:delText>
                </w:r>
              </w:del>
            </w:ins>
          </w:p>
          <w:p w14:paraId="0776BDBF" w14:textId="208AFA03" w:rsidR="00874469" w:rsidDel="00E067A3" w:rsidRDefault="00874469">
            <w:pPr>
              <w:pStyle w:val="Appx"/>
              <w:rPr>
                <w:ins w:id="7926" w:author="aas" w:date="2013-10-14T02:06:00Z"/>
                <w:del w:id="7927" w:author="Anees Shaikh" w:date="2013-10-19T02:16:00Z"/>
              </w:rPr>
              <w:pPrChange w:id="7928" w:author="Anees Shaikh" w:date="2013-10-19T02:16:00Z">
                <w:pPr>
                  <w:pStyle w:val="XML1"/>
                </w:pPr>
              </w:pPrChange>
            </w:pPr>
            <w:ins w:id="7929" w:author="aas" w:date="2013-10-14T02:06:00Z">
              <w:del w:id="7930" w:author="Anees Shaikh" w:date="2013-10-19T02:16:00Z">
                <w:r w:rsidDel="00E067A3">
                  <w:delText xml:space="preserve">      &lt;/xs:documentation&gt;</w:delText>
                </w:r>
              </w:del>
            </w:ins>
          </w:p>
          <w:p w14:paraId="715A03A7" w14:textId="0EA5FAF7" w:rsidR="00874469" w:rsidDel="00E067A3" w:rsidRDefault="00874469">
            <w:pPr>
              <w:pStyle w:val="Appx"/>
              <w:rPr>
                <w:ins w:id="7931" w:author="aas" w:date="2013-10-14T02:06:00Z"/>
                <w:del w:id="7932" w:author="Anees Shaikh" w:date="2013-10-19T02:16:00Z"/>
              </w:rPr>
              <w:pPrChange w:id="7933" w:author="Anees Shaikh" w:date="2013-10-19T02:16:00Z">
                <w:pPr>
                  <w:pStyle w:val="XML1"/>
                </w:pPr>
              </w:pPrChange>
            </w:pPr>
            <w:ins w:id="7934" w:author="aas" w:date="2013-10-14T02:06:00Z">
              <w:del w:id="7935" w:author="Anees Shaikh" w:date="2013-10-19T02:16:00Z">
                <w:r w:rsidDel="00E067A3">
                  <w:delText xml:space="preserve">    &lt;/xs:annotation&gt;</w:delText>
                </w:r>
              </w:del>
            </w:ins>
          </w:p>
          <w:p w14:paraId="254B1182" w14:textId="1099A036" w:rsidR="00874469" w:rsidDel="00E067A3" w:rsidRDefault="00874469">
            <w:pPr>
              <w:pStyle w:val="Appx"/>
              <w:rPr>
                <w:ins w:id="7936" w:author="aas" w:date="2013-10-14T02:06:00Z"/>
                <w:del w:id="7937" w:author="Anees Shaikh" w:date="2013-10-19T02:16:00Z"/>
              </w:rPr>
              <w:pPrChange w:id="7938" w:author="Anees Shaikh" w:date="2013-10-19T02:16:00Z">
                <w:pPr>
                  <w:pStyle w:val="XML1"/>
                </w:pPr>
              </w:pPrChange>
            </w:pPr>
          </w:p>
          <w:p w14:paraId="4BEB7B2C" w14:textId="5EA964EB" w:rsidR="00874469" w:rsidDel="00E067A3" w:rsidRDefault="00874469">
            <w:pPr>
              <w:pStyle w:val="Appx"/>
              <w:rPr>
                <w:ins w:id="7939" w:author="aas" w:date="2013-10-14T02:06:00Z"/>
                <w:del w:id="7940" w:author="Anees Shaikh" w:date="2013-10-19T02:16:00Z"/>
              </w:rPr>
              <w:pPrChange w:id="7941" w:author="Anees Shaikh" w:date="2013-10-19T02:16:00Z">
                <w:pPr>
                  <w:pStyle w:val="XML1"/>
                </w:pPr>
              </w:pPrChange>
            </w:pPr>
            <w:ins w:id="7942" w:author="aas" w:date="2013-10-14T02:06:00Z">
              <w:del w:id="7943"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44" w:author="aas" w:date="2013-10-14T02:06:00Z"/>
                <w:del w:id="7945" w:author="Anees Shaikh" w:date="2013-10-19T02:16:00Z"/>
              </w:rPr>
              <w:pPrChange w:id="7946" w:author="Anees Shaikh" w:date="2013-10-19T02:16:00Z">
                <w:pPr>
                  <w:pStyle w:val="XML1"/>
                </w:pPr>
              </w:pPrChange>
            </w:pPr>
            <w:ins w:id="7947" w:author="aas" w:date="2013-10-14T02:06:00Z">
              <w:del w:id="7948" w:author="Anees Shaikh" w:date="2013-10-19T02:16:00Z">
                <w:r w:rsidDel="00E067A3">
                  <w:delText xml:space="preserve">    &lt;/xs:restriction&gt;</w:delText>
                </w:r>
              </w:del>
            </w:ins>
          </w:p>
          <w:p w14:paraId="0F252B49" w14:textId="1FE3EC40" w:rsidR="00874469" w:rsidDel="00E067A3" w:rsidRDefault="00874469">
            <w:pPr>
              <w:pStyle w:val="Appx"/>
              <w:rPr>
                <w:ins w:id="7949" w:author="aas" w:date="2013-10-14T02:06:00Z"/>
                <w:del w:id="7950" w:author="Anees Shaikh" w:date="2013-10-19T02:16:00Z"/>
              </w:rPr>
              <w:pPrChange w:id="7951" w:author="Anees Shaikh" w:date="2013-10-19T02:16:00Z">
                <w:pPr>
                  <w:pStyle w:val="XML1"/>
                </w:pPr>
              </w:pPrChange>
            </w:pPr>
            <w:ins w:id="7952" w:author="aas" w:date="2013-10-14T02:06:00Z">
              <w:del w:id="7953" w:author="Anees Shaikh" w:date="2013-10-19T02:16:00Z">
                <w:r w:rsidDel="00E067A3">
                  <w:delText xml:space="preserve">  &lt;/xs:simpleType&gt;</w:delText>
                </w:r>
              </w:del>
            </w:ins>
          </w:p>
          <w:p w14:paraId="1FFA3B48" w14:textId="05EB235A" w:rsidR="00874469" w:rsidDel="00E067A3" w:rsidRDefault="00874469">
            <w:pPr>
              <w:pStyle w:val="Appx"/>
              <w:rPr>
                <w:ins w:id="7954" w:author="aas" w:date="2013-10-14T02:06:00Z"/>
                <w:del w:id="7955" w:author="Anees Shaikh" w:date="2013-10-19T02:16:00Z"/>
              </w:rPr>
              <w:pPrChange w:id="7956" w:author="Anees Shaikh" w:date="2013-10-19T02:16:00Z">
                <w:pPr>
                  <w:pStyle w:val="XML1"/>
                </w:pPr>
              </w:pPrChange>
            </w:pPr>
          </w:p>
          <w:p w14:paraId="5DC0EFA1" w14:textId="28B7EDD7" w:rsidR="00874469" w:rsidDel="00E067A3" w:rsidRDefault="00874469">
            <w:pPr>
              <w:pStyle w:val="Appx"/>
              <w:rPr>
                <w:ins w:id="7957" w:author="aas" w:date="2013-10-14T02:06:00Z"/>
                <w:del w:id="7958" w:author="Anees Shaikh" w:date="2013-10-19T02:16:00Z"/>
              </w:rPr>
              <w:pPrChange w:id="7959" w:author="Anees Shaikh" w:date="2013-10-19T02:16:00Z">
                <w:pPr>
                  <w:pStyle w:val="XML1"/>
                </w:pPr>
              </w:pPrChange>
            </w:pPr>
            <w:ins w:id="7960" w:author="aas" w:date="2013-10-14T02:06:00Z">
              <w:del w:id="7961" w:author="Anees Shaikh" w:date="2013-10-19T02:16:00Z">
                <w:r w:rsidDel="00E067A3">
                  <w:delText xml:space="preserve">  &lt;xs:element name="capable-switch"&gt;</w:delText>
                </w:r>
              </w:del>
            </w:ins>
          </w:p>
          <w:p w14:paraId="4DB5CF5A" w14:textId="332C2926" w:rsidR="00874469" w:rsidDel="00E067A3" w:rsidRDefault="00874469">
            <w:pPr>
              <w:pStyle w:val="Appx"/>
              <w:rPr>
                <w:ins w:id="7962" w:author="aas" w:date="2013-10-14T02:06:00Z"/>
                <w:del w:id="7963" w:author="Anees Shaikh" w:date="2013-10-19T02:16:00Z"/>
              </w:rPr>
              <w:pPrChange w:id="7964" w:author="Anees Shaikh" w:date="2013-10-19T02:16:00Z">
                <w:pPr>
                  <w:pStyle w:val="XML1"/>
                </w:pPr>
              </w:pPrChange>
            </w:pPr>
            <w:ins w:id="7965" w:author="aas" w:date="2013-10-14T02:06:00Z">
              <w:del w:id="7966" w:author="Anees Shaikh" w:date="2013-10-19T02:16:00Z">
                <w:r w:rsidDel="00E067A3">
                  <w:delText xml:space="preserve">    &lt;xs:annotation&gt;</w:delText>
                </w:r>
              </w:del>
            </w:ins>
          </w:p>
          <w:p w14:paraId="52E07DB2" w14:textId="40335AB1" w:rsidR="00874469" w:rsidDel="00E067A3" w:rsidRDefault="00874469">
            <w:pPr>
              <w:pStyle w:val="Appx"/>
              <w:rPr>
                <w:ins w:id="7967" w:author="aas" w:date="2013-10-14T02:06:00Z"/>
                <w:del w:id="7968" w:author="Anees Shaikh" w:date="2013-10-19T02:16:00Z"/>
              </w:rPr>
              <w:pPrChange w:id="7969" w:author="Anees Shaikh" w:date="2013-10-19T02:16:00Z">
                <w:pPr>
                  <w:pStyle w:val="XML1"/>
                </w:pPr>
              </w:pPrChange>
            </w:pPr>
            <w:ins w:id="7970" w:author="aas" w:date="2013-10-14T02:06:00Z">
              <w:del w:id="7971" w:author="Anees Shaikh" w:date="2013-10-19T02:16:00Z">
                <w:r w:rsidDel="00E067A3">
                  <w:delText xml:space="preserve">      &lt;xs:documentation&gt;</w:delText>
                </w:r>
              </w:del>
            </w:ins>
          </w:p>
          <w:p w14:paraId="0942F2E1" w14:textId="0D2B0182" w:rsidR="00874469" w:rsidDel="00E067A3" w:rsidRDefault="00874469">
            <w:pPr>
              <w:pStyle w:val="Appx"/>
              <w:rPr>
                <w:ins w:id="7972" w:author="aas" w:date="2013-10-14T02:06:00Z"/>
                <w:del w:id="7973" w:author="Anees Shaikh" w:date="2013-10-19T02:16:00Z"/>
              </w:rPr>
              <w:pPrChange w:id="7974" w:author="Anees Shaikh" w:date="2013-10-19T02:16:00Z">
                <w:pPr>
                  <w:pStyle w:val="XML1"/>
                </w:pPr>
              </w:pPrChange>
            </w:pPr>
            <w:ins w:id="7975" w:author="aas" w:date="2013-10-14T02:06:00Z">
              <w:del w:id="7976"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7977" w:author="aas" w:date="2013-10-14T02:06:00Z"/>
                <w:del w:id="7978" w:author="Anees Shaikh" w:date="2013-10-19T02:16:00Z"/>
              </w:rPr>
              <w:pPrChange w:id="7979" w:author="Anees Shaikh" w:date="2013-10-19T02:16:00Z">
                <w:pPr>
                  <w:pStyle w:val="XML1"/>
                </w:pPr>
              </w:pPrChange>
            </w:pPr>
            <w:ins w:id="7980" w:author="aas" w:date="2013-10-14T02:06:00Z">
              <w:del w:id="7981"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7982" w:author="aas" w:date="2013-10-14T02:06:00Z"/>
                <w:del w:id="7983" w:author="Anees Shaikh" w:date="2013-10-19T02:16:00Z"/>
              </w:rPr>
              <w:pPrChange w:id="7984" w:author="Anees Shaikh" w:date="2013-10-19T02:16:00Z">
                <w:pPr>
                  <w:pStyle w:val="XML1"/>
                </w:pPr>
              </w:pPrChange>
            </w:pPr>
            <w:ins w:id="7985" w:author="aas" w:date="2013-10-14T02:06:00Z">
              <w:del w:id="7986"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7987" w:author="aas" w:date="2013-10-14T02:06:00Z"/>
                <w:del w:id="7988" w:author="Anees Shaikh" w:date="2013-10-19T02:16:00Z"/>
              </w:rPr>
              <w:pPrChange w:id="7989" w:author="Anees Shaikh" w:date="2013-10-19T02:16:00Z">
                <w:pPr>
                  <w:pStyle w:val="XML1"/>
                </w:pPr>
              </w:pPrChange>
            </w:pPr>
            <w:ins w:id="7990" w:author="aas" w:date="2013-10-14T02:06:00Z">
              <w:del w:id="7991" w:author="Anees Shaikh" w:date="2013-10-19T02:16:00Z">
                <w:r w:rsidDel="00E067A3">
                  <w:delText xml:space="preserve">        OpenFlow Configuration Points.</w:delText>
                </w:r>
              </w:del>
            </w:ins>
          </w:p>
          <w:p w14:paraId="113C999F" w14:textId="5F582B1A" w:rsidR="00874469" w:rsidDel="00E067A3" w:rsidRDefault="00874469">
            <w:pPr>
              <w:pStyle w:val="Appx"/>
              <w:rPr>
                <w:ins w:id="7992" w:author="aas" w:date="2013-10-14T02:06:00Z"/>
                <w:del w:id="7993" w:author="Anees Shaikh" w:date="2013-10-19T02:16:00Z"/>
              </w:rPr>
              <w:pPrChange w:id="7994" w:author="Anees Shaikh" w:date="2013-10-19T02:16:00Z">
                <w:pPr>
                  <w:pStyle w:val="XML1"/>
                </w:pPr>
              </w:pPrChange>
            </w:pPr>
            <w:ins w:id="7995" w:author="aas" w:date="2013-10-14T02:06:00Z">
              <w:del w:id="7996" w:author="Anees Shaikh" w:date="2013-10-19T02:16:00Z">
                <w:r w:rsidDel="00E067A3">
                  <w:delText xml:space="preserve">      &lt;/xs:documentation&gt;</w:delText>
                </w:r>
              </w:del>
            </w:ins>
          </w:p>
          <w:p w14:paraId="5CDE2E38" w14:textId="547A6B79" w:rsidR="00874469" w:rsidDel="00E067A3" w:rsidRDefault="00874469">
            <w:pPr>
              <w:pStyle w:val="Appx"/>
              <w:rPr>
                <w:ins w:id="7997" w:author="aas" w:date="2013-10-14T02:06:00Z"/>
                <w:del w:id="7998" w:author="Anees Shaikh" w:date="2013-10-19T02:16:00Z"/>
              </w:rPr>
              <w:pPrChange w:id="7999" w:author="Anees Shaikh" w:date="2013-10-19T02:16:00Z">
                <w:pPr>
                  <w:pStyle w:val="XML1"/>
                </w:pPr>
              </w:pPrChange>
            </w:pPr>
            <w:ins w:id="8000" w:author="aas" w:date="2013-10-14T02:06:00Z">
              <w:del w:id="8001" w:author="Anees Shaikh" w:date="2013-10-19T02:16:00Z">
                <w:r w:rsidDel="00E067A3">
                  <w:delText xml:space="preserve">    &lt;/xs:annotation&gt;</w:delText>
                </w:r>
              </w:del>
            </w:ins>
          </w:p>
          <w:p w14:paraId="52A002CB" w14:textId="7779D16D" w:rsidR="00874469" w:rsidDel="00E067A3" w:rsidRDefault="00874469">
            <w:pPr>
              <w:pStyle w:val="Appx"/>
              <w:rPr>
                <w:ins w:id="8002" w:author="aas" w:date="2013-10-14T02:06:00Z"/>
                <w:del w:id="8003" w:author="Anees Shaikh" w:date="2013-10-19T02:16:00Z"/>
              </w:rPr>
              <w:pPrChange w:id="8004" w:author="Anees Shaikh" w:date="2013-10-19T02:16:00Z">
                <w:pPr>
                  <w:pStyle w:val="XML1"/>
                </w:pPr>
              </w:pPrChange>
            </w:pPr>
            <w:ins w:id="8005" w:author="aas" w:date="2013-10-14T02:06:00Z">
              <w:del w:id="8006" w:author="Anees Shaikh" w:date="2013-10-19T02:16:00Z">
                <w:r w:rsidDel="00E067A3">
                  <w:delText xml:space="preserve">    &lt;xs:complexType&gt;</w:delText>
                </w:r>
              </w:del>
            </w:ins>
          </w:p>
          <w:p w14:paraId="5F980787" w14:textId="176445F3" w:rsidR="00874469" w:rsidDel="00E067A3" w:rsidRDefault="00874469">
            <w:pPr>
              <w:pStyle w:val="Appx"/>
              <w:rPr>
                <w:ins w:id="8007" w:author="aas" w:date="2013-10-14T02:06:00Z"/>
                <w:del w:id="8008" w:author="Anees Shaikh" w:date="2013-10-19T02:16:00Z"/>
              </w:rPr>
              <w:pPrChange w:id="8009" w:author="Anees Shaikh" w:date="2013-10-19T02:16:00Z">
                <w:pPr>
                  <w:pStyle w:val="XML1"/>
                </w:pPr>
              </w:pPrChange>
            </w:pPr>
            <w:ins w:id="8010" w:author="aas" w:date="2013-10-14T02:06:00Z">
              <w:del w:id="8011" w:author="Anees Shaikh" w:date="2013-10-19T02:16:00Z">
                <w:r w:rsidDel="00E067A3">
                  <w:delText xml:space="preserve">      &lt;xs:sequence&gt;</w:delText>
                </w:r>
              </w:del>
            </w:ins>
          </w:p>
          <w:p w14:paraId="6665A174" w14:textId="2861981C" w:rsidR="00874469" w:rsidDel="00E067A3" w:rsidRDefault="00874469">
            <w:pPr>
              <w:pStyle w:val="Appx"/>
              <w:rPr>
                <w:ins w:id="8012" w:author="aas" w:date="2013-10-14T02:06:00Z"/>
                <w:del w:id="8013" w:author="Anees Shaikh" w:date="2013-10-19T02:16:00Z"/>
              </w:rPr>
              <w:pPrChange w:id="8014" w:author="Anees Shaikh" w:date="2013-10-19T02:16:00Z">
                <w:pPr>
                  <w:pStyle w:val="XML1"/>
                </w:pPr>
              </w:pPrChange>
            </w:pPr>
            <w:ins w:id="8015" w:author="aas" w:date="2013-10-14T02:06:00Z">
              <w:del w:id="8016" w:author="Anees Shaikh" w:date="2013-10-19T02:16:00Z">
                <w:r w:rsidDel="00E067A3">
                  <w:delText xml:space="preserve">        &lt;xs:element name="id"  type="xs:string"&gt;</w:delText>
                </w:r>
              </w:del>
            </w:ins>
          </w:p>
          <w:p w14:paraId="63EFD00E" w14:textId="43154403" w:rsidR="00874469" w:rsidDel="00E067A3" w:rsidRDefault="00874469">
            <w:pPr>
              <w:pStyle w:val="Appx"/>
              <w:rPr>
                <w:ins w:id="8017" w:author="aas" w:date="2013-10-14T02:06:00Z"/>
                <w:del w:id="8018" w:author="Anees Shaikh" w:date="2013-10-19T02:16:00Z"/>
              </w:rPr>
              <w:pPrChange w:id="8019" w:author="Anees Shaikh" w:date="2013-10-19T02:16:00Z">
                <w:pPr>
                  <w:pStyle w:val="XML1"/>
                </w:pPr>
              </w:pPrChange>
            </w:pPr>
            <w:ins w:id="8020" w:author="aas" w:date="2013-10-14T02:06:00Z">
              <w:del w:id="8021" w:author="Anees Shaikh" w:date="2013-10-19T02:16:00Z">
                <w:r w:rsidDel="00E067A3">
                  <w:delText xml:space="preserve">          &lt;xs:annotation&gt;</w:delText>
                </w:r>
              </w:del>
            </w:ins>
          </w:p>
          <w:p w14:paraId="020D9F07" w14:textId="21DEF8C4" w:rsidR="00874469" w:rsidDel="00E067A3" w:rsidRDefault="00874469">
            <w:pPr>
              <w:pStyle w:val="Appx"/>
              <w:rPr>
                <w:ins w:id="8022" w:author="aas" w:date="2013-10-14T02:06:00Z"/>
                <w:del w:id="8023" w:author="Anees Shaikh" w:date="2013-10-19T02:16:00Z"/>
              </w:rPr>
              <w:pPrChange w:id="8024" w:author="Anees Shaikh" w:date="2013-10-19T02:16:00Z">
                <w:pPr>
                  <w:pStyle w:val="XML1"/>
                </w:pPr>
              </w:pPrChange>
            </w:pPr>
            <w:ins w:id="8025" w:author="aas" w:date="2013-10-14T02:06:00Z">
              <w:del w:id="8026" w:author="Anees Shaikh" w:date="2013-10-19T02:16:00Z">
                <w:r w:rsidDel="00E067A3">
                  <w:delText xml:space="preserve">            &lt;xs:documentation&gt;</w:delText>
                </w:r>
              </w:del>
            </w:ins>
          </w:p>
          <w:p w14:paraId="5F9A7F45" w14:textId="01FA2A3C" w:rsidR="00874469" w:rsidDel="00E067A3" w:rsidRDefault="00874469">
            <w:pPr>
              <w:pStyle w:val="Appx"/>
              <w:rPr>
                <w:ins w:id="8027" w:author="aas" w:date="2013-10-14T02:06:00Z"/>
                <w:del w:id="8028" w:author="Anees Shaikh" w:date="2013-10-19T02:16:00Z"/>
              </w:rPr>
              <w:pPrChange w:id="8029" w:author="Anees Shaikh" w:date="2013-10-19T02:16:00Z">
                <w:pPr>
                  <w:pStyle w:val="XML1"/>
                </w:pPr>
              </w:pPrChange>
            </w:pPr>
            <w:ins w:id="8030" w:author="aas" w:date="2013-10-14T02:06:00Z">
              <w:del w:id="8031"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32" w:author="aas" w:date="2013-10-14T02:06:00Z"/>
                <w:del w:id="8033" w:author="Anees Shaikh" w:date="2013-10-19T02:16:00Z"/>
              </w:rPr>
              <w:pPrChange w:id="8034" w:author="Anees Shaikh" w:date="2013-10-19T02:16:00Z">
                <w:pPr>
                  <w:pStyle w:val="XML1"/>
                </w:pPr>
              </w:pPrChange>
            </w:pPr>
            <w:ins w:id="8035" w:author="aas" w:date="2013-10-14T02:06:00Z">
              <w:del w:id="8036"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37" w:author="aas" w:date="2013-10-14T02:06:00Z"/>
                <w:del w:id="8038" w:author="Anees Shaikh" w:date="2013-10-19T02:16:00Z"/>
              </w:rPr>
              <w:pPrChange w:id="8039" w:author="Anees Shaikh" w:date="2013-10-19T02:16:00Z">
                <w:pPr>
                  <w:pStyle w:val="XML1"/>
                </w:pPr>
              </w:pPrChange>
            </w:pPr>
            <w:ins w:id="8040" w:author="aas" w:date="2013-10-14T02:06:00Z">
              <w:del w:id="8041"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42" w:author="aas" w:date="2013-10-14T02:06:00Z"/>
                <w:del w:id="8043" w:author="Anees Shaikh" w:date="2013-10-19T02:16:00Z"/>
              </w:rPr>
              <w:pPrChange w:id="8044" w:author="Anees Shaikh" w:date="2013-10-19T02:16:00Z">
                <w:pPr>
                  <w:pStyle w:val="XML1"/>
                </w:pPr>
              </w:pPrChange>
            </w:pPr>
            <w:ins w:id="8045" w:author="aas" w:date="2013-10-14T02:06:00Z">
              <w:del w:id="8046" w:author="Anees Shaikh" w:date="2013-10-19T02:16:00Z">
                <w:r w:rsidDel="00E067A3">
                  <w:delText xml:space="preserve">                     the OpenFlow Capable Switch.</w:delText>
                </w:r>
              </w:del>
            </w:ins>
          </w:p>
          <w:p w14:paraId="265734C4" w14:textId="259CAB16" w:rsidR="00874469" w:rsidDel="00E067A3" w:rsidRDefault="00874469">
            <w:pPr>
              <w:pStyle w:val="Appx"/>
              <w:rPr>
                <w:ins w:id="8047" w:author="aas" w:date="2013-10-14T02:06:00Z"/>
                <w:del w:id="8048" w:author="Anees Shaikh" w:date="2013-10-19T02:16:00Z"/>
              </w:rPr>
              <w:pPrChange w:id="8049" w:author="Anees Shaikh" w:date="2013-10-19T02:16:00Z">
                <w:pPr>
                  <w:pStyle w:val="XML1"/>
                </w:pPr>
              </w:pPrChange>
            </w:pPr>
            <w:ins w:id="8050" w:author="aas" w:date="2013-10-14T02:06:00Z">
              <w:del w:id="8051" w:author="Anees Shaikh" w:date="2013-10-19T02:16:00Z">
                <w:r w:rsidDel="00E067A3">
                  <w:delText xml:space="preserve">            &lt;/xs:documentation&gt;</w:delText>
                </w:r>
              </w:del>
            </w:ins>
          </w:p>
          <w:p w14:paraId="7A90098F" w14:textId="065C4090" w:rsidR="00874469" w:rsidDel="00E067A3" w:rsidRDefault="00874469">
            <w:pPr>
              <w:pStyle w:val="Appx"/>
              <w:rPr>
                <w:ins w:id="8052" w:author="aas" w:date="2013-10-14T02:06:00Z"/>
                <w:del w:id="8053" w:author="Anees Shaikh" w:date="2013-10-19T02:16:00Z"/>
              </w:rPr>
              <w:pPrChange w:id="8054" w:author="Anees Shaikh" w:date="2013-10-19T02:16:00Z">
                <w:pPr>
                  <w:pStyle w:val="XML1"/>
                </w:pPr>
              </w:pPrChange>
            </w:pPr>
            <w:ins w:id="8055" w:author="aas" w:date="2013-10-14T02:06:00Z">
              <w:del w:id="8056" w:author="Anees Shaikh" w:date="2013-10-19T02:16:00Z">
                <w:r w:rsidDel="00E067A3">
                  <w:delText xml:space="preserve">          &lt;/xs:annotation&gt;</w:delText>
                </w:r>
              </w:del>
            </w:ins>
          </w:p>
          <w:p w14:paraId="02CBB94D" w14:textId="1C25986D" w:rsidR="00874469" w:rsidDel="00E067A3" w:rsidRDefault="00874469">
            <w:pPr>
              <w:pStyle w:val="Appx"/>
              <w:rPr>
                <w:ins w:id="8057" w:author="aas" w:date="2013-10-14T02:06:00Z"/>
                <w:del w:id="8058" w:author="Anees Shaikh" w:date="2013-10-19T02:16:00Z"/>
              </w:rPr>
              <w:pPrChange w:id="8059" w:author="Anees Shaikh" w:date="2013-10-19T02:16:00Z">
                <w:pPr>
                  <w:pStyle w:val="XML1"/>
                </w:pPr>
              </w:pPrChange>
            </w:pPr>
            <w:ins w:id="8060" w:author="aas" w:date="2013-10-14T02:06:00Z">
              <w:del w:id="8061" w:author="Anees Shaikh" w:date="2013-10-19T02:16:00Z">
                <w:r w:rsidDel="00E067A3">
                  <w:delText xml:space="preserve">        &lt;/xs:element&gt;</w:delText>
                </w:r>
              </w:del>
            </w:ins>
          </w:p>
          <w:p w14:paraId="5C90664F" w14:textId="07522035" w:rsidR="00874469" w:rsidDel="00E067A3" w:rsidRDefault="00874469">
            <w:pPr>
              <w:pStyle w:val="Appx"/>
              <w:rPr>
                <w:ins w:id="8062" w:author="aas" w:date="2013-10-14T02:06:00Z"/>
                <w:del w:id="8063" w:author="Anees Shaikh" w:date="2013-10-19T02:16:00Z"/>
              </w:rPr>
              <w:pPrChange w:id="8064" w:author="Anees Shaikh" w:date="2013-10-19T02:16:00Z">
                <w:pPr>
                  <w:pStyle w:val="XML1"/>
                </w:pPr>
              </w:pPrChange>
            </w:pPr>
            <w:ins w:id="8065" w:author="aas" w:date="2013-10-14T02:06:00Z">
              <w:del w:id="8066"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067" w:author="aas" w:date="2013-10-14T02:06:00Z"/>
                <w:del w:id="8068" w:author="Anees Shaikh" w:date="2013-10-19T02:16:00Z"/>
              </w:rPr>
              <w:pPrChange w:id="8069" w:author="Anees Shaikh" w:date="2013-10-19T02:16:00Z">
                <w:pPr>
                  <w:pStyle w:val="XML1"/>
                </w:pPr>
              </w:pPrChange>
            </w:pPr>
            <w:ins w:id="8070" w:author="aas" w:date="2013-10-14T02:06:00Z">
              <w:del w:id="8071" w:author="Anees Shaikh" w:date="2013-10-19T02:16:00Z">
                <w:r w:rsidDel="00E067A3">
                  <w:delText xml:space="preserve">          &lt;xs:annotation&gt;</w:delText>
                </w:r>
              </w:del>
            </w:ins>
          </w:p>
          <w:p w14:paraId="01FB64E3" w14:textId="42553487" w:rsidR="00874469" w:rsidDel="00E067A3" w:rsidRDefault="00874469">
            <w:pPr>
              <w:pStyle w:val="Appx"/>
              <w:rPr>
                <w:ins w:id="8072" w:author="aas" w:date="2013-10-14T02:06:00Z"/>
                <w:del w:id="8073" w:author="Anees Shaikh" w:date="2013-10-19T02:16:00Z"/>
              </w:rPr>
              <w:pPrChange w:id="8074" w:author="Anees Shaikh" w:date="2013-10-19T02:16:00Z">
                <w:pPr>
                  <w:pStyle w:val="XML1"/>
                </w:pPr>
              </w:pPrChange>
            </w:pPr>
            <w:ins w:id="8075" w:author="aas" w:date="2013-10-14T02:06:00Z">
              <w:del w:id="8076" w:author="Anees Shaikh" w:date="2013-10-19T02:16:00Z">
                <w:r w:rsidDel="00E067A3">
                  <w:delText xml:space="preserve">            &lt;xs:documentation&gt;</w:delText>
                </w:r>
              </w:del>
            </w:ins>
          </w:p>
          <w:p w14:paraId="245A074C" w14:textId="59CD0851" w:rsidR="00874469" w:rsidDel="00E067A3" w:rsidRDefault="00874469">
            <w:pPr>
              <w:pStyle w:val="Appx"/>
              <w:rPr>
                <w:ins w:id="8077" w:author="aas" w:date="2013-10-14T02:06:00Z"/>
                <w:del w:id="8078" w:author="Anees Shaikh" w:date="2013-10-19T02:16:00Z"/>
              </w:rPr>
              <w:pPrChange w:id="8079" w:author="Anees Shaikh" w:date="2013-10-19T02:16:00Z">
                <w:pPr>
                  <w:pStyle w:val="XML1"/>
                </w:pPr>
              </w:pPrChange>
            </w:pPr>
            <w:ins w:id="8080" w:author="aas" w:date="2013-10-14T02:06:00Z">
              <w:del w:id="8081"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082" w:author="aas" w:date="2013-10-14T02:06:00Z"/>
                <w:del w:id="8083" w:author="Anees Shaikh" w:date="2013-10-19T02:16:00Z"/>
              </w:rPr>
              <w:pPrChange w:id="8084" w:author="Anees Shaikh" w:date="2013-10-19T02:16:00Z">
                <w:pPr>
                  <w:pStyle w:val="XML1"/>
                </w:pPr>
              </w:pPrChange>
            </w:pPr>
            <w:ins w:id="8085" w:author="aas" w:date="2013-10-14T02:06:00Z">
              <w:del w:id="8086"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087" w:author="aas" w:date="2013-10-14T02:06:00Z"/>
                <w:del w:id="8088" w:author="Anees Shaikh" w:date="2013-10-19T02:16:00Z"/>
              </w:rPr>
              <w:pPrChange w:id="8089" w:author="Anees Shaikh" w:date="2013-10-19T02:16:00Z">
                <w:pPr>
                  <w:pStyle w:val="XML1"/>
                </w:pPr>
              </w:pPrChange>
            </w:pPr>
            <w:ins w:id="8090" w:author="aas" w:date="2013-10-14T02:06:00Z">
              <w:del w:id="8091"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092" w:author="aas" w:date="2013-10-14T02:06:00Z"/>
                <w:del w:id="8093" w:author="Anees Shaikh" w:date="2013-10-19T02:16:00Z"/>
              </w:rPr>
              <w:pPrChange w:id="8094" w:author="Anees Shaikh" w:date="2013-10-19T02:16:00Z">
                <w:pPr>
                  <w:pStyle w:val="XML1"/>
                </w:pPr>
              </w:pPrChange>
            </w:pPr>
          </w:p>
          <w:p w14:paraId="3AC2D902" w14:textId="54CA43F6" w:rsidR="00874469" w:rsidDel="00E067A3" w:rsidRDefault="00874469">
            <w:pPr>
              <w:pStyle w:val="Appx"/>
              <w:rPr>
                <w:ins w:id="8095" w:author="aas" w:date="2013-10-14T02:06:00Z"/>
                <w:del w:id="8096" w:author="Anees Shaikh" w:date="2013-10-19T02:16:00Z"/>
              </w:rPr>
              <w:pPrChange w:id="8097" w:author="Anees Shaikh" w:date="2013-10-19T02:16:00Z">
                <w:pPr>
                  <w:pStyle w:val="XML1"/>
                </w:pPr>
              </w:pPrChange>
            </w:pPr>
            <w:ins w:id="8098" w:author="aas" w:date="2013-10-14T02:06:00Z">
              <w:del w:id="8099"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00" w:author="aas" w:date="2013-10-14T02:06:00Z"/>
                <w:del w:id="8101" w:author="Anees Shaikh" w:date="2013-10-19T02:16:00Z"/>
              </w:rPr>
              <w:pPrChange w:id="8102" w:author="Anees Shaikh" w:date="2013-10-19T02:16:00Z">
                <w:pPr>
                  <w:pStyle w:val="XML1"/>
                </w:pPr>
              </w:pPrChange>
            </w:pPr>
            <w:ins w:id="8103" w:author="aas" w:date="2013-10-14T02:06:00Z">
              <w:del w:id="8104"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05" w:author="aas" w:date="2013-10-14T02:06:00Z"/>
                <w:del w:id="8106" w:author="Anees Shaikh" w:date="2013-10-19T02:16:00Z"/>
              </w:rPr>
              <w:pPrChange w:id="8107" w:author="Anees Shaikh" w:date="2013-10-19T02:16:00Z">
                <w:pPr>
                  <w:pStyle w:val="XML1"/>
                </w:pPr>
              </w:pPrChange>
            </w:pPr>
            <w:ins w:id="8108" w:author="aas" w:date="2013-10-14T02:06:00Z">
              <w:del w:id="8109"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10" w:author="aas" w:date="2013-10-14T02:06:00Z"/>
                <w:del w:id="8111" w:author="Anees Shaikh" w:date="2013-10-19T02:16:00Z"/>
              </w:rPr>
              <w:pPrChange w:id="8112" w:author="Anees Shaikh" w:date="2013-10-19T02:16:00Z">
                <w:pPr>
                  <w:pStyle w:val="XML1"/>
                </w:pPr>
              </w:pPrChange>
            </w:pPr>
            <w:ins w:id="8113" w:author="aas" w:date="2013-10-14T02:06:00Z">
              <w:del w:id="8114"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15" w:author="aas" w:date="2013-10-14T02:06:00Z"/>
                <w:del w:id="8116" w:author="Anees Shaikh" w:date="2013-10-19T02:16:00Z"/>
              </w:rPr>
              <w:pPrChange w:id="8117" w:author="Anees Shaikh" w:date="2013-10-19T02:16:00Z">
                <w:pPr>
                  <w:pStyle w:val="XML1"/>
                </w:pPr>
              </w:pPrChange>
            </w:pPr>
            <w:ins w:id="8118" w:author="aas" w:date="2013-10-14T02:06:00Z">
              <w:del w:id="8119"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20" w:author="aas" w:date="2013-10-14T02:06:00Z"/>
                <w:del w:id="8121" w:author="Anees Shaikh" w:date="2013-10-19T02:16:00Z"/>
              </w:rPr>
              <w:pPrChange w:id="8122" w:author="Anees Shaikh" w:date="2013-10-19T02:16:00Z">
                <w:pPr>
                  <w:pStyle w:val="XML1"/>
                </w:pPr>
              </w:pPrChange>
            </w:pPr>
            <w:ins w:id="8123" w:author="aas" w:date="2013-10-14T02:06:00Z">
              <w:del w:id="8124"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25" w:author="aas" w:date="2013-10-14T02:06:00Z"/>
                <w:del w:id="8126" w:author="Anees Shaikh" w:date="2013-10-19T02:16:00Z"/>
              </w:rPr>
              <w:pPrChange w:id="8127" w:author="Anees Shaikh" w:date="2013-10-19T02:16:00Z">
                <w:pPr>
                  <w:pStyle w:val="XML1"/>
                </w:pPr>
              </w:pPrChange>
            </w:pPr>
            <w:ins w:id="8128" w:author="aas" w:date="2013-10-14T02:06:00Z">
              <w:del w:id="8129"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30" w:author="aas" w:date="2013-10-14T02:06:00Z"/>
                <w:del w:id="8131" w:author="Anees Shaikh" w:date="2013-10-19T02:16:00Z"/>
              </w:rPr>
              <w:pPrChange w:id="8132" w:author="Anees Shaikh" w:date="2013-10-19T02:16:00Z">
                <w:pPr>
                  <w:pStyle w:val="XML1"/>
                </w:pPr>
              </w:pPrChange>
            </w:pPr>
            <w:ins w:id="8133" w:author="aas" w:date="2013-10-14T02:06:00Z">
              <w:del w:id="8134"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35" w:author="aas" w:date="2013-10-14T02:06:00Z"/>
                <w:del w:id="8136" w:author="Anees Shaikh" w:date="2013-10-19T02:16:00Z"/>
              </w:rPr>
              <w:pPrChange w:id="8137" w:author="Anees Shaikh" w:date="2013-10-19T02:16:00Z">
                <w:pPr>
                  <w:pStyle w:val="XML1"/>
                </w:pPr>
              </w:pPrChange>
            </w:pPr>
            <w:ins w:id="8138" w:author="aas" w:date="2013-10-14T02:06:00Z">
              <w:del w:id="8139" w:author="Anees Shaikh" w:date="2013-10-19T02:16:00Z">
                <w:r w:rsidDel="00E067A3">
                  <w:delText xml:space="preserve">            &lt;/xs:documentation&gt;</w:delText>
                </w:r>
              </w:del>
            </w:ins>
          </w:p>
          <w:p w14:paraId="6AA29915" w14:textId="3F7F70FA" w:rsidR="00874469" w:rsidDel="00E067A3" w:rsidRDefault="00874469">
            <w:pPr>
              <w:pStyle w:val="Appx"/>
              <w:rPr>
                <w:ins w:id="8140" w:author="aas" w:date="2013-10-14T02:06:00Z"/>
                <w:del w:id="8141" w:author="Anees Shaikh" w:date="2013-10-19T02:16:00Z"/>
              </w:rPr>
              <w:pPrChange w:id="8142" w:author="Anees Shaikh" w:date="2013-10-19T02:16:00Z">
                <w:pPr>
                  <w:pStyle w:val="XML1"/>
                </w:pPr>
              </w:pPrChange>
            </w:pPr>
            <w:ins w:id="8143" w:author="aas" w:date="2013-10-14T02:06:00Z">
              <w:del w:id="8144" w:author="Anees Shaikh" w:date="2013-10-19T02:16:00Z">
                <w:r w:rsidDel="00E067A3">
                  <w:delText xml:space="preserve">          &lt;/xs:annotation&gt;</w:delText>
                </w:r>
              </w:del>
            </w:ins>
          </w:p>
          <w:p w14:paraId="7AD7B343" w14:textId="171DFEA4" w:rsidR="00874469" w:rsidDel="00E067A3" w:rsidRDefault="00874469">
            <w:pPr>
              <w:pStyle w:val="Appx"/>
              <w:rPr>
                <w:ins w:id="8145" w:author="aas" w:date="2013-10-14T02:06:00Z"/>
                <w:del w:id="8146" w:author="Anees Shaikh" w:date="2013-10-19T02:16:00Z"/>
              </w:rPr>
              <w:pPrChange w:id="8147" w:author="Anees Shaikh" w:date="2013-10-19T02:16:00Z">
                <w:pPr>
                  <w:pStyle w:val="XML1"/>
                </w:pPr>
              </w:pPrChange>
            </w:pPr>
            <w:ins w:id="8148" w:author="aas" w:date="2013-10-14T02:06:00Z">
              <w:del w:id="8149" w:author="Anees Shaikh" w:date="2013-10-19T02:16:00Z">
                <w:r w:rsidDel="00E067A3">
                  <w:delText xml:space="preserve">        &lt;/xs:element&gt;</w:delText>
                </w:r>
              </w:del>
            </w:ins>
          </w:p>
          <w:p w14:paraId="4004FC1D" w14:textId="4C89AB84" w:rsidR="00874469" w:rsidDel="00E067A3" w:rsidRDefault="00874469">
            <w:pPr>
              <w:pStyle w:val="Appx"/>
              <w:rPr>
                <w:ins w:id="8150" w:author="aas" w:date="2013-10-14T02:06:00Z"/>
                <w:del w:id="8151" w:author="Anees Shaikh" w:date="2013-10-19T02:16:00Z"/>
              </w:rPr>
              <w:pPrChange w:id="8152" w:author="Anees Shaikh" w:date="2013-10-19T02:16:00Z">
                <w:pPr>
                  <w:pStyle w:val="XML1"/>
                </w:pPr>
              </w:pPrChange>
            </w:pPr>
            <w:ins w:id="8153" w:author="aas" w:date="2013-10-14T02:06:00Z">
              <w:del w:id="8154"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155" w:author="aas" w:date="2013-10-14T02:06:00Z"/>
                <w:del w:id="8156" w:author="Anees Shaikh" w:date="2013-10-19T02:16:00Z"/>
              </w:rPr>
              <w:pPrChange w:id="8157" w:author="Anees Shaikh" w:date="2013-10-19T02:16:00Z">
                <w:pPr>
                  <w:pStyle w:val="XML1"/>
                </w:pPr>
              </w:pPrChange>
            </w:pPr>
            <w:ins w:id="8158" w:author="aas" w:date="2013-10-14T02:06:00Z">
              <w:del w:id="8159" w:author="Anees Shaikh" w:date="2013-10-19T02:16:00Z">
                <w:r w:rsidDel="00E067A3">
                  <w:delText xml:space="preserve">          &lt;xs:complexType&gt;</w:delText>
                </w:r>
              </w:del>
            </w:ins>
          </w:p>
          <w:p w14:paraId="72D08526" w14:textId="20C5E073" w:rsidR="00874469" w:rsidDel="00E067A3" w:rsidRDefault="00874469">
            <w:pPr>
              <w:pStyle w:val="Appx"/>
              <w:rPr>
                <w:ins w:id="8160" w:author="aas" w:date="2013-10-14T02:06:00Z"/>
                <w:del w:id="8161" w:author="Anees Shaikh" w:date="2013-10-19T02:16:00Z"/>
              </w:rPr>
              <w:pPrChange w:id="8162" w:author="Anees Shaikh" w:date="2013-10-19T02:16:00Z">
                <w:pPr>
                  <w:pStyle w:val="XML1"/>
                </w:pPr>
              </w:pPrChange>
            </w:pPr>
            <w:ins w:id="8163" w:author="aas" w:date="2013-10-14T02:06:00Z">
              <w:del w:id="8164" w:author="Anees Shaikh" w:date="2013-10-19T02:16:00Z">
                <w:r w:rsidDel="00E067A3">
                  <w:delText xml:space="preserve">            &lt;xs:sequence&gt;</w:delText>
                </w:r>
              </w:del>
            </w:ins>
          </w:p>
          <w:p w14:paraId="4490FB37" w14:textId="624072C4" w:rsidR="00874469" w:rsidDel="00E067A3" w:rsidRDefault="00874469">
            <w:pPr>
              <w:pStyle w:val="Appx"/>
              <w:rPr>
                <w:ins w:id="8165" w:author="aas" w:date="2013-10-14T02:06:00Z"/>
                <w:del w:id="8166" w:author="Anees Shaikh" w:date="2013-10-19T02:16:00Z"/>
              </w:rPr>
              <w:pPrChange w:id="8167" w:author="Anees Shaikh" w:date="2013-10-19T02:16:00Z">
                <w:pPr>
                  <w:pStyle w:val="XML1"/>
                </w:pPr>
              </w:pPrChange>
            </w:pPr>
            <w:ins w:id="8168" w:author="aas" w:date="2013-10-14T02:06:00Z">
              <w:del w:id="8169"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170" w:author="aas" w:date="2013-10-14T02:06:00Z"/>
                <w:del w:id="8171" w:author="Anees Shaikh" w:date="2013-10-19T02:16:00Z"/>
              </w:rPr>
              <w:pPrChange w:id="8172" w:author="Anees Shaikh" w:date="2013-10-19T02:16:00Z">
                <w:pPr>
                  <w:pStyle w:val="XML1"/>
                </w:pPr>
              </w:pPrChange>
            </w:pPr>
            <w:ins w:id="8173" w:author="aas" w:date="2013-10-14T02:06:00Z">
              <w:del w:id="8174" w:author="Anees Shaikh" w:date="2013-10-19T02:16:00Z">
                <w:r w:rsidDel="00E067A3">
                  <w:delText xml:space="preserve">                &lt;xs:annotation&gt;</w:delText>
                </w:r>
              </w:del>
            </w:ins>
          </w:p>
          <w:p w14:paraId="36CE3EB0" w14:textId="09B4D416" w:rsidR="00874469" w:rsidDel="00E067A3" w:rsidRDefault="00874469">
            <w:pPr>
              <w:pStyle w:val="Appx"/>
              <w:rPr>
                <w:ins w:id="8175" w:author="aas" w:date="2013-10-14T02:06:00Z"/>
                <w:del w:id="8176" w:author="Anees Shaikh" w:date="2013-10-19T02:16:00Z"/>
              </w:rPr>
              <w:pPrChange w:id="8177" w:author="Anees Shaikh" w:date="2013-10-19T02:16:00Z">
                <w:pPr>
                  <w:pStyle w:val="XML1"/>
                </w:pPr>
              </w:pPrChange>
            </w:pPr>
            <w:ins w:id="8178" w:author="aas" w:date="2013-10-14T02:06:00Z">
              <w:del w:id="8179" w:author="Anees Shaikh" w:date="2013-10-19T02:16:00Z">
                <w:r w:rsidDel="00E067A3">
                  <w:delText xml:space="preserve">                  &lt;xs:documentation&gt;</w:delText>
                </w:r>
              </w:del>
            </w:ins>
          </w:p>
          <w:p w14:paraId="2147AF72" w14:textId="1D26EEAC" w:rsidR="00874469" w:rsidDel="00E067A3" w:rsidRDefault="00874469">
            <w:pPr>
              <w:pStyle w:val="Appx"/>
              <w:rPr>
                <w:ins w:id="8180" w:author="aas" w:date="2013-10-14T02:06:00Z"/>
                <w:del w:id="8181" w:author="Anees Shaikh" w:date="2013-10-19T02:16:00Z"/>
              </w:rPr>
              <w:pPrChange w:id="8182" w:author="Anees Shaikh" w:date="2013-10-19T02:16:00Z">
                <w:pPr>
                  <w:pStyle w:val="XML1"/>
                </w:pPr>
              </w:pPrChange>
            </w:pPr>
            <w:ins w:id="8183" w:author="aas" w:date="2013-10-14T02:06:00Z">
              <w:del w:id="8184"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185" w:author="aas" w:date="2013-10-14T02:06:00Z"/>
                <w:del w:id="8186" w:author="Anees Shaikh" w:date="2013-10-19T02:16:00Z"/>
              </w:rPr>
              <w:pPrChange w:id="8187" w:author="Anees Shaikh" w:date="2013-10-19T02:16:00Z">
                <w:pPr>
                  <w:pStyle w:val="XML1"/>
                </w:pPr>
              </w:pPrChange>
            </w:pPr>
            <w:ins w:id="8188" w:author="aas" w:date="2013-10-14T02:06:00Z">
              <w:del w:id="8189"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190" w:author="aas" w:date="2013-10-14T02:06:00Z"/>
                <w:del w:id="8191" w:author="Anees Shaikh" w:date="2013-10-19T02:16:00Z"/>
              </w:rPr>
              <w:pPrChange w:id="8192" w:author="Anees Shaikh" w:date="2013-10-19T02:16:00Z">
                <w:pPr>
                  <w:pStyle w:val="XML1"/>
                </w:pPr>
              </w:pPrChange>
            </w:pPr>
            <w:ins w:id="8193" w:author="aas" w:date="2013-10-14T02:06:00Z">
              <w:del w:id="8194" w:author="Anees Shaikh" w:date="2013-10-19T02:16:00Z">
                <w:r w:rsidDel="00E067A3">
                  <w:delText xml:space="preserve">                  &lt;/xs:documentation&gt;</w:delText>
                </w:r>
              </w:del>
            </w:ins>
          </w:p>
          <w:p w14:paraId="20702649" w14:textId="3478542E" w:rsidR="00874469" w:rsidDel="00E067A3" w:rsidRDefault="00874469">
            <w:pPr>
              <w:pStyle w:val="Appx"/>
              <w:rPr>
                <w:ins w:id="8195" w:author="aas" w:date="2013-10-14T02:06:00Z"/>
                <w:del w:id="8196" w:author="Anees Shaikh" w:date="2013-10-19T02:16:00Z"/>
              </w:rPr>
              <w:pPrChange w:id="8197" w:author="Anees Shaikh" w:date="2013-10-19T02:16:00Z">
                <w:pPr>
                  <w:pStyle w:val="XML1"/>
                </w:pPr>
              </w:pPrChange>
            </w:pPr>
            <w:ins w:id="8198" w:author="aas" w:date="2013-10-14T02:06:00Z">
              <w:del w:id="8199" w:author="Anees Shaikh" w:date="2013-10-19T02:16:00Z">
                <w:r w:rsidDel="00E067A3">
                  <w:delText xml:space="preserve">                &lt;/xs:annotation&gt;</w:delText>
                </w:r>
              </w:del>
            </w:ins>
          </w:p>
          <w:p w14:paraId="09798ABA" w14:textId="13B81021" w:rsidR="00874469" w:rsidDel="00E067A3" w:rsidRDefault="00874469">
            <w:pPr>
              <w:pStyle w:val="Appx"/>
              <w:rPr>
                <w:ins w:id="8200" w:author="aas" w:date="2013-10-14T02:06:00Z"/>
                <w:del w:id="8201" w:author="Anees Shaikh" w:date="2013-10-19T02:16:00Z"/>
              </w:rPr>
              <w:pPrChange w:id="8202" w:author="Anees Shaikh" w:date="2013-10-19T02:16:00Z">
                <w:pPr>
                  <w:pStyle w:val="XML1"/>
                </w:pPr>
              </w:pPrChange>
            </w:pPr>
            <w:ins w:id="8203" w:author="aas" w:date="2013-10-14T02:06:00Z">
              <w:del w:id="8204" w:author="Anees Shaikh" w:date="2013-10-19T02:16:00Z">
                <w:r w:rsidDel="00E067A3">
                  <w:delText xml:space="preserve">                &lt;xs:complexType&gt;</w:delText>
                </w:r>
              </w:del>
            </w:ins>
          </w:p>
          <w:p w14:paraId="16CBB905" w14:textId="174F8F51" w:rsidR="00874469" w:rsidDel="00E067A3" w:rsidRDefault="00874469">
            <w:pPr>
              <w:pStyle w:val="Appx"/>
              <w:rPr>
                <w:ins w:id="8205" w:author="aas" w:date="2013-10-14T02:06:00Z"/>
                <w:del w:id="8206" w:author="Anees Shaikh" w:date="2013-10-19T02:16:00Z"/>
              </w:rPr>
              <w:pPrChange w:id="8207" w:author="Anees Shaikh" w:date="2013-10-19T02:16:00Z">
                <w:pPr>
                  <w:pStyle w:val="XML1"/>
                </w:pPr>
              </w:pPrChange>
            </w:pPr>
            <w:ins w:id="8208" w:author="aas" w:date="2013-10-14T02:06:00Z">
              <w:del w:id="8209" w:author="Anees Shaikh" w:date="2013-10-19T02:16:00Z">
                <w:r w:rsidDel="00E067A3">
                  <w:delText xml:space="preserve">                  &lt;xs:sequence&gt;</w:delText>
                </w:r>
              </w:del>
            </w:ins>
          </w:p>
          <w:p w14:paraId="2085B82E" w14:textId="6239DB48" w:rsidR="00874469" w:rsidDel="00E067A3" w:rsidRDefault="00874469">
            <w:pPr>
              <w:pStyle w:val="Appx"/>
              <w:rPr>
                <w:ins w:id="8210" w:author="aas" w:date="2013-10-14T02:06:00Z"/>
                <w:del w:id="8211" w:author="Anees Shaikh" w:date="2013-10-19T02:16:00Z"/>
              </w:rPr>
              <w:pPrChange w:id="8212" w:author="Anees Shaikh" w:date="2013-10-19T02:16:00Z">
                <w:pPr>
                  <w:pStyle w:val="XML1"/>
                </w:pPr>
              </w:pPrChange>
            </w:pPr>
            <w:ins w:id="8213" w:author="aas" w:date="2013-10-14T02:06:00Z">
              <w:del w:id="8214" w:author="Anees Shaikh" w:date="2013-10-19T02:16:00Z">
                <w:r w:rsidDel="00E067A3">
                  <w:delText xml:space="preserve">                    &lt;xs:element name="id"  type="OFConfigId"&gt;</w:delText>
                </w:r>
              </w:del>
            </w:ins>
          </w:p>
          <w:p w14:paraId="44F77B80" w14:textId="609E5696" w:rsidR="00874469" w:rsidDel="00E067A3" w:rsidRDefault="00874469">
            <w:pPr>
              <w:pStyle w:val="Appx"/>
              <w:rPr>
                <w:ins w:id="8215" w:author="aas" w:date="2013-10-14T02:06:00Z"/>
                <w:del w:id="8216" w:author="Anees Shaikh" w:date="2013-10-19T02:16:00Z"/>
              </w:rPr>
              <w:pPrChange w:id="8217" w:author="Anees Shaikh" w:date="2013-10-19T02:16:00Z">
                <w:pPr>
                  <w:pStyle w:val="XML1"/>
                </w:pPr>
              </w:pPrChange>
            </w:pPr>
            <w:ins w:id="8218" w:author="aas" w:date="2013-10-14T02:06:00Z">
              <w:del w:id="8219" w:author="Anees Shaikh" w:date="2013-10-19T02:16:00Z">
                <w:r w:rsidDel="00E067A3">
                  <w:delText xml:space="preserve">                      &lt;xs:annotation&gt;</w:delText>
                </w:r>
              </w:del>
            </w:ins>
          </w:p>
          <w:p w14:paraId="6549BF94" w14:textId="356C94E1" w:rsidR="00874469" w:rsidDel="00E067A3" w:rsidRDefault="00874469">
            <w:pPr>
              <w:pStyle w:val="Appx"/>
              <w:rPr>
                <w:ins w:id="8220" w:author="aas" w:date="2013-10-14T02:06:00Z"/>
                <w:del w:id="8221" w:author="Anees Shaikh" w:date="2013-10-19T02:16:00Z"/>
              </w:rPr>
              <w:pPrChange w:id="8222" w:author="Anees Shaikh" w:date="2013-10-19T02:16:00Z">
                <w:pPr>
                  <w:pStyle w:val="XML1"/>
                </w:pPr>
              </w:pPrChange>
            </w:pPr>
            <w:ins w:id="8223" w:author="aas" w:date="2013-10-14T02:06:00Z">
              <w:del w:id="8224" w:author="Anees Shaikh" w:date="2013-10-19T02:16:00Z">
                <w:r w:rsidDel="00E067A3">
                  <w:delText xml:space="preserve">                        &lt;xs:documentation&gt;</w:delText>
                </w:r>
              </w:del>
            </w:ins>
          </w:p>
          <w:p w14:paraId="5947880D" w14:textId="21985428" w:rsidR="00874469" w:rsidDel="00E067A3" w:rsidRDefault="00874469">
            <w:pPr>
              <w:pStyle w:val="Appx"/>
              <w:rPr>
                <w:ins w:id="8225" w:author="aas" w:date="2013-10-14T02:06:00Z"/>
                <w:del w:id="8226" w:author="Anees Shaikh" w:date="2013-10-19T02:16:00Z"/>
              </w:rPr>
              <w:pPrChange w:id="8227" w:author="Anees Shaikh" w:date="2013-10-19T02:16:00Z">
                <w:pPr>
                  <w:pStyle w:val="XML1"/>
                </w:pPr>
              </w:pPrChange>
            </w:pPr>
            <w:ins w:id="8228" w:author="aas" w:date="2013-10-14T02:06:00Z">
              <w:del w:id="8229"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30" w:author="aas" w:date="2013-10-14T02:06:00Z"/>
                <w:del w:id="8231" w:author="Anees Shaikh" w:date="2013-10-19T02:16:00Z"/>
              </w:rPr>
              <w:pPrChange w:id="8232" w:author="Anees Shaikh" w:date="2013-10-19T02:16:00Z">
                <w:pPr>
                  <w:pStyle w:val="XML1"/>
                </w:pPr>
              </w:pPrChange>
            </w:pPr>
            <w:ins w:id="8233" w:author="aas" w:date="2013-10-14T02:06:00Z">
              <w:del w:id="8234"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35" w:author="aas" w:date="2013-10-14T02:06:00Z"/>
                <w:del w:id="8236" w:author="Anees Shaikh" w:date="2013-10-19T02:16:00Z"/>
              </w:rPr>
              <w:pPrChange w:id="8237" w:author="Anees Shaikh" w:date="2013-10-19T02:16:00Z">
                <w:pPr>
                  <w:pStyle w:val="XML1"/>
                </w:pPr>
              </w:pPrChange>
            </w:pPr>
            <w:ins w:id="8238" w:author="aas" w:date="2013-10-14T02:06:00Z">
              <w:del w:id="8239" w:author="Anees Shaikh" w:date="2013-10-19T02:16:00Z">
                <w:r w:rsidDel="00E067A3">
                  <w:delText xml:space="preserve">                                 OpenFlow Capable Switch.</w:delText>
                </w:r>
              </w:del>
            </w:ins>
          </w:p>
          <w:p w14:paraId="11C38851" w14:textId="36B67C42" w:rsidR="00874469" w:rsidDel="00E067A3" w:rsidRDefault="00874469">
            <w:pPr>
              <w:pStyle w:val="Appx"/>
              <w:rPr>
                <w:ins w:id="8240" w:author="aas" w:date="2013-10-14T02:06:00Z"/>
                <w:del w:id="8241" w:author="Anees Shaikh" w:date="2013-10-19T02:16:00Z"/>
              </w:rPr>
              <w:pPrChange w:id="8242" w:author="Anees Shaikh" w:date="2013-10-19T02:16:00Z">
                <w:pPr>
                  <w:pStyle w:val="XML1"/>
                </w:pPr>
              </w:pPrChange>
            </w:pPr>
            <w:ins w:id="8243" w:author="aas" w:date="2013-10-14T02:06:00Z">
              <w:del w:id="8244" w:author="Anees Shaikh" w:date="2013-10-19T02:16:00Z">
                <w:r w:rsidDel="00E067A3">
                  <w:delText xml:space="preserve">                        &lt;/xs:documentation&gt;</w:delText>
                </w:r>
              </w:del>
            </w:ins>
          </w:p>
          <w:p w14:paraId="15515442" w14:textId="11C9BB95" w:rsidR="00874469" w:rsidDel="00E067A3" w:rsidRDefault="00874469">
            <w:pPr>
              <w:pStyle w:val="Appx"/>
              <w:rPr>
                <w:ins w:id="8245" w:author="aas" w:date="2013-10-14T02:06:00Z"/>
                <w:del w:id="8246" w:author="Anees Shaikh" w:date="2013-10-19T02:16:00Z"/>
              </w:rPr>
              <w:pPrChange w:id="8247" w:author="Anees Shaikh" w:date="2013-10-19T02:16:00Z">
                <w:pPr>
                  <w:pStyle w:val="XML1"/>
                </w:pPr>
              </w:pPrChange>
            </w:pPr>
            <w:ins w:id="8248" w:author="aas" w:date="2013-10-14T02:06:00Z">
              <w:del w:id="8249" w:author="Anees Shaikh" w:date="2013-10-19T02:16:00Z">
                <w:r w:rsidDel="00E067A3">
                  <w:delText xml:space="preserve">                      &lt;/xs:annotation&gt;</w:delText>
                </w:r>
              </w:del>
            </w:ins>
          </w:p>
          <w:p w14:paraId="6C1A30BB" w14:textId="16EFB7C0" w:rsidR="00874469" w:rsidDel="00E067A3" w:rsidRDefault="00874469">
            <w:pPr>
              <w:pStyle w:val="Appx"/>
              <w:rPr>
                <w:ins w:id="8250" w:author="aas" w:date="2013-10-14T02:06:00Z"/>
                <w:del w:id="8251" w:author="Anees Shaikh" w:date="2013-10-19T02:16:00Z"/>
              </w:rPr>
              <w:pPrChange w:id="8252" w:author="Anees Shaikh" w:date="2013-10-19T02:16:00Z">
                <w:pPr>
                  <w:pStyle w:val="XML1"/>
                </w:pPr>
              </w:pPrChange>
            </w:pPr>
            <w:ins w:id="8253" w:author="aas" w:date="2013-10-14T02:06:00Z">
              <w:del w:id="8254" w:author="Anees Shaikh" w:date="2013-10-19T02:16:00Z">
                <w:r w:rsidDel="00E067A3">
                  <w:delText xml:space="preserve">                    &lt;/xs:element&gt;</w:delText>
                </w:r>
              </w:del>
            </w:ins>
          </w:p>
          <w:p w14:paraId="43CC5E16" w14:textId="0568EE2A" w:rsidR="00874469" w:rsidDel="00E067A3" w:rsidRDefault="00874469">
            <w:pPr>
              <w:pStyle w:val="Appx"/>
              <w:rPr>
                <w:ins w:id="8255" w:author="aas" w:date="2013-10-14T02:06:00Z"/>
                <w:del w:id="8256" w:author="Anees Shaikh" w:date="2013-10-19T02:16:00Z"/>
              </w:rPr>
              <w:pPrChange w:id="8257" w:author="Anees Shaikh" w:date="2013-10-19T02:16:00Z">
                <w:pPr>
                  <w:pStyle w:val="XML1"/>
                </w:pPr>
              </w:pPrChange>
            </w:pPr>
            <w:ins w:id="8258" w:author="aas" w:date="2013-10-14T02:06:00Z">
              <w:del w:id="8259" w:author="Anees Shaikh" w:date="2013-10-19T02:16:00Z">
                <w:r w:rsidDel="00E067A3">
                  <w:delText xml:space="preserve">                    &lt;xs:element name="uri"  type="inet:uri"&gt;</w:delText>
                </w:r>
              </w:del>
            </w:ins>
          </w:p>
          <w:p w14:paraId="1242380E" w14:textId="25856839" w:rsidR="00874469" w:rsidDel="00E067A3" w:rsidRDefault="00874469">
            <w:pPr>
              <w:pStyle w:val="Appx"/>
              <w:rPr>
                <w:ins w:id="8260" w:author="aas" w:date="2013-10-14T02:06:00Z"/>
                <w:del w:id="8261" w:author="Anees Shaikh" w:date="2013-10-19T02:16:00Z"/>
              </w:rPr>
              <w:pPrChange w:id="8262" w:author="Anees Shaikh" w:date="2013-10-19T02:16:00Z">
                <w:pPr>
                  <w:pStyle w:val="XML1"/>
                </w:pPr>
              </w:pPrChange>
            </w:pPr>
            <w:ins w:id="8263" w:author="aas" w:date="2013-10-14T02:06:00Z">
              <w:del w:id="8264" w:author="Anees Shaikh" w:date="2013-10-19T02:16:00Z">
                <w:r w:rsidDel="00E067A3">
                  <w:delText xml:space="preserve">                      &lt;xs:annotation&gt;</w:delText>
                </w:r>
              </w:del>
            </w:ins>
          </w:p>
          <w:p w14:paraId="116D1E32" w14:textId="09FC1792" w:rsidR="00874469" w:rsidDel="00E067A3" w:rsidRDefault="00874469">
            <w:pPr>
              <w:pStyle w:val="Appx"/>
              <w:rPr>
                <w:ins w:id="8265" w:author="aas" w:date="2013-10-14T02:06:00Z"/>
                <w:del w:id="8266" w:author="Anees Shaikh" w:date="2013-10-19T02:16:00Z"/>
              </w:rPr>
              <w:pPrChange w:id="8267" w:author="Anees Shaikh" w:date="2013-10-19T02:16:00Z">
                <w:pPr>
                  <w:pStyle w:val="XML1"/>
                </w:pPr>
              </w:pPrChange>
            </w:pPr>
            <w:ins w:id="8268" w:author="aas" w:date="2013-10-14T02:06:00Z">
              <w:del w:id="8269" w:author="Anees Shaikh" w:date="2013-10-19T02:16:00Z">
                <w:r w:rsidDel="00E067A3">
                  <w:delText xml:space="preserve">                        &lt;xs:documentation&gt;</w:delText>
                </w:r>
              </w:del>
            </w:ins>
          </w:p>
          <w:p w14:paraId="222C24FB" w14:textId="2720ECBF" w:rsidR="00874469" w:rsidDel="00E067A3" w:rsidRDefault="00874469">
            <w:pPr>
              <w:pStyle w:val="Appx"/>
              <w:rPr>
                <w:ins w:id="8270" w:author="aas" w:date="2013-10-14T02:06:00Z"/>
                <w:del w:id="8271" w:author="Anees Shaikh" w:date="2013-10-19T02:16:00Z"/>
              </w:rPr>
              <w:pPrChange w:id="8272" w:author="Anees Shaikh" w:date="2013-10-19T02:16:00Z">
                <w:pPr>
                  <w:pStyle w:val="XML1"/>
                </w:pPr>
              </w:pPrChange>
            </w:pPr>
            <w:ins w:id="8273" w:author="aas" w:date="2013-10-14T02:06:00Z">
              <w:del w:id="8274"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275" w:author="aas" w:date="2013-10-14T02:06:00Z"/>
                <w:del w:id="8276" w:author="Anees Shaikh" w:date="2013-10-19T02:16:00Z"/>
              </w:rPr>
              <w:pPrChange w:id="8277" w:author="Anees Shaikh" w:date="2013-10-19T02:16:00Z">
                <w:pPr>
                  <w:pStyle w:val="XML1"/>
                </w:pPr>
              </w:pPrChange>
            </w:pPr>
            <w:ins w:id="8278" w:author="aas" w:date="2013-10-14T02:06:00Z">
              <w:del w:id="8279"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280" w:author="aas" w:date="2013-10-14T02:06:00Z"/>
                <w:del w:id="8281" w:author="Anees Shaikh" w:date="2013-10-19T02:16:00Z"/>
              </w:rPr>
              <w:pPrChange w:id="8282" w:author="Anees Shaikh" w:date="2013-10-19T02:16:00Z">
                <w:pPr>
                  <w:pStyle w:val="XML1"/>
                </w:pPr>
              </w:pPrChange>
            </w:pPr>
            <w:ins w:id="8283" w:author="aas" w:date="2013-10-14T02:06:00Z">
              <w:del w:id="8284"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285" w:author="aas" w:date="2013-10-14T02:06:00Z"/>
                <w:del w:id="8286" w:author="Anees Shaikh" w:date="2013-10-19T02:16:00Z"/>
              </w:rPr>
              <w:pPrChange w:id="8287" w:author="Anees Shaikh" w:date="2013-10-19T02:16:00Z">
                <w:pPr>
                  <w:pStyle w:val="XML1"/>
                </w:pPr>
              </w:pPrChange>
            </w:pPr>
            <w:ins w:id="8288" w:author="aas" w:date="2013-10-14T02:06:00Z">
              <w:del w:id="8289"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290" w:author="aas" w:date="2013-10-14T02:06:00Z"/>
                <w:del w:id="8291" w:author="Anees Shaikh" w:date="2013-10-19T02:16:00Z"/>
              </w:rPr>
              <w:pPrChange w:id="8292" w:author="Anees Shaikh" w:date="2013-10-19T02:16:00Z">
                <w:pPr>
                  <w:pStyle w:val="XML1"/>
                </w:pPr>
              </w:pPrChange>
            </w:pPr>
            <w:ins w:id="8293" w:author="aas" w:date="2013-10-14T02:06:00Z">
              <w:del w:id="8294"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295" w:author="aas" w:date="2013-10-14T02:06:00Z"/>
                <w:del w:id="8296" w:author="Anees Shaikh" w:date="2013-10-19T02:16:00Z"/>
              </w:rPr>
              <w:pPrChange w:id="8297" w:author="Anees Shaikh" w:date="2013-10-19T02:16:00Z">
                <w:pPr>
                  <w:pStyle w:val="XML1"/>
                </w:pPr>
              </w:pPrChange>
            </w:pPr>
            <w:ins w:id="8298" w:author="aas" w:date="2013-10-14T02:06:00Z">
              <w:del w:id="8299"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00" w:author="aas" w:date="2013-10-14T02:06:00Z"/>
                <w:del w:id="8301" w:author="Anees Shaikh" w:date="2013-10-19T02:16:00Z"/>
              </w:rPr>
              <w:pPrChange w:id="8302" w:author="Anees Shaikh" w:date="2013-10-19T02:16:00Z">
                <w:pPr>
                  <w:pStyle w:val="XML1"/>
                </w:pPr>
              </w:pPrChange>
            </w:pPr>
            <w:ins w:id="8303" w:author="aas" w:date="2013-10-14T02:06:00Z">
              <w:del w:id="8304"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05" w:author="aas" w:date="2013-10-14T02:06:00Z"/>
                <w:del w:id="8306" w:author="Anees Shaikh" w:date="2013-10-19T02:16:00Z"/>
              </w:rPr>
              <w:pPrChange w:id="8307" w:author="Anees Shaikh" w:date="2013-10-19T02:16:00Z">
                <w:pPr>
                  <w:pStyle w:val="XML1"/>
                </w:pPr>
              </w:pPrChange>
            </w:pPr>
            <w:ins w:id="8308" w:author="aas" w:date="2013-10-14T02:06:00Z">
              <w:del w:id="8309" w:author="Anees Shaikh" w:date="2013-10-19T02:16:00Z">
                <w:r w:rsidDel="00E067A3">
                  <w:delText xml:space="preserve">                                 number, etc.</w:delText>
                </w:r>
              </w:del>
            </w:ins>
          </w:p>
          <w:p w14:paraId="2456AA73" w14:textId="7E5DBFE7" w:rsidR="00874469" w:rsidDel="00E067A3" w:rsidRDefault="00874469">
            <w:pPr>
              <w:pStyle w:val="Appx"/>
              <w:rPr>
                <w:ins w:id="8310" w:author="aas" w:date="2013-10-14T02:06:00Z"/>
                <w:del w:id="8311" w:author="Anees Shaikh" w:date="2013-10-19T02:16:00Z"/>
              </w:rPr>
              <w:pPrChange w:id="8312" w:author="Anees Shaikh" w:date="2013-10-19T02:16:00Z">
                <w:pPr>
                  <w:pStyle w:val="XML1"/>
                </w:pPr>
              </w:pPrChange>
            </w:pPr>
            <w:ins w:id="8313" w:author="aas" w:date="2013-10-14T02:06:00Z">
              <w:del w:id="8314" w:author="Anees Shaikh" w:date="2013-10-19T02:16:00Z">
                <w:r w:rsidDel="00E067A3">
                  <w:delText xml:space="preserve">                        &lt;/xs:documentation&gt;</w:delText>
                </w:r>
              </w:del>
            </w:ins>
          </w:p>
          <w:p w14:paraId="2BD5D645" w14:textId="6D97F714" w:rsidR="00874469" w:rsidDel="00E067A3" w:rsidRDefault="00874469">
            <w:pPr>
              <w:pStyle w:val="Appx"/>
              <w:rPr>
                <w:ins w:id="8315" w:author="aas" w:date="2013-10-14T02:06:00Z"/>
                <w:del w:id="8316" w:author="Anees Shaikh" w:date="2013-10-19T02:16:00Z"/>
              </w:rPr>
              <w:pPrChange w:id="8317" w:author="Anees Shaikh" w:date="2013-10-19T02:16:00Z">
                <w:pPr>
                  <w:pStyle w:val="XML1"/>
                </w:pPr>
              </w:pPrChange>
            </w:pPr>
            <w:ins w:id="8318" w:author="aas" w:date="2013-10-14T02:06:00Z">
              <w:del w:id="8319" w:author="Anees Shaikh" w:date="2013-10-19T02:16:00Z">
                <w:r w:rsidDel="00E067A3">
                  <w:delText xml:space="preserve">                      &lt;/xs:annotation&gt;</w:delText>
                </w:r>
              </w:del>
            </w:ins>
          </w:p>
          <w:p w14:paraId="4589DC66" w14:textId="79EEA556" w:rsidR="00874469" w:rsidDel="00E067A3" w:rsidRDefault="00874469">
            <w:pPr>
              <w:pStyle w:val="Appx"/>
              <w:rPr>
                <w:ins w:id="8320" w:author="aas" w:date="2013-10-14T02:06:00Z"/>
                <w:del w:id="8321" w:author="Anees Shaikh" w:date="2013-10-19T02:16:00Z"/>
              </w:rPr>
              <w:pPrChange w:id="8322" w:author="Anees Shaikh" w:date="2013-10-19T02:16:00Z">
                <w:pPr>
                  <w:pStyle w:val="XML1"/>
                </w:pPr>
              </w:pPrChange>
            </w:pPr>
            <w:ins w:id="8323" w:author="aas" w:date="2013-10-14T02:06:00Z">
              <w:del w:id="8324" w:author="Anees Shaikh" w:date="2013-10-19T02:16:00Z">
                <w:r w:rsidDel="00E067A3">
                  <w:delText xml:space="preserve">                    &lt;/xs:element&gt;</w:delText>
                </w:r>
              </w:del>
            </w:ins>
          </w:p>
          <w:p w14:paraId="54D90BE5" w14:textId="4FE9C7DF" w:rsidR="00874469" w:rsidDel="00E067A3" w:rsidRDefault="00874469">
            <w:pPr>
              <w:pStyle w:val="Appx"/>
              <w:rPr>
                <w:ins w:id="8325" w:author="aas" w:date="2013-10-14T02:06:00Z"/>
                <w:del w:id="8326" w:author="Anees Shaikh" w:date="2013-10-19T02:16:00Z"/>
              </w:rPr>
              <w:pPrChange w:id="8327" w:author="Anees Shaikh" w:date="2013-10-19T02:16:00Z">
                <w:pPr>
                  <w:pStyle w:val="XML1"/>
                </w:pPr>
              </w:pPrChange>
            </w:pPr>
            <w:ins w:id="8328" w:author="aas" w:date="2013-10-14T02:06:00Z">
              <w:del w:id="8329"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30" w:author="aas" w:date="2013-10-14T02:06:00Z"/>
                <w:del w:id="8331" w:author="Anees Shaikh" w:date="2013-10-19T02:16:00Z"/>
              </w:rPr>
              <w:pPrChange w:id="8332" w:author="Anees Shaikh" w:date="2013-10-19T02:16:00Z">
                <w:pPr>
                  <w:pStyle w:val="XML1"/>
                </w:pPr>
              </w:pPrChange>
            </w:pPr>
            <w:ins w:id="8333" w:author="aas" w:date="2013-10-14T02:06:00Z">
              <w:del w:id="8334" w:author="Anees Shaikh" w:date="2013-10-19T02:16:00Z">
                <w:r w:rsidDel="00E067A3">
                  <w:delText xml:space="preserve">                      &lt;xs:annotation&gt;</w:delText>
                </w:r>
              </w:del>
            </w:ins>
          </w:p>
          <w:p w14:paraId="0F1AC40D" w14:textId="28A64EB4" w:rsidR="00874469" w:rsidDel="00E067A3" w:rsidRDefault="00874469">
            <w:pPr>
              <w:pStyle w:val="Appx"/>
              <w:rPr>
                <w:ins w:id="8335" w:author="aas" w:date="2013-10-14T02:06:00Z"/>
                <w:del w:id="8336" w:author="Anees Shaikh" w:date="2013-10-19T02:16:00Z"/>
              </w:rPr>
              <w:pPrChange w:id="8337" w:author="Anees Shaikh" w:date="2013-10-19T02:16:00Z">
                <w:pPr>
                  <w:pStyle w:val="XML1"/>
                </w:pPr>
              </w:pPrChange>
            </w:pPr>
            <w:ins w:id="8338" w:author="aas" w:date="2013-10-14T02:06:00Z">
              <w:del w:id="8339" w:author="Anees Shaikh" w:date="2013-10-19T02:16:00Z">
                <w:r w:rsidDel="00E067A3">
                  <w:delText xml:space="preserve">                        &lt;xs:documentation&gt;</w:delText>
                </w:r>
              </w:del>
            </w:ins>
          </w:p>
          <w:p w14:paraId="10DFE5F7" w14:textId="0F262A0F" w:rsidR="00874469" w:rsidDel="00E067A3" w:rsidRDefault="00874469">
            <w:pPr>
              <w:pStyle w:val="Appx"/>
              <w:rPr>
                <w:ins w:id="8340" w:author="aas" w:date="2013-10-14T02:06:00Z"/>
                <w:del w:id="8341" w:author="Anees Shaikh" w:date="2013-10-19T02:16:00Z"/>
              </w:rPr>
              <w:pPrChange w:id="8342" w:author="Anees Shaikh" w:date="2013-10-19T02:16:00Z">
                <w:pPr>
                  <w:pStyle w:val="XML1"/>
                </w:pPr>
              </w:pPrChange>
            </w:pPr>
            <w:ins w:id="8343" w:author="aas" w:date="2013-10-14T02:06:00Z">
              <w:del w:id="8344"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45" w:author="aas" w:date="2013-10-14T02:06:00Z"/>
                <w:del w:id="8346" w:author="Anees Shaikh" w:date="2013-10-19T02:16:00Z"/>
              </w:rPr>
              <w:pPrChange w:id="8347" w:author="Anees Shaikh" w:date="2013-10-19T02:16:00Z">
                <w:pPr>
                  <w:pStyle w:val="XML1"/>
                </w:pPr>
              </w:pPrChange>
            </w:pPr>
            <w:ins w:id="8348" w:author="aas" w:date="2013-10-14T02:06:00Z">
              <w:del w:id="8349"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50" w:author="aas" w:date="2013-10-14T02:06:00Z"/>
                <w:del w:id="8351" w:author="Anees Shaikh" w:date="2013-10-19T02:16:00Z"/>
              </w:rPr>
              <w:pPrChange w:id="8352" w:author="Anees Shaikh" w:date="2013-10-19T02:16:00Z">
                <w:pPr>
                  <w:pStyle w:val="XML1"/>
                </w:pPr>
              </w:pPrChange>
            </w:pPr>
            <w:ins w:id="8353" w:author="aas" w:date="2013-10-14T02:06:00Z">
              <w:del w:id="8354" w:author="Anees Shaikh" w:date="2013-10-19T02:16:00Z">
                <w:r w:rsidDel="00E067A3">
                  <w:delText xml:space="preserve">                                 Capable Switch.</w:delText>
                </w:r>
              </w:del>
            </w:ins>
          </w:p>
          <w:p w14:paraId="4EDA8694" w14:textId="6EDBF5EC" w:rsidR="00874469" w:rsidDel="00E067A3" w:rsidRDefault="00874469">
            <w:pPr>
              <w:pStyle w:val="Appx"/>
              <w:rPr>
                <w:ins w:id="8355" w:author="aas" w:date="2013-10-14T02:06:00Z"/>
                <w:del w:id="8356" w:author="Anees Shaikh" w:date="2013-10-19T02:16:00Z"/>
              </w:rPr>
              <w:pPrChange w:id="8357" w:author="Anees Shaikh" w:date="2013-10-19T02:16:00Z">
                <w:pPr>
                  <w:pStyle w:val="XML1"/>
                </w:pPr>
              </w:pPrChange>
            </w:pPr>
            <w:ins w:id="8358" w:author="aas" w:date="2013-10-14T02:06:00Z">
              <w:del w:id="8359" w:author="Anees Shaikh" w:date="2013-10-19T02:16:00Z">
                <w:r w:rsidDel="00E067A3">
                  <w:delText xml:space="preserve">                        &lt;/xs:documentation&gt;</w:delText>
                </w:r>
              </w:del>
            </w:ins>
          </w:p>
          <w:p w14:paraId="3069CC02" w14:textId="0776549A" w:rsidR="00874469" w:rsidDel="00E067A3" w:rsidRDefault="00874469">
            <w:pPr>
              <w:pStyle w:val="Appx"/>
              <w:rPr>
                <w:ins w:id="8360" w:author="aas" w:date="2013-10-14T02:06:00Z"/>
                <w:del w:id="8361" w:author="Anees Shaikh" w:date="2013-10-19T02:16:00Z"/>
              </w:rPr>
              <w:pPrChange w:id="8362" w:author="Anees Shaikh" w:date="2013-10-19T02:16:00Z">
                <w:pPr>
                  <w:pStyle w:val="XML1"/>
                </w:pPr>
              </w:pPrChange>
            </w:pPr>
            <w:ins w:id="8363" w:author="aas" w:date="2013-10-14T02:06:00Z">
              <w:del w:id="8364" w:author="Anees Shaikh" w:date="2013-10-19T02:16:00Z">
                <w:r w:rsidDel="00E067A3">
                  <w:delText xml:space="preserve">                      &lt;/xs:annotation&gt;</w:delText>
                </w:r>
              </w:del>
            </w:ins>
          </w:p>
          <w:p w14:paraId="65C4464F" w14:textId="619840C8" w:rsidR="00874469" w:rsidDel="00E067A3" w:rsidRDefault="00874469">
            <w:pPr>
              <w:pStyle w:val="Appx"/>
              <w:rPr>
                <w:ins w:id="8365" w:author="aas" w:date="2013-10-14T02:06:00Z"/>
                <w:del w:id="8366" w:author="Anees Shaikh" w:date="2013-10-19T02:16:00Z"/>
              </w:rPr>
              <w:pPrChange w:id="8367" w:author="Anees Shaikh" w:date="2013-10-19T02:16:00Z">
                <w:pPr>
                  <w:pStyle w:val="XML1"/>
                </w:pPr>
              </w:pPrChange>
            </w:pPr>
            <w:ins w:id="8368" w:author="aas" w:date="2013-10-14T02:06:00Z">
              <w:del w:id="8369" w:author="Anees Shaikh" w:date="2013-10-19T02:16:00Z">
                <w:r w:rsidDel="00E067A3">
                  <w:delText xml:space="preserve">                    &lt;/xs:element&gt;</w:delText>
                </w:r>
              </w:del>
            </w:ins>
          </w:p>
          <w:p w14:paraId="35CA3FE2" w14:textId="28FA1246" w:rsidR="00874469" w:rsidDel="00E067A3" w:rsidRDefault="00874469">
            <w:pPr>
              <w:pStyle w:val="Appx"/>
              <w:rPr>
                <w:ins w:id="8370" w:author="aas" w:date="2013-10-14T02:06:00Z"/>
                <w:del w:id="8371" w:author="Anees Shaikh" w:date="2013-10-19T02:16:00Z"/>
              </w:rPr>
              <w:pPrChange w:id="8372" w:author="Anees Shaikh" w:date="2013-10-19T02:16:00Z">
                <w:pPr>
                  <w:pStyle w:val="XML1"/>
                </w:pPr>
              </w:pPrChange>
            </w:pPr>
            <w:ins w:id="8373" w:author="aas" w:date="2013-10-14T02:06:00Z">
              <w:del w:id="8374"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375" w:author="aas" w:date="2013-10-14T02:06:00Z"/>
                <w:del w:id="8376" w:author="Anees Shaikh" w:date="2013-10-19T02:16:00Z"/>
              </w:rPr>
              <w:pPrChange w:id="8377" w:author="Anees Shaikh" w:date="2013-10-19T02:16:00Z">
                <w:pPr>
                  <w:pStyle w:val="XML1"/>
                </w:pPr>
              </w:pPrChange>
            </w:pPr>
            <w:ins w:id="8378" w:author="aas" w:date="2013-10-14T02:06:00Z">
              <w:del w:id="8379" w:author="Anees Shaikh" w:date="2013-10-19T02:16:00Z">
                <w:r w:rsidDel="00E067A3">
                  <w:delText xml:space="preserve">                            namespace="##other" processContents="lax"/&gt;</w:delText>
                </w:r>
              </w:del>
            </w:ins>
          </w:p>
          <w:p w14:paraId="756E7A91" w14:textId="2A4ADF79" w:rsidR="00874469" w:rsidDel="00E067A3" w:rsidRDefault="00874469">
            <w:pPr>
              <w:pStyle w:val="Appx"/>
              <w:rPr>
                <w:ins w:id="8380" w:author="aas" w:date="2013-10-14T02:06:00Z"/>
                <w:del w:id="8381" w:author="Anees Shaikh" w:date="2013-10-19T02:16:00Z"/>
              </w:rPr>
              <w:pPrChange w:id="8382" w:author="Anees Shaikh" w:date="2013-10-19T02:16:00Z">
                <w:pPr>
                  <w:pStyle w:val="XML1"/>
                </w:pPr>
              </w:pPrChange>
            </w:pPr>
            <w:ins w:id="8383" w:author="aas" w:date="2013-10-14T02:06:00Z">
              <w:del w:id="8384" w:author="Anees Shaikh" w:date="2013-10-19T02:16:00Z">
                <w:r w:rsidDel="00E067A3">
                  <w:delText xml:space="preserve">                  &lt;/xs:sequence&gt;</w:delText>
                </w:r>
              </w:del>
            </w:ins>
          </w:p>
          <w:p w14:paraId="2A610E87" w14:textId="156BFB47" w:rsidR="00874469" w:rsidDel="00E067A3" w:rsidRDefault="00874469">
            <w:pPr>
              <w:pStyle w:val="Appx"/>
              <w:rPr>
                <w:ins w:id="8385" w:author="aas" w:date="2013-10-14T02:06:00Z"/>
                <w:del w:id="8386" w:author="Anees Shaikh" w:date="2013-10-19T02:16:00Z"/>
              </w:rPr>
              <w:pPrChange w:id="8387" w:author="Anees Shaikh" w:date="2013-10-19T02:16:00Z">
                <w:pPr>
                  <w:pStyle w:val="XML1"/>
                </w:pPr>
              </w:pPrChange>
            </w:pPr>
            <w:ins w:id="8388" w:author="aas" w:date="2013-10-14T02:06:00Z">
              <w:del w:id="8389" w:author="Anees Shaikh" w:date="2013-10-19T02:16:00Z">
                <w:r w:rsidDel="00E067A3">
                  <w:delText xml:space="preserve">                &lt;/xs:complexType&gt;</w:delText>
                </w:r>
              </w:del>
            </w:ins>
          </w:p>
          <w:p w14:paraId="687722A3" w14:textId="6A938FDB" w:rsidR="00874469" w:rsidDel="00E067A3" w:rsidRDefault="00874469">
            <w:pPr>
              <w:pStyle w:val="Appx"/>
              <w:rPr>
                <w:ins w:id="8390" w:author="aas" w:date="2013-10-14T02:06:00Z"/>
                <w:del w:id="8391" w:author="Anees Shaikh" w:date="2013-10-19T02:16:00Z"/>
              </w:rPr>
              <w:pPrChange w:id="8392" w:author="Anees Shaikh" w:date="2013-10-19T02:16:00Z">
                <w:pPr>
                  <w:pStyle w:val="XML1"/>
                </w:pPr>
              </w:pPrChange>
            </w:pPr>
            <w:ins w:id="8393" w:author="aas" w:date="2013-10-14T02:06:00Z">
              <w:del w:id="8394" w:author="Anees Shaikh" w:date="2013-10-19T02:16:00Z">
                <w:r w:rsidDel="00E067A3">
                  <w:delText xml:space="preserve">              &lt;/xs:element&gt;</w:delText>
                </w:r>
              </w:del>
            </w:ins>
          </w:p>
          <w:p w14:paraId="3D78C000" w14:textId="3A02C62F" w:rsidR="00874469" w:rsidDel="00E067A3" w:rsidRDefault="00874469">
            <w:pPr>
              <w:pStyle w:val="Appx"/>
              <w:rPr>
                <w:ins w:id="8395" w:author="aas" w:date="2013-10-14T02:06:00Z"/>
                <w:del w:id="8396" w:author="Anees Shaikh" w:date="2013-10-19T02:16:00Z"/>
              </w:rPr>
              <w:pPrChange w:id="8397" w:author="Anees Shaikh" w:date="2013-10-19T02:16:00Z">
                <w:pPr>
                  <w:pStyle w:val="XML1"/>
                </w:pPr>
              </w:pPrChange>
            </w:pPr>
            <w:ins w:id="8398" w:author="aas" w:date="2013-10-14T02:06:00Z">
              <w:del w:id="8399"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00" w:author="aas" w:date="2013-10-14T02:06:00Z"/>
                <w:del w:id="8401" w:author="Anees Shaikh" w:date="2013-10-19T02:16:00Z"/>
              </w:rPr>
              <w:pPrChange w:id="8402" w:author="Anees Shaikh" w:date="2013-10-19T02:16:00Z">
                <w:pPr>
                  <w:pStyle w:val="XML1"/>
                </w:pPr>
              </w:pPrChange>
            </w:pPr>
            <w:ins w:id="8403" w:author="aas" w:date="2013-10-14T02:06:00Z">
              <w:del w:id="8404" w:author="Anees Shaikh" w:date="2013-10-19T02:16:00Z">
                <w:r w:rsidDel="00E067A3">
                  <w:delText xml:space="preserve">                      namespace="##other" processContents="lax"/&gt;</w:delText>
                </w:r>
              </w:del>
            </w:ins>
          </w:p>
          <w:p w14:paraId="7F7D2BB5" w14:textId="38FBDCE7" w:rsidR="00874469" w:rsidDel="00E067A3" w:rsidRDefault="00874469">
            <w:pPr>
              <w:pStyle w:val="Appx"/>
              <w:rPr>
                <w:ins w:id="8405" w:author="aas" w:date="2013-10-14T02:06:00Z"/>
                <w:del w:id="8406" w:author="Anees Shaikh" w:date="2013-10-19T02:16:00Z"/>
              </w:rPr>
              <w:pPrChange w:id="8407" w:author="Anees Shaikh" w:date="2013-10-19T02:16:00Z">
                <w:pPr>
                  <w:pStyle w:val="XML1"/>
                </w:pPr>
              </w:pPrChange>
            </w:pPr>
            <w:ins w:id="8408" w:author="aas" w:date="2013-10-14T02:06:00Z">
              <w:del w:id="8409" w:author="Anees Shaikh" w:date="2013-10-19T02:16:00Z">
                <w:r w:rsidDel="00E067A3">
                  <w:delText xml:space="preserve">            &lt;/xs:sequence&gt;</w:delText>
                </w:r>
              </w:del>
            </w:ins>
          </w:p>
          <w:p w14:paraId="0002B49F" w14:textId="31565F43" w:rsidR="00874469" w:rsidDel="00E067A3" w:rsidRDefault="00874469">
            <w:pPr>
              <w:pStyle w:val="Appx"/>
              <w:rPr>
                <w:ins w:id="8410" w:author="aas" w:date="2013-10-14T02:06:00Z"/>
                <w:del w:id="8411" w:author="Anees Shaikh" w:date="2013-10-19T02:16:00Z"/>
              </w:rPr>
              <w:pPrChange w:id="8412" w:author="Anees Shaikh" w:date="2013-10-19T02:16:00Z">
                <w:pPr>
                  <w:pStyle w:val="XML1"/>
                </w:pPr>
              </w:pPrChange>
            </w:pPr>
            <w:ins w:id="8413" w:author="aas" w:date="2013-10-14T02:06:00Z">
              <w:del w:id="8414" w:author="Anees Shaikh" w:date="2013-10-19T02:16:00Z">
                <w:r w:rsidDel="00E067A3">
                  <w:delText xml:space="preserve">          &lt;/xs:complexType&gt;</w:delText>
                </w:r>
              </w:del>
            </w:ins>
          </w:p>
          <w:p w14:paraId="02D7E09A" w14:textId="599162E8" w:rsidR="00874469" w:rsidDel="00E067A3" w:rsidRDefault="00874469">
            <w:pPr>
              <w:pStyle w:val="Appx"/>
              <w:rPr>
                <w:ins w:id="8415" w:author="aas" w:date="2013-10-14T02:06:00Z"/>
                <w:del w:id="8416" w:author="Anees Shaikh" w:date="2013-10-19T02:16:00Z"/>
              </w:rPr>
              <w:pPrChange w:id="8417" w:author="Anees Shaikh" w:date="2013-10-19T02:16:00Z">
                <w:pPr>
                  <w:pStyle w:val="XML1"/>
                </w:pPr>
              </w:pPrChange>
            </w:pPr>
            <w:ins w:id="8418" w:author="aas" w:date="2013-10-14T02:06:00Z">
              <w:del w:id="8419"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20" w:author="aas" w:date="2013-10-14T02:06:00Z"/>
                <w:del w:id="8421" w:author="Anees Shaikh" w:date="2013-10-19T02:16:00Z"/>
              </w:rPr>
              <w:pPrChange w:id="8422" w:author="Anees Shaikh" w:date="2013-10-19T02:16:00Z">
                <w:pPr>
                  <w:pStyle w:val="XML1"/>
                </w:pPr>
              </w:pPrChange>
            </w:pPr>
            <w:ins w:id="8423" w:author="aas" w:date="2013-10-14T02:06:00Z">
              <w:del w:id="8424"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25" w:author="aas" w:date="2013-10-14T02:06:00Z"/>
                <w:del w:id="8426" w:author="Anees Shaikh" w:date="2013-10-19T02:16:00Z"/>
              </w:rPr>
              <w:pPrChange w:id="8427" w:author="Anees Shaikh" w:date="2013-10-19T02:16:00Z">
                <w:pPr>
                  <w:pStyle w:val="XML1"/>
                </w:pPr>
              </w:pPrChange>
            </w:pPr>
            <w:ins w:id="8428" w:author="aas" w:date="2013-10-14T02:06:00Z">
              <w:del w:id="8429" w:author="Anees Shaikh" w:date="2013-10-19T02:16:00Z">
                <w:r w:rsidDel="00E067A3">
                  <w:delText xml:space="preserve">            &lt;xs:field xpath="of-config:id"/&gt;</w:delText>
                </w:r>
              </w:del>
            </w:ins>
          </w:p>
          <w:p w14:paraId="0131CA1F" w14:textId="137D1939" w:rsidR="00874469" w:rsidDel="00E067A3" w:rsidRDefault="00874469">
            <w:pPr>
              <w:pStyle w:val="Appx"/>
              <w:rPr>
                <w:ins w:id="8430" w:author="aas" w:date="2013-10-14T02:06:00Z"/>
                <w:del w:id="8431" w:author="Anees Shaikh" w:date="2013-10-19T02:16:00Z"/>
              </w:rPr>
              <w:pPrChange w:id="8432" w:author="Anees Shaikh" w:date="2013-10-19T02:16:00Z">
                <w:pPr>
                  <w:pStyle w:val="XML1"/>
                </w:pPr>
              </w:pPrChange>
            </w:pPr>
            <w:ins w:id="8433" w:author="aas" w:date="2013-10-14T02:06:00Z">
              <w:del w:id="8434" w:author="Anees Shaikh" w:date="2013-10-19T02:16:00Z">
                <w:r w:rsidDel="00E067A3">
                  <w:delText xml:space="preserve">          &lt;/xs:key&gt;</w:delText>
                </w:r>
              </w:del>
            </w:ins>
          </w:p>
          <w:p w14:paraId="6E23AA7A" w14:textId="413D5CEC" w:rsidR="00874469" w:rsidDel="00E067A3" w:rsidRDefault="00874469">
            <w:pPr>
              <w:pStyle w:val="Appx"/>
              <w:rPr>
                <w:ins w:id="8435" w:author="aas" w:date="2013-10-14T02:06:00Z"/>
                <w:del w:id="8436" w:author="Anees Shaikh" w:date="2013-10-19T02:16:00Z"/>
              </w:rPr>
              <w:pPrChange w:id="8437" w:author="Anees Shaikh" w:date="2013-10-19T02:16:00Z">
                <w:pPr>
                  <w:pStyle w:val="XML1"/>
                </w:pPr>
              </w:pPrChange>
            </w:pPr>
            <w:ins w:id="8438" w:author="aas" w:date="2013-10-14T02:06:00Z">
              <w:del w:id="8439" w:author="Anees Shaikh" w:date="2013-10-19T02:16:00Z">
                <w:r w:rsidDel="00E067A3">
                  <w:delText xml:space="preserve">        &lt;/xs:element&gt;</w:delText>
                </w:r>
              </w:del>
            </w:ins>
          </w:p>
          <w:p w14:paraId="69500964" w14:textId="6A22B2EE" w:rsidR="00874469" w:rsidDel="00E067A3" w:rsidRDefault="00874469">
            <w:pPr>
              <w:pStyle w:val="Appx"/>
              <w:rPr>
                <w:ins w:id="8440" w:author="aas" w:date="2013-10-14T02:06:00Z"/>
                <w:del w:id="8441" w:author="Anees Shaikh" w:date="2013-10-19T02:16:00Z"/>
              </w:rPr>
              <w:pPrChange w:id="8442" w:author="Anees Shaikh" w:date="2013-10-19T02:16:00Z">
                <w:pPr>
                  <w:pStyle w:val="XML1"/>
                </w:pPr>
              </w:pPrChange>
            </w:pPr>
            <w:ins w:id="8443" w:author="aas" w:date="2013-10-14T02:06:00Z">
              <w:del w:id="8444"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45" w:author="aas" w:date="2013-10-14T02:06:00Z"/>
                <w:del w:id="8446" w:author="Anees Shaikh" w:date="2013-10-19T02:16:00Z"/>
              </w:rPr>
              <w:pPrChange w:id="8447" w:author="Anees Shaikh" w:date="2013-10-19T02:16:00Z">
                <w:pPr>
                  <w:pStyle w:val="XML1"/>
                </w:pPr>
              </w:pPrChange>
            </w:pPr>
            <w:ins w:id="8448" w:author="aas" w:date="2013-10-14T02:06:00Z">
              <w:del w:id="8449" w:author="Anees Shaikh" w:date="2013-10-19T02:16:00Z">
                <w:r w:rsidDel="00E067A3">
                  <w:delText xml:space="preserve">          &lt;xs:annotation&gt;</w:delText>
                </w:r>
              </w:del>
            </w:ins>
          </w:p>
          <w:p w14:paraId="16B1ACCB" w14:textId="75DA4DE0" w:rsidR="00874469" w:rsidDel="00E067A3" w:rsidRDefault="00874469">
            <w:pPr>
              <w:pStyle w:val="Appx"/>
              <w:rPr>
                <w:ins w:id="8450" w:author="aas" w:date="2013-10-14T02:06:00Z"/>
                <w:del w:id="8451" w:author="Anees Shaikh" w:date="2013-10-19T02:16:00Z"/>
              </w:rPr>
              <w:pPrChange w:id="8452" w:author="Anees Shaikh" w:date="2013-10-19T02:16:00Z">
                <w:pPr>
                  <w:pStyle w:val="XML1"/>
                </w:pPr>
              </w:pPrChange>
            </w:pPr>
            <w:ins w:id="8453" w:author="aas" w:date="2013-10-14T02:06:00Z">
              <w:del w:id="8454" w:author="Anees Shaikh" w:date="2013-10-19T02:16:00Z">
                <w:r w:rsidDel="00E067A3">
                  <w:delText xml:space="preserve">            &lt;xs:documentation&gt;</w:delText>
                </w:r>
              </w:del>
            </w:ins>
          </w:p>
          <w:p w14:paraId="393E94EE" w14:textId="52EA7F0A" w:rsidR="00874469" w:rsidDel="00E067A3" w:rsidRDefault="00874469">
            <w:pPr>
              <w:pStyle w:val="Appx"/>
              <w:rPr>
                <w:ins w:id="8455" w:author="aas" w:date="2013-10-14T02:06:00Z"/>
                <w:del w:id="8456" w:author="Anees Shaikh" w:date="2013-10-19T02:16:00Z"/>
              </w:rPr>
              <w:pPrChange w:id="8457" w:author="Anees Shaikh" w:date="2013-10-19T02:16:00Z">
                <w:pPr>
                  <w:pStyle w:val="XML1"/>
                </w:pPr>
              </w:pPrChange>
            </w:pPr>
            <w:ins w:id="8458" w:author="aas" w:date="2013-10-14T02:06:00Z">
              <w:del w:id="8459"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460" w:author="aas" w:date="2013-10-14T02:06:00Z"/>
                <w:del w:id="8461" w:author="Anees Shaikh" w:date="2013-10-19T02:16:00Z"/>
              </w:rPr>
              <w:pPrChange w:id="8462" w:author="Anees Shaikh" w:date="2013-10-19T02:16:00Z">
                <w:pPr>
                  <w:pStyle w:val="XML1"/>
                </w:pPr>
              </w:pPrChange>
            </w:pPr>
            <w:ins w:id="8463" w:author="aas" w:date="2013-10-14T02:06:00Z">
              <w:del w:id="8464"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465" w:author="aas" w:date="2013-10-14T02:06:00Z"/>
                <w:del w:id="8466" w:author="Anees Shaikh" w:date="2013-10-19T02:16:00Z"/>
              </w:rPr>
              <w:pPrChange w:id="8467" w:author="Anees Shaikh" w:date="2013-10-19T02:16:00Z">
                <w:pPr>
                  <w:pStyle w:val="XML1"/>
                </w:pPr>
              </w:pPrChange>
            </w:pPr>
            <w:ins w:id="8468" w:author="aas" w:date="2013-10-14T02:06:00Z">
              <w:del w:id="8469"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470" w:author="aas" w:date="2013-10-14T02:06:00Z"/>
                <w:del w:id="8471" w:author="Anees Shaikh" w:date="2013-10-19T02:16:00Z"/>
              </w:rPr>
              <w:pPrChange w:id="8472" w:author="Anees Shaikh" w:date="2013-10-19T02:16:00Z">
                <w:pPr>
                  <w:pStyle w:val="XML1"/>
                </w:pPr>
              </w:pPrChange>
            </w:pPr>
            <w:ins w:id="8473" w:author="aas" w:date="2013-10-14T02:06:00Z">
              <w:del w:id="8474"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475" w:author="aas" w:date="2013-10-14T02:06:00Z"/>
                <w:del w:id="8476" w:author="Anees Shaikh" w:date="2013-10-19T02:16:00Z"/>
              </w:rPr>
              <w:pPrChange w:id="8477" w:author="Anees Shaikh" w:date="2013-10-19T02:16:00Z">
                <w:pPr>
                  <w:pStyle w:val="XML1"/>
                </w:pPr>
              </w:pPrChange>
            </w:pPr>
            <w:ins w:id="8478" w:author="aas" w:date="2013-10-14T02:06:00Z">
              <w:del w:id="8479"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480" w:author="aas" w:date="2013-10-14T02:06:00Z"/>
                <w:del w:id="8481" w:author="Anees Shaikh" w:date="2013-10-19T02:16:00Z"/>
              </w:rPr>
              <w:pPrChange w:id="8482" w:author="Anees Shaikh" w:date="2013-10-19T02:16:00Z">
                <w:pPr>
                  <w:pStyle w:val="XML1"/>
                </w:pPr>
              </w:pPrChange>
            </w:pPr>
            <w:ins w:id="8483" w:author="aas" w:date="2013-10-14T02:06:00Z">
              <w:del w:id="8484" w:author="Anees Shaikh" w:date="2013-10-19T02:16:00Z">
                <w:r w:rsidDel="00E067A3">
                  <w:delText xml:space="preserve">            &lt;/xs:documentation&gt;</w:delText>
                </w:r>
              </w:del>
            </w:ins>
          </w:p>
          <w:p w14:paraId="4EDC73D6" w14:textId="351A3B90" w:rsidR="00874469" w:rsidDel="00E067A3" w:rsidRDefault="00874469">
            <w:pPr>
              <w:pStyle w:val="Appx"/>
              <w:rPr>
                <w:ins w:id="8485" w:author="aas" w:date="2013-10-14T02:06:00Z"/>
                <w:del w:id="8486" w:author="Anees Shaikh" w:date="2013-10-19T02:16:00Z"/>
              </w:rPr>
              <w:pPrChange w:id="8487" w:author="Anees Shaikh" w:date="2013-10-19T02:16:00Z">
                <w:pPr>
                  <w:pStyle w:val="XML1"/>
                </w:pPr>
              </w:pPrChange>
            </w:pPr>
            <w:ins w:id="8488" w:author="aas" w:date="2013-10-14T02:06:00Z">
              <w:del w:id="8489" w:author="Anees Shaikh" w:date="2013-10-19T02:16:00Z">
                <w:r w:rsidDel="00E067A3">
                  <w:delText xml:space="preserve">          &lt;/xs:annotation&gt;</w:delText>
                </w:r>
              </w:del>
            </w:ins>
          </w:p>
          <w:p w14:paraId="7A54C28A" w14:textId="4A6BDA87" w:rsidR="00874469" w:rsidDel="00E067A3" w:rsidRDefault="00874469">
            <w:pPr>
              <w:pStyle w:val="Appx"/>
              <w:rPr>
                <w:ins w:id="8490" w:author="aas" w:date="2013-10-14T02:06:00Z"/>
                <w:del w:id="8491" w:author="Anees Shaikh" w:date="2013-10-19T02:16:00Z"/>
              </w:rPr>
              <w:pPrChange w:id="8492" w:author="Anees Shaikh" w:date="2013-10-19T02:16:00Z">
                <w:pPr>
                  <w:pStyle w:val="XML1"/>
                </w:pPr>
              </w:pPrChange>
            </w:pPr>
            <w:ins w:id="8493" w:author="aas" w:date="2013-10-14T02:06:00Z">
              <w:del w:id="8494" w:author="Anees Shaikh" w:date="2013-10-19T02:16:00Z">
                <w:r w:rsidDel="00E067A3">
                  <w:delText xml:space="preserve">          &lt;xs:complexType&gt;</w:delText>
                </w:r>
              </w:del>
            </w:ins>
          </w:p>
          <w:p w14:paraId="20B81442" w14:textId="26AB575E" w:rsidR="00874469" w:rsidDel="00E067A3" w:rsidRDefault="00874469">
            <w:pPr>
              <w:pStyle w:val="Appx"/>
              <w:rPr>
                <w:ins w:id="8495" w:author="aas" w:date="2013-10-14T02:06:00Z"/>
                <w:del w:id="8496" w:author="Anees Shaikh" w:date="2013-10-19T02:16:00Z"/>
              </w:rPr>
              <w:pPrChange w:id="8497" w:author="Anees Shaikh" w:date="2013-10-19T02:16:00Z">
                <w:pPr>
                  <w:pStyle w:val="XML1"/>
                </w:pPr>
              </w:pPrChange>
            </w:pPr>
            <w:ins w:id="8498" w:author="aas" w:date="2013-10-14T02:06:00Z">
              <w:del w:id="8499" w:author="Anees Shaikh" w:date="2013-10-19T02:16:00Z">
                <w:r w:rsidDel="00E067A3">
                  <w:delText xml:space="preserve">            &lt;xs:sequence&gt;</w:delText>
                </w:r>
              </w:del>
            </w:ins>
          </w:p>
          <w:p w14:paraId="50EDDFA6" w14:textId="16438153" w:rsidR="00874469" w:rsidDel="00E067A3" w:rsidRDefault="00874469">
            <w:pPr>
              <w:pStyle w:val="Appx"/>
              <w:rPr>
                <w:ins w:id="8500" w:author="aas" w:date="2013-10-14T02:06:00Z"/>
                <w:del w:id="8501" w:author="Anees Shaikh" w:date="2013-10-19T02:16:00Z"/>
              </w:rPr>
              <w:pPrChange w:id="8502" w:author="Anees Shaikh" w:date="2013-10-19T02:16:00Z">
                <w:pPr>
                  <w:pStyle w:val="XML1"/>
                </w:pPr>
              </w:pPrChange>
            </w:pPr>
            <w:ins w:id="8503" w:author="aas" w:date="2013-10-14T02:06:00Z">
              <w:del w:id="8504"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05" w:author="aas" w:date="2013-10-14T02:06:00Z"/>
                <w:del w:id="8506" w:author="Anees Shaikh" w:date="2013-10-19T02:16:00Z"/>
              </w:rPr>
              <w:pPrChange w:id="8507" w:author="Anees Shaikh" w:date="2013-10-19T02:16:00Z">
                <w:pPr>
                  <w:pStyle w:val="XML1"/>
                </w:pPr>
              </w:pPrChange>
            </w:pPr>
            <w:ins w:id="8508" w:author="aas" w:date="2013-10-14T02:06:00Z">
              <w:del w:id="8509" w:author="Anees Shaikh" w:date="2013-10-19T02:16:00Z">
                <w:r w:rsidDel="00E067A3">
                  <w:delText xml:space="preserve">                &lt;xs:annotation&gt;</w:delText>
                </w:r>
              </w:del>
            </w:ins>
          </w:p>
          <w:p w14:paraId="1A8DA8D5" w14:textId="4B273062" w:rsidR="00874469" w:rsidDel="00E067A3" w:rsidRDefault="00874469">
            <w:pPr>
              <w:pStyle w:val="Appx"/>
              <w:rPr>
                <w:ins w:id="8510" w:author="aas" w:date="2013-10-14T02:06:00Z"/>
                <w:del w:id="8511" w:author="Anees Shaikh" w:date="2013-10-19T02:16:00Z"/>
              </w:rPr>
              <w:pPrChange w:id="8512" w:author="Anees Shaikh" w:date="2013-10-19T02:16:00Z">
                <w:pPr>
                  <w:pStyle w:val="XML1"/>
                </w:pPr>
              </w:pPrChange>
            </w:pPr>
            <w:ins w:id="8513" w:author="aas" w:date="2013-10-14T02:06:00Z">
              <w:del w:id="8514" w:author="Anees Shaikh" w:date="2013-10-19T02:16:00Z">
                <w:r w:rsidDel="00E067A3">
                  <w:delText xml:space="preserve">                  &lt;xs:documentation&gt;</w:delText>
                </w:r>
              </w:del>
            </w:ins>
          </w:p>
          <w:p w14:paraId="4792B038" w14:textId="39780BA6" w:rsidR="00874469" w:rsidDel="00E067A3" w:rsidRDefault="00874469">
            <w:pPr>
              <w:pStyle w:val="Appx"/>
              <w:rPr>
                <w:ins w:id="8515" w:author="aas" w:date="2013-10-14T02:06:00Z"/>
                <w:del w:id="8516" w:author="Anees Shaikh" w:date="2013-10-19T02:16:00Z"/>
              </w:rPr>
              <w:pPrChange w:id="8517" w:author="Anees Shaikh" w:date="2013-10-19T02:16:00Z">
                <w:pPr>
                  <w:pStyle w:val="XML1"/>
                </w:pPr>
              </w:pPrChange>
            </w:pPr>
            <w:ins w:id="8518" w:author="aas" w:date="2013-10-14T02:06:00Z">
              <w:del w:id="8519"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20" w:author="aas" w:date="2013-10-14T02:06:00Z"/>
                <w:del w:id="8521" w:author="Anees Shaikh" w:date="2013-10-19T02:16:00Z"/>
              </w:rPr>
              <w:pPrChange w:id="8522" w:author="Anees Shaikh" w:date="2013-10-19T02:16:00Z">
                <w:pPr>
                  <w:pStyle w:val="XML1"/>
                </w:pPr>
              </w:pPrChange>
            </w:pPr>
          </w:p>
          <w:p w14:paraId="69EFF227" w14:textId="05555708" w:rsidR="00874469" w:rsidDel="00E067A3" w:rsidRDefault="00874469">
            <w:pPr>
              <w:pStyle w:val="Appx"/>
              <w:rPr>
                <w:ins w:id="8523" w:author="aas" w:date="2013-10-14T02:06:00Z"/>
                <w:del w:id="8524" w:author="Anees Shaikh" w:date="2013-10-19T02:16:00Z"/>
              </w:rPr>
              <w:pPrChange w:id="8525" w:author="Anees Shaikh" w:date="2013-10-19T02:16:00Z">
                <w:pPr>
                  <w:pStyle w:val="XML1"/>
                </w:pPr>
              </w:pPrChange>
            </w:pPr>
            <w:ins w:id="8526" w:author="aas" w:date="2013-10-14T02:06:00Z">
              <w:del w:id="8527"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28" w:author="aas" w:date="2013-10-14T02:06:00Z"/>
                <w:del w:id="8529" w:author="Anees Shaikh" w:date="2013-10-19T02:16:00Z"/>
              </w:rPr>
              <w:pPrChange w:id="8530" w:author="Anees Shaikh" w:date="2013-10-19T02:16:00Z">
                <w:pPr>
                  <w:pStyle w:val="XML1"/>
                </w:pPr>
              </w:pPrChange>
            </w:pPr>
            <w:ins w:id="8531" w:author="aas" w:date="2013-10-14T02:06:00Z">
              <w:del w:id="8532" w:author="Anees Shaikh" w:date="2013-10-19T02:16:00Z">
                <w:r w:rsidDel="00E067A3">
                  <w:delText xml:space="preserve">                          this list.</w:delText>
                </w:r>
              </w:del>
            </w:ins>
          </w:p>
          <w:p w14:paraId="1D99CD9E" w14:textId="217C60E3" w:rsidR="00874469" w:rsidDel="00E067A3" w:rsidRDefault="00874469">
            <w:pPr>
              <w:pStyle w:val="Appx"/>
              <w:rPr>
                <w:ins w:id="8533" w:author="aas" w:date="2013-10-14T02:06:00Z"/>
                <w:del w:id="8534" w:author="Anees Shaikh" w:date="2013-10-19T02:16:00Z"/>
              </w:rPr>
              <w:pPrChange w:id="8535" w:author="Anees Shaikh" w:date="2013-10-19T02:16:00Z">
                <w:pPr>
                  <w:pStyle w:val="XML1"/>
                </w:pPr>
              </w:pPrChange>
            </w:pPr>
            <w:ins w:id="8536" w:author="aas" w:date="2013-10-14T02:06:00Z">
              <w:del w:id="8537" w:author="Anees Shaikh" w:date="2013-10-19T02:16:00Z">
                <w:r w:rsidDel="00E067A3">
                  <w:delText xml:space="preserve">                  &lt;/xs:documentation&gt;</w:delText>
                </w:r>
              </w:del>
            </w:ins>
          </w:p>
          <w:p w14:paraId="3071ED0F" w14:textId="3B9D99D0" w:rsidR="00874469" w:rsidDel="00E067A3" w:rsidRDefault="00874469">
            <w:pPr>
              <w:pStyle w:val="Appx"/>
              <w:rPr>
                <w:ins w:id="8538" w:author="aas" w:date="2013-10-14T02:06:00Z"/>
                <w:del w:id="8539" w:author="Anees Shaikh" w:date="2013-10-19T02:16:00Z"/>
              </w:rPr>
              <w:pPrChange w:id="8540" w:author="Anees Shaikh" w:date="2013-10-19T02:16:00Z">
                <w:pPr>
                  <w:pStyle w:val="XML1"/>
                </w:pPr>
              </w:pPrChange>
            </w:pPr>
            <w:ins w:id="8541" w:author="aas" w:date="2013-10-14T02:06:00Z">
              <w:del w:id="8542" w:author="Anees Shaikh" w:date="2013-10-19T02:16:00Z">
                <w:r w:rsidDel="00E067A3">
                  <w:delText xml:space="preserve">                &lt;/xs:annotation&gt;</w:delText>
                </w:r>
              </w:del>
            </w:ins>
          </w:p>
          <w:p w14:paraId="1DA016F1" w14:textId="2822A6FE" w:rsidR="00874469" w:rsidDel="00E067A3" w:rsidRDefault="00874469">
            <w:pPr>
              <w:pStyle w:val="Appx"/>
              <w:rPr>
                <w:ins w:id="8543" w:author="aas" w:date="2013-10-14T02:06:00Z"/>
                <w:del w:id="8544" w:author="Anees Shaikh" w:date="2013-10-19T02:16:00Z"/>
              </w:rPr>
              <w:pPrChange w:id="8545" w:author="Anees Shaikh" w:date="2013-10-19T02:16:00Z">
                <w:pPr>
                  <w:pStyle w:val="XML1"/>
                </w:pPr>
              </w:pPrChange>
            </w:pPr>
            <w:ins w:id="8546" w:author="aas" w:date="2013-10-14T02:06:00Z">
              <w:del w:id="8547" w:author="Anees Shaikh" w:date="2013-10-19T02:16:00Z">
                <w:r w:rsidDel="00E067A3">
                  <w:delText xml:space="preserve">                &lt;xs:complexType&gt;</w:delText>
                </w:r>
              </w:del>
            </w:ins>
          </w:p>
          <w:p w14:paraId="219CE1C3" w14:textId="546D1D5D" w:rsidR="00874469" w:rsidDel="00E067A3" w:rsidRDefault="00874469">
            <w:pPr>
              <w:pStyle w:val="Appx"/>
              <w:rPr>
                <w:ins w:id="8548" w:author="aas" w:date="2013-10-14T02:06:00Z"/>
                <w:del w:id="8549" w:author="Anees Shaikh" w:date="2013-10-19T02:16:00Z"/>
              </w:rPr>
              <w:pPrChange w:id="8550" w:author="Anees Shaikh" w:date="2013-10-19T02:16:00Z">
                <w:pPr>
                  <w:pStyle w:val="XML1"/>
                </w:pPr>
              </w:pPrChange>
            </w:pPr>
            <w:ins w:id="8551" w:author="aas" w:date="2013-10-14T02:06:00Z">
              <w:del w:id="8552" w:author="Anees Shaikh" w:date="2013-10-19T02:16:00Z">
                <w:r w:rsidDel="00E067A3">
                  <w:delText xml:space="preserve">                  &lt;xs:sequence&gt;</w:delText>
                </w:r>
              </w:del>
            </w:ins>
          </w:p>
          <w:p w14:paraId="1A8DB0E3" w14:textId="790C5060" w:rsidR="00874469" w:rsidDel="00E067A3" w:rsidRDefault="00874469">
            <w:pPr>
              <w:pStyle w:val="Appx"/>
              <w:rPr>
                <w:ins w:id="8553" w:author="aas" w:date="2013-10-14T02:06:00Z"/>
                <w:del w:id="8554" w:author="Anees Shaikh" w:date="2013-10-19T02:16:00Z"/>
              </w:rPr>
              <w:pPrChange w:id="8555" w:author="Anees Shaikh" w:date="2013-10-19T02:16:00Z">
                <w:pPr>
                  <w:pStyle w:val="XML1"/>
                </w:pPr>
              </w:pPrChange>
            </w:pPr>
            <w:ins w:id="8556" w:author="aas" w:date="2013-10-14T02:06:00Z">
              <w:del w:id="8557"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558" w:author="aas" w:date="2013-10-14T02:06:00Z"/>
                <w:del w:id="8559" w:author="Anees Shaikh" w:date="2013-10-19T02:16:00Z"/>
              </w:rPr>
              <w:pPrChange w:id="8560" w:author="Anees Shaikh" w:date="2013-10-19T02:16:00Z">
                <w:pPr>
                  <w:pStyle w:val="XML1"/>
                </w:pPr>
              </w:pPrChange>
            </w:pPr>
            <w:ins w:id="8561" w:author="aas" w:date="2013-10-14T02:06:00Z">
              <w:del w:id="8562" w:author="Anees Shaikh" w:date="2013-10-19T02:16:00Z">
                <w:r w:rsidDel="00E067A3">
                  <w:delText xml:space="preserve">                      &lt;xs:annotation&gt;</w:delText>
                </w:r>
              </w:del>
            </w:ins>
          </w:p>
          <w:p w14:paraId="2F46116E" w14:textId="0AE672A5" w:rsidR="00874469" w:rsidDel="00E067A3" w:rsidRDefault="00874469">
            <w:pPr>
              <w:pStyle w:val="Appx"/>
              <w:rPr>
                <w:ins w:id="8563" w:author="aas" w:date="2013-10-14T02:06:00Z"/>
                <w:del w:id="8564" w:author="Anees Shaikh" w:date="2013-10-19T02:16:00Z"/>
              </w:rPr>
              <w:pPrChange w:id="8565" w:author="Anees Shaikh" w:date="2013-10-19T02:16:00Z">
                <w:pPr>
                  <w:pStyle w:val="XML1"/>
                </w:pPr>
              </w:pPrChange>
            </w:pPr>
            <w:ins w:id="8566" w:author="aas" w:date="2013-10-14T02:06:00Z">
              <w:del w:id="8567" w:author="Anees Shaikh" w:date="2013-10-19T02:16:00Z">
                <w:r w:rsidDel="00E067A3">
                  <w:delText xml:space="preserve">                        &lt;xs:documentation&gt;</w:delText>
                </w:r>
              </w:del>
            </w:ins>
          </w:p>
          <w:p w14:paraId="2E1776AA" w14:textId="45C8E641" w:rsidR="00874469" w:rsidDel="00E067A3" w:rsidRDefault="00874469">
            <w:pPr>
              <w:pStyle w:val="Appx"/>
              <w:rPr>
                <w:ins w:id="8568" w:author="aas" w:date="2013-10-14T02:06:00Z"/>
                <w:del w:id="8569" w:author="Anees Shaikh" w:date="2013-10-19T02:16:00Z"/>
              </w:rPr>
              <w:pPrChange w:id="8570" w:author="Anees Shaikh" w:date="2013-10-19T02:16:00Z">
                <w:pPr>
                  <w:pStyle w:val="XML1"/>
                </w:pPr>
              </w:pPrChange>
            </w:pPr>
            <w:ins w:id="8571" w:author="aas" w:date="2013-10-14T02:06:00Z">
              <w:del w:id="8572"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573" w:author="aas" w:date="2013-10-14T02:06:00Z"/>
                <w:del w:id="8574" w:author="Anees Shaikh" w:date="2013-10-19T02:16:00Z"/>
              </w:rPr>
              <w:pPrChange w:id="8575" w:author="Anees Shaikh" w:date="2013-10-19T02:16:00Z">
                <w:pPr>
                  <w:pStyle w:val="XML1"/>
                </w:pPr>
              </w:pPrChange>
            </w:pPr>
            <w:ins w:id="8576" w:author="aas" w:date="2013-10-14T02:06:00Z">
              <w:del w:id="8577"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578" w:author="aas" w:date="2013-10-14T02:06:00Z"/>
                <w:del w:id="8579" w:author="Anees Shaikh" w:date="2013-10-19T02:16:00Z"/>
              </w:rPr>
              <w:pPrChange w:id="8580" w:author="Anees Shaikh" w:date="2013-10-19T02:16:00Z">
                <w:pPr>
                  <w:pStyle w:val="XML1"/>
                </w:pPr>
              </w:pPrChange>
            </w:pPr>
            <w:ins w:id="8581" w:author="aas" w:date="2013-10-14T02:06:00Z">
              <w:del w:id="8582"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583" w:author="aas" w:date="2013-10-14T02:06:00Z"/>
                <w:del w:id="8584" w:author="Anees Shaikh" w:date="2013-10-19T02:16:00Z"/>
              </w:rPr>
              <w:pPrChange w:id="8585" w:author="Anees Shaikh" w:date="2013-10-19T02:16:00Z">
                <w:pPr>
                  <w:pStyle w:val="XML1"/>
                </w:pPr>
              </w:pPrChange>
            </w:pPr>
            <w:ins w:id="8586" w:author="aas" w:date="2013-10-14T02:06:00Z">
              <w:del w:id="8587" w:author="Anees Shaikh" w:date="2013-10-19T02:16:00Z">
                <w:r w:rsidDel="00E067A3">
                  <w:delText xml:space="preserve">                                 Switch.</w:delText>
                </w:r>
              </w:del>
            </w:ins>
          </w:p>
          <w:p w14:paraId="7D7E4948" w14:textId="0B4FCD8C" w:rsidR="00874469" w:rsidDel="00E067A3" w:rsidRDefault="00874469">
            <w:pPr>
              <w:pStyle w:val="Appx"/>
              <w:rPr>
                <w:ins w:id="8588" w:author="aas" w:date="2013-10-14T02:06:00Z"/>
                <w:del w:id="8589" w:author="Anees Shaikh" w:date="2013-10-19T02:16:00Z"/>
              </w:rPr>
              <w:pPrChange w:id="8590" w:author="Anees Shaikh" w:date="2013-10-19T02:16:00Z">
                <w:pPr>
                  <w:pStyle w:val="XML1"/>
                </w:pPr>
              </w:pPrChange>
            </w:pPr>
            <w:ins w:id="8591" w:author="aas" w:date="2013-10-14T02:06:00Z">
              <w:del w:id="8592" w:author="Anees Shaikh" w:date="2013-10-19T02:16:00Z">
                <w:r w:rsidDel="00E067A3">
                  <w:delText xml:space="preserve">                        &lt;/xs:documentation&gt;</w:delText>
                </w:r>
              </w:del>
            </w:ins>
          </w:p>
          <w:p w14:paraId="70CE4205" w14:textId="0F8D1894" w:rsidR="00874469" w:rsidDel="00E067A3" w:rsidRDefault="00874469">
            <w:pPr>
              <w:pStyle w:val="Appx"/>
              <w:rPr>
                <w:ins w:id="8593" w:author="aas" w:date="2013-10-14T02:06:00Z"/>
                <w:del w:id="8594" w:author="Anees Shaikh" w:date="2013-10-19T02:16:00Z"/>
              </w:rPr>
              <w:pPrChange w:id="8595" w:author="Anees Shaikh" w:date="2013-10-19T02:16:00Z">
                <w:pPr>
                  <w:pStyle w:val="XML1"/>
                </w:pPr>
              </w:pPrChange>
            </w:pPr>
            <w:ins w:id="8596" w:author="aas" w:date="2013-10-14T02:06:00Z">
              <w:del w:id="8597" w:author="Anees Shaikh" w:date="2013-10-19T02:16:00Z">
                <w:r w:rsidDel="00E067A3">
                  <w:delText xml:space="preserve">                      &lt;/xs:annotation&gt;</w:delText>
                </w:r>
              </w:del>
            </w:ins>
          </w:p>
          <w:p w14:paraId="33C7A531" w14:textId="32F49964" w:rsidR="00874469" w:rsidDel="00E067A3" w:rsidRDefault="00874469">
            <w:pPr>
              <w:pStyle w:val="Appx"/>
              <w:rPr>
                <w:ins w:id="8598" w:author="aas" w:date="2013-10-14T02:06:00Z"/>
                <w:del w:id="8599" w:author="Anees Shaikh" w:date="2013-10-19T02:16:00Z"/>
              </w:rPr>
              <w:pPrChange w:id="8600" w:author="Anees Shaikh" w:date="2013-10-19T02:16:00Z">
                <w:pPr>
                  <w:pStyle w:val="XML1"/>
                </w:pPr>
              </w:pPrChange>
            </w:pPr>
            <w:ins w:id="8601" w:author="aas" w:date="2013-10-14T02:06:00Z">
              <w:del w:id="8602" w:author="Anees Shaikh" w:date="2013-10-19T02:16:00Z">
                <w:r w:rsidDel="00E067A3">
                  <w:delText xml:space="preserve">                    &lt;/xs:element&gt;</w:delText>
                </w:r>
              </w:del>
            </w:ins>
          </w:p>
          <w:p w14:paraId="0D190785" w14:textId="54D27855" w:rsidR="00874469" w:rsidDel="00E067A3" w:rsidRDefault="00874469">
            <w:pPr>
              <w:pStyle w:val="Appx"/>
              <w:rPr>
                <w:ins w:id="8603" w:author="aas" w:date="2013-10-14T02:06:00Z"/>
                <w:del w:id="8604" w:author="Anees Shaikh" w:date="2013-10-19T02:16:00Z"/>
              </w:rPr>
              <w:pPrChange w:id="8605" w:author="Anees Shaikh" w:date="2013-10-19T02:16:00Z">
                <w:pPr>
                  <w:pStyle w:val="XML1"/>
                </w:pPr>
              </w:pPrChange>
            </w:pPr>
            <w:ins w:id="8606" w:author="aas" w:date="2013-10-14T02:06:00Z">
              <w:del w:id="8607"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08" w:author="aas" w:date="2013-10-14T02:06:00Z"/>
                <w:del w:id="8609" w:author="Anees Shaikh" w:date="2013-10-19T02:16:00Z"/>
              </w:rPr>
              <w:pPrChange w:id="8610" w:author="Anees Shaikh" w:date="2013-10-19T02:16:00Z">
                <w:pPr>
                  <w:pStyle w:val="XML1"/>
                </w:pPr>
              </w:pPrChange>
            </w:pPr>
            <w:ins w:id="8611" w:author="aas" w:date="2013-10-14T02:06:00Z">
              <w:del w:id="8612" w:author="Anees Shaikh" w:date="2013-10-19T02:16:00Z">
                <w:r w:rsidDel="00E067A3">
                  <w:delText xml:space="preserve">                      &lt;xs:annotation&gt;</w:delText>
                </w:r>
              </w:del>
            </w:ins>
          </w:p>
          <w:p w14:paraId="49EE1738" w14:textId="47B1EAEC" w:rsidR="00874469" w:rsidDel="00E067A3" w:rsidRDefault="00874469">
            <w:pPr>
              <w:pStyle w:val="Appx"/>
              <w:rPr>
                <w:ins w:id="8613" w:author="aas" w:date="2013-10-14T02:06:00Z"/>
                <w:del w:id="8614" w:author="Anees Shaikh" w:date="2013-10-19T02:16:00Z"/>
              </w:rPr>
              <w:pPrChange w:id="8615" w:author="Anees Shaikh" w:date="2013-10-19T02:16:00Z">
                <w:pPr>
                  <w:pStyle w:val="XML1"/>
                </w:pPr>
              </w:pPrChange>
            </w:pPr>
            <w:ins w:id="8616" w:author="aas" w:date="2013-10-14T02:06:00Z">
              <w:del w:id="8617" w:author="Anees Shaikh" w:date="2013-10-19T02:16:00Z">
                <w:r w:rsidDel="00E067A3">
                  <w:delText xml:space="preserve">                        &lt;xs:documentation&gt;</w:delText>
                </w:r>
              </w:del>
            </w:ins>
          </w:p>
          <w:p w14:paraId="4DFD9F67" w14:textId="0F8E4B1C" w:rsidR="00874469" w:rsidDel="00E067A3" w:rsidRDefault="00874469">
            <w:pPr>
              <w:pStyle w:val="Appx"/>
              <w:rPr>
                <w:ins w:id="8618" w:author="aas" w:date="2013-10-14T02:06:00Z"/>
                <w:del w:id="8619" w:author="Anees Shaikh" w:date="2013-10-19T02:16:00Z"/>
              </w:rPr>
              <w:pPrChange w:id="8620" w:author="Anees Shaikh" w:date="2013-10-19T02:16:00Z">
                <w:pPr>
                  <w:pStyle w:val="XML1"/>
                </w:pPr>
              </w:pPrChange>
            </w:pPr>
            <w:ins w:id="8621" w:author="aas" w:date="2013-10-14T02:06:00Z">
              <w:del w:id="8622"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23" w:author="aas" w:date="2013-10-14T02:06:00Z"/>
                <w:del w:id="8624" w:author="Anees Shaikh" w:date="2013-10-19T02:16:00Z"/>
              </w:rPr>
              <w:pPrChange w:id="8625" w:author="Anees Shaikh" w:date="2013-10-19T02:16:00Z">
                <w:pPr>
                  <w:pStyle w:val="XML1"/>
                </w:pPr>
              </w:pPrChange>
            </w:pPr>
            <w:ins w:id="8626" w:author="aas" w:date="2013-10-14T02:06:00Z">
              <w:del w:id="8627"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28" w:author="aas" w:date="2013-10-14T02:06:00Z"/>
                <w:del w:id="8629" w:author="Anees Shaikh" w:date="2013-10-19T02:16:00Z"/>
              </w:rPr>
              <w:pPrChange w:id="8630" w:author="Anees Shaikh" w:date="2013-10-19T02:16:00Z">
                <w:pPr>
                  <w:pStyle w:val="XML1"/>
                </w:pPr>
              </w:pPrChange>
            </w:pPr>
            <w:ins w:id="8631" w:author="aas" w:date="2013-10-14T02:06:00Z">
              <w:del w:id="8632"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33" w:author="aas" w:date="2013-10-14T02:06:00Z"/>
                <w:del w:id="8634" w:author="Anees Shaikh" w:date="2013-10-19T02:16:00Z"/>
              </w:rPr>
              <w:pPrChange w:id="8635" w:author="Anees Shaikh" w:date="2013-10-19T02:16:00Z">
                <w:pPr>
                  <w:pStyle w:val="XML1"/>
                </w:pPr>
              </w:pPrChange>
            </w:pPr>
            <w:ins w:id="8636" w:author="aas" w:date="2013-10-14T02:06:00Z">
              <w:del w:id="8637"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38" w:author="aas" w:date="2013-10-14T02:06:00Z"/>
                <w:del w:id="8639" w:author="Anees Shaikh" w:date="2013-10-19T02:16:00Z"/>
              </w:rPr>
              <w:pPrChange w:id="8640" w:author="Anees Shaikh" w:date="2013-10-19T02:16:00Z">
                <w:pPr>
                  <w:pStyle w:val="XML1"/>
                </w:pPr>
              </w:pPrChange>
            </w:pPr>
            <w:ins w:id="8641" w:author="aas" w:date="2013-10-14T02:06:00Z">
              <w:del w:id="8642"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43" w:author="aas" w:date="2013-10-14T02:06:00Z"/>
                <w:del w:id="8644" w:author="Anees Shaikh" w:date="2013-10-19T02:16:00Z"/>
              </w:rPr>
              <w:pPrChange w:id="8645" w:author="Anees Shaikh" w:date="2013-10-19T02:16:00Z">
                <w:pPr>
                  <w:pStyle w:val="XML1"/>
                </w:pPr>
              </w:pPrChange>
            </w:pPr>
            <w:ins w:id="8646" w:author="aas" w:date="2013-10-14T02:06:00Z">
              <w:del w:id="8647" w:author="Anees Shaikh" w:date="2013-10-19T02:16:00Z">
                <w:r w:rsidDel="00E067A3">
                  <w:delText xml:space="preserve">                                 Switch.</w:delText>
                </w:r>
              </w:del>
            </w:ins>
          </w:p>
          <w:p w14:paraId="473291A9" w14:textId="4D160E91" w:rsidR="00874469" w:rsidDel="00E067A3" w:rsidRDefault="00874469">
            <w:pPr>
              <w:pStyle w:val="Appx"/>
              <w:rPr>
                <w:ins w:id="8648" w:author="aas" w:date="2013-10-14T02:06:00Z"/>
                <w:del w:id="8649" w:author="Anees Shaikh" w:date="2013-10-19T02:16:00Z"/>
              </w:rPr>
              <w:pPrChange w:id="8650" w:author="Anees Shaikh" w:date="2013-10-19T02:16:00Z">
                <w:pPr>
                  <w:pStyle w:val="XML1"/>
                </w:pPr>
              </w:pPrChange>
            </w:pPr>
            <w:ins w:id="8651" w:author="aas" w:date="2013-10-14T02:06:00Z">
              <w:del w:id="8652" w:author="Anees Shaikh" w:date="2013-10-19T02:16:00Z">
                <w:r w:rsidDel="00E067A3">
                  <w:delText xml:space="preserve">                              </w:delText>
                </w:r>
              </w:del>
            </w:ins>
          </w:p>
          <w:p w14:paraId="7A0AC82C" w14:textId="57D9AC70" w:rsidR="00874469" w:rsidDel="00E067A3" w:rsidRDefault="00874469">
            <w:pPr>
              <w:pStyle w:val="Appx"/>
              <w:rPr>
                <w:ins w:id="8653" w:author="aas" w:date="2013-10-14T02:06:00Z"/>
                <w:del w:id="8654" w:author="Anees Shaikh" w:date="2013-10-19T02:16:00Z"/>
              </w:rPr>
              <w:pPrChange w:id="8655" w:author="Anees Shaikh" w:date="2013-10-19T02:16:00Z">
                <w:pPr>
                  <w:pStyle w:val="XML1"/>
                </w:pPr>
              </w:pPrChange>
            </w:pPr>
            <w:ins w:id="8656" w:author="aas" w:date="2013-10-14T02:06:00Z">
              <w:del w:id="8657"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658" w:author="aas" w:date="2013-10-14T02:06:00Z"/>
                <w:del w:id="8659" w:author="Anees Shaikh" w:date="2013-10-19T02:16:00Z"/>
              </w:rPr>
              <w:pPrChange w:id="8660" w:author="Anees Shaikh" w:date="2013-10-19T02:16:00Z">
                <w:pPr>
                  <w:pStyle w:val="XML1"/>
                </w:pPr>
              </w:pPrChange>
            </w:pPr>
            <w:ins w:id="8661" w:author="aas" w:date="2013-10-14T02:06:00Z">
              <w:del w:id="8662"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663" w:author="aas" w:date="2013-10-14T02:06:00Z"/>
                <w:del w:id="8664" w:author="Anees Shaikh" w:date="2013-10-19T02:16:00Z"/>
              </w:rPr>
              <w:pPrChange w:id="8665" w:author="Anees Shaikh" w:date="2013-10-19T02:16:00Z">
                <w:pPr>
                  <w:pStyle w:val="XML1"/>
                </w:pPr>
              </w:pPrChange>
            </w:pPr>
            <w:ins w:id="8666" w:author="aas" w:date="2013-10-14T02:06:00Z">
              <w:del w:id="8667"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668" w:author="aas" w:date="2013-10-14T02:06:00Z"/>
                <w:del w:id="8669" w:author="Anees Shaikh" w:date="2013-10-19T02:16:00Z"/>
              </w:rPr>
              <w:pPrChange w:id="8670" w:author="Anees Shaikh" w:date="2013-10-19T02:16:00Z">
                <w:pPr>
                  <w:pStyle w:val="XML1"/>
                </w:pPr>
              </w:pPrChange>
            </w:pPr>
            <w:ins w:id="8671" w:author="aas" w:date="2013-10-14T02:06:00Z">
              <w:del w:id="8672"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673" w:author="aas" w:date="2013-10-14T02:06:00Z"/>
                <w:del w:id="8674" w:author="Anees Shaikh" w:date="2013-10-19T02:16:00Z"/>
              </w:rPr>
              <w:pPrChange w:id="8675" w:author="Anees Shaikh" w:date="2013-10-19T02:16:00Z">
                <w:pPr>
                  <w:pStyle w:val="XML1"/>
                </w:pPr>
              </w:pPrChange>
            </w:pPr>
            <w:ins w:id="8676" w:author="aas" w:date="2013-10-14T02:06:00Z">
              <w:del w:id="8677" w:author="Anees Shaikh" w:date="2013-10-19T02:16:00Z">
                <w:r w:rsidDel="00E067A3">
                  <w:delText xml:space="preserve">                                 Switches. </w:delText>
                </w:r>
              </w:del>
            </w:ins>
          </w:p>
          <w:p w14:paraId="3D7B624D" w14:textId="7C54163A" w:rsidR="00874469" w:rsidDel="00E067A3" w:rsidRDefault="00874469">
            <w:pPr>
              <w:pStyle w:val="Appx"/>
              <w:rPr>
                <w:ins w:id="8678" w:author="aas" w:date="2013-10-14T02:06:00Z"/>
                <w:del w:id="8679" w:author="Anees Shaikh" w:date="2013-10-19T02:16:00Z"/>
              </w:rPr>
              <w:pPrChange w:id="8680" w:author="Anees Shaikh" w:date="2013-10-19T02:16:00Z">
                <w:pPr>
                  <w:pStyle w:val="XML1"/>
                </w:pPr>
              </w:pPrChange>
            </w:pPr>
            <w:ins w:id="8681" w:author="aas" w:date="2013-10-14T02:06:00Z">
              <w:del w:id="8682" w:author="Anees Shaikh" w:date="2013-10-19T02:16:00Z">
                <w:r w:rsidDel="00E067A3">
                  <w:delText xml:space="preserve">                              </w:delText>
                </w:r>
              </w:del>
            </w:ins>
          </w:p>
          <w:p w14:paraId="41770A40" w14:textId="40E5AFB9" w:rsidR="00874469" w:rsidDel="00E067A3" w:rsidRDefault="00874469">
            <w:pPr>
              <w:pStyle w:val="Appx"/>
              <w:rPr>
                <w:ins w:id="8683" w:author="aas" w:date="2013-10-14T02:06:00Z"/>
                <w:del w:id="8684" w:author="Anees Shaikh" w:date="2013-10-19T02:16:00Z"/>
              </w:rPr>
              <w:pPrChange w:id="8685" w:author="Anees Shaikh" w:date="2013-10-19T02:16:00Z">
                <w:pPr>
                  <w:pStyle w:val="XML1"/>
                </w:pPr>
              </w:pPrChange>
            </w:pPr>
            <w:ins w:id="8686" w:author="aas" w:date="2013-10-14T02:06:00Z">
              <w:del w:id="8687"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688" w:author="aas" w:date="2013-10-14T02:06:00Z"/>
                <w:del w:id="8689" w:author="Anees Shaikh" w:date="2013-10-19T02:16:00Z"/>
              </w:rPr>
              <w:pPrChange w:id="8690" w:author="Anees Shaikh" w:date="2013-10-19T02:16:00Z">
                <w:pPr>
                  <w:pStyle w:val="XML1"/>
                </w:pPr>
              </w:pPrChange>
            </w:pPr>
            <w:ins w:id="8691" w:author="aas" w:date="2013-10-14T02:06:00Z">
              <w:del w:id="8692"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693" w:author="aas" w:date="2013-10-14T02:06:00Z"/>
                <w:del w:id="8694" w:author="Anees Shaikh" w:date="2013-10-19T02:16:00Z"/>
              </w:rPr>
              <w:pPrChange w:id="8695" w:author="Anees Shaikh" w:date="2013-10-19T02:16:00Z">
                <w:pPr>
                  <w:pStyle w:val="XML1"/>
                </w:pPr>
              </w:pPrChange>
            </w:pPr>
            <w:ins w:id="8696" w:author="aas" w:date="2013-10-14T02:06:00Z">
              <w:del w:id="8697" w:author="Anees Shaikh" w:date="2013-10-19T02:16:00Z">
                <w:r w:rsidDel="00E067A3">
                  <w:delText xml:space="preserve">                                 Logical Switch.</w:delText>
                </w:r>
              </w:del>
            </w:ins>
          </w:p>
          <w:p w14:paraId="29B6B253" w14:textId="4C2EED43" w:rsidR="00874469" w:rsidDel="00E067A3" w:rsidRDefault="00874469">
            <w:pPr>
              <w:pStyle w:val="Appx"/>
              <w:rPr>
                <w:ins w:id="8698" w:author="aas" w:date="2013-10-14T02:06:00Z"/>
                <w:del w:id="8699" w:author="Anees Shaikh" w:date="2013-10-19T02:16:00Z"/>
              </w:rPr>
              <w:pPrChange w:id="8700" w:author="Anees Shaikh" w:date="2013-10-19T02:16:00Z">
                <w:pPr>
                  <w:pStyle w:val="XML1"/>
                </w:pPr>
              </w:pPrChange>
            </w:pPr>
            <w:ins w:id="8701" w:author="aas" w:date="2013-10-14T02:06:00Z">
              <w:del w:id="8702" w:author="Anees Shaikh" w:date="2013-10-19T02:16:00Z">
                <w:r w:rsidDel="00E067A3">
                  <w:delText xml:space="preserve">                        &lt;/xs:documentation&gt;</w:delText>
                </w:r>
              </w:del>
            </w:ins>
          </w:p>
          <w:p w14:paraId="60E3DCC3" w14:textId="3F51099E" w:rsidR="00874469" w:rsidDel="00E067A3" w:rsidRDefault="00874469">
            <w:pPr>
              <w:pStyle w:val="Appx"/>
              <w:rPr>
                <w:ins w:id="8703" w:author="aas" w:date="2013-10-14T02:06:00Z"/>
                <w:del w:id="8704" w:author="Anees Shaikh" w:date="2013-10-19T02:16:00Z"/>
              </w:rPr>
              <w:pPrChange w:id="8705" w:author="Anees Shaikh" w:date="2013-10-19T02:16:00Z">
                <w:pPr>
                  <w:pStyle w:val="XML1"/>
                </w:pPr>
              </w:pPrChange>
            </w:pPr>
            <w:ins w:id="8706" w:author="aas" w:date="2013-10-14T02:06:00Z">
              <w:del w:id="8707" w:author="Anees Shaikh" w:date="2013-10-19T02:16:00Z">
                <w:r w:rsidDel="00E067A3">
                  <w:delText xml:space="preserve">                      &lt;/xs:annotation&gt;</w:delText>
                </w:r>
              </w:del>
            </w:ins>
          </w:p>
          <w:p w14:paraId="2099110A" w14:textId="22EAC9EB" w:rsidR="00874469" w:rsidDel="00E067A3" w:rsidRDefault="00874469">
            <w:pPr>
              <w:pStyle w:val="Appx"/>
              <w:rPr>
                <w:ins w:id="8708" w:author="aas" w:date="2013-10-14T02:06:00Z"/>
                <w:del w:id="8709" w:author="Anees Shaikh" w:date="2013-10-19T02:16:00Z"/>
              </w:rPr>
              <w:pPrChange w:id="8710" w:author="Anees Shaikh" w:date="2013-10-19T02:16:00Z">
                <w:pPr>
                  <w:pStyle w:val="XML1"/>
                </w:pPr>
              </w:pPrChange>
            </w:pPr>
            <w:ins w:id="8711" w:author="aas" w:date="2013-10-14T02:06:00Z">
              <w:del w:id="8712" w:author="Anees Shaikh" w:date="2013-10-19T02:16:00Z">
                <w:r w:rsidDel="00E067A3">
                  <w:delText xml:space="preserve">                    &lt;/xs:element&gt;</w:delText>
                </w:r>
              </w:del>
            </w:ins>
          </w:p>
          <w:p w14:paraId="2B2F6B33" w14:textId="2450F5D8" w:rsidR="00874469" w:rsidDel="00E067A3" w:rsidRDefault="00874469">
            <w:pPr>
              <w:pStyle w:val="Appx"/>
              <w:rPr>
                <w:ins w:id="8713" w:author="aas" w:date="2013-10-14T02:06:00Z"/>
                <w:del w:id="8714" w:author="Anees Shaikh" w:date="2013-10-19T02:16:00Z"/>
              </w:rPr>
              <w:pPrChange w:id="8715" w:author="Anees Shaikh" w:date="2013-10-19T02:16:00Z">
                <w:pPr>
                  <w:pStyle w:val="XML1"/>
                </w:pPr>
              </w:pPrChange>
            </w:pPr>
            <w:ins w:id="8716" w:author="aas" w:date="2013-10-14T02:06:00Z">
              <w:del w:id="8717" w:author="Anees Shaikh" w:date="2013-10-19T02:16:00Z">
                <w:r w:rsidDel="00E067A3">
                  <w:delText xml:space="preserve">                    &lt;xs:element name="name" minOccurs="0"&gt;</w:delText>
                </w:r>
              </w:del>
            </w:ins>
          </w:p>
          <w:p w14:paraId="553050B4" w14:textId="405C2A82" w:rsidR="00874469" w:rsidDel="00E067A3" w:rsidRDefault="00874469">
            <w:pPr>
              <w:pStyle w:val="Appx"/>
              <w:rPr>
                <w:ins w:id="8718" w:author="aas" w:date="2013-10-14T02:06:00Z"/>
                <w:del w:id="8719" w:author="Anees Shaikh" w:date="2013-10-19T02:16:00Z"/>
              </w:rPr>
              <w:pPrChange w:id="8720" w:author="Anees Shaikh" w:date="2013-10-19T02:16:00Z">
                <w:pPr>
                  <w:pStyle w:val="XML1"/>
                </w:pPr>
              </w:pPrChange>
            </w:pPr>
            <w:ins w:id="8721" w:author="aas" w:date="2013-10-14T02:06:00Z">
              <w:del w:id="8722" w:author="Anees Shaikh" w:date="2013-10-19T02:16:00Z">
                <w:r w:rsidDel="00E067A3">
                  <w:delText xml:space="preserve">                      &lt;xs:annotation&gt;</w:delText>
                </w:r>
              </w:del>
            </w:ins>
          </w:p>
          <w:p w14:paraId="3994E6AD" w14:textId="2AD78310" w:rsidR="00874469" w:rsidDel="00E067A3" w:rsidRDefault="00874469">
            <w:pPr>
              <w:pStyle w:val="Appx"/>
              <w:rPr>
                <w:ins w:id="8723" w:author="aas" w:date="2013-10-14T02:06:00Z"/>
                <w:del w:id="8724" w:author="Anees Shaikh" w:date="2013-10-19T02:16:00Z"/>
              </w:rPr>
              <w:pPrChange w:id="8725" w:author="Anees Shaikh" w:date="2013-10-19T02:16:00Z">
                <w:pPr>
                  <w:pStyle w:val="XML1"/>
                </w:pPr>
              </w:pPrChange>
            </w:pPr>
            <w:ins w:id="8726" w:author="aas" w:date="2013-10-14T02:06:00Z">
              <w:del w:id="8727" w:author="Anees Shaikh" w:date="2013-10-19T02:16:00Z">
                <w:r w:rsidDel="00E067A3">
                  <w:delText xml:space="preserve">                        &lt;xs:documentation&gt;</w:delText>
                </w:r>
              </w:del>
            </w:ins>
          </w:p>
          <w:p w14:paraId="20625A29" w14:textId="28CBBB61" w:rsidR="00874469" w:rsidDel="00E067A3" w:rsidRDefault="00874469">
            <w:pPr>
              <w:pStyle w:val="Appx"/>
              <w:rPr>
                <w:ins w:id="8728" w:author="aas" w:date="2013-10-14T02:06:00Z"/>
                <w:del w:id="8729" w:author="Anees Shaikh" w:date="2013-10-19T02:16:00Z"/>
              </w:rPr>
              <w:pPrChange w:id="8730" w:author="Anees Shaikh" w:date="2013-10-19T02:16:00Z">
                <w:pPr>
                  <w:pStyle w:val="XML1"/>
                </w:pPr>
              </w:pPrChange>
            </w:pPr>
            <w:ins w:id="8731" w:author="aas" w:date="2013-10-14T02:06:00Z">
              <w:del w:id="8732"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33" w:author="aas" w:date="2013-10-14T02:06:00Z"/>
                <w:del w:id="8734" w:author="Anees Shaikh" w:date="2013-10-19T02:16:00Z"/>
              </w:rPr>
              <w:pPrChange w:id="8735" w:author="Anees Shaikh" w:date="2013-10-19T02:16:00Z">
                <w:pPr>
                  <w:pStyle w:val="XML1"/>
                </w:pPr>
              </w:pPrChange>
            </w:pPr>
            <w:ins w:id="8736" w:author="aas" w:date="2013-10-14T02:06:00Z">
              <w:del w:id="8737" w:author="Anees Shaikh" w:date="2013-10-19T02:16:00Z">
                <w:r w:rsidDel="00E067A3">
                  <w:delText xml:space="preserve">                              </w:delText>
                </w:r>
              </w:del>
            </w:ins>
          </w:p>
          <w:p w14:paraId="6CF32D14" w14:textId="70FDDB0D" w:rsidR="00874469" w:rsidDel="00E067A3" w:rsidRDefault="00874469">
            <w:pPr>
              <w:pStyle w:val="Appx"/>
              <w:rPr>
                <w:ins w:id="8738" w:author="aas" w:date="2013-10-14T02:06:00Z"/>
                <w:del w:id="8739" w:author="Anees Shaikh" w:date="2013-10-19T02:16:00Z"/>
              </w:rPr>
              <w:pPrChange w:id="8740" w:author="Anees Shaikh" w:date="2013-10-19T02:16:00Z">
                <w:pPr>
                  <w:pStyle w:val="XML1"/>
                </w:pPr>
              </w:pPrChange>
            </w:pPr>
            <w:ins w:id="8741" w:author="aas" w:date="2013-10-14T02:06:00Z">
              <w:del w:id="8742"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43" w:author="aas" w:date="2013-10-14T02:06:00Z"/>
                <w:del w:id="8744" w:author="Anees Shaikh" w:date="2013-10-19T02:16:00Z"/>
              </w:rPr>
              <w:pPrChange w:id="8745" w:author="Anees Shaikh" w:date="2013-10-19T02:16:00Z">
                <w:pPr>
                  <w:pStyle w:val="XML1"/>
                </w:pPr>
              </w:pPrChange>
            </w:pPr>
            <w:ins w:id="8746" w:author="aas" w:date="2013-10-14T02:06:00Z">
              <w:del w:id="8747"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48" w:author="aas" w:date="2013-10-14T02:06:00Z"/>
                <w:del w:id="8749" w:author="Anees Shaikh" w:date="2013-10-19T02:16:00Z"/>
              </w:rPr>
              <w:pPrChange w:id="8750" w:author="Anees Shaikh" w:date="2013-10-19T02:16:00Z">
                <w:pPr>
                  <w:pStyle w:val="XML1"/>
                </w:pPr>
              </w:pPrChange>
            </w:pPr>
            <w:ins w:id="8751" w:author="aas" w:date="2013-10-14T02:06:00Z">
              <w:del w:id="8752"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753" w:author="aas" w:date="2013-10-14T02:06:00Z"/>
                <w:del w:id="8754" w:author="Anees Shaikh" w:date="2013-10-19T02:16:00Z"/>
              </w:rPr>
              <w:pPrChange w:id="8755" w:author="Anees Shaikh" w:date="2013-10-19T02:16:00Z">
                <w:pPr>
                  <w:pStyle w:val="XML1"/>
                </w:pPr>
              </w:pPrChange>
            </w:pPr>
            <w:ins w:id="8756" w:author="aas" w:date="2013-10-14T02:06:00Z">
              <w:del w:id="8757"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758" w:author="aas" w:date="2013-10-14T02:06:00Z"/>
                <w:del w:id="8759" w:author="Anees Shaikh" w:date="2013-10-19T02:16:00Z"/>
              </w:rPr>
              <w:pPrChange w:id="8760" w:author="Anees Shaikh" w:date="2013-10-19T02:16:00Z">
                <w:pPr>
                  <w:pStyle w:val="XML1"/>
                </w:pPr>
              </w:pPrChange>
            </w:pPr>
            <w:ins w:id="8761" w:author="aas" w:date="2013-10-14T02:06:00Z">
              <w:del w:id="8762"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763" w:author="aas" w:date="2013-10-14T02:06:00Z"/>
                <w:del w:id="8764" w:author="Anees Shaikh" w:date="2013-10-19T02:16:00Z"/>
              </w:rPr>
              <w:pPrChange w:id="8765" w:author="Anees Shaikh" w:date="2013-10-19T02:16:00Z">
                <w:pPr>
                  <w:pStyle w:val="XML1"/>
                </w:pPr>
              </w:pPrChange>
            </w:pPr>
            <w:ins w:id="8766" w:author="aas" w:date="2013-10-14T02:06:00Z">
              <w:del w:id="8767"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768" w:author="aas" w:date="2013-10-14T02:06:00Z"/>
                <w:del w:id="8769" w:author="Anees Shaikh" w:date="2013-10-19T02:16:00Z"/>
              </w:rPr>
              <w:pPrChange w:id="8770" w:author="Anees Shaikh" w:date="2013-10-19T02:16:00Z">
                <w:pPr>
                  <w:pStyle w:val="XML1"/>
                </w:pPr>
              </w:pPrChange>
            </w:pPr>
            <w:ins w:id="8771" w:author="aas" w:date="2013-10-14T02:06:00Z">
              <w:del w:id="8772"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773" w:author="aas" w:date="2013-10-14T02:06:00Z"/>
                <w:del w:id="8774" w:author="Anees Shaikh" w:date="2013-10-19T02:16:00Z"/>
              </w:rPr>
              <w:pPrChange w:id="8775" w:author="Anees Shaikh" w:date="2013-10-19T02:16:00Z">
                <w:pPr>
                  <w:pStyle w:val="XML1"/>
                </w:pPr>
              </w:pPrChange>
            </w:pPr>
            <w:ins w:id="8776" w:author="aas" w:date="2013-10-14T02:06:00Z">
              <w:del w:id="8777"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778" w:author="aas" w:date="2013-10-14T02:06:00Z"/>
                <w:del w:id="8779" w:author="Anees Shaikh" w:date="2013-10-19T02:16:00Z"/>
              </w:rPr>
              <w:pPrChange w:id="8780" w:author="Anees Shaikh" w:date="2013-10-19T02:16:00Z">
                <w:pPr>
                  <w:pStyle w:val="XML1"/>
                </w:pPr>
              </w:pPrChange>
            </w:pPr>
            <w:ins w:id="8781" w:author="aas" w:date="2013-10-14T02:06:00Z">
              <w:del w:id="8782" w:author="Anees Shaikh" w:date="2013-10-19T02:16:00Z">
                <w:r w:rsidDel="00E067A3">
                  <w:delText xml:space="preserve">                                 Switch.</w:delText>
                </w:r>
              </w:del>
            </w:ins>
          </w:p>
          <w:p w14:paraId="5ED38F47" w14:textId="21483190" w:rsidR="00874469" w:rsidDel="00E067A3" w:rsidRDefault="00874469">
            <w:pPr>
              <w:pStyle w:val="Appx"/>
              <w:rPr>
                <w:ins w:id="8783" w:author="aas" w:date="2013-10-14T02:06:00Z"/>
                <w:del w:id="8784" w:author="Anees Shaikh" w:date="2013-10-19T02:16:00Z"/>
              </w:rPr>
              <w:pPrChange w:id="8785" w:author="Anees Shaikh" w:date="2013-10-19T02:16:00Z">
                <w:pPr>
                  <w:pStyle w:val="XML1"/>
                </w:pPr>
              </w:pPrChange>
            </w:pPr>
            <w:ins w:id="8786" w:author="aas" w:date="2013-10-14T02:06:00Z">
              <w:del w:id="8787" w:author="Anees Shaikh" w:date="2013-10-19T02:16:00Z">
                <w:r w:rsidDel="00E067A3">
                  <w:delText xml:space="preserve">                        &lt;/xs:documentation&gt;</w:delText>
                </w:r>
              </w:del>
            </w:ins>
          </w:p>
          <w:p w14:paraId="752C8EC0" w14:textId="0C20C2BF" w:rsidR="00874469" w:rsidDel="00E067A3" w:rsidRDefault="00874469">
            <w:pPr>
              <w:pStyle w:val="Appx"/>
              <w:rPr>
                <w:ins w:id="8788" w:author="aas" w:date="2013-10-14T02:06:00Z"/>
                <w:del w:id="8789" w:author="Anees Shaikh" w:date="2013-10-19T02:16:00Z"/>
              </w:rPr>
              <w:pPrChange w:id="8790" w:author="Anees Shaikh" w:date="2013-10-19T02:16:00Z">
                <w:pPr>
                  <w:pStyle w:val="XML1"/>
                </w:pPr>
              </w:pPrChange>
            </w:pPr>
            <w:ins w:id="8791" w:author="aas" w:date="2013-10-14T02:06:00Z">
              <w:del w:id="8792" w:author="Anees Shaikh" w:date="2013-10-19T02:16:00Z">
                <w:r w:rsidDel="00E067A3">
                  <w:delText xml:space="preserve">                      &lt;/xs:annotation&gt;</w:delText>
                </w:r>
              </w:del>
            </w:ins>
          </w:p>
          <w:p w14:paraId="496D5489" w14:textId="5FDBC4EB" w:rsidR="00874469" w:rsidDel="00E067A3" w:rsidRDefault="00874469">
            <w:pPr>
              <w:pStyle w:val="Appx"/>
              <w:rPr>
                <w:ins w:id="8793" w:author="aas" w:date="2013-10-14T02:06:00Z"/>
                <w:del w:id="8794" w:author="Anees Shaikh" w:date="2013-10-19T02:16:00Z"/>
              </w:rPr>
              <w:pPrChange w:id="8795" w:author="Anees Shaikh" w:date="2013-10-19T02:16:00Z">
                <w:pPr>
                  <w:pStyle w:val="XML1"/>
                </w:pPr>
              </w:pPrChange>
            </w:pPr>
            <w:ins w:id="8796" w:author="aas" w:date="2013-10-14T02:06:00Z">
              <w:del w:id="8797" w:author="Anees Shaikh" w:date="2013-10-19T02:16:00Z">
                <w:r w:rsidDel="00E067A3">
                  <w:delText xml:space="preserve">                      &lt;xs:simpleType&gt;</w:delText>
                </w:r>
              </w:del>
            </w:ins>
          </w:p>
          <w:p w14:paraId="0250DE1F" w14:textId="0D1E59AB" w:rsidR="00874469" w:rsidDel="00E067A3" w:rsidRDefault="00874469">
            <w:pPr>
              <w:pStyle w:val="Appx"/>
              <w:rPr>
                <w:ins w:id="8798" w:author="aas" w:date="2013-10-14T02:06:00Z"/>
                <w:del w:id="8799" w:author="Anees Shaikh" w:date="2013-10-19T02:16:00Z"/>
              </w:rPr>
              <w:pPrChange w:id="8800" w:author="Anees Shaikh" w:date="2013-10-19T02:16:00Z">
                <w:pPr>
                  <w:pStyle w:val="XML1"/>
                </w:pPr>
              </w:pPrChange>
            </w:pPr>
            <w:ins w:id="8801" w:author="aas" w:date="2013-10-14T02:06:00Z">
              <w:del w:id="8802" w:author="Anees Shaikh" w:date="2013-10-19T02:16:00Z">
                <w:r w:rsidDel="00E067A3">
                  <w:delText xml:space="preserve">                        &lt;xs:restriction base="xs:string"&gt;</w:delText>
                </w:r>
              </w:del>
            </w:ins>
          </w:p>
          <w:p w14:paraId="7365F046" w14:textId="6062B6FB" w:rsidR="00874469" w:rsidDel="00E067A3" w:rsidRDefault="00874469">
            <w:pPr>
              <w:pStyle w:val="Appx"/>
              <w:rPr>
                <w:ins w:id="8803" w:author="aas" w:date="2013-10-14T02:06:00Z"/>
                <w:del w:id="8804" w:author="Anees Shaikh" w:date="2013-10-19T02:16:00Z"/>
              </w:rPr>
              <w:pPrChange w:id="8805" w:author="Anees Shaikh" w:date="2013-10-19T02:16:00Z">
                <w:pPr>
                  <w:pStyle w:val="XML1"/>
                </w:pPr>
              </w:pPrChange>
            </w:pPr>
            <w:ins w:id="8806" w:author="aas" w:date="2013-10-14T02:06:00Z">
              <w:del w:id="8807" w:author="Anees Shaikh" w:date="2013-10-19T02:16:00Z">
                <w:r w:rsidDel="00E067A3">
                  <w:delText xml:space="preserve">                          &lt;xs:minLength value="1"/&gt;</w:delText>
                </w:r>
              </w:del>
            </w:ins>
          </w:p>
          <w:p w14:paraId="28BFA34C" w14:textId="4612AE6C" w:rsidR="00874469" w:rsidDel="00E067A3" w:rsidRDefault="00874469">
            <w:pPr>
              <w:pStyle w:val="Appx"/>
              <w:rPr>
                <w:ins w:id="8808" w:author="aas" w:date="2013-10-14T02:06:00Z"/>
                <w:del w:id="8809" w:author="Anees Shaikh" w:date="2013-10-19T02:16:00Z"/>
              </w:rPr>
              <w:pPrChange w:id="8810" w:author="Anees Shaikh" w:date="2013-10-19T02:16:00Z">
                <w:pPr>
                  <w:pStyle w:val="XML1"/>
                </w:pPr>
              </w:pPrChange>
            </w:pPr>
            <w:ins w:id="8811" w:author="aas" w:date="2013-10-14T02:06:00Z">
              <w:del w:id="8812" w:author="Anees Shaikh" w:date="2013-10-19T02:16:00Z">
                <w:r w:rsidDel="00E067A3">
                  <w:delText xml:space="preserve">                          &lt;xs:maxLength value="16"/&gt;</w:delText>
                </w:r>
              </w:del>
            </w:ins>
          </w:p>
          <w:p w14:paraId="5AE85A5F" w14:textId="67293584" w:rsidR="00874469" w:rsidDel="00E067A3" w:rsidRDefault="00874469">
            <w:pPr>
              <w:pStyle w:val="Appx"/>
              <w:rPr>
                <w:ins w:id="8813" w:author="aas" w:date="2013-10-14T02:06:00Z"/>
                <w:del w:id="8814" w:author="Anees Shaikh" w:date="2013-10-19T02:16:00Z"/>
              </w:rPr>
              <w:pPrChange w:id="8815" w:author="Anees Shaikh" w:date="2013-10-19T02:16:00Z">
                <w:pPr>
                  <w:pStyle w:val="XML1"/>
                </w:pPr>
              </w:pPrChange>
            </w:pPr>
            <w:ins w:id="8816" w:author="aas" w:date="2013-10-14T02:06:00Z">
              <w:del w:id="8817" w:author="Anees Shaikh" w:date="2013-10-19T02:16:00Z">
                <w:r w:rsidDel="00E067A3">
                  <w:delText xml:space="preserve">                        &lt;/xs:restriction&gt;</w:delText>
                </w:r>
              </w:del>
            </w:ins>
          </w:p>
          <w:p w14:paraId="1EDFDE75" w14:textId="32F70975" w:rsidR="00874469" w:rsidDel="00E067A3" w:rsidRDefault="00874469">
            <w:pPr>
              <w:pStyle w:val="Appx"/>
              <w:rPr>
                <w:ins w:id="8818" w:author="aas" w:date="2013-10-14T02:06:00Z"/>
                <w:del w:id="8819" w:author="Anees Shaikh" w:date="2013-10-19T02:16:00Z"/>
              </w:rPr>
              <w:pPrChange w:id="8820" w:author="Anees Shaikh" w:date="2013-10-19T02:16:00Z">
                <w:pPr>
                  <w:pStyle w:val="XML1"/>
                </w:pPr>
              </w:pPrChange>
            </w:pPr>
            <w:ins w:id="8821" w:author="aas" w:date="2013-10-14T02:06:00Z">
              <w:del w:id="8822" w:author="Anees Shaikh" w:date="2013-10-19T02:16:00Z">
                <w:r w:rsidDel="00E067A3">
                  <w:delText xml:space="preserve">                      &lt;/xs:simpleType&gt;</w:delText>
                </w:r>
              </w:del>
            </w:ins>
          </w:p>
          <w:p w14:paraId="0D65F038" w14:textId="4A3294AF" w:rsidR="00874469" w:rsidDel="00E067A3" w:rsidRDefault="00874469">
            <w:pPr>
              <w:pStyle w:val="Appx"/>
              <w:rPr>
                <w:ins w:id="8823" w:author="aas" w:date="2013-10-14T02:06:00Z"/>
                <w:del w:id="8824" w:author="Anees Shaikh" w:date="2013-10-19T02:16:00Z"/>
              </w:rPr>
              <w:pPrChange w:id="8825" w:author="Anees Shaikh" w:date="2013-10-19T02:16:00Z">
                <w:pPr>
                  <w:pStyle w:val="XML1"/>
                </w:pPr>
              </w:pPrChange>
            </w:pPr>
            <w:ins w:id="8826" w:author="aas" w:date="2013-10-14T02:06:00Z">
              <w:del w:id="8827" w:author="Anees Shaikh" w:date="2013-10-19T02:16:00Z">
                <w:r w:rsidDel="00E067A3">
                  <w:delText xml:space="preserve">                    &lt;/xs:element&gt;</w:delText>
                </w:r>
              </w:del>
            </w:ins>
          </w:p>
          <w:p w14:paraId="1ABD5349" w14:textId="117EECD9" w:rsidR="00874469" w:rsidDel="00E067A3" w:rsidRDefault="00874469">
            <w:pPr>
              <w:pStyle w:val="Appx"/>
              <w:rPr>
                <w:ins w:id="8828" w:author="aas" w:date="2013-10-14T02:06:00Z"/>
                <w:del w:id="8829" w:author="Anees Shaikh" w:date="2013-10-19T02:16:00Z"/>
              </w:rPr>
              <w:pPrChange w:id="8830" w:author="Anees Shaikh" w:date="2013-10-19T02:16:00Z">
                <w:pPr>
                  <w:pStyle w:val="XML1"/>
                </w:pPr>
              </w:pPrChange>
            </w:pPr>
            <w:ins w:id="8831" w:author="aas" w:date="2013-10-14T02:06:00Z">
              <w:del w:id="8832"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33" w:author="aas" w:date="2013-10-14T02:06:00Z"/>
                <w:del w:id="8834" w:author="Anees Shaikh" w:date="2013-10-19T02:16:00Z"/>
              </w:rPr>
              <w:pPrChange w:id="8835" w:author="Anees Shaikh" w:date="2013-10-19T02:16:00Z">
                <w:pPr>
                  <w:pStyle w:val="XML1"/>
                </w:pPr>
              </w:pPrChange>
            </w:pPr>
            <w:ins w:id="8836" w:author="aas" w:date="2013-10-14T02:06:00Z">
              <w:del w:id="8837" w:author="Anees Shaikh" w:date="2013-10-19T02:16:00Z">
                <w:r w:rsidDel="00E067A3">
                  <w:delText xml:space="preserve">                      &lt;xs:annotation&gt;</w:delText>
                </w:r>
              </w:del>
            </w:ins>
          </w:p>
          <w:p w14:paraId="2A3B4408" w14:textId="7991DAA9" w:rsidR="00874469" w:rsidDel="00E067A3" w:rsidRDefault="00874469">
            <w:pPr>
              <w:pStyle w:val="Appx"/>
              <w:rPr>
                <w:ins w:id="8838" w:author="aas" w:date="2013-10-14T02:06:00Z"/>
                <w:del w:id="8839" w:author="Anees Shaikh" w:date="2013-10-19T02:16:00Z"/>
              </w:rPr>
              <w:pPrChange w:id="8840" w:author="Anees Shaikh" w:date="2013-10-19T02:16:00Z">
                <w:pPr>
                  <w:pStyle w:val="XML1"/>
                </w:pPr>
              </w:pPrChange>
            </w:pPr>
            <w:ins w:id="8841" w:author="aas" w:date="2013-10-14T02:06:00Z">
              <w:del w:id="8842" w:author="Anees Shaikh" w:date="2013-10-19T02:16:00Z">
                <w:r w:rsidDel="00E067A3">
                  <w:delText xml:space="preserve">                        &lt;xs:documentation&gt;</w:delText>
                </w:r>
              </w:del>
            </w:ins>
          </w:p>
          <w:p w14:paraId="3EADA1E0" w14:textId="6B7E6DC4" w:rsidR="00874469" w:rsidDel="00E067A3" w:rsidRDefault="00874469">
            <w:pPr>
              <w:pStyle w:val="Appx"/>
              <w:rPr>
                <w:ins w:id="8843" w:author="aas" w:date="2013-10-14T02:06:00Z"/>
                <w:del w:id="8844" w:author="Anees Shaikh" w:date="2013-10-19T02:16:00Z"/>
              </w:rPr>
              <w:pPrChange w:id="8845" w:author="Anees Shaikh" w:date="2013-10-19T02:16:00Z">
                <w:pPr>
                  <w:pStyle w:val="XML1"/>
                </w:pPr>
              </w:pPrChange>
            </w:pPr>
            <w:ins w:id="8846" w:author="aas" w:date="2013-10-14T02:06:00Z">
              <w:del w:id="8847"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48" w:author="aas" w:date="2013-10-14T02:06:00Z"/>
                <w:del w:id="8849" w:author="Anees Shaikh" w:date="2013-10-19T02:16:00Z"/>
              </w:rPr>
              <w:pPrChange w:id="8850" w:author="Anees Shaikh" w:date="2013-10-19T02:16:00Z">
                <w:pPr>
                  <w:pStyle w:val="XML1"/>
                </w:pPr>
              </w:pPrChange>
            </w:pPr>
            <w:ins w:id="8851" w:author="aas" w:date="2013-10-14T02:06:00Z">
              <w:del w:id="8852"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853" w:author="aas" w:date="2013-10-14T02:06:00Z"/>
                <w:del w:id="8854" w:author="Anees Shaikh" w:date="2013-10-19T02:16:00Z"/>
              </w:rPr>
              <w:pPrChange w:id="8855" w:author="Anees Shaikh" w:date="2013-10-19T02:16:00Z">
                <w:pPr>
                  <w:pStyle w:val="XML1"/>
                </w:pPr>
              </w:pPrChange>
            </w:pPr>
            <w:ins w:id="8856" w:author="aas" w:date="2013-10-14T02:06:00Z">
              <w:del w:id="8857"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858" w:author="aas" w:date="2013-10-14T02:06:00Z"/>
                <w:del w:id="8859" w:author="Anees Shaikh" w:date="2013-10-19T02:16:00Z"/>
              </w:rPr>
              <w:pPrChange w:id="8860" w:author="Anees Shaikh" w:date="2013-10-19T02:16:00Z">
                <w:pPr>
                  <w:pStyle w:val="XML1"/>
                </w:pPr>
              </w:pPrChange>
            </w:pPr>
            <w:ins w:id="8861" w:author="aas" w:date="2013-10-14T02:06:00Z">
              <w:del w:id="8862"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863" w:author="aas" w:date="2013-10-14T02:06:00Z"/>
                <w:del w:id="8864" w:author="Anees Shaikh" w:date="2013-10-19T02:16:00Z"/>
              </w:rPr>
              <w:pPrChange w:id="8865" w:author="Anees Shaikh" w:date="2013-10-19T02:16:00Z">
                <w:pPr>
                  <w:pStyle w:val="XML1"/>
                </w:pPr>
              </w:pPrChange>
            </w:pPr>
            <w:ins w:id="8866" w:author="aas" w:date="2013-10-14T02:06:00Z">
              <w:del w:id="8867" w:author="Anees Shaikh" w:date="2013-10-19T02:16:00Z">
                <w:r w:rsidDel="00E067A3">
                  <w:delText xml:space="preserve">                        &lt;/xs:documentation&gt;</w:delText>
                </w:r>
              </w:del>
            </w:ins>
          </w:p>
          <w:p w14:paraId="7A01FC5F" w14:textId="3AC41D8C" w:rsidR="00874469" w:rsidDel="00E067A3" w:rsidRDefault="00874469">
            <w:pPr>
              <w:pStyle w:val="Appx"/>
              <w:rPr>
                <w:ins w:id="8868" w:author="aas" w:date="2013-10-14T02:06:00Z"/>
                <w:del w:id="8869" w:author="Anees Shaikh" w:date="2013-10-19T02:16:00Z"/>
              </w:rPr>
              <w:pPrChange w:id="8870" w:author="Anees Shaikh" w:date="2013-10-19T02:16:00Z">
                <w:pPr>
                  <w:pStyle w:val="XML1"/>
                </w:pPr>
              </w:pPrChange>
            </w:pPr>
            <w:ins w:id="8871" w:author="aas" w:date="2013-10-14T02:06:00Z">
              <w:del w:id="8872" w:author="Anees Shaikh" w:date="2013-10-19T02:16:00Z">
                <w:r w:rsidDel="00E067A3">
                  <w:delText xml:space="preserve">                      &lt;/xs:annotation&gt;</w:delText>
                </w:r>
              </w:del>
            </w:ins>
          </w:p>
          <w:p w14:paraId="393BCB43" w14:textId="10AE66FE" w:rsidR="00874469" w:rsidDel="00E067A3" w:rsidRDefault="00874469">
            <w:pPr>
              <w:pStyle w:val="Appx"/>
              <w:rPr>
                <w:ins w:id="8873" w:author="aas" w:date="2013-10-14T02:06:00Z"/>
                <w:del w:id="8874" w:author="Anees Shaikh" w:date="2013-10-19T02:16:00Z"/>
              </w:rPr>
              <w:pPrChange w:id="8875" w:author="Anees Shaikh" w:date="2013-10-19T02:16:00Z">
                <w:pPr>
                  <w:pStyle w:val="XML1"/>
                </w:pPr>
              </w:pPrChange>
            </w:pPr>
            <w:ins w:id="8876" w:author="aas" w:date="2013-10-14T02:06:00Z">
              <w:del w:id="8877" w:author="Anees Shaikh" w:date="2013-10-19T02:16:00Z">
                <w:r w:rsidDel="00E067A3">
                  <w:delText xml:space="preserve">                    &lt;/xs:element&gt;</w:delText>
                </w:r>
              </w:del>
            </w:ins>
          </w:p>
          <w:p w14:paraId="45F1A1D5" w14:textId="7B918FDB" w:rsidR="00874469" w:rsidDel="00E067A3" w:rsidRDefault="00874469">
            <w:pPr>
              <w:pStyle w:val="Appx"/>
              <w:rPr>
                <w:ins w:id="8878" w:author="aas" w:date="2013-10-14T02:06:00Z"/>
                <w:del w:id="8879" w:author="Anees Shaikh" w:date="2013-10-19T02:16:00Z"/>
              </w:rPr>
              <w:pPrChange w:id="8880" w:author="Anees Shaikh" w:date="2013-10-19T02:16:00Z">
                <w:pPr>
                  <w:pStyle w:val="XML1"/>
                </w:pPr>
              </w:pPrChange>
            </w:pPr>
            <w:ins w:id="8881" w:author="aas" w:date="2013-10-14T02:06:00Z">
              <w:del w:id="8882"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883" w:author="aas" w:date="2013-10-14T02:06:00Z"/>
                <w:del w:id="8884" w:author="Anees Shaikh" w:date="2013-10-19T02:16:00Z"/>
              </w:rPr>
              <w:pPrChange w:id="8885" w:author="Anees Shaikh" w:date="2013-10-19T02:16:00Z">
                <w:pPr>
                  <w:pStyle w:val="XML1"/>
                </w:pPr>
              </w:pPrChange>
            </w:pPr>
            <w:ins w:id="8886" w:author="aas" w:date="2013-10-14T02:06:00Z">
              <w:del w:id="8887" w:author="Anees Shaikh" w:date="2013-10-19T02:16:00Z">
                <w:r w:rsidDel="00E067A3">
                  <w:delText xml:space="preserve">                      &lt;xs:annotation&gt;</w:delText>
                </w:r>
              </w:del>
            </w:ins>
          </w:p>
          <w:p w14:paraId="0A652FF6" w14:textId="742A2496" w:rsidR="00874469" w:rsidDel="00E067A3" w:rsidRDefault="00874469">
            <w:pPr>
              <w:pStyle w:val="Appx"/>
              <w:rPr>
                <w:ins w:id="8888" w:author="aas" w:date="2013-10-14T02:06:00Z"/>
                <w:del w:id="8889" w:author="Anees Shaikh" w:date="2013-10-19T02:16:00Z"/>
              </w:rPr>
              <w:pPrChange w:id="8890" w:author="Anees Shaikh" w:date="2013-10-19T02:16:00Z">
                <w:pPr>
                  <w:pStyle w:val="XML1"/>
                </w:pPr>
              </w:pPrChange>
            </w:pPr>
            <w:ins w:id="8891" w:author="aas" w:date="2013-10-14T02:06:00Z">
              <w:del w:id="8892" w:author="Anees Shaikh" w:date="2013-10-19T02:16:00Z">
                <w:r w:rsidDel="00E067A3">
                  <w:delText xml:space="preserve">                        &lt;xs:documentation&gt;</w:delText>
                </w:r>
              </w:del>
            </w:ins>
          </w:p>
          <w:p w14:paraId="66EDB7D9" w14:textId="0FCA901F" w:rsidR="00874469" w:rsidDel="00E067A3" w:rsidRDefault="00874469">
            <w:pPr>
              <w:pStyle w:val="Appx"/>
              <w:rPr>
                <w:ins w:id="8893" w:author="aas" w:date="2013-10-14T02:06:00Z"/>
                <w:del w:id="8894" w:author="Anees Shaikh" w:date="2013-10-19T02:16:00Z"/>
              </w:rPr>
              <w:pPrChange w:id="8895" w:author="Anees Shaikh" w:date="2013-10-19T02:16:00Z">
                <w:pPr>
                  <w:pStyle w:val="XML1"/>
                </w:pPr>
              </w:pPrChange>
            </w:pPr>
            <w:ins w:id="8896" w:author="aas" w:date="2013-10-14T02:06:00Z">
              <w:del w:id="8897"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898" w:author="aas" w:date="2013-10-14T02:06:00Z"/>
                <w:del w:id="8899" w:author="Anees Shaikh" w:date="2013-10-19T02:16:00Z"/>
              </w:rPr>
              <w:pPrChange w:id="8900" w:author="Anees Shaikh" w:date="2013-10-19T02:16:00Z">
                <w:pPr>
                  <w:pStyle w:val="XML1"/>
                </w:pPr>
              </w:pPrChange>
            </w:pPr>
            <w:ins w:id="8901" w:author="aas" w:date="2013-10-14T02:06:00Z">
              <w:del w:id="8902"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03" w:author="aas" w:date="2013-10-14T02:06:00Z"/>
                <w:del w:id="8904" w:author="Anees Shaikh" w:date="2013-10-19T02:16:00Z"/>
              </w:rPr>
              <w:pPrChange w:id="8905" w:author="Anees Shaikh" w:date="2013-10-19T02:16:00Z">
                <w:pPr>
                  <w:pStyle w:val="XML1"/>
                </w:pPr>
              </w:pPrChange>
            </w:pPr>
            <w:ins w:id="8906" w:author="aas" w:date="2013-10-14T02:06:00Z">
              <w:del w:id="8907"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08" w:author="aas" w:date="2013-10-14T02:06:00Z"/>
                <w:del w:id="8909" w:author="Anees Shaikh" w:date="2013-10-19T02:16:00Z"/>
              </w:rPr>
              <w:pPrChange w:id="8910" w:author="Anees Shaikh" w:date="2013-10-19T02:16:00Z">
                <w:pPr>
                  <w:pStyle w:val="XML1"/>
                </w:pPr>
              </w:pPrChange>
            </w:pPr>
            <w:ins w:id="8911" w:author="aas" w:date="2013-10-14T02:06:00Z">
              <w:del w:id="8912"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13" w:author="aas" w:date="2013-10-14T02:06:00Z"/>
                <w:del w:id="8914" w:author="Anees Shaikh" w:date="2013-10-19T02:16:00Z"/>
              </w:rPr>
              <w:pPrChange w:id="8915" w:author="Anees Shaikh" w:date="2013-10-19T02:16:00Z">
                <w:pPr>
                  <w:pStyle w:val="XML1"/>
                </w:pPr>
              </w:pPrChange>
            </w:pPr>
            <w:ins w:id="8916" w:author="aas" w:date="2013-10-14T02:06:00Z">
              <w:del w:id="8917" w:author="Anees Shaikh" w:date="2013-10-19T02:16:00Z">
                <w:r w:rsidDel="00E067A3">
                  <w:delText xml:space="preserve">                        &lt;/xs:documentation&gt;</w:delText>
                </w:r>
              </w:del>
            </w:ins>
          </w:p>
          <w:p w14:paraId="63270BFE" w14:textId="0AEA25DC" w:rsidR="00874469" w:rsidDel="00E067A3" w:rsidRDefault="00874469">
            <w:pPr>
              <w:pStyle w:val="Appx"/>
              <w:rPr>
                <w:ins w:id="8918" w:author="aas" w:date="2013-10-14T02:06:00Z"/>
                <w:del w:id="8919" w:author="Anees Shaikh" w:date="2013-10-19T02:16:00Z"/>
              </w:rPr>
              <w:pPrChange w:id="8920" w:author="Anees Shaikh" w:date="2013-10-19T02:16:00Z">
                <w:pPr>
                  <w:pStyle w:val="XML1"/>
                </w:pPr>
              </w:pPrChange>
            </w:pPr>
            <w:ins w:id="8921" w:author="aas" w:date="2013-10-14T02:06:00Z">
              <w:del w:id="8922" w:author="Anees Shaikh" w:date="2013-10-19T02:16:00Z">
                <w:r w:rsidDel="00E067A3">
                  <w:delText xml:space="preserve">                      &lt;/xs:annotation&gt;</w:delText>
                </w:r>
              </w:del>
            </w:ins>
          </w:p>
          <w:p w14:paraId="6C03F194" w14:textId="53BB1A73" w:rsidR="00874469" w:rsidDel="00E067A3" w:rsidRDefault="00874469">
            <w:pPr>
              <w:pStyle w:val="Appx"/>
              <w:rPr>
                <w:ins w:id="8923" w:author="aas" w:date="2013-10-14T02:06:00Z"/>
                <w:del w:id="8924" w:author="Anees Shaikh" w:date="2013-10-19T02:16:00Z"/>
              </w:rPr>
              <w:pPrChange w:id="8925" w:author="Anees Shaikh" w:date="2013-10-19T02:16:00Z">
                <w:pPr>
                  <w:pStyle w:val="XML1"/>
                </w:pPr>
              </w:pPrChange>
            </w:pPr>
            <w:ins w:id="8926" w:author="aas" w:date="2013-10-14T02:06:00Z">
              <w:del w:id="8927" w:author="Anees Shaikh" w:date="2013-10-19T02:16:00Z">
                <w:r w:rsidDel="00E067A3">
                  <w:delText xml:space="preserve">                    &lt;/xs:element&gt;</w:delText>
                </w:r>
              </w:del>
            </w:ins>
          </w:p>
          <w:p w14:paraId="6E57A097" w14:textId="4BF28A17" w:rsidR="00874469" w:rsidDel="00E067A3" w:rsidRDefault="00874469">
            <w:pPr>
              <w:pStyle w:val="Appx"/>
              <w:rPr>
                <w:ins w:id="8928" w:author="aas" w:date="2013-10-14T02:06:00Z"/>
                <w:del w:id="8929" w:author="Anees Shaikh" w:date="2013-10-19T02:16:00Z"/>
              </w:rPr>
              <w:pPrChange w:id="8930" w:author="Anees Shaikh" w:date="2013-10-19T02:16:00Z">
                <w:pPr>
                  <w:pStyle w:val="XML1"/>
                </w:pPr>
              </w:pPrChange>
            </w:pPr>
            <w:ins w:id="8931" w:author="aas" w:date="2013-10-14T02:06:00Z">
              <w:del w:id="8932"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33" w:author="aas" w:date="2013-10-14T02:06:00Z"/>
                <w:del w:id="8934" w:author="Anees Shaikh" w:date="2013-10-19T02:16:00Z"/>
              </w:rPr>
              <w:pPrChange w:id="8935" w:author="Anees Shaikh" w:date="2013-10-19T02:16:00Z">
                <w:pPr>
                  <w:pStyle w:val="XML1"/>
                </w:pPr>
              </w:pPrChange>
            </w:pPr>
            <w:ins w:id="8936" w:author="aas" w:date="2013-10-14T02:06:00Z">
              <w:del w:id="8937" w:author="Anees Shaikh" w:date="2013-10-19T02:16:00Z">
                <w:r w:rsidDel="00E067A3">
                  <w:delText xml:space="preserve">                      &lt;xs:annotation&gt;</w:delText>
                </w:r>
              </w:del>
            </w:ins>
          </w:p>
          <w:p w14:paraId="73F8B806" w14:textId="01565453" w:rsidR="00874469" w:rsidDel="00E067A3" w:rsidRDefault="00874469">
            <w:pPr>
              <w:pStyle w:val="Appx"/>
              <w:rPr>
                <w:ins w:id="8938" w:author="aas" w:date="2013-10-14T02:06:00Z"/>
                <w:del w:id="8939" w:author="Anees Shaikh" w:date="2013-10-19T02:16:00Z"/>
              </w:rPr>
              <w:pPrChange w:id="8940" w:author="Anees Shaikh" w:date="2013-10-19T02:16:00Z">
                <w:pPr>
                  <w:pStyle w:val="XML1"/>
                </w:pPr>
              </w:pPrChange>
            </w:pPr>
            <w:ins w:id="8941" w:author="aas" w:date="2013-10-14T02:06:00Z">
              <w:del w:id="8942" w:author="Anees Shaikh" w:date="2013-10-19T02:16:00Z">
                <w:r w:rsidDel="00E067A3">
                  <w:delText xml:space="preserve">                        &lt;xs:documentation&gt;</w:delText>
                </w:r>
              </w:del>
            </w:ins>
          </w:p>
          <w:p w14:paraId="27B8A4D5" w14:textId="23615BDF" w:rsidR="00874469" w:rsidDel="00E067A3" w:rsidRDefault="00874469">
            <w:pPr>
              <w:pStyle w:val="Appx"/>
              <w:rPr>
                <w:ins w:id="8943" w:author="aas" w:date="2013-10-14T02:06:00Z"/>
                <w:del w:id="8944" w:author="Anees Shaikh" w:date="2013-10-19T02:16:00Z"/>
              </w:rPr>
              <w:pPrChange w:id="8945" w:author="Anees Shaikh" w:date="2013-10-19T02:16:00Z">
                <w:pPr>
                  <w:pStyle w:val="XML1"/>
                </w:pPr>
              </w:pPrChange>
            </w:pPr>
            <w:ins w:id="8946" w:author="aas" w:date="2013-10-14T02:06:00Z">
              <w:del w:id="8947"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48" w:author="aas" w:date="2013-10-14T02:06:00Z"/>
                <w:del w:id="8949" w:author="Anees Shaikh" w:date="2013-10-19T02:16:00Z"/>
              </w:rPr>
              <w:pPrChange w:id="8950" w:author="Anees Shaikh" w:date="2013-10-19T02:16:00Z">
                <w:pPr>
                  <w:pStyle w:val="XML1"/>
                </w:pPr>
              </w:pPrChange>
            </w:pPr>
            <w:ins w:id="8951" w:author="aas" w:date="2013-10-14T02:06:00Z">
              <w:del w:id="8952" w:author="Anees Shaikh" w:date="2013-10-19T02:16:00Z">
                <w:r w:rsidDel="00E067A3">
                  <w:delText xml:space="preserve">                                 OpenFlow Port.</w:delText>
                </w:r>
              </w:del>
            </w:ins>
          </w:p>
          <w:p w14:paraId="7BC914D7" w14:textId="612D37FC" w:rsidR="00874469" w:rsidDel="00E067A3" w:rsidRDefault="00874469">
            <w:pPr>
              <w:pStyle w:val="Appx"/>
              <w:rPr>
                <w:ins w:id="8953" w:author="aas" w:date="2013-10-14T02:06:00Z"/>
                <w:del w:id="8954" w:author="Anees Shaikh" w:date="2013-10-19T02:16:00Z"/>
              </w:rPr>
              <w:pPrChange w:id="8955" w:author="Anees Shaikh" w:date="2013-10-19T02:16:00Z">
                <w:pPr>
                  <w:pStyle w:val="XML1"/>
                </w:pPr>
              </w:pPrChange>
            </w:pPr>
            <w:ins w:id="8956" w:author="aas" w:date="2013-10-14T02:06:00Z">
              <w:del w:id="8957" w:author="Anees Shaikh" w:date="2013-10-19T02:16:00Z">
                <w:r w:rsidDel="00E067A3">
                  <w:delText xml:space="preserve">                        &lt;/xs:documentation&gt;</w:delText>
                </w:r>
              </w:del>
            </w:ins>
          </w:p>
          <w:p w14:paraId="6C31824D" w14:textId="1EC9A31A" w:rsidR="00874469" w:rsidDel="00E067A3" w:rsidRDefault="00874469">
            <w:pPr>
              <w:pStyle w:val="Appx"/>
              <w:rPr>
                <w:ins w:id="8958" w:author="aas" w:date="2013-10-14T02:06:00Z"/>
                <w:del w:id="8959" w:author="Anees Shaikh" w:date="2013-10-19T02:16:00Z"/>
              </w:rPr>
              <w:pPrChange w:id="8960" w:author="Anees Shaikh" w:date="2013-10-19T02:16:00Z">
                <w:pPr>
                  <w:pStyle w:val="XML1"/>
                </w:pPr>
              </w:pPrChange>
            </w:pPr>
            <w:ins w:id="8961" w:author="aas" w:date="2013-10-14T02:06:00Z">
              <w:del w:id="8962" w:author="Anees Shaikh" w:date="2013-10-19T02:16:00Z">
                <w:r w:rsidDel="00E067A3">
                  <w:delText xml:space="preserve">                      &lt;/xs:annotation&gt;</w:delText>
                </w:r>
              </w:del>
            </w:ins>
          </w:p>
          <w:p w14:paraId="4260AA1A" w14:textId="11D06FF9" w:rsidR="00874469" w:rsidDel="00E067A3" w:rsidRDefault="00874469">
            <w:pPr>
              <w:pStyle w:val="Appx"/>
              <w:rPr>
                <w:ins w:id="8963" w:author="aas" w:date="2013-10-14T02:06:00Z"/>
                <w:del w:id="8964" w:author="Anees Shaikh" w:date="2013-10-19T02:16:00Z"/>
              </w:rPr>
              <w:pPrChange w:id="8965" w:author="Anees Shaikh" w:date="2013-10-19T02:16:00Z">
                <w:pPr>
                  <w:pStyle w:val="XML1"/>
                </w:pPr>
              </w:pPrChange>
            </w:pPr>
            <w:ins w:id="8966" w:author="aas" w:date="2013-10-14T02:06:00Z">
              <w:del w:id="8967" w:author="Anees Shaikh" w:date="2013-10-19T02:16:00Z">
                <w:r w:rsidDel="00E067A3">
                  <w:delText xml:space="preserve">                      &lt;xs:complexType&gt;</w:delText>
                </w:r>
              </w:del>
            </w:ins>
          </w:p>
          <w:p w14:paraId="116A711A" w14:textId="04645A89" w:rsidR="00874469" w:rsidDel="00E067A3" w:rsidRDefault="00874469">
            <w:pPr>
              <w:pStyle w:val="Appx"/>
              <w:rPr>
                <w:ins w:id="8968" w:author="aas" w:date="2013-10-14T02:06:00Z"/>
                <w:del w:id="8969" w:author="Anees Shaikh" w:date="2013-10-19T02:16:00Z"/>
              </w:rPr>
              <w:pPrChange w:id="8970" w:author="Anees Shaikh" w:date="2013-10-19T02:16:00Z">
                <w:pPr>
                  <w:pStyle w:val="XML1"/>
                </w:pPr>
              </w:pPrChange>
            </w:pPr>
            <w:ins w:id="8971" w:author="aas" w:date="2013-10-14T02:06:00Z">
              <w:del w:id="8972" w:author="Anees Shaikh" w:date="2013-10-19T02:16:00Z">
                <w:r w:rsidDel="00E067A3">
                  <w:delText xml:space="preserve">                        &lt;xs:sequence&gt;</w:delText>
                </w:r>
              </w:del>
            </w:ins>
          </w:p>
          <w:p w14:paraId="3B81BB20" w14:textId="18F1DA4B" w:rsidR="00874469" w:rsidDel="00E067A3" w:rsidRDefault="00874469">
            <w:pPr>
              <w:pStyle w:val="Appx"/>
              <w:rPr>
                <w:ins w:id="8973" w:author="aas" w:date="2013-10-14T02:06:00Z"/>
                <w:del w:id="8974" w:author="Anees Shaikh" w:date="2013-10-19T02:16:00Z"/>
              </w:rPr>
              <w:pPrChange w:id="8975" w:author="Anees Shaikh" w:date="2013-10-19T02:16:00Z">
                <w:pPr>
                  <w:pStyle w:val="XML1"/>
                </w:pPr>
              </w:pPrChange>
            </w:pPr>
            <w:ins w:id="8976" w:author="aas" w:date="2013-10-14T02:06:00Z">
              <w:del w:id="8977"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8978" w:author="aas" w:date="2013-10-14T02:06:00Z"/>
                <w:del w:id="8979" w:author="Anees Shaikh" w:date="2013-10-19T02:16:00Z"/>
              </w:rPr>
              <w:pPrChange w:id="8980" w:author="Anees Shaikh" w:date="2013-10-19T02:16:00Z">
                <w:pPr>
                  <w:pStyle w:val="XML1"/>
                </w:pPr>
              </w:pPrChange>
            </w:pPr>
            <w:ins w:id="8981" w:author="aas" w:date="2013-10-14T02:06:00Z">
              <w:del w:id="8982" w:author="Anees Shaikh" w:date="2013-10-19T02:16:00Z">
                <w:r w:rsidDel="00E067A3">
                  <w:delText xml:space="preserve">                            &lt;xs:annotation&gt;</w:delText>
                </w:r>
              </w:del>
            </w:ins>
          </w:p>
          <w:p w14:paraId="150A1E3B" w14:textId="4959B000" w:rsidR="00874469" w:rsidDel="00E067A3" w:rsidRDefault="00874469">
            <w:pPr>
              <w:pStyle w:val="Appx"/>
              <w:rPr>
                <w:ins w:id="8983" w:author="aas" w:date="2013-10-14T02:06:00Z"/>
                <w:del w:id="8984" w:author="Anees Shaikh" w:date="2013-10-19T02:16:00Z"/>
              </w:rPr>
              <w:pPrChange w:id="8985" w:author="Anees Shaikh" w:date="2013-10-19T02:16:00Z">
                <w:pPr>
                  <w:pStyle w:val="XML1"/>
                </w:pPr>
              </w:pPrChange>
            </w:pPr>
            <w:ins w:id="8986" w:author="aas" w:date="2013-10-14T02:06:00Z">
              <w:del w:id="8987" w:author="Anees Shaikh" w:date="2013-10-19T02:16:00Z">
                <w:r w:rsidDel="00E067A3">
                  <w:delText xml:space="preserve">                              &lt;xs:documentation&gt;</w:delText>
                </w:r>
              </w:del>
            </w:ins>
          </w:p>
          <w:p w14:paraId="40368298" w14:textId="76B67FC6" w:rsidR="00874469" w:rsidDel="00E067A3" w:rsidRDefault="00874469">
            <w:pPr>
              <w:pStyle w:val="Appx"/>
              <w:rPr>
                <w:ins w:id="8988" w:author="aas" w:date="2013-10-14T02:06:00Z"/>
                <w:del w:id="8989" w:author="Anees Shaikh" w:date="2013-10-19T02:16:00Z"/>
              </w:rPr>
              <w:pPrChange w:id="8990" w:author="Anees Shaikh" w:date="2013-10-19T02:16:00Z">
                <w:pPr>
                  <w:pStyle w:val="XML1"/>
                </w:pPr>
              </w:pPrChange>
            </w:pPr>
            <w:ins w:id="8991" w:author="aas" w:date="2013-10-14T02:06:00Z">
              <w:del w:id="8992"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8993" w:author="aas" w:date="2013-10-14T02:06:00Z"/>
                <w:del w:id="8994" w:author="Anees Shaikh" w:date="2013-10-19T02:16:00Z"/>
              </w:rPr>
              <w:pPrChange w:id="8995" w:author="Anees Shaikh" w:date="2013-10-19T02:16:00Z">
                <w:pPr>
                  <w:pStyle w:val="XML1"/>
                </w:pPr>
              </w:pPrChange>
            </w:pPr>
            <w:ins w:id="8996" w:author="aas" w:date="2013-10-14T02:06:00Z">
              <w:del w:id="8997"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8998" w:author="aas" w:date="2013-10-14T02:06:00Z"/>
                <w:del w:id="8999" w:author="Anees Shaikh" w:date="2013-10-19T02:16:00Z"/>
              </w:rPr>
              <w:pPrChange w:id="9000" w:author="Anees Shaikh" w:date="2013-10-19T02:16:00Z">
                <w:pPr>
                  <w:pStyle w:val="XML1"/>
                </w:pPr>
              </w:pPrChange>
            </w:pPr>
            <w:ins w:id="9001" w:author="aas" w:date="2013-10-14T02:06:00Z">
              <w:del w:id="9002" w:author="Anees Shaikh" w:date="2013-10-19T02:16:00Z">
                <w:r w:rsidDel="00E067A3">
                  <w:delText xml:space="preserve">                                       OpenFlow.</w:delText>
                </w:r>
              </w:del>
            </w:ins>
          </w:p>
          <w:p w14:paraId="25D86801" w14:textId="34BC7016" w:rsidR="00874469" w:rsidDel="00E067A3" w:rsidRDefault="00874469">
            <w:pPr>
              <w:pStyle w:val="Appx"/>
              <w:rPr>
                <w:ins w:id="9003" w:author="aas" w:date="2013-10-14T02:06:00Z"/>
                <w:del w:id="9004" w:author="Anees Shaikh" w:date="2013-10-19T02:16:00Z"/>
              </w:rPr>
              <w:pPrChange w:id="9005" w:author="Anees Shaikh" w:date="2013-10-19T02:16:00Z">
                <w:pPr>
                  <w:pStyle w:val="XML1"/>
                </w:pPr>
              </w:pPrChange>
            </w:pPr>
            <w:ins w:id="9006" w:author="aas" w:date="2013-10-14T02:06:00Z">
              <w:del w:id="9007" w:author="Anees Shaikh" w:date="2013-10-19T02:16:00Z">
                <w:r w:rsidDel="00E067A3">
                  <w:delText xml:space="preserve">                              &lt;/xs:documentation&gt;</w:delText>
                </w:r>
              </w:del>
            </w:ins>
          </w:p>
          <w:p w14:paraId="7A1AC700" w14:textId="3C24D05D" w:rsidR="00874469" w:rsidDel="00E067A3" w:rsidRDefault="00874469">
            <w:pPr>
              <w:pStyle w:val="Appx"/>
              <w:rPr>
                <w:ins w:id="9008" w:author="aas" w:date="2013-10-14T02:06:00Z"/>
                <w:del w:id="9009" w:author="Anees Shaikh" w:date="2013-10-19T02:16:00Z"/>
              </w:rPr>
              <w:pPrChange w:id="9010" w:author="Anees Shaikh" w:date="2013-10-19T02:16:00Z">
                <w:pPr>
                  <w:pStyle w:val="XML1"/>
                </w:pPr>
              </w:pPrChange>
            </w:pPr>
            <w:ins w:id="9011" w:author="aas" w:date="2013-10-14T02:06:00Z">
              <w:del w:id="9012" w:author="Anees Shaikh" w:date="2013-10-19T02:16:00Z">
                <w:r w:rsidDel="00E067A3">
                  <w:delText xml:space="preserve">                            &lt;/xs:annotation&gt;</w:delText>
                </w:r>
              </w:del>
            </w:ins>
          </w:p>
          <w:p w14:paraId="705146A1" w14:textId="6B5A477D" w:rsidR="00874469" w:rsidDel="00E067A3" w:rsidRDefault="00874469">
            <w:pPr>
              <w:pStyle w:val="Appx"/>
              <w:rPr>
                <w:ins w:id="9013" w:author="aas" w:date="2013-10-14T02:06:00Z"/>
                <w:del w:id="9014" w:author="Anees Shaikh" w:date="2013-10-19T02:16:00Z"/>
              </w:rPr>
              <w:pPrChange w:id="9015" w:author="Anees Shaikh" w:date="2013-10-19T02:16:00Z">
                <w:pPr>
                  <w:pStyle w:val="XML1"/>
                </w:pPr>
              </w:pPrChange>
            </w:pPr>
            <w:ins w:id="9016" w:author="aas" w:date="2013-10-14T02:06:00Z">
              <w:del w:id="9017" w:author="Anees Shaikh" w:date="2013-10-19T02:16:00Z">
                <w:r w:rsidDel="00E067A3">
                  <w:delText xml:space="preserve">                          &lt;/xs:element&gt;</w:delText>
                </w:r>
              </w:del>
            </w:ins>
          </w:p>
          <w:p w14:paraId="790F8399" w14:textId="01758019" w:rsidR="00874469" w:rsidDel="00E067A3" w:rsidRDefault="00874469">
            <w:pPr>
              <w:pStyle w:val="Appx"/>
              <w:rPr>
                <w:ins w:id="9018" w:author="aas" w:date="2013-10-14T02:06:00Z"/>
                <w:del w:id="9019" w:author="Anees Shaikh" w:date="2013-10-19T02:16:00Z"/>
              </w:rPr>
              <w:pPrChange w:id="9020" w:author="Anees Shaikh" w:date="2013-10-19T02:16:00Z">
                <w:pPr>
                  <w:pStyle w:val="XML1"/>
                </w:pPr>
              </w:pPrChange>
            </w:pPr>
            <w:ins w:id="9021" w:author="aas" w:date="2013-10-14T02:06:00Z">
              <w:del w:id="9022"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23" w:author="aas" w:date="2013-10-14T02:06:00Z"/>
                <w:del w:id="9024" w:author="Anees Shaikh" w:date="2013-10-19T02:16:00Z"/>
              </w:rPr>
              <w:pPrChange w:id="9025" w:author="Anees Shaikh" w:date="2013-10-19T02:16:00Z">
                <w:pPr>
                  <w:pStyle w:val="XML1"/>
                </w:pPr>
              </w:pPrChange>
            </w:pPr>
            <w:ins w:id="9026" w:author="aas" w:date="2013-10-14T02:06:00Z">
              <w:del w:id="9027" w:author="Anees Shaikh" w:date="2013-10-19T02:16:00Z">
                <w:r w:rsidDel="00E067A3">
                  <w:delText xml:space="preserve">                            &lt;xs:annotation&gt;</w:delText>
                </w:r>
              </w:del>
            </w:ins>
          </w:p>
          <w:p w14:paraId="09C0EAFA" w14:textId="5F1B4E87" w:rsidR="00874469" w:rsidDel="00E067A3" w:rsidRDefault="00874469">
            <w:pPr>
              <w:pStyle w:val="Appx"/>
              <w:rPr>
                <w:ins w:id="9028" w:author="aas" w:date="2013-10-14T02:06:00Z"/>
                <w:del w:id="9029" w:author="Anees Shaikh" w:date="2013-10-19T02:16:00Z"/>
              </w:rPr>
              <w:pPrChange w:id="9030" w:author="Anees Shaikh" w:date="2013-10-19T02:16:00Z">
                <w:pPr>
                  <w:pStyle w:val="XML1"/>
                </w:pPr>
              </w:pPrChange>
            </w:pPr>
            <w:ins w:id="9031" w:author="aas" w:date="2013-10-14T02:06:00Z">
              <w:del w:id="9032" w:author="Anees Shaikh" w:date="2013-10-19T02:16:00Z">
                <w:r w:rsidDel="00E067A3">
                  <w:delText xml:space="preserve">                              &lt;xs:documentation&gt;</w:delText>
                </w:r>
              </w:del>
            </w:ins>
          </w:p>
          <w:p w14:paraId="490338CF" w14:textId="35A06AF5" w:rsidR="00874469" w:rsidDel="00E067A3" w:rsidRDefault="00874469">
            <w:pPr>
              <w:pStyle w:val="Appx"/>
              <w:rPr>
                <w:ins w:id="9033" w:author="aas" w:date="2013-10-14T02:06:00Z"/>
                <w:del w:id="9034" w:author="Anees Shaikh" w:date="2013-10-19T02:16:00Z"/>
              </w:rPr>
              <w:pPrChange w:id="9035" w:author="Anees Shaikh" w:date="2013-10-19T02:16:00Z">
                <w:pPr>
                  <w:pStyle w:val="XML1"/>
                </w:pPr>
              </w:pPrChange>
            </w:pPr>
            <w:ins w:id="9036" w:author="aas" w:date="2013-10-14T02:06:00Z">
              <w:del w:id="9037"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38" w:author="aas" w:date="2013-10-14T02:06:00Z"/>
                <w:del w:id="9039" w:author="Anees Shaikh" w:date="2013-10-19T02:16:00Z"/>
              </w:rPr>
              <w:pPrChange w:id="9040" w:author="Anees Shaikh" w:date="2013-10-19T02:16:00Z">
                <w:pPr>
                  <w:pStyle w:val="XML1"/>
                </w:pPr>
              </w:pPrChange>
            </w:pPr>
            <w:ins w:id="9041" w:author="aas" w:date="2013-10-14T02:06:00Z">
              <w:del w:id="9042" w:author="Anees Shaikh" w:date="2013-10-19T02:16:00Z">
                <w:r w:rsidDel="00E067A3">
                  <w:delText xml:space="preserve">                              &lt;/xs:documentation&gt;</w:delText>
                </w:r>
              </w:del>
            </w:ins>
          </w:p>
          <w:p w14:paraId="79A98449" w14:textId="7695BC35" w:rsidR="00874469" w:rsidDel="00E067A3" w:rsidRDefault="00874469">
            <w:pPr>
              <w:pStyle w:val="Appx"/>
              <w:rPr>
                <w:ins w:id="9043" w:author="aas" w:date="2013-10-14T02:06:00Z"/>
                <w:del w:id="9044" w:author="Anees Shaikh" w:date="2013-10-19T02:16:00Z"/>
              </w:rPr>
              <w:pPrChange w:id="9045" w:author="Anees Shaikh" w:date="2013-10-19T02:16:00Z">
                <w:pPr>
                  <w:pStyle w:val="XML1"/>
                </w:pPr>
              </w:pPrChange>
            </w:pPr>
            <w:ins w:id="9046" w:author="aas" w:date="2013-10-14T02:06:00Z">
              <w:del w:id="9047" w:author="Anees Shaikh" w:date="2013-10-19T02:16:00Z">
                <w:r w:rsidDel="00E067A3">
                  <w:delText xml:space="preserve">                            &lt;/xs:annotation&gt;</w:delText>
                </w:r>
              </w:del>
            </w:ins>
          </w:p>
          <w:p w14:paraId="7744CAF2" w14:textId="772D56A6" w:rsidR="00874469" w:rsidDel="00E067A3" w:rsidRDefault="00874469">
            <w:pPr>
              <w:pStyle w:val="Appx"/>
              <w:rPr>
                <w:ins w:id="9048" w:author="aas" w:date="2013-10-14T02:06:00Z"/>
                <w:del w:id="9049" w:author="Anees Shaikh" w:date="2013-10-19T02:16:00Z"/>
              </w:rPr>
              <w:pPrChange w:id="9050" w:author="Anees Shaikh" w:date="2013-10-19T02:16:00Z">
                <w:pPr>
                  <w:pStyle w:val="XML1"/>
                </w:pPr>
              </w:pPrChange>
            </w:pPr>
            <w:ins w:id="9051" w:author="aas" w:date="2013-10-14T02:06:00Z">
              <w:del w:id="9052" w:author="Anees Shaikh" w:date="2013-10-19T02:16:00Z">
                <w:r w:rsidDel="00E067A3">
                  <w:delText xml:space="preserve">                          &lt;/xs:element&gt;</w:delText>
                </w:r>
              </w:del>
            </w:ins>
          </w:p>
          <w:p w14:paraId="252A8B72" w14:textId="21620303" w:rsidR="00874469" w:rsidDel="00E067A3" w:rsidRDefault="00874469">
            <w:pPr>
              <w:pStyle w:val="Appx"/>
              <w:rPr>
                <w:ins w:id="9053" w:author="aas" w:date="2013-10-14T02:06:00Z"/>
                <w:del w:id="9054" w:author="Anees Shaikh" w:date="2013-10-19T02:16:00Z"/>
              </w:rPr>
              <w:pPrChange w:id="9055" w:author="Anees Shaikh" w:date="2013-10-19T02:16:00Z">
                <w:pPr>
                  <w:pStyle w:val="XML1"/>
                </w:pPr>
              </w:pPrChange>
            </w:pPr>
            <w:ins w:id="9056" w:author="aas" w:date="2013-10-14T02:06:00Z">
              <w:del w:id="9057"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058" w:author="aas" w:date="2013-10-14T02:06:00Z"/>
                <w:del w:id="9059" w:author="Anees Shaikh" w:date="2013-10-19T02:16:00Z"/>
              </w:rPr>
              <w:pPrChange w:id="9060" w:author="Anees Shaikh" w:date="2013-10-19T02:16:00Z">
                <w:pPr>
                  <w:pStyle w:val="XML1"/>
                </w:pPr>
              </w:pPrChange>
            </w:pPr>
            <w:ins w:id="9061" w:author="aas" w:date="2013-10-14T02:06:00Z">
              <w:del w:id="9062" w:author="Anees Shaikh" w:date="2013-10-19T02:16:00Z">
                <w:r w:rsidDel="00E067A3">
                  <w:delText xml:space="preserve">                            &lt;xs:annotation&gt;</w:delText>
                </w:r>
              </w:del>
            </w:ins>
          </w:p>
          <w:p w14:paraId="2D6EBF39" w14:textId="3270AD12" w:rsidR="00874469" w:rsidDel="00E067A3" w:rsidRDefault="00874469">
            <w:pPr>
              <w:pStyle w:val="Appx"/>
              <w:rPr>
                <w:ins w:id="9063" w:author="aas" w:date="2013-10-14T02:06:00Z"/>
                <w:del w:id="9064" w:author="Anees Shaikh" w:date="2013-10-19T02:16:00Z"/>
              </w:rPr>
              <w:pPrChange w:id="9065" w:author="Anees Shaikh" w:date="2013-10-19T02:16:00Z">
                <w:pPr>
                  <w:pStyle w:val="XML1"/>
                </w:pPr>
              </w:pPrChange>
            </w:pPr>
            <w:ins w:id="9066" w:author="aas" w:date="2013-10-14T02:06:00Z">
              <w:del w:id="9067" w:author="Anees Shaikh" w:date="2013-10-19T02:16:00Z">
                <w:r w:rsidDel="00E067A3">
                  <w:delText xml:space="preserve">                              &lt;xs:documentation&gt;</w:delText>
                </w:r>
              </w:del>
            </w:ins>
          </w:p>
          <w:p w14:paraId="0CAACC0C" w14:textId="1C60C469" w:rsidR="00874469" w:rsidDel="00E067A3" w:rsidRDefault="00874469">
            <w:pPr>
              <w:pStyle w:val="Appx"/>
              <w:rPr>
                <w:ins w:id="9068" w:author="aas" w:date="2013-10-14T02:06:00Z"/>
                <w:del w:id="9069" w:author="Anees Shaikh" w:date="2013-10-19T02:16:00Z"/>
              </w:rPr>
              <w:pPrChange w:id="9070" w:author="Anees Shaikh" w:date="2013-10-19T02:16:00Z">
                <w:pPr>
                  <w:pStyle w:val="XML1"/>
                </w:pPr>
              </w:pPrChange>
            </w:pPr>
            <w:ins w:id="9071" w:author="aas" w:date="2013-10-14T02:06:00Z">
              <w:del w:id="9072"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073" w:author="aas" w:date="2013-10-14T02:06:00Z"/>
                <w:del w:id="9074" w:author="Anees Shaikh" w:date="2013-10-19T02:16:00Z"/>
              </w:rPr>
              <w:pPrChange w:id="9075" w:author="Anees Shaikh" w:date="2013-10-19T02:16:00Z">
                <w:pPr>
                  <w:pStyle w:val="XML1"/>
                </w:pPr>
              </w:pPrChange>
            </w:pPr>
            <w:ins w:id="9076" w:author="aas" w:date="2013-10-14T02:06:00Z">
              <w:del w:id="9077" w:author="Anees Shaikh" w:date="2013-10-19T02:16:00Z">
                <w:r w:rsidDel="00E067A3">
                  <w:delText xml:space="preserve">                              &lt;/xs:documentation&gt;</w:delText>
                </w:r>
              </w:del>
            </w:ins>
          </w:p>
          <w:p w14:paraId="5332673C" w14:textId="25FC2A42" w:rsidR="00874469" w:rsidDel="00E067A3" w:rsidRDefault="00874469">
            <w:pPr>
              <w:pStyle w:val="Appx"/>
              <w:rPr>
                <w:ins w:id="9078" w:author="aas" w:date="2013-10-14T02:06:00Z"/>
                <w:del w:id="9079" w:author="Anees Shaikh" w:date="2013-10-19T02:16:00Z"/>
              </w:rPr>
              <w:pPrChange w:id="9080" w:author="Anees Shaikh" w:date="2013-10-19T02:16:00Z">
                <w:pPr>
                  <w:pStyle w:val="XML1"/>
                </w:pPr>
              </w:pPrChange>
            </w:pPr>
            <w:ins w:id="9081" w:author="aas" w:date="2013-10-14T02:06:00Z">
              <w:del w:id="9082" w:author="Anees Shaikh" w:date="2013-10-19T02:16:00Z">
                <w:r w:rsidDel="00E067A3">
                  <w:delText xml:space="preserve">                            &lt;/xs:annotation&gt;</w:delText>
                </w:r>
              </w:del>
            </w:ins>
          </w:p>
          <w:p w14:paraId="4FAF4D80" w14:textId="55EDE54A" w:rsidR="00874469" w:rsidDel="00E067A3" w:rsidRDefault="00874469">
            <w:pPr>
              <w:pStyle w:val="Appx"/>
              <w:rPr>
                <w:ins w:id="9083" w:author="aas" w:date="2013-10-14T02:06:00Z"/>
                <w:del w:id="9084" w:author="Anees Shaikh" w:date="2013-10-19T02:16:00Z"/>
              </w:rPr>
              <w:pPrChange w:id="9085" w:author="Anees Shaikh" w:date="2013-10-19T02:16:00Z">
                <w:pPr>
                  <w:pStyle w:val="XML1"/>
                </w:pPr>
              </w:pPrChange>
            </w:pPr>
            <w:ins w:id="9086" w:author="aas" w:date="2013-10-14T02:06:00Z">
              <w:del w:id="9087" w:author="Anees Shaikh" w:date="2013-10-19T02:16:00Z">
                <w:r w:rsidDel="00E067A3">
                  <w:delText xml:space="preserve">                          &lt;/xs:element&gt;</w:delText>
                </w:r>
              </w:del>
            </w:ins>
          </w:p>
          <w:p w14:paraId="133D0623" w14:textId="782047AC" w:rsidR="00874469" w:rsidDel="00E067A3" w:rsidRDefault="00874469">
            <w:pPr>
              <w:pStyle w:val="Appx"/>
              <w:rPr>
                <w:ins w:id="9088" w:author="aas" w:date="2013-10-14T02:06:00Z"/>
                <w:del w:id="9089" w:author="Anees Shaikh" w:date="2013-10-19T02:16:00Z"/>
              </w:rPr>
              <w:pPrChange w:id="9090" w:author="Anees Shaikh" w:date="2013-10-19T02:16:00Z">
                <w:pPr>
                  <w:pStyle w:val="XML1"/>
                </w:pPr>
              </w:pPrChange>
            </w:pPr>
            <w:ins w:id="9091" w:author="aas" w:date="2013-10-14T02:06:00Z">
              <w:del w:id="9092"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093" w:author="aas" w:date="2013-10-14T02:06:00Z"/>
                <w:del w:id="9094" w:author="Anees Shaikh" w:date="2013-10-19T02:16:00Z"/>
              </w:rPr>
              <w:pPrChange w:id="9095" w:author="Anees Shaikh" w:date="2013-10-19T02:16:00Z">
                <w:pPr>
                  <w:pStyle w:val="XML1"/>
                </w:pPr>
              </w:pPrChange>
            </w:pPr>
            <w:ins w:id="9096" w:author="aas" w:date="2013-10-14T02:06:00Z">
              <w:del w:id="9097" w:author="Anees Shaikh" w:date="2013-10-19T02:16:00Z">
                <w:r w:rsidDel="00E067A3">
                  <w:delText xml:space="preserve">                            &lt;xs:annotation&gt;</w:delText>
                </w:r>
              </w:del>
            </w:ins>
          </w:p>
          <w:p w14:paraId="3F3B4E2F" w14:textId="59C56EDA" w:rsidR="00874469" w:rsidDel="00E067A3" w:rsidRDefault="00874469">
            <w:pPr>
              <w:pStyle w:val="Appx"/>
              <w:rPr>
                <w:ins w:id="9098" w:author="aas" w:date="2013-10-14T02:06:00Z"/>
                <w:del w:id="9099" w:author="Anees Shaikh" w:date="2013-10-19T02:16:00Z"/>
              </w:rPr>
              <w:pPrChange w:id="9100" w:author="Anees Shaikh" w:date="2013-10-19T02:16:00Z">
                <w:pPr>
                  <w:pStyle w:val="XML1"/>
                </w:pPr>
              </w:pPrChange>
            </w:pPr>
            <w:ins w:id="9101" w:author="aas" w:date="2013-10-14T02:06:00Z">
              <w:del w:id="9102" w:author="Anees Shaikh" w:date="2013-10-19T02:16:00Z">
                <w:r w:rsidDel="00E067A3">
                  <w:delText xml:space="preserve">                              &lt;xs:documentation&gt;</w:delText>
                </w:r>
              </w:del>
            </w:ins>
          </w:p>
          <w:p w14:paraId="61334746" w14:textId="063A805C" w:rsidR="00874469" w:rsidDel="00E067A3" w:rsidRDefault="00874469">
            <w:pPr>
              <w:pStyle w:val="Appx"/>
              <w:rPr>
                <w:ins w:id="9103" w:author="aas" w:date="2013-10-14T02:06:00Z"/>
                <w:del w:id="9104" w:author="Anees Shaikh" w:date="2013-10-19T02:16:00Z"/>
              </w:rPr>
              <w:pPrChange w:id="9105" w:author="Anees Shaikh" w:date="2013-10-19T02:16:00Z">
                <w:pPr>
                  <w:pStyle w:val="XML1"/>
                </w:pPr>
              </w:pPrChange>
            </w:pPr>
            <w:ins w:id="9106" w:author="aas" w:date="2013-10-14T02:06:00Z">
              <w:del w:id="9107"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08" w:author="aas" w:date="2013-10-14T02:06:00Z"/>
                <w:del w:id="9109" w:author="Anees Shaikh" w:date="2013-10-19T02:16:00Z"/>
              </w:rPr>
              <w:pPrChange w:id="9110" w:author="Anees Shaikh" w:date="2013-10-19T02:16:00Z">
                <w:pPr>
                  <w:pStyle w:val="XML1"/>
                </w:pPr>
              </w:pPrChange>
            </w:pPr>
            <w:ins w:id="9111" w:author="aas" w:date="2013-10-14T02:06:00Z">
              <w:del w:id="9112"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13" w:author="aas" w:date="2013-10-14T02:06:00Z"/>
                <w:del w:id="9114" w:author="Anees Shaikh" w:date="2013-10-19T02:16:00Z"/>
              </w:rPr>
              <w:pPrChange w:id="9115" w:author="Anees Shaikh" w:date="2013-10-19T02:16:00Z">
                <w:pPr>
                  <w:pStyle w:val="XML1"/>
                </w:pPr>
              </w:pPrChange>
            </w:pPr>
            <w:ins w:id="9116" w:author="aas" w:date="2013-10-14T02:06:00Z">
              <w:del w:id="9117" w:author="Anees Shaikh" w:date="2013-10-19T02:16:00Z">
                <w:r w:rsidDel="00E067A3">
                  <w:delText xml:space="preserve">                              &lt;/xs:documentation&gt;</w:delText>
                </w:r>
              </w:del>
            </w:ins>
          </w:p>
          <w:p w14:paraId="6941E3A0" w14:textId="51CF1B51" w:rsidR="00874469" w:rsidDel="00E067A3" w:rsidRDefault="00874469">
            <w:pPr>
              <w:pStyle w:val="Appx"/>
              <w:rPr>
                <w:ins w:id="9118" w:author="aas" w:date="2013-10-14T02:06:00Z"/>
                <w:del w:id="9119" w:author="Anees Shaikh" w:date="2013-10-19T02:16:00Z"/>
              </w:rPr>
              <w:pPrChange w:id="9120" w:author="Anees Shaikh" w:date="2013-10-19T02:16:00Z">
                <w:pPr>
                  <w:pStyle w:val="XML1"/>
                </w:pPr>
              </w:pPrChange>
            </w:pPr>
            <w:ins w:id="9121" w:author="aas" w:date="2013-10-14T02:06:00Z">
              <w:del w:id="9122" w:author="Anees Shaikh" w:date="2013-10-19T02:16:00Z">
                <w:r w:rsidDel="00E067A3">
                  <w:delText xml:space="preserve">                            &lt;/xs:annotation&gt;</w:delText>
                </w:r>
              </w:del>
            </w:ins>
          </w:p>
          <w:p w14:paraId="1FC65DA0" w14:textId="1157E691" w:rsidR="00874469" w:rsidDel="00E067A3" w:rsidRDefault="00874469">
            <w:pPr>
              <w:pStyle w:val="Appx"/>
              <w:rPr>
                <w:ins w:id="9123" w:author="aas" w:date="2013-10-14T02:06:00Z"/>
                <w:del w:id="9124" w:author="Anees Shaikh" w:date="2013-10-19T02:16:00Z"/>
              </w:rPr>
              <w:pPrChange w:id="9125" w:author="Anees Shaikh" w:date="2013-10-19T02:16:00Z">
                <w:pPr>
                  <w:pStyle w:val="XML1"/>
                </w:pPr>
              </w:pPrChange>
            </w:pPr>
            <w:ins w:id="9126" w:author="aas" w:date="2013-10-14T02:06:00Z">
              <w:del w:id="9127" w:author="Anees Shaikh" w:date="2013-10-19T02:16:00Z">
                <w:r w:rsidDel="00E067A3">
                  <w:delText xml:space="preserve">                          &lt;/xs:element&gt;</w:delText>
                </w:r>
              </w:del>
            </w:ins>
          </w:p>
          <w:p w14:paraId="18027734" w14:textId="743510FB" w:rsidR="00874469" w:rsidDel="00E067A3" w:rsidRDefault="00874469">
            <w:pPr>
              <w:pStyle w:val="Appx"/>
              <w:rPr>
                <w:ins w:id="9128" w:author="aas" w:date="2013-10-14T02:06:00Z"/>
                <w:del w:id="9129" w:author="Anees Shaikh" w:date="2013-10-19T02:16:00Z"/>
              </w:rPr>
              <w:pPrChange w:id="9130" w:author="Anees Shaikh" w:date="2013-10-19T02:16:00Z">
                <w:pPr>
                  <w:pStyle w:val="XML1"/>
                </w:pPr>
              </w:pPrChange>
            </w:pPr>
            <w:ins w:id="9131" w:author="aas" w:date="2013-10-14T02:06:00Z">
              <w:del w:id="9132"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33" w:author="aas" w:date="2013-10-14T02:06:00Z"/>
                <w:del w:id="9134" w:author="Anees Shaikh" w:date="2013-10-19T02:16:00Z"/>
              </w:rPr>
              <w:pPrChange w:id="9135" w:author="Anees Shaikh" w:date="2013-10-19T02:16:00Z">
                <w:pPr>
                  <w:pStyle w:val="XML1"/>
                </w:pPr>
              </w:pPrChange>
            </w:pPr>
            <w:ins w:id="9136" w:author="aas" w:date="2013-10-14T02:06:00Z">
              <w:del w:id="9137" w:author="Anees Shaikh" w:date="2013-10-19T02:16:00Z">
                <w:r w:rsidDel="00E067A3">
                  <w:delText xml:space="preserve">                                  namespace="##other" processContents="lax"/&gt;</w:delText>
                </w:r>
              </w:del>
            </w:ins>
          </w:p>
          <w:p w14:paraId="726CACE9" w14:textId="3D38B8BB" w:rsidR="00874469" w:rsidDel="00E067A3" w:rsidRDefault="00874469">
            <w:pPr>
              <w:pStyle w:val="Appx"/>
              <w:rPr>
                <w:ins w:id="9138" w:author="aas" w:date="2013-10-14T02:06:00Z"/>
                <w:del w:id="9139" w:author="Anees Shaikh" w:date="2013-10-19T02:16:00Z"/>
              </w:rPr>
              <w:pPrChange w:id="9140" w:author="Anees Shaikh" w:date="2013-10-19T02:16:00Z">
                <w:pPr>
                  <w:pStyle w:val="XML1"/>
                </w:pPr>
              </w:pPrChange>
            </w:pPr>
            <w:ins w:id="9141" w:author="aas" w:date="2013-10-14T02:06:00Z">
              <w:del w:id="9142" w:author="Anees Shaikh" w:date="2013-10-19T02:16:00Z">
                <w:r w:rsidDel="00E067A3">
                  <w:delText xml:space="preserve">                        &lt;/xs:sequence&gt;</w:delText>
                </w:r>
              </w:del>
            </w:ins>
          </w:p>
          <w:p w14:paraId="4E325E3B" w14:textId="4413BC1E" w:rsidR="00874469" w:rsidDel="00E067A3" w:rsidRDefault="00874469">
            <w:pPr>
              <w:pStyle w:val="Appx"/>
              <w:rPr>
                <w:ins w:id="9143" w:author="aas" w:date="2013-10-14T02:06:00Z"/>
                <w:del w:id="9144" w:author="Anees Shaikh" w:date="2013-10-19T02:16:00Z"/>
              </w:rPr>
              <w:pPrChange w:id="9145" w:author="Anees Shaikh" w:date="2013-10-19T02:16:00Z">
                <w:pPr>
                  <w:pStyle w:val="XML1"/>
                </w:pPr>
              </w:pPrChange>
            </w:pPr>
            <w:ins w:id="9146" w:author="aas" w:date="2013-10-14T02:06:00Z">
              <w:del w:id="9147" w:author="Anees Shaikh" w:date="2013-10-19T02:16:00Z">
                <w:r w:rsidDel="00E067A3">
                  <w:delText xml:space="preserve">                      &lt;/xs:complexType&gt;</w:delText>
                </w:r>
              </w:del>
            </w:ins>
          </w:p>
          <w:p w14:paraId="7D55D35F" w14:textId="4424B11A" w:rsidR="00874469" w:rsidDel="00E067A3" w:rsidRDefault="00874469">
            <w:pPr>
              <w:pStyle w:val="Appx"/>
              <w:rPr>
                <w:ins w:id="9148" w:author="aas" w:date="2013-10-14T02:06:00Z"/>
                <w:del w:id="9149" w:author="Anees Shaikh" w:date="2013-10-19T02:16:00Z"/>
              </w:rPr>
              <w:pPrChange w:id="9150" w:author="Anees Shaikh" w:date="2013-10-19T02:16:00Z">
                <w:pPr>
                  <w:pStyle w:val="XML1"/>
                </w:pPr>
              </w:pPrChange>
            </w:pPr>
            <w:ins w:id="9151" w:author="aas" w:date="2013-10-14T02:06:00Z">
              <w:del w:id="9152" w:author="Anees Shaikh" w:date="2013-10-19T02:16:00Z">
                <w:r w:rsidDel="00E067A3">
                  <w:delText xml:space="preserve">                    &lt;/xs:element&gt;</w:delText>
                </w:r>
              </w:del>
            </w:ins>
          </w:p>
          <w:p w14:paraId="609AF0D3" w14:textId="4EAB02FE" w:rsidR="00874469" w:rsidDel="00E067A3" w:rsidRDefault="00874469">
            <w:pPr>
              <w:pStyle w:val="Appx"/>
              <w:rPr>
                <w:ins w:id="9153" w:author="aas" w:date="2013-10-14T02:06:00Z"/>
                <w:del w:id="9154" w:author="Anees Shaikh" w:date="2013-10-19T02:16:00Z"/>
              </w:rPr>
              <w:pPrChange w:id="9155" w:author="Anees Shaikh" w:date="2013-10-19T02:16:00Z">
                <w:pPr>
                  <w:pStyle w:val="XML1"/>
                </w:pPr>
              </w:pPrChange>
            </w:pPr>
            <w:ins w:id="9156" w:author="aas" w:date="2013-10-14T02:06:00Z">
              <w:del w:id="9157" w:author="Anees Shaikh" w:date="2013-10-19T02:16:00Z">
                <w:r w:rsidDel="00E067A3">
                  <w:delText xml:space="preserve">                    &lt;xs:element name="state" minOccurs="0"&gt;</w:delText>
                </w:r>
              </w:del>
            </w:ins>
          </w:p>
          <w:p w14:paraId="3315BEAC" w14:textId="0F8ECCC0" w:rsidR="00874469" w:rsidDel="00E067A3" w:rsidRDefault="00874469">
            <w:pPr>
              <w:pStyle w:val="Appx"/>
              <w:rPr>
                <w:ins w:id="9158" w:author="aas" w:date="2013-10-14T02:06:00Z"/>
                <w:del w:id="9159" w:author="Anees Shaikh" w:date="2013-10-19T02:16:00Z"/>
              </w:rPr>
              <w:pPrChange w:id="9160" w:author="Anees Shaikh" w:date="2013-10-19T02:16:00Z">
                <w:pPr>
                  <w:pStyle w:val="XML1"/>
                </w:pPr>
              </w:pPrChange>
            </w:pPr>
            <w:ins w:id="9161" w:author="aas" w:date="2013-10-14T02:06:00Z">
              <w:del w:id="9162" w:author="Anees Shaikh" w:date="2013-10-19T02:16:00Z">
                <w:r w:rsidDel="00E067A3">
                  <w:delText xml:space="preserve">                      &lt;xs:annotation&gt;</w:delText>
                </w:r>
              </w:del>
            </w:ins>
          </w:p>
          <w:p w14:paraId="6440952A" w14:textId="7451A7E1" w:rsidR="00874469" w:rsidDel="00E067A3" w:rsidRDefault="00874469">
            <w:pPr>
              <w:pStyle w:val="Appx"/>
              <w:rPr>
                <w:ins w:id="9163" w:author="aas" w:date="2013-10-14T02:06:00Z"/>
                <w:del w:id="9164" w:author="Anees Shaikh" w:date="2013-10-19T02:16:00Z"/>
              </w:rPr>
              <w:pPrChange w:id="9165" w:author="Anees Shaikh" w:date="2013-10-19T02:16:00Z">
                <w:pPr>
                  <w:pStyle w:val="XML1"/>
                </w:pPr>
              </w:pPrChange>
            </w:pPr>
            <w:ins w:id="9166" w:author="aas" w:date="2013-10-14T02:06:00Z">
              <w:del w:id="9167" w:author="Anees Shaikh" w:date="2013-10-19T02:16:00Z">
                <w:r w:rsidDel="00E067A3">
                  <w:delText xml:space="preserve">                        &lt;xs:documentation&gt;</w:delText>
                </w:r>
              </w:del>
            </w:ins>
          </w:p>
          <w:p w14:paraId="1CA74D71" w14:textId="7BA26389" w:rsidR="00874469" w:rsidDel="00E067A3" w:rsidRDefault="00874469">
            <w:pPr>
              <w:pStyle w:val="Appx"/>
              <w:rPr>
                <w:ins w:id="9168" w:author="aas" w:date="2013-10-14T02:06:00Z"/>
                <w:del w:id="9169" w:author="Anees Shaikh" w:date="2013-10-19T02:16:00Z"/>
              </w:rPr>
              <w:pPrChange w:id="9170" w:author="Anees Shaikh" w:date="2013-10-19T02:16:00Z">
                <w:pPr>
                  <w:pStyle w:val="XML1"/>
                </w:pPr>
              </w:pPrChange>
            </w:pPr>
            <w:ins w:id="9171" w:author="aas" w:date="2013-10-14T02:06:00Z">
              <w:del w:id="9172"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173" w:author="aas" w:date="2013-10-14T02:06:00Z"/>
                <w:del w:id="9174" w:author="Anees Shaikh" w:date="2013-10-19T02:16:00Z"/>
              </w:rPr>
              <w:pPrChange w:id="9175" w:author="Anees Shaikh" w:date="2013-10-19T02:16:00Z">
                <w:pPr>
                  <w:pStyle w:val="XML1"/>
                </w:pPr>
              </w:pPrChange>
            </w:pPr>
            <w:ins w:id="9176" w:author="aas" w:date="2013-10-14T02:06:00Z">
              <w:del w:id="9177" w:author="Anees Shaikh" w:date="2013-10-19T02:16:00Z">
                <w:r w:rsidDel="00E067A3">
                  <w:delText xml:space="preserve">                                 Port.</w:delText>
                </w:r>
              </w:del>
            </w:ins>
          </w:p>
          <w:p w14:paraId="548694C9" w14:textId="4465582B" w:rsidR="00874469" w:rsidDel="00E067A3" w:rsidRDefault="00874469">
            <w:pPr>
              <w:pStyle w:val="Appx"/>
              <w:rPr>
                <w:ins w:id="9178" w:author="aas" w:date="2013-10-14T02:06:00Z"/>
                <w:del w:id="9179" w:author="Anees Shaikh" w:date="2013-10-19T02:16:00Z"/>
              </w:rPr>
              <w:pPrChange w:id="9180" w:author="Anees Shaikh" w:date="2013-10-19T02:16:00Z">
                <w:pPr>
                  <w:pStyle w:val="XML1"/>
                </w:pPr>
              </w:pPrChange>
            </w:pPr>
            <w:ins w:id="9181" w:author="aas" w:date="2013-10-14T02:06:00Z">
              <w:del w:id="9182" w:author="Anees Shaikh" w:date="2013-10-19T02:16:00Z">
                <w:r w:rsidDel="00E067A3">
                  <w:delText xml:space="preserve">                        &lt;/xs:documentation&gt;</w:delText>
                </w:r>
              </w:del>
            </w:ins>
          </w:p>
          <w:p w14:paraId="4A06D5F6" w14:textId="7AEF817E" w:rsidR="00874469" w:rsidDel="00E067A3" w:rsidRDefault="00874469">
            <w:pPr>
              <w:pStyle w:val="Appx"/>
              <w:rPr>
                <w:ins w:id="9183" w:author="aas" w:date="2013-10-14T02:06:00Z"/>
                <w:del w:id="9184" w:author="Anees Shaikh" w:date="2013-10-19T02:16:00Z"/>
              </w:rPr>
              <w:pPrChange w:id="9185" w:author="Anees Shaikh" w:date="2013-10-19T02:16:00Z">
                <w:pPr>
                  <w:pStyle w:val="XML1"/>
                </w:pPr>
              </w:pPrChange>
            </w:pPr>
            <w:ins w:id="9186" w:author="aas" w:date="2013-10-14T02:06:00Z">
              <w:del w:id="9187" w:author="Anees Shaikh" w:date="2013-10-19T02:16:00Z">
                <w:r w:rsidDel="00E067A3">
                  <w:delText xml:space="preserve">                      &lt;/xs:annotation&gt;</w:delText>
                </w:r>
              </w:del>
            </w:ins>
          </w:p>
          <w:p w14:paraId="034B0A46" w14:textId="5147C904" w:rsidR="00874469" w:rsidDel="00E067A3" w:rsidRDefault="00874469">
            <w:pPr>
              <w:pStyle w:val="Appx"/>
              <w:rPr>
                <w:ins w:id="9188" w:author="aas" w:date="2013-10-14T02:06:00Z"/>
                <w:del w:id="9189" w:author="Anees Shaikh" w:date="2013-10-19T02:16:00Z"/>
              </w:rPr>
              <w:pPrChange w:id="9190" w:author="Anees Shaikh" w:date="2013-10-19T02:16:00Z">
                <w:pPr>
                  <w:pStyle w:val="XML1"/>
                </w:pPr>
              </w:pPrChange>
            </w:pPr>
            <w:ins w:id="9191" w:author="aas" w:date="2013-10-14T02:06:00Z">
              <w:del w:id="9192" w:author="Anees Shaikh" w:date="2013-10-19T02:16:00Z">
                <w:r w:rsidDel="00E067A3">
                  <w:delText xml:space="preserve">                      &lt;xs:complexType&gt;</w:delText>
                </w:r>
              </w:del>
            </w:ins>
          </w:p>
          <w:p w14:paraId="70D5D2FA" w14:textId="49F77D3D" w:rsidR="00874469" w:rsidDel="00E067A3" w:rsidRDefault="00874469">
            <w:pPr>
              <w:pStyle w:val="Appx"/>
              <w:rPr>
                <w:ins w:id="9193" w:author="aas" w:date="2013-10-14T02:06:00Z"/>
                <w:del w:id="9194" w:author="Anees Shaikh" w:date="2013-10-19T02:16:00Z"/>
              </w:rPr>
              <w:pPrChange w:id="9195" w:author="Anees Shaikh" w:date="2013-10-19T02:16:00Z">
                <w:pPr>
                  <w:pStyle w:val="XML1"/>
                </w:pPr>
              </w:pPrChange>
            </w:pPr>
            <w:ins w:id="9196" w:author="aas" w:date="2013-10-14T02:06:00Z">
              <w:del w:id="9197" w:author="Anees Shaikh" w:date="2013-10-19T02:16:00Z">
                <w:r w:rsidDel="00E067A3">
                  <w:delText xml:space="preserve">                        &lt;xs:sequence&gt;</w:delText>
                </w:r>
              </w:del>
            </w:ins>
          </w:p>
          <w:p w14:paraId="560BBFD3" w14:textId="368C5E62" w:rsidR="00874469" w:rsidDel="00E067A3" w:rsidRDefault="00874469">
            <w:pPr>
              <w:pStyle w:val="Appx"/>
              <w:rPr>
                <w:ins w:id="9198" w:author="aas" w:date="2013-10-14T02:06:00Z"/>
                <w:del w:id="9199" w:author="Anees Shaikh" w:date="2013-10-19T02:16:00Z"/>
              </w:rPr>
              <w:pPrChange w:id="9200" w:author="Anees Shaikh" w:date="2013-10-19T02:16:00Z">
                <w:pPr>
                  <w:pStyle w:val="XML1"/>
                </w:pPr>
              </w:pPrChange>
            </w:pPr>
            <w:ins w:id="9201" w:author="aas" w:date="2013-10-14T02:06:00Z">
              <w:del w:id="9202"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03" w:author="aas" w:date="2013-10-14T02:06:00Z"/>
                <w:del w:id="9204" w:author="Anees Shaikh" w:date="2013-10-19T02:16:00Z"/>
              </w:rPr>
              <w:pPrChange w:id="9205" w:author="Anees Shaikh" w:date="2013-10-19T02:16:00Z">
                <w:pPr>
                  <w:pStyle w:val="XML1"/>
                </w:pPr>
              </w:pPrChange>
            </w:pPr>
            <w:ins w:id="9206" w:author="aas" w:date="2013-10-14T02:06:00Z">
              <w:del w:id="9207" w:author="Anees Shaikh" w:date="2013-10-19T02:16:00Z">
                <w:r w:rsidDel="00E067A3">
                  <w:delText xml:space="preserve">                            &lt;xs:annotation&gt;</w:delText>
                </w:r>
              </w:del>
            </w:ins>
          </w:p>
          <w:p w14:paraId="531662A1" w14:textId="011B3749" w:rsidR="00874469" w:rsidDel="00E067A3" w:rsidRDefault="00874469">
            <w:pPr>
              <w:pStyle w:val="Appx"/>
              <w:rPr>
                <w:ins w:id="9208" w:author="aas" w:date="2013-10-14T02:06:00Z"/>
                <w:del w:id="9209" w:author="Anees Shaikh" w:date="2013-10-19T02:16:00Z"/>
              </w:rPr>
              <w:pPrChange w:id="9210" w:author="Anees Shaikh" w:date="2013-10-19T02:16:00Z">
                <w:pPr>
                  <w:pStyle w:val="XML1"/>
                </w:pPr>
              </w:pPrChange>
            </w:pPr>
            <w:ins w:id="9211" w:author="aas" w:date="2013-10-14T02:06:00Z">
              <w:del w:id="9212" w:author="Anees Shaikh" w:date="2013-10-19T02:16:00Z">
                <w:r w:rsidDel="00E067A3">
                  <w:delText xml:space="preserve">                              &lt;xs:documentation&gt;</w:delText>
                </w:r>
              </w:del>
            </w:ins>
          </w:p>
          <w:p w14:paraId="1CD2A9E9" w14:textId="0C24A644" w:rsidR="00874469" w:rsidDel="00E067A3" w:rsidRDefault="00874469">
            <w:pPr>
              <w:pStyle w:val="Appx"/>
              <w:rPr>
                <w:ins w:id="9213" w:author="aas" w:date="2013-10-14T02:06:00Z"/>
                <w:del w:id="9214" w:author="Anees Shaikh" w:date="2013-10-19T02:16:00Z"/>
              </w:rPr>
              <w:pPrChange w:id="9215" w:author="Anees Shaikh" w:date="2013-10-19T02:16:00Z">
                <w:pPr>
                  <w:pStyle w:val="XML1"/>
                </w:pPr>
              </w:pPrChange>
            </w:pPr>
            <w:ins w:id="9216" w:author="aas" w:date="2013-10-14T02:06:00Z">
              <w:del w:id="9217"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18" w:author="aas" w:date="2013-10-14T02:06:00Z"/>
                <w:del w:id="9219" w:author="Anees Shaikh" w:date="2013-10-19T02:16:00Z"/>
              </w:rPr>
              <w:pPrChange w:id="9220" w:author="Anees Shaikh" w:date="2013-10-19T02:16:00Z">
                <w:pPr>
                  <w:pStyle w:val="XML1"/>
                </w:pPr>
              </w:pPrChange>
            </w:pPr>
            <w:ins w:id="9221" w:author="aas" w:date="2013-10-14T02:06:00Z">
              <w:del w:id="9222" w:author="Anees Shaikh" w:date="2013-10-19T02:16:00Z">
                <w:r w:rsidDel="00E067A3">
                  <w:delText xml:space="preserve">                                       physical link present.</w:delText>
                </w:r>
              </w:del>
            </w:ins>
          </w:p>
          <w:p w14:paraId="4C902756" w14:textId="70EC2E6F" w:rsidR="00874469" w:rsidDel="00E067A3" w:rsidRDefault="00874469">
            <w:pPr>
              <w:pStyle w:val="Appx"/>
              <w:rPr>
                <w:ins w:id="9223" w:author="aas" w:date="2013-10-14T02:06:00Z"/>
                <w:del w:id="9224" w:author="Anees Shaikh" w:date="2013-10-19T02:16:00Z"/>
              </w:rPr>
              <w:pPrChange w:id="9225" w:author="Anees Shaikh" w:date="2013-10-19T02:16:00Z">
                <w:pPr>
                  <w:pStyle w:val="XML1"/>
                </w:pPr>
              </w:pPrChange>
            </w:pPr>
            <w:ins w:id="9226" w:author="aas" w:date="2013-10-14T02:06:00Z">
              <w:del w:id="9227" w:author="Anees Shaikh" w:date="2013-10-19T02:16:00Z">
                <w:r w:rsidDel="00E067A3">
                  <w:delText xml:space="preserve">                              &lt;/xs:documentation&gt;</w:delText>
                </w:r>
              </w:del>
            </w:ins>
          </w:p>
          <w:p w14:paraId="5141FBA3" w14:textId="2FBE3ED4" w:rsidR="00874469" w:rsidDel="00E067A3" w:rsidRDefault="00874469">
            <w:pPr>
              <w:pStyle w:val="Appx"/>
              <w:rPr>
                <w:ins w:id="9228" w:author="aas" w:date="2013-10-14T02:06:00Z"/>
                <w:del w:id="9229" w:author="Anees Shaikh" w:date="2013-10-19T02:16:00Z"/>
              </w:rPr>
              <w:pPrChange w:id="9230" w:author="Anees Shaikh" w:date="2013-10-19T02:16:00Z">
                <w:pPr>
                  <w:pStyle w:val="XML1"/>
                </w:pPr>
              </w:pPrChange>
            </w:pPr>
            <w:ins w:id="9231" w:author="aas" w:date="2013-10-14T02:06:00Z">
              <w:del w:id="9232" w:author="Anees Shaikh" w:date="2013-10-19T02:16:00Z">
                <w:r w:rsidDel="00E067A3">
                  <w:delText xml:space="preserve">                            &lt;/xs:annotation&gt;</w:delText>
                </w:r>
              </w:del>
            </w:ins>
          </w:p>
          <w:p w14:paraId="6B5F7D8B" w14:textId="307D1113" w:rsidR="00874469" w:rsidDel="00E067A3" w:rsidRDefault="00874469">
            <w:pPr>
              <w:pStyle w:val="Appx"/>
              <w:rPr>
                <w:ins w:id="9233" w:author="aas" w:date="2013-10-14T02:06:00Z"/>
                <w:del w:id="9234" w:author="Anees Shaikh" w:date="2013-10-19T02:16:00Z"/>
              </w:rPr>
              <w:pPrChange w:id="9235" w:author="Anees Shaikh" w:date="2013-10-19T02:16:00Z">
                <w:pPr>
                  <w:pStyle w:val="XML1"/>
                </w:pPr>
              </w:pPrChange>
            </w:pPr>
            <w:ins w:id="9236" w:author="aas" w:date="2013-10-14T02:06:00Z">
              <w:del w:id="9237" w:author="Anees Shaikh" w:date="2013-10-19T02:16:00Z">
                <w:r w:rsidDel="00E067A3">
                  <w:delText xml:space="preserve">                          &lt;/xs:element&gt;</w:delText>
                </w:r>
              </w:del>
            </w:ins>
          </w:p>
          <w:p w14:paraId="49603BD3" w14:textId="4904D95F" w:rsidR="00874469" w:rsidDel="00E067A3" w:rsidRDefault="00874469">
            <w:pPr>
              <w:pStyle w:val="Appx"/>
              <w:rPr>
                <w:ins w:id="9238" w:author="aas" w:date="2013-10-14T02:06:00Z"/>
                <w:del w:id="9239" w:author="Anees Shaikh" w:date="2013-10-19T02:16:00Z"/>
              </w:rPr>
              <w:pPrChange w:id="9240" w:author="Anees Shaikh" w:date="2013-10-19T02:16:00Z">
                <w:pPr>
                  <w:pStyle w:val="XML1"/>
                </w:pPr>
              </w:pPrChange>
            </w:pPr>
            <w:ins w:id="9241" w:author="aas" w:date="2013-10-14T02:06:00Z">
              <w:del w:id="9242"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43" w:author="aas" w:date="2013-10-14T02:06:00Z"/>
                <w:del w:id="9244" w:author="Anees Shaikh" w:date="2013-10-19T02:16:00Z"/>
              </w:rPr>
              <w:pPrChange w:id="9245" w:author="Anees Shaikh" w:date="2013-10-19T02:16:00Z">
                <w:pPr>
                  <w:pStyle w:val="XML1"/>
                </w:pPr>
              </w:pPrChange>
            </w:pPr>
            <w:ins w:id="9246" w:author="aas" w:date="2013-10-14T02:06:00Z">
              <w:del w:id="9247" w:author="Anees Shaikh" w:date="2013-10-19T02:16:00Z">
                <w:r w:rsidDel="00E067A3">
                  <w:delText xml:space="preserve">                            &lt;xs:annotation&gt;</w:delText>
                </w:r>
              </w:del>
            </w:ins>
          </w:p>
          <w:p w14:paraId="42A48DE4" w14:textId="4B556913" w:rsidR="00874469" w:rsidDel="00E067A3" w:rsidRDefault="00874469">
            <w:pPr>
              <w:pStyle w:val="Appx"/>
              <w:rPr>
                <w:ins w:id="9248" w:author="aas" w:date="2013-10-14T02:06:00Z"/>
                <w:del w:id="9249" w:author="Anees Shaikh" w:date="2013-10-19T02:16:00Z"/>
              </w:rPr>
              <w:pPrChange w:id="9250" w:author="Anees Shaikh" w:date="2013-10-19T02:16:00Z">
                <w:pPr>
                  <w:pStyle w:val="XML1"/>
                </w:pPr>
              </w:pPrChange>
            </w:pPr>
            <w:ins w:id="9251" w:author="aas" w:date="2013-10-14T02:06:00Z">
              <w:del w:id="9252" w:author="Anees Shaikh" w:date="2013-10-19T02:16:00Z">
                <w:r w:rsidDel="00E067A3">
                  <w:delText xml:space="preserve">                              &lt;xs:documentation&gt;</w:delText>
                </w:r>
              </w:del>
            </w:ins>
          </w:p>
          <w:p w14:paraId="3DE446CF" w14:textId="26ACE874" w:rsidR="00874469" w:rsidDel="00E067A3" w:rsidRDefault="00874469">
            <w:pPr>
              <w:pStyle w:val="Appx"/>
              <w:rPr>
                <w:ins w:id="9253" w:author="aas" w:date="2013-10-14T02:06:00Z"/>
                <w:del w:id="9254" w:author="Anees Shaikh" w:date="2013-10-19T02:16:00Z"/>
              </w:rPr>
              <w:pPrChange w:id="9255" w:author="Anees Shaikh" w:date="2013-10-19T02:16:00Z">
                <w:pPr>
                  <w:pStyle w:val="XML1"/>
                </w:pPr>
              </w:pPrChange>
            </w:pPr>
            <w:ins w:id="9256" w:author="aas" w:date="2013-10-14T02:06:00Z">
              <w:del w:id="9257"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258" w:author="aas" w:date="2013-10-14T02:06:00Z"/>
                <w:del w:id="9259" w:author="Anees Shaikh" w:date="2013-10-19T02:16:00Z"/>
              </w:rPr>
              <w:pPrChange w:id="9260" w:author="Anees Shaikh" w:date="2013-10-19T02:16:00Z">
                <w:pPr>
                  <w:pStyle w:val="XML1"/>
                </w:pPr>
              </w:pPrChange>
            </w:pPr>
            <w:ins w:id="9261" w:author="aas" w:date="2013-10-14T02:06:00Z">
              <w:del w:id="9262"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263" w:author="aas" w:date="2013-10-14T02:06:00Z"/>
                <w:del w:id="9264" w:author="Anees Shaikh" w:date="2013-10-19T02:16:00Z"/>
              </w:rPr>
              <w:pPrChange w:id="9265" w:author="Anees Shaikh" w:date="2013-10-19T02:16:00Z">
                <w:pPr>
                  <w:pStyle w:val="XML1"/>
                </w:pPr>
              </w:pPrChange>
            </w:pPr>
            <w:ins w:id="9266" w:author="aas" w:date="2013-10-14T02:06:00Z">
              <w:del w:id="9267"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268" w:author="aas" w:date="2013-10-14T02:06:00Z"/>
                <w:del w:id="9269" w:author="Anees Shaikh" w:date="2013-10-19T02:16:00Z"/>
              </w:rPr>
              <w:pPrChange w:id="9270" w:author="Anees Shaikh" w:date="2013-10-19T02:16:00Z">
                <w:pPr>
                  <w:pStyle w:val="XML1"/>
                </w:pPr>
              </w:pPrChange>
            </w:pPr>
            <w:ins w:id="9271" w:author="aas" w:date="2013-10-14T02:06:00Z">
              <w:del w:id="9272" w:author="Anees Shaikh" w:date="2013-10-19T02:16:00Z">
                <w:r w:rsidDel="00E067A3">
                  <w:delText xml:space="preserve">                                       flooding.</w:delText>
                </w:r>
              </w:del>
            </w:ins>
          </w:p>
          <w:p w14:paraId="3803F731" w14:textId="0C07800B" w:rsidR="00874469" w:rsidDel="00E067A3" w:rsidRDefault="00874469">
            <w:pPr>
              <w:pStyle w:val="Appx"/>
              <w:rPr>
                <w:ins w:id="9273" w:author="aas" w:date="2013-10-14T02:06:00Z"/>
                <w:del w:id="9274" w:author="Anees Shaikh" w:date="2013-10-19T02:16:00Z"/>
              </w:rPr>
              <w:pPrChange w:id="9275" w:author="Anees Shaikh" w:date="2013-10-19T02:16:00Z">
                <w:pPr>
                  <w:pStyle w:val="XML1"/>
                </w:pPr>
              </w:pPrChange>
            </w:pPr>
            <w:ins w:id="9276" w:author="aas" w:date="2013-10-14T02:06:00Z">
              <w:del w:id="9277" w:author="Anees Shaikh" w:date="2013-10-19T02:16:00Z">
                <w:r w:rsidDel="00E067A3">
                  <w:delText xml:space="preserve">                              &lt;/xs:documentation&gt;</w:delText>
                </w:r>
              </w:del>
            </w:ins>
          </w:p>
          <w:p w14:paraId="0B2EECCB" w14:textId="16C7DC3F" w:rsidR="00874469" w:rsidDel="00E067A3" w:rsidRDefault="00874469">
            <w:pPr>
              <w:pStyle w:val="Appx"/>
              <w:rPr>
                <w:ins w:id="9278" w:author="aas" w:date="2013-10-14T02:06:00Z"/>
                <w:del w:id="9279" w:author="Anees Shaikh" w:date="2013-10-19T02:16:00Z"/>
              </w:rPr>
              <w:pPrChange w:id="9280" w:author="Anees Shaikh" w:date="2013-10-19T02:16:00Z">
                <w:pPr>
                  <w:pStyle w:val="XML1"/>
                </w:pPr>
              </w:pPrChange>
            </w:pPr>
            <w:ins w:id="9281" w:author="aas" w:date="2013-10-14T02:06:00Z">
              <w:del w:id="9282" w:author="Anees Shaikh" w:date="2013-10-19T02:16:00Z">
                <w:r w:rsidDel="00E067A3">
                  <w:delText xml:space="preserve">                            &lt;/xs:annotation&gt;</w:delText>
                </w:r>
              </w:del>
            </w:ins>
          </w:p>
          <w:p w14:paraId="223EE0FE" w14:textId="0C5923D9" w:rsidR="00874469" w:rsidDel="00E067A3" w:rsidRDefault="00874469">
            <w:pPr>
              <w:pStyle w:val="Appx"/>
              <w:rPr>
                <w:ins w:id="9283" w:author="aas" w:date="2013-10-14T02:06:00Z"/>
                <w:del w:id="9284" w:author="Anees Shaikh" w:date="2013-10-19T02:16:00Z"/>
              </w:rPr>
              <w:pPrChange w:id="9285" w:author="Anees Shaikh" w:date="2013-10-19T02:16:00Z">
                <w:pPr>
                  <w:pStyle w:val="XML1"/>
                </w:pPr>
              </w:pPrChange>
            </w:pPr>
            <w:ins w:id="9286" w:author="aas" w:date="2013-10-14T02:06:00Z">
              <w:del w:id="9287" w:author="Anees Shaikh" w:date="2013-10-19T02:16:00Z">
                <w:r w:rsidDel="00E067A3">
                  <w:delText xml:space="preserve">                          &lt;/xs:element&gt;</w:delText>
                </w:r>
              </w:del>
            </w:ins>
          </w:p>
          <w:p w14:paraId="614A416B" w14:textId="4EBD9A77" w:rsidR="00874469" w:rsidDel="00E067A3" w:rsidRDefault="00874469">
            <w:pPr>
              <w:pStyle w:val="Appx"/>
              <w:rPr>
                <w:ins w:id="9288" w:author="aas" w:date="2013-10-14T02:06:00Z"/>
                <w:del w:id="9289" w:author="Anees Shaikh" w:date="2013-10-19T02:16:00Z"/>
              </w:rPr>
              <w:pPrChange w:id="9290" w:author="Anees Shaikh" w:date="2013-10-19T02:16:00Z">
                <w:pPr>
                  <w:pStyle w:val="XML1"/>
                </w:pPr>
              </w:pPrChange>
            </w:pPr>
            <w:ins w:id="9291" w:author="aas" w:date="2013-10-14T02:06:00Z">
              <w:del w:id="9292"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293" w:author="aas" w:date="2013-10-14T02:06:00Z"/>
                <w:del w:id="9294" w:author="Anees Shaikh" w:date="2013-10-19T02:16:00Z"/>
              </w:rPr>
              <w:pPrChange w:id="9295" w:author="Anees Shaikh" w:date="2013-10-19T02:16:00Z">
                <w:pPr>
                  <w:pStyle w:val="XML1"/>
                </w:pPr>
              </w:pPrChange>
            </w:pPr>
            <w:ins w:id="9296" w:author="aas" w:date="2013-10-14T02:06:00Z">
              <w:del w:id="9297" w:author="Anees Shaikh" w:date="2013-10-19T02:16:00Z">
                <w:r w:rsidDel="00E067A3">
                  <w:delText xml:space="preserve">                            &lt;xs:annotation&gt;</w:delText>
                </w:r>
              </w:del>
            </w:ins>
          </w:p>
          <w:p w14:paraId="769B2B53" w14:textId="381AD190" w:rsidR="00874469" w:rsidDel="00E067A3" w:rsidRDefault="00874469">
            <w:pPr>
              <w:pStyle w:val="Appx"/>
              <w:rPr>
                <w:ins w:id="9298" w:author="aas" w:date="2013-10-14T02:06:00Z"/>
                <w:del w:id="9299" w:author="Anees Shaikh" w:date="2013-10-19T02:16:00Z"/>
              </w:rPr>
              <w:pPrChange w:id="9300" w:author="Anees Shaikh" w:date="2013-10-19T02:16:00Z">
                <w:pPr>
                  <w:pStyle w:val="XML1"/>
                </w:pPr>
              </w:pPrChange>
            </w:pPr>
            <w:ins w:id="9301" w:author="aas" w:date="2013-10-14T02:06:00Z">
              <w:del w:id="9302" w:author="Anees Shaikh" w:date="2013-10-19T02:16:00Z">
                <w:r w:rsidDel="00E067A3">
                  <w:delText xml:space="preserve">                              &lt;xs:documentation&gt;</w:delText>
                </w:r>
              </w:del>
            </w:ins>
          </w:p>
          <w:p w14:paraId="39D9FEB9" w14:textId="5B35597C" w:rsidR="00874469" w:rsidDel="00E067A3" w:rsidRDefault="00874469">
            <w:pPr>
              <w:pStyle w:val="Appx"/>
              <w:rPr>
                <w:ins w:id="9303" w:author="aas" w:date="2013-10-14T02:06:00Z"/>
                <w:del w:id="9304" w:author="Anees Shaikh" w:date="2013-10-19T02:16:00Z"/>
              </w:rPr>
              <w:pPrChange w:id="9305" w:author="Anees Shaikh" w:date="2013-10-19T02:16:00Z">
                <w:pPr>
                  <w:pStyle w:val="XML1"/>
                </w:pPr>
              </w:pPrChange>
            </w:pPr>
            <w:ins w:id="9306" w:author="aas" w:date="2013-10-14T02:06:00Z">
              <w:del w:id="9307"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08" w:author="aas" w:date="2013-10-14T02:06:00Z"/>
                <w:del w:id="9309" w:author="Anees Shaikh" w:date="2013-10-19T02:16:00Z"/>
              </w:rPr>
              <w:pPrChange w:id="9310" w:author="Anees Shaikh" w:date="2013-10-19T02:16:00Z">
                <w:pPr>
                  <w:pStyle w:val="XML1"/>
                </w:pPr>
              </w:pPrChange>
            </w:pPr>
            <w:ins w:id="9311" w:author="aas" w:date="2013-10-14T02:06:00Z">
              <w:del w:id="9312"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13" w:author="aas" w:date="2013-10-14T02:06:00Z"/>
                <w:del w:id="9314" w:author="Anees Shaikh" w:date="2013-10-19T02:16:00Z"/>
              </w:rPr>
              <w:pPrChange w:id="9315" w:author="Anees Shaikh" w:date="2013-10-19T02:16:00Z">
                <w:pPr>
                  <w:pStyle w:val="XML1"/>
                </w:pPr>
              </w:pPrChange>
            </w:pPr>
            <w:ins w:id="9316" w:author="aas" w:date="2013-10-14T02:06:00Z">
              <w:del w:id="9317" w:author="Anees Shaikh" w:date="2013-10-19T02:16:00Z">
                <w:r w:rsidDel="00E067A3">
                  <w:delText xml:space="preserve">                              &lt;/xs:documentation&gt;</w:delText>
                </w:r>
              </w:del>
            </w:ins>
          </w:p>
          <w:p w14:paraId="51887D41" w14:textId="1F939F96" w:rsidR="00874469" w:rsidDel="00E067A3" w:rsidRDefault="00874469">
            <w:pPr>
              <w:pStyle w:val="Appx"/>
              <w:rPr>
                <w:ins w:id="9318" w:author="aas" w:date="2013-10-14T02:06:00Z"/>
                <w:del w:id="9319" w:author="Anees Shaikh" w:date="2013-10-19T02:16:00Z"/>
              </w:rPr>
              <w:pPrChange w:id="9320" w:author="Anees Shaikh" w:date="2013-10-19T02:16:00Z">
                <w:pPr>
                  <w:pStyle w:val="XML1"/>
                </w:pPr>
              </w:pPrChange>
            </w:pPr>
            <w:ins w:id="9321" w:author="aas" w:date="2013-10-14T02:06:00Z">
              <w:del w:id="9322" w:author="Anees Shaikh" w:date="2013-10-19T02:16:00Z">
                <w:r w:rsidDel="00E067A3">
                  <w:delText xml:space="preserve">                            &lt;/xs:annotation&gt;</w:delText>
                </w:r>
              </w:del>
            </w:ins>
          </w:p>
          <w:p w14:paraId="7C3A0146" w14:textId="7D5DFDC7" w:rsidR="00874469" w:rsidDel="00E067A3" w:rsidRDefault="00874469">
            <w:pPr>
              <w:pStyle w:val="Appx"/>
              <w:rPr>
                <w:ins w:id="9323" w:author="aas" w:date="2013-10-14T02:06:00Z"/>
                <w:del w:id="9324" w:author="Anees Shaikh" w:date="2013-10-19T02:16:00Z"/>
              </w:rPr>
              <w:pPrChange w:id="9325" w:author="Anees Shaikh" w:date="2013-10-19T02:16:00Z">
                <w:pPr>
                  <w:pStyle w:val="XML1"/>
                </w:pPr>
              </w:pPrChange>
            </w:pPr>
            <w:ins w:id="9326" w:author="aas" w:date="2013-10-14T02:06:00Z">
              <w:del w:id="9327" w:author="Anees Shaikh" w:date="2013-10-19T02:16:00Z">
                <w:r w:rsidDel="00E067A3">
                  <w:delText xml:space="preserve">                          &lt;/xs:element&gt;</w:delText>
                </w:r>
              </w:del>
            </w:ins>
          </w:p>
          <w:p w14:paraId="584FD264" w14:textId="698E92F8" w:rsidR="00874469" w:rsidDel="00E067A3" w:rsidRDefault="00874469">
            <w:pPr>
              <w:pStyle w:val="Appx"/>
              <w:rPr>
                <w:ins w:id="9328" w:author="aas" w:date="2013-10-14T02:06:00Z"/>
                <w:del w:id="9329" w:author="Anees Shaikh" w:date="2013-10-19T02:16:00Z"/>
              </w:rPr>
              <w:pPrChange w:id="9330" w:author="Anees Shaikh" w:date="2013-10-19T02:16:00Z">
                <w:pPr>
                  <w:pStyle w:val="XML1"/>
                </w:pPr>
              </w:pPrChange>
            </w:pPr>
            <w:ins w:id="9331" w:author="aas" w:date="2013-10-14T02:06:00Z">
              <w:del w:id="9332"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33" w:author="aas" w:date="2013-10-14T02:06:00Z"/>
                <w:del w:id="9334" w:author="Anees Shaikh" w:date="2013-10-19T02:16:00Z"/>
              </w:rPr>
              <w:pPrChange w:id="9335" w:author="Anees Shaikh" w:date="2013-10-19T02:16:00Z">
                <w:pPr>
                  <w:pStyle w:val="XML1"/>
                </w:pPr>
              </w:pPrChange>
            </w:pPr>
            <w:ins w:id="9336" w:author="aas" w:date="2013-10-14T02:06:00Z">
              <w:del w:id="9337" w:author="Anees Shaikh" w:date="2013-10-19T02:16:00Z">
                <w:r w:rsidDel="00E067A3">
                  <w:delText xml:space="preserve">                                  namespace="##other" processContents="lax"/&gt;</w:delText>
                </w:r>
              </w:del>
            </w:ins>
          </w:p>
          <w:p w14:paraId="07902FF8" w14:textId="7CB01727" w:rsidR="00874469" w:rsidDel="00E067A3" w:rsidRDefault="00874469">
            <w:pPr>
              <w:pStyle w:val="Appx"/>
              <w:rPr>
                <w:ins w:id="9338" w:author="aas" w:date="2013-10-14T02:06:00Z"/>
                <w:del w:id="9339" w:author="Anees Shaikh" w:date="2013-10-19T02:16:00Z"/>
              </w:rPr>
              <w:pPrChange w:id="9340" w:author="Anees Shaikh" w:date="2013-10-19T02:16:00Z">
                <w:pPr>
                  <w:pStyle w:val="XML1"/>
                </w:pPr>
              </w:pPrChange>
            </w:pPr>
            <w:ins w:id="9341" w:author="aas" w:date="2013-10-14T02:06:00Z">
              <w:del w:id="9342" w:author="Anees Shaikh" w:date="2013-10-19T02:16:00Z">
                <w:r w:rsidDel="00E067A3">
                  <w:delText xml:space="preserve">                        &lt;/xs:sequence&gt;</w:delText>
                </w:r>
              </w:del>
            </w:ins>
          </w:p>
          <w:p w14:paraId="418D045A" w14:textId="0A752BCE" w:rsidR="00874469" w:rsidDel="00E067A3" w:rsidRDefault="00874469">
            <w:pPr>
              <w:pStyle w:val="Appx"/>
              <w:rPr>
                <w:ins w:id="9343" w:author="aas" w:date="2013-10-14T02:06:00Z"/>
                <w:del w:id="9344" w:author="Anees Shaikh" w:date="2013-10-19T02:16:00Z"/>
              </w:rPr>
              <w:pPrChange w:id="9345" w:author="Anees Shaikh" w:date="2013-10-19T02:16:00Z">
                <w:pPr>
                  <w:pStyle w:val="XML1"/>
                </w:pPr>
              </w:pPrChange>
            </w:pPr>
            <w:ins w:id="9346" w:author="aas" w:date="2013-10-14T02:06:00Z">
              <w:del w:id="9347" w:author="Anees Shaikh" w:date="2013-10-19T02:16:00Z">
                <w:r w:rsidDel="00E067A3">
                  <w:delText xml:space="preserve">                      &lt;/xs:complexType&gt;</w:delText>
                </w:r>
              </w:del>
            </w:ins>
          </w:p>
          <w:p w14:paraId="59ECC091" w14:textId="4C1E4265" w:rsidR="00874469" w:rsidDel="00E067A3" w:rsidRDefault="00874469">
            <w:pPr>
              <w:pStyle w:val="Appx"/>
              <w:rPr>
                <w:ins w:id="9348" w:author="aas" w:date="2013-10-14T02:06:00Z"/>
                <w:del w:id="9349" w:author="Anees Shaikh" w:date="2013-10-19T02:16:00Z"/>
              </w:rPr>
              <w:pPrChange w:id="9350" w:author="Anees Shaikh" w:date="2013-10-19T02:16:00Z">
                <w:pPr>
                  <w:pStyle w:val="XML1"/>
                </w:pPr>
              </w:pPrChange>
            </w:pPr>
            <w:ins w:id="9351" w:author="aas" w:date="2013-10-14T02:06:00Z">
              <w:del w:id="9352" w:author="Anees Shaikh" w:date="2013-10-19T02:16:00Z">
                <w:r w:rsidDel="00E067A3">
                  <w:delText xml:space="preserve">                    &lt;/xs:element&gt;</w:delText>
                </w:r>
              </w:del>
            </w:ins>
          </w:p>
          <w:p w14:paraId="6AA46CA4" w14:textId="7557A3C1" w:rsidR="00874469" w:rsidDel="00E067A3" w:rsidRDefault="00874469">
            <w:pPr>
              <w:pStyle w:val="Appx"/>
              <w:rPr>
                <w:ins w:id="9353" w:author="aas" w:date="2013-10-14T02:06:00Z"/>
                <w:del w:id="9354" w:author="Anees Shaikh" w:date="2013-10-19T02:16:00Z"/>
              </w:rPr>
              <w:pPrChange w:id="9355" w:author="Anees Shaikh" w:date="2013-10-19T02:16:00Z">
                <w:pPr>
                  <w:pStyle w:val="XML1"/>
                </w:pPr>
              </w:pPrChange>
            </w:pPr>
            <w:ins w:id="9356" w:author="aas" w:date="2013-10-14T02:06:00Z">
              <w:del w:id="9357"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358" w:author="aas" w:date="2013-10-14T02:06:00Z"/>
                <w:del w:id="9359" w:author="Anees Shaikh" w:date="2013-10-19T02:16:00Z"/>
              </w:rPr>
              <w:pPrChange w:id="9360" w:author="Anees Shaikh" w:date="2013-10-19T02:16:00Z">
                <w:pPr>
                  <w:pStyle w:val="XML1"/>
                </w:pPr>
              </w:pPrChange>
            </w:pPr>
            <w:ins w:id="9361" w:author="aas" w:date="2013-10-14T02:06:00Z">
              <w:del w:id="9362" w:author="Anees Shaikh" w:date="2013-10-19T02:16:00Z">
                <w:r w:rsidDel="00E067A3">
                  <w:delText xml:space="preserve">                      &lt;xs:complexType&gt;</w:delText>
                </w:r>
              </w:del>
            </w:ins>
          </w:p>
          <w:p w14:paraId="3A4D8D4F" w14:textId="24119125" w:rsidR="00874469" w:rsidDel="00E067A3" w:rsidRDefault="00874469">
            <w:pPr>
              <w:pStyle w:val="Appx"/>
              <w:rPr>
                <w:ins w:id="9363" w:author="aas" w:date="2013-10-14T02:06:00Z"/>
                <w:del w:id="9364" w:author="Anees Shaikh" w:date="2013-10-19T02:16:00Z"/>
              </w:rPr>
              <w:pPrChange w:id="9365" w:author="Anees Shaikh" w:date="2013-10-19T02:16:00Z">
                <w:pPr>
                  <w:pStyle w:val="XML1"/>
                </w:pPr>
              </w:pPrChange>
            </w:pPr>
            <w:ins w:id="9366" w:author="aas" w:date="2013-10-14T02:06:00Z">
              <w:del w:id="9367" w:author="Anees Shaikh" w:date="2013-10-19T02:16:00Z">
                <w:r w:rsidDel="00E067A3">
                  <w:delText xml:space="preserve">                        &lt;xs:sequence&gt;</w:delText>
                </w:r>
              </w:del>
            </w:ins>
          </w:p>
          <w:p w14:paraId="4C32E378" w14:textId="50F9F2BC" w:rsidR="00874469" w:rsidDel="00E067A3" w:rsidRDefault="00874469">
            <w:pPr>
              <w:pStyle w:val="Appx"/>
              <w:rPr>
                <w:ins w:id="9368" w:author="aas" w:date="2013-10-14T02:06:00Z"/>
                <w:del w:id="9369" w:author="Anees Shaikh" w:date="2013-10-19T02:16:00Z"/>
              </w:rPr>
              <w:pPrChange w:id="9370" w:author="Anees Shaikh" w:date="2013-10-19T02:16:00Z">
                <w:pPr>
                  <w:pStyle w:val="XML1"/>
                </w:pPr>
              </w:pPrChange>
            </w:pPr>
            <w:ins w:id="9371" w:author="aas" w:date="2013-10-14T02:06:00Z">
              <w:del w:id="9372" w:author="Anees Shaikh" w:date="2013-10-19T02:16:00Z">
                <w:r w:rsidDel="00E067A3">
                  <w:delText xml:space="preserve">                          &lt;xs:element name="current" minOccurs="0"&gt;</w:delText>
                </w:r>
              </w:del>
            </w:ins>
          </w:p>
          <w:p w14:paraId="574D4F47" w14:textId="1FE1FC47" w:rsidR="00874469" w:rsidDel="00E067A3" w:rsidRDefault="00874469">
            <w:pPr>
              <w:pStyle w:val="Appx"/>
              <w:rPr>
                <w:ins w:id="9373" w:author="aas" w:date="2013-10-14T02:06:00Z"/>
                <w:del w:id="9374" w:author="Anees Shaikh" w:date="2013-10-19T02:16:00Z"/>
              </w:rPr>
              <w:pPrChange w:id="9375" w:author="Anees Shaikh" w:date="2013-10-19T02:16:00Z">
                <w:pPr>
                  <w:pStyle w:val="XML1"/>
                </w:pPr>
              </w:pPrChange>
            </w:pPr>
            <w:ins w:id="9376" w:author="aas" w:date="2013-10-14T02:06:00Z">
              <w:del w:id="9377" w:author="Anees Shaikh" w:date="2013-10-19T02:16:00Z">
                <w:r w:rsidDel="00E067A3">
                  <w:delText xml:space="preserve">                            &lt;xs:annotation&gt;</w:delText>
                </w:r>
              </w:del>
            </w:ins>
          </w:p>
          <w:p w14:paraId="4BE74B15" w14:textId="4E2FF1A4" w:rsidR="00874469" w:rsidDel="00E067A3" w:rsidRDefault="00874469">
            <w:pPr>
              <w:pStyle w:val="Appx"/>
              <w:rPr>
                <w:ins w:id="9378" w:author="aas" w:date="2013-10-14T02:06:00Z"/>
                <w:del w:id="9379" w:author="Anees Shaikh" w:date="2013-10-19T02:16:00Z"/>
              </w:rPr>
              <w:pPrChange w:id="9380" w:author="Anees Shaikh" w:date="2013-10-19T02:16:00Z">
                <w:pPr>
                  <w:pStyle w:val="XML1"/>
                </w:pPr>
              </w:pPrChange>
            </w:pPr>
            <w:ins w:id="9381" w:author="aas" w:date="2013-10-14T02:06:00Z">
              <w:del w:id="9382" w:author="Anees Shaikh" w:date="2013-10-19T02:16:00Z">
                <w:r w:rsidDel="00E067A3">
                  <w:delText xml:space="preserve">                              &lt;xs:documentation&gt;</w:delText>
                </w:r>
              </w:del>
            </w:ins>
          </w:p>
          <w:p w14:paraId="03383AE0" w14:textId="20560522" w:rsidR="00874469" w:rsidDel="00E067A3" w:rsidRDefault="00874469">
            <w:pPr>
              <w:pStyle w:val="Appx"/>
              <w:rPr>
                <w:ins w:id="9383" w:author="aas" w:date="2013-10-14T02:06:00Z"/>
                <w:del w:id="9384" w:author="Anees Shaikh" w:date="2013-10-19T02:16:00Z"/>
              </w:rPr>
              <w:pPrChange w:id="9385" w:author="Anees Shaikh" w:date="2013-10-19T02:16:00Z">
                <w:pPr>
                  <w:pStyle w:val="XML1"/>
                </w:pPr>
              </w:pPrChange>
            </w:pPr>
            <w:ins w:id="9386" w:author="aas" w:date="2013-10-14T02:06:00Z">
              <w:del w:id="9387"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388" w:author="aas" w:date="2013-10-14T02:06:00Z"/>
                <w:del w:id="9389" w:author="Anees Shaikh" w:date="2013-10-19T02:16:00Z"/>
              </w:rPr>
              <w:pPrChange w:id="9390" w:author="Anees Shaikh" w:date="2013-10-19T02:16:00Z">
                <w:pPr>
                  <w:pStyle w:val="XML1"/>
                </w:pPr>
              </w:pPrChange>
            </w:pPr>
            <w:ins w:id="9391" w:author="aas" w:date="2013-10-14T02:06:00Z">
              <w:del w:id="9392" w:author="Anees Shaikh" w:date="2013-10-19T02:16:00Z">
                <w:r w:rsidDel="00E067A3">
                  <w:delText xml:space="preserve">                                       use.</w:delText>
                </w:r>
              </w:del>
            </w:ins>
          </w:p>
          <w:p w14:paraId="29705658" w14:textId="39615040" w:rsidR="00874469" w:rsidDel="00E067A3" w:rsidRDefault="00874469">
            <w:pPr>
              <w:pStyle w:val="Appx"/>
              <w:rPr>
                <w:ins w:id="9393" w:author="aas" w:date="2013-10-14T02:06:00Z"/>
                <w:del w:id="9394" w:author="Anees Shaikh" w:date="2013-10-19T02:16:00Z"/>
              </w:rPr>
              <w:pPrChange w:id="9395" w:author="Anees Shaikh" w:date="2013-10-19T02:16:00Z">
                <w:pPr>
                  <w:pStyle w:val="XML1"/>
                </w:pPr>
              </w:pPrChange>
            </w:pPr>
            <w:ins w:id="9396" w:author="aas" w:date="2013-10-14T02:06:00Z">
              <w:del w:id="9397" w:author="Anees Shaikh" w:date="2013-10-19T02:16:00Z">
                <w:r w:rsidDel="00E067A3">
                  <w:delText xml:space="preserve">                              &lt;/xs:documentation&gt;</w:delText>
                </w:r>
              </w:del>
            </w:ins>
          </w:p>
          <w:p w14:paraId="55AD4137" w14:textId="5CFF1AD1" w:rsidR="00874469" w:rsidDel="00E067A3" w:rsidRDefault="00874469">
            <w:pPr>
              <w:pStyle w:val="Appx"/>
              <w:rPr>
                <w:ins w:id="9398" w:author="aas" w:date="2013-10-14T02:06:00Z"/>
                <w:del w:id="9399" w:author="Anees Shaikh" w:date="2013-10-19T02:16:00Z"/>
              </w:rPr>
              <w:pPrChange w:id="9400" w:author="Anees Shaikh" w:date="2013-10-19T02:16:00Z">
                <w:pPr>
                  <w:pStyle w:val="XML1"/>
                </w:pPr>
              </w:pPrChange>
            </w:pPr>
            <w:ins w:id="9401" w:author="aas" w:date="2013-10-14T02:06:00Z">
              <w:del w:id="9402" w:author="Anees Shaikh" w:date="2013-10-19T02:16:00Z">
                <w:r w:rsidDel="00E067A3">
                  <w:delText xml:space="preserve">                            &lt;/xs:annotation&gt;</w:delText>
                </w:r>
              </w:del>
            </w:ins>
          </w:p>
          <w:p w14:paraId="72ABAD40" w14:textId="41B4BDAF" w:rsidR="00874469" w:rsidDel="00E067A3" w:rsidRDefault="00874469">
            <w:pPr>
              <w:pStyle w:val="Appx"/>
              <w:rPr>
                <w:ins w:id="9403" w:author="aas" w:date="2013-10-14T02:06:00Z"/>
                <w:del w:id="9404" w:author="Anees Shaikh" w:date="2013-10-19T02:16:00Z"/>
              </w:rPr>
              <w:pPrChange w:id="9405" w:author="Anees Shaikh" w:date="2013-10-19T02:16:00Z">
                <w:pPr>
                  <w:pStyle w:val="XML1"/>
                </w:pPr>
              </w:pPrChange>
            </w:pPr>
            <w:ins w:id="9406" w:author="aas" w:date="2013-10-14T02:06:00Z">
              <w:del w:id="9407" w:author="Anees Shaikh" w:date="2013-10-19T02:16:00Z">
                <w:r w:rsidDel="00E067A3">
                  <w:delText xml:space="preserve">                            &lt;xs:complexType&gt;</w:delText>
                </w:r>
              </w:del>
            </w:ins>
          </w:p>
          <w:p w14:paraId="3F225B06" w14:textId="4DDDC2C8" w:rsidR="00874469" w:rsidDel="00E067A3" w:rsidRDefault="00874469">
            <w:pPr>
              <w:pStyle w:val="Appx"/>
              <w:rPr>
                <w:ins w:id="9408" w:author="aas" w:date="2013-10-14T02:06:00Z"/>
                <w:del w:id="9409" w:author="Anees Shaikh" w:date="2013-10-19T02:16:00Z"/>
              </w:rPr>
              <w:pPrChange w:id="9410" w:author="Anees Shaikh" w:date="2013-10-19T02:16:00Z">
                <w:pPr>
                  <w:pStyle w:val="XML1"/>
                </w:pPr>
              </w:pPrChange>
            </w:pPr>
            <w:ins w:id="9411" w:author="aas" w:date="2013-10-14T02:06:00Z">
              <w:del w:id="9412" w:author="Anees Shaikh" w:date="2013-10-19T02:16:00Z">
                <w:r w:rsidDel="00E067A3">
                  <w:delText xml:space="preserve">                              &lt;xs:sequence&gt;</w:delText>
                </w:r>
              </w:del>
            </w:ins>
          </w:p>
          <w:p w14:paraId="240AC8E0" w14:textId="4F865530" w:rsidR="00874469" w:rsidDel="00E067A3" w:rsidRDefault="00874469">
            <w:pPr>
              <w:pStyle w:val="Appx"/>
              <w:rPr>
                <w:ins w:id="9413" w:author="aas" w:date="2013-10-14T02:06:00Z"/>
                <w:del w:id="9414" w:author="Anees Shaikh" w:date="2013-10-19T02:16:00Z"/>
              </w:rPr>
              <w:pPrChange w:id="9415" w:author="Anees Shaikh" w:date="2013-10-19T02:16:00Z">
                <w:pPr>
                  <w:pStyle w:val="XML1"/>
                </w:pPr>
              </w:pPrChange>
            </w:pPr>
            <w:ins w:id="9416" w:author="aas" w:date="2013-10-14T02:06:00Z">
              <w:del w:id="9417"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18" w:author="aas" w:date="2013-10-14T02:06:00Z"/>
                <w:del w:id="9419" w:author="Anees Shaikh" w:date="2013-10-19T02:16:00Z"/>
              </w:rPr>
              <w:pPrChange w:id="9420" w:author="Anees Shaikh" w:date="2013-10-19T02:16:00Z">
                <w:pPr>
                  <w:pStyle w:val="XML1"/>
                </w:pPr>
              </w:pPrChange>
            </w:pPr>
            <w:ins w:id="9421" w:author="aas" w:date="2013-10-14T02:06:00Z">
              <w:del w:id="9422" w:author="Anees Shaikh" w:date="2013-10-19T02:16:00Z">
                <w:r w:rsidDel="00E067A3">
                  <w:delText xml:space="preserve">                                  &lt;xs:annotation&gt;</w:delText>
                </w:r>
              </w:del>
            </w:ins>
          </w:p>
          <w:p w14:paraId="5854DDC4" w14:textId="4ED149AD" w:rsidR="00874469" w:rsidDel="00E067A3" w:rsidRDefault="00874469">
            <w:pPr>
              <w:pStyle w:val="Appx"/>
              <w:rPr>
                <w:ins w:id="9423" w:author="aas" w:date="2013-10-14T02:06:00Z"/>
                <w:del w:id="9424" w:author="Anees Shaikh" w:date="2013-10-19T02:16:00Z"/>
              </w:rPr>
              <w:pPrChange w:id="9425" w:author="Anees Shaikh" w:date="2013-10-19T02:16:00Z">
                <w:pPr>
                  <w:pStyle w:val="XML1"/>
                </w:pPr>
              </w:pPrChange>
            </w:pPr>
            <w:ins w:id="9426" w:author="aas" w:date="2013-10-14T02:06:00Z">
              <w:del w:id="9427" w:author="Anees Shaikh" w:date="2013-10-19T02:16:00Z">
                <w:r w:rsidDel="00E067A3">
                  <w:delText xml:space="preserve">                                    &lt;xs:documentation&gt;</w:delText>
                </w:r>
              </w:del>
            </w:ins>
          </w:p>
          <w:p w14:paraId="4ACC7E12" w14:textId="4E045221" w:rsidR="00874469" w:rsidDel="00E067A3" w:rsidRDefault="00874469">
            <w:pPr>
              <w:pStyle w:val="Appx"/>
              <w:rPr>
                <w:ins w:id="9428" w:author="aas" w:date="2013-10-14T02:06:00Z"/>
                <w:del w:id="9429" w:author="Anees Shaikh" w:date="2013-10-19T02:16:00Z"/>
              </w:rPr>
              <w:pPrChange w:id="9430" w:author="Anees Shaikh" w:date="2013-10-19T02:16:00Z">
                <w:pPr>
                  <w:pStyle w:val="XML1"/>
                </w:pPr>
              </w:pPrChange>
            </w:pPr>
            <w:ins w:id="9431" w:author="aas" w:date="2013-10-14T02:06:00Z">
              <w:del w:id="9432"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33" w:author="aas" w:date="2013-10-14T02:06:00Z"/>
                <w:del w:id="9434" w:author="Anees Shaikh" w:date="2013-10-19T02:16:00Z"/>
              </w:rPr>
              <w:pPrChange w:id="9435" w:author="Anees Shaikh" w:date="2013-10-19T02:16:00Z">
                <w:pPr>
                  <w:pStyle w:val="XML1"/>
                </w:pPr>
              </w:pPrChange>
            </w:pPr>
            <w:ins w:id="9436" w:author="aas" w:date="2013-10-14T02:06:00Z">
              <w:del w:id="9437" w:author="Anees Shaikh" w:date="2013-10-19T02:16:00Z">
                <w:r w:rsidDel="00E067A3">
                  <w:delText xml:space="preserve">                                             valid forwarding rate.</w:delText>
                </w:r>
              </w:del>
            </w:ins>
          </w:p>
          <w:p w14:paraId="7509DA4D" w14:textId="75172779" w:rsidR="00874469" w:rsidDel="00E067A3" w:rsidRDefault="00874469">
            <w:pPr>
              <w:pStyle w:val="Appx"/>
              <w:rPr>
                <w:ins w:id="9438" w:author="aas" w:date="2013-10-14T02:06:00Z"/>
                <w:del w:id="9439" w:author="Anees Shaikh" w:date="2013-10-19T02:16:00Z"/>
              </w:rPr>
              <w:pPrChange w:id="9440" w:author="Anees Shaikh" w:date="2013-10-19T02:16:00Z">
                <w:pPr>
                  <w:pStyle w:val="XML1"/>
                </w:pPr>
              </w:pPrChange>
            </w:pPr>
            <w:ins w:id="9441" w:author="aas" w:date="2013-10-14T02:06:00Z">
              <w:del w:id="9442" w:author="Anees Shaikh" w:date="2013-10-19T02:16:00Z">
                <w:r w:rsidDel="00E067A3">
                  <w:delText xml:space="preserve">                                           </w:delText>
                </w:r>
              </w:del>
            </w:ins>
          </w:p>
          <w:p w14:paraId="1608C312" w14:textId="1452431F" w:rsidR="00874469" w:rsidDel="00E067A3" w:rsidRDefault="00874469">
            <w:pPr>
              <w:pStyle w:val="Appx"/>
              <w:rPr>
                <w:ins w:id="9443" w:author="aas" w:date="2013-10-14T02:06:00Z"/>
                <w:del w:id="9444" w:author="Anees Shaikh" w:date="2013-10-19T02:16:00Z"/>
              </w:rPr>
              <w:pPrChange w:id="9445" w:author="Anees Shaikh" w:date="2013-10-19T02:16:00Z">
                <w:pPr>
                  <w:pStyle w:val="XML1"/>
                </w:pPr>
              </w:pPrChange>
            </w:pPr>
            <w:ins w:id="9446" w:author="aas" w:date="2013-10-14T02:06:00Z">
              <w:del w:id="9447"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48" w:author="aas" w:date="2013-10-14T02:06:00Z"/>
                <w:del w:id="9449" w:author="Anees Shaikh" w:date="2013-10-19T02:16:00Z"/>
              </w:rPr>
              <w:pPrChange w:id="9450" w:author="Anees Shaikh" w:date="2013-10-19T02:16:00Z">
                <w:pPr>
                  <w:pStyle w:val="XML1"/>
                </w:pPr>
              </w:pPrChange>
            </w:pPr>
            <w:ins w:id="9451" w:author="aas" w:date="2013-10-14T02:06:00Z">
              <w:del w:id="9452"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453" w:author="aas" w:date="2013-10-14T02:06:00Z"/>
                <w:del w:id="9454" w:author="Anees Shaikh" w:date="2013-10-19T02:16:00Z"/>
              </w:rPr>
              <w:pPrChange w:id="9455" w:author="Anees Shaikh" w:date="2013-10-19T02:16:00Z">
                <w:pPr>
                  <w:pStyle w:val="XML1"/>
                </w:pPr>
              </w:pPrChange>
            </w:pPr>
            <w:ins w:id="9456" w:author="aas" w:date="2013-10-14T02:06:00Z">
              <w:del w:id="9457"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458" w:author="aas" w:date="2013-10-14T02:06:00Z"/>
                <w:del w:id="9459" w:author="Anees Shaikh" w:date="2013-10-19T02:16:00Z"/>
              </w:rPr>
              <w:pPrChange w:id="9460" w:author="Anees Shaikh" w:date="2013-10-19T02:16:00Z">
                <w:pPr>
                  <w:pStyle w:val="XML1"/>
                </w:pPr>
              </w:pPrChange>
            </w:pPr>
            <w:ins w:id="9461" w:author="aas" w:date="2013-10-14T02:06:00Z">
              <w:del w:id="9462"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463" w:author="aas" w:date="2013-10-14T02:06:00Z"/>
                <w:del w:id="9464" w:author="Anees Shaikh" w:date="2013-10-19T02:16:00Z"/>
              </w:rPr>
              <w:pPrChange w:id="9465" w:author="Anees Shaikh" w:date="2013-10-19T02:16:00Z">
                <w:pPr>
                  <w:pStyle w:val="XML1"/>
                </w:pPr>
              </w:pPrChange>
            </w:pPr>
            <w:ins w:id="9466" w:author="aas" w:date="2013-10-14T02:06:00Z">
              <w:del w:id="9467" w:author="Anees Shaikh" w:date="2013-10-19T02:16:00Z">
                <w:r w:rsidDel="00E067A3">
                  <w:delText xml:space="preserve">                                             Feature set.</w:delText>
                </w:r>
              </w:del>
            </w:ins>
          </w:p>
          <w:p w14:paraId="0C9CF94D" w14:textId="40E34519" w:rsidR="00874469" w:rsidDel="00E067A3" w:rsidRDefault="00874469">
            <w:pPr>
              <w:pStyle w:val="Appx"/>
              <w:rPr>
                <w:ins w:id="9468" w:author="aas" w:date="2013-10-14T02:06:00Z"/>
                <w:del w:id="9469" w:author="Anees Shaikh" w:date="2013-10-19T02:16:00Z"/>
              </w:rPr>
              <w:pPrChange w:id="9470" w:author="Anees Shaikh" w:date="2013-10-19T02:16:00Z">
                <w:pPr>
                  <w:pStyle w:val="XML1"/>
                </w:pPr>
              </w:pPrChange>
            </w:pPr>
            <w:ins w:id="9471" w:author="aas" w:date="2013-10-14T02:06:00Z">
              <w:del w:id="9472" w:author="Anees Shaikh" w:date="2013-10-19T02:16:00Z">
                <w:r w:rsidDel="00E067A3">
                  <w:delText xml:space="preserve">                                    &lt;/xs:documentation&gt;</w:delText>
                </w:r>
              </w:del>
            </w:ins>
          </w:p>
          <w:p w14:paraId="7D14B3A5" w14:textId="69DEB11D" w:rsidR="00874469" w:rsidDel="00E067A3" w:rsidRDefault="00874469">
            <w:pPr>
              <w:pStyle w:val="Appx"/>
              <w:rPr>
                <w:ins w:id="9473" w:author="aas" w:date="2013-10-14T02:06:00Z"/>
                <w:del w:id="9474" w:author="Anees Shaikh" w:date="2013-10-19T02:16:00Z"/>
              </w:rPr>
              <w:pPrChange w:id="9475" w:author="Anees Shaikh" w:date="2013-10-19T02:16:00Z">
                <w:pPr>
                  <w:pStyle w:val="XML1"/>
                </w:pPr>
              </w:pPrChange>
            </w:pPr>
            <w:ins w:id="9476" w:author="aas" w:date="2013-10-14T02:06:00Z">
              <w:del w:id="9477" w:author="Anees Shaikh" w:date="2013-10-19T02:16:00Z">
                <w:r w:rsidDel="00E067A3">
                  <w:delText xml:space="preserve">                                  &lt;/xs:annotation&gt;</w:delText>
                </w:r>
              </w:del>
            </w:ins>
          </w:p>
          <w:p w14:paraId="1E3CB562" w14:textId="1F3D87FE" w:rsidR="00874469" w:rsidDel="00E067A3" w:rsidRDefault="00874469">
            <w:pPr>
              <w:pStyle w:val="Appx"/>
              <w:rPr>
                <w:ins w:id="9478" w:author="aas" w:date="2013-10-14T02:06:00Z"/>
                <w:del w:id="9479" w:author="Anees Shaikh" w:date="2013-10-19T02:16:00Z"/>
              </w:rPr>
              <w:pPrChange w:id="9480" w:author="Anees Shaikh" w:date="2013-10-19T02:16:00Z">
                <w:pPr>
                  <w:pStyle w:val="XML1"/>
                </w:pPr>
              </w:pPrChange>
            </w:pPr>
            <w:ins w:id="9481" w:author="aas" w:date="2013-10-14T02:06:00Z">
              <w:del w:id="9482" w:author="Anees Shaikh" w:date="2013-10-19T02:16:00Z">
                <w:r w:rsidDel="00E067A3">
                  <w:delText xml:space="preserve">                                &lt;/xs:element&gt;</w:delText>
                </w:r>
              </w:del>
            </w:ins>
          </w:p>
          <w:p w14:paraId="1A072E92" w14:textId="1696E8AD" w:rsidR="00874469" w:rsidDel="00E067A3" w:rsidRDefault="00874469">
            <w:pPr>
              <w:pStyle w:val="Appx"/>
              <w:rPr>
                <w:ins w:id="9483" w:author="aas" w:date="2013-10-14T02:06:00Z"/>
                <w:del w:id="9484" w:author="Anees Shaikh" w:date="2013-10-19T02:16:00Z"/>
              </w:rPr>
              <w:pPrChange w:id="9485" w:author="Anees Shaikh" w:date="2013-10-19T02:16:00Z">
                <w:pPr>
                  <w:pStyle w:val="XML1"/>
                </w:pPr>
              </w:pPrChange>
            </w:pPr>
            <w:ins w:id="9486" w:author="aas" w:date="2013-10-14T02:06:00Z">
              <w:del w:id="9487"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488" w:author="aas" w:date="2013-10-14T02:06:00Z"/>
                <w:del w:id="9489" w:author="Anees Shaikh" w:date="2013-10-19T02:16:00Z"/>
              </w:rPr>
              <w:pPrChange w:id="9490" w:author="Anees Shaikh" w:date="2013-10-19T02:16:00Z">
                <w:pPr>
                  <w:pStyle w:val="XML1"/>
                </w:pPr>
              </w:pPrChange>
            </w:pPr>
            <w:ins w:id="9491" w:author="aas" w:date="2013-10-14T02:06:00Z">
              <w:del w:id="9492" w:author="Anees Shaikh" w:date="2013-10-19T02:16:00Z">
                <w:r w:rsidDel="00E067A3">
                  <w:delText xml:space="preserve">                                  &lt;xs:annotation&gt;</w:delText>
                </w:r>
              </w:del>
            </w:ins>
          </w:p>
          <w:p w14:paraId="28808D46" w14:textId="7609AB81" w:rsidR="00874469" w:rsidDel="00E067A3" w:rsidRDefault="00874469">
            <w:pPr>
              <w:pStyle w:val="Appx"/>
              <w:rPr>
                <w:ins w:id="9493" w:author="aas" w:date="2013-10-14T02:06:00Z"/>
                <w:del w:id="9494" w:author="Anees Shaikh" w:date="2013-10-19T02:16:00Z"/>
              </w:rPr>
              <w:pPrChange w:id="9495" w:author="Anees Shaikh" w:date="2013-10-19T02:16:00Z">
                <w:pPr>
                  <w:pStyle w:val="XML1"/>
                </w:pPr>
              </w:pPrChange>
            </w:pPr>
            <w:ins w:id="9496" w:author="aas" w:date="2013-10-14T02:06:00Z">
              <w:del w:id="9497" w:author="Anees Shaikh" w:date="2013-10-19T02:16:00Z">
                <w:r w:rsidDel="00E067A3">
                  <w:delText xml:space="preserve">                                    &lt;xs:documentation&gt;</w:delText>
                </w:r>
              </w:del>
            </w:ins>
          </w:p>
          <w:p w14:paraId="66B86C60" w14:textId="6C056F45" w:rsidR="00874469" w:rsidDel="00E067A3" w:rsidRDefault="00874469">
            <w:pPr>
              <w:pStyle w:val="Appx"/>
              <w:rPr>
                <w:ins w:id="9498" w:author="aas" w:date="2013-10-14T02:06:00Z"/>
                <w:del w:id="9499" w:author="Anees Shaikh" w:date="2013-10-19T02:16:00Z"/>
              </w:rPr>
              <w:pPrChange w:id="9500" w:author="Anees Shaikh" w:date="2013-10-19T02:16:00Z">
                <w:pPr>
                  <w:pStyle w:val="XML1"/>
                </w:pPr>
              </w:pPrChange>
            </w:pPr>
            <w:ins w:id="9501" w:author="aas" w:date="2013-10-14T02:06:00Z">
              <w:del w:id="9502"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03" w:author="aas" w:date="2013-10-14T02:06:00Z"/>
                <w:del w:id="9504" w:author="Anees Shaikh" w:date="2013-10-19T02:16:00Z"/>
              </w:rPr>
              <w:pPrChange w:id="9505" w:author="Anees Shaikh" w:date="2013-10-19T02:16:00Z">
                <w:pPr>
                  <w:pStyle w:val="XML1"/>
                </w:pPr>
              </w:pPrChange>
            </w:pPr>
            <w:ins w:id="9506" w:author="aas" w:date="2013-10-14T02:06:00Z">
              <w:del w:id="9507"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08" w:author="aas" w:date="2013-10-14T02:06:00Z"/>
                <w:del w:id="9509" w:author="Anees Shaikh" w:date="2013-10-19T02:16:00Z"/>
              </w:rPr>
              <w:pPrChange w:id="9510" w:author="Anees Shaikh" w:date="2013-10-19T02:16:00Z">
                <w:pPr>
                  <w:pStyle w:val="XML1"/>
                </w:pPr>
              </w:pPrChange>
            </w:pPr>
            <w:ins w:id="9511" w:author="aas" w:date="2013-10-14T02:06:00Z">
              <w:del w:id="9512" w:author="Anees Shaikh" w:date="2013-10-19T02:16:00Z">
                <w:r w:rsidDel="00E067A3">
                  <w:delText xml:space="preserve">                                    &lt;/xs:documentation&gt;</w:delText>
                </w:r>
              </w:del>
            </w:ins>
          </w:p>
          <w:p w14:paraId="0192E3D4" w14:textId="6E77CA0D" w:rsidR="00874469" w:rsidDel="00E067A3" w:rsidRDefault="00874469">
            <w:pPr>
              <w:pStyle w:val="Appx"/>
              <w:rPr>
                <w:ins w:id="9513" w:author="aas" w:date="2013-10-14T02:06:00Z"/>
                <w:del w:id="9514" w:author="Anees Shaikh" w:date="2013-10-19T02:16:00Z"/>
              </w:rPr>
              <w:pPrChange w:id="9515" w:author="Anees Shaikh" w:date="2013-10-19T02:16:00Z">
                <w:pPr>
                  <w:pStyle w:val="XML1"/>
                </w:pPr>
              </w:pPrChange>
            </w:pPr>
            <w:ins w:id="9516" w:author="aas" w:date="2013-10-14T02:06:00Z">
              <w:del w:id="9517" w:author="Anees Shaikh" w:date="2013-10-19T02:16:00Z">
                <w:r w:rsidDel="00E067A3">
                  <w:delText xml:space="preserve">                                  &lt;/xs:annotation&gt;</w:delText>
                </w:r>
              </w:del>
            </w:ins>
          </w:p>
          <w:p w14:paraId="7B3AE047" w14:textId="048F524E" w:rsidR="00874469" w:rsidDel="00E067A3" w:rsidRDefault="00874469">
            <w:pPr>
              <w:pStyle w:val="Appx"/>
              <w:rPr>
                <w:ins w:id="9518" w:author="aas" w:date="2013-10-14T02:06:00Z"/>
                <w:del w:id="9519" w:author="Anees Shaikh" w:date="2013-10-19T02:16:00Z"/>
              </w:rPr>
              <w:pPrChange w:id="9520" w:author="Anees Shaikh" w:date="2013-10-19T02:16:00Z">
                <w:pPr>
                  <w:pStyle w:val="XML1"/>
                </w:pPr>
              </w:pPrChange>
            </w:pPr>
            <w:ins w:id="9521" w:author="aas" w:date="2013-10-14T02:06:00Z">
              <w:del w:id="9522" w:author="Anees Shaikh" w:date="2013-10-19T02:16:00Z">
                <w:r w:rsidDel="00E067A3">
                  <w:delText xml:space="preserve">                                &lt;/xs:element&gt;</w:delText>
                </w:r>
              </w:del>
            </w:ins>
          </w:p>
          <w:p w14:paraId="1CBB00B4" w14:textId="09553E4D" w:rsidR="00874469" w:rsidDel="00E067A3" w:rsidRDefault="00874469">
            <w:pPr>
              <w:pStyle w:val="Appx"/>
              <w:rPr>
                <w:ins w:id="9523" w:author="aas" w:date="2013-10-14T02:06:00Z"/>
                <w:del w:id="9524" w:author="Anees Shaikh" w:date="2013-10-19T02:16:00Z"/>
              </w:rPr>
              <w:pPrChange w:id="9525" w:author="Anees Shaikh" w:date="2013-10-19T02:16:00Z">
                <w:pPr>
                  <w:pStyle w:val="XML1"/>
                </w:pPr>
              </w:pPrChange>
            </w:pPr>
            <w:ins w:id="9526" w:author="aas" w:date="2013-10-14T02:06:00Z">
              <w:del w:id="9527" w:author="Anees Shaikh" w:date="2013-10-19T02:16:00Z">
                <w:r w:rsidDel="00E067A3">
                  <w:delText xml:space="preserve">                                &lt;xs:element name="medium" minOccurs="0"&gt;</w:delText>
                </w:r>
              </w:del>
            </w:ins>
          </w:p>
          <w:p w14:paraId="4D16B09D" w14:textId="0F3B1523" w:rsidR="00874469" w:rsidDel="00E067A3" w:rsidRDefault="00874469">
            <w:pPr>
              <w:pStyle w:val="Appx"/>
              <w:rPr>
                <w:ins w:id="9528" w:author="aas" w:date="2013-10-14T02:06:00Z"/>
                <w:del w:id="9529" w:author="Anees Shaikh" w:date="2013-10-19T02:16:00Z"/>
              </w:rPr>
              <w:pPrChange w:id="9530" w:author="Anees Shaikh" w:date="2013-10-19T02:16:00Z">
                <w:pPr>
                  <w:pStyle w:val="XML1"/>
                </w:pPr>
              </w:pPrChange>
            </w:pPr>
            <w:ins w:id="9531" w:author="aas" w:date="2013-10-14T02:06:00Z">
              <w:del w:id="9532" w:author="Anees Shaikh" w:date="2013-10-19T02:16:00Z">
                <w:r w:rsidDel="00E067A3">
                  <w:delText xml:space="preserve">                                  &lt;xs:annotation&gt;</w:delText>
                </w:r>
              </w:del>
            </w:ins>
          </w:p>
          <w:p w14:paraId="7A824BDA" w14:textId="68A68D45" w:rsidR="00874469" w:rsidDel="00E067A3" w:rsidRDefault="00874469">
            <w:pPr>
              <w:pStyle w:val="Appx"/>
              <w:rPr>
                <w:ins w:id="9533" w:author="aas" w:date="2013-10-14T02:06:00Z"/>
                <w:del w:id="9534" w:author="Anees Shaikh" w:date="2013-10-19T02:16:00Z"/>
              </w:rPr>
              <w:pPrChange w:id="9535" w:author="Anees Shaikh" w:date="2013-10-19T02:16:00Z">
                <w:pPr>
                  <w:pStyle w:val="XML1"/>
                </w:pPr>
              </w:pPrChange>
            </w:pPr>
            <w:ins w:id="9536" w:author="aas" w:date="2013-10-14T02:06:00Z">
              <w:del w:id="9537" w:author="Anees Shaikh" w:date="2013-10-19T02:16:00Z">
                <w:r w:rsidDel="00E067A3">
                  <w:delText xml:space="preserve">                                    &lt;xs:documentation&gt;</w:delText>
                </w:r>
              </w:del>
            </w:ins>
          </w:p>
          <w:p w14:paraId="73A4DBB5" w14:textId="58867AB0" w:rsidR="00874469" w:rsidDel="00E067A3" w:rsidRDefault="00874469">
            <w:pPr>
              <w:pStyle w:val="Appx"/>
              <w:rPr>
                <w:ins w:id="9538" w:author="aas" w:date="2013-10-14T02:06:00Z"/>
                <w:del w:id="9539" w:author="Anees Shaikh" w:date="2013-10-19T02:16:00Z"/>
              </w:rPr>
              <w:pPrChange w:id="9540" w:author="Anees Shaikh" w:date="2013-10-19T02:16:00Z">
                <w:pPr>
                  <w:pStyle w:val="XML1"/>
                </w:pPr>
              </w:pPrChange>
            </w:pPr>
            <w:ins w:id="9541" w:author="aas" w:date="2013-10-14T02:06:00Z">
              <w:del w:id="9542"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43" w:author="aas" w:date="2013-10-14T02:06:00Z"/>
                <w:del w:id="9544" w:author="Anees Shaikh" w:date="2013-10-19T02:16:00Z"/>
              </w:rPr>
              <w:pPrChange w:id="9545" w:author="Anees Shaikh" w:date="2013-10-19T02:16:00Z">
                <w:pPr>
                  <w:pStyle w:val="XML1"/>
                </w:pPr>
              </w:pPrChange>
            </w:pPr>
            <w:ins w:id="9546" w:author="aas" w:date="2013-10-14T02:06:00Z">
              <w:del w:id="9547" w:author="Anees Shaikh" w:date="2013-10-19T02:16:00Z">
                <w:r w:rsidDel="00E067A3">
                  <w:delText xml:space="preserve">                                             Port.</w:delText>
                </w:r>
              </w:del>
            </w:ins>
          </w:p>
          <w:p w14:paraId="5591B256" w14:textId="2088BA8E" w:rsidR="00874469" w:rsidDel="00E067A3" w:rsidRDefault="00874469">
            <w:pPr>
              <w:pStyle w:val="Appx"/>
              <w:rPr>
                <w:ins w:id="9548" w:author="aas" w:date="2013-10-14T02:06:00Z"/>
                <w:del w:id="9549" w:author="Anees Shaikh" w:date="2013-10-19T02:16:00Z"/>
              </w:rPr>
              <w:pPrChange w:id="9550" w:author="Anees Shaikh" w:date="2013-10-19T02:16:00Z">
                <w:pPr>
                  <w:pStyle w:val="XML1"/>
                </w:pPr>
              </w:pPrChange>
            </w:pPr>
            <w:ins w:id="9551" w:author="aas" w:date="2013-10-14T02:06:00Z">
              <w:del w:id="9552" w:author="Anees Shaikh" w:date="2013-10-19T02:16:00Z">
                <w:r w:rsidDel="00E067A3">
                  <w:delText xml:space="preserve">                                          </w:delText>
                </w:r>
              </w:del>
            </w:ins>
          </w:p>
          <w:p w14:paraId="5173619C" w14:textId="38698FC3" w:rsidR="00874469" w:rsidDel="00E067A3" w:rsidRDefault="00874469">
            <w:pPr>
              <w:pStyle w:val="Appx"/>
              <w:rPr>
                <w:ins w:id="9553" w:author="aas" w:date="2013-10-14T02:06:00Z"/>
                <w:del w:id="9554" w:author="Anees Shaikh" w:date="2013-10-19T02:16:00Z"/>
              </w:rPr>
              <w:pPrChange w:id="9555" w:author="Anees Shaikh" w:date="2013-10-19T02:16:00Z">
                <w:pPr>
                  <w:pStyle w:val="XML1"/>
                </w:pPr>
              </w:pPrChange>
            </w:pPr>
            <w:ins w:id="9556" w:author="aas" w:date="2013-10-14T02:06:00Z">
              <w:del w:id="9557"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558" w:author="aas" w:date="2013-10-14T02:06:00Z"/>
                <w:del w:id="9559" w:author="Anees Shaikh" w:date="2013-10-19T02:16:00Z"/>
              </w:rPr>
              <w:pPrChange w:id="9560" w:author="Anees Shaikh" w:date="2013-10-19T02:16:00Z">
                <w:pPr>
                  <w:pStyle w:val="XML1"/>
                </w:pPr>
              </w:pPrChange>
            </w:pPr>
            <w:ins w:id="9561" w:author="aas" w:date="2013-10-14T02:06:00Z">
              <w:del w:id="9562"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563" w:author="aas" w:date="2013-10-14T02:06:00Z"/>
                <w:del w:id="9564" w:author="Anees Shaikh" w:date="2013-10-19T02:16:00Z"/>
              </w:rPr>
              <w:pPrChange w:id="9565" w:author="Anees Shaikh" w:date="2013-10-19T02:16:00Z">
                <w:pPr>
                  <w:pStyle w:val="XML1"/>
                </w:pPr>
              </w:pPrChange>
            </w:pPr>
            <w:ins w:id="9566" w:author="aas" w:date="2013-10-14T02:06:00Z">
              <w:del w:id="9567"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568" w:author="aas" w:date="2013-10-14T02:06:00Z"/>
                <w:del w:id="9569" w:author="Anees Shaikh" w:date="2013-10-19T02:16:00Z"/>
              </w:rPr>
              <w:pPrChange w:id="9570" w:author="Anees Shaikh" w:date="2013-10-19T02:16:00Z">
                <w:pPr>
                  <w:pStyle w:val="XML1"/>
                </w:pPr>
              </w:pPrChange>
            </w:pPr>
            <w:ins w:id="9571" w:author="aas" w:date="2013-10-14T02:06:00Z">
              <w:del w:id="9572"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573" w:author="aas" w:date="2013-10-14T02:06:00Z"/>
                <w:del w:id="9574" w:author="Anees Shaikh" w:date="2013-10-19T02:16:00Z"/>
              </w:rPr>
              <w:pPrChange w:id="9575" w:author="Anees Shaikh" w:date="2013-10-19T02:16:00Z">
                <w:pPr>
                  <w:pStyle w:val="XML1"/>
                </w:pPr>
              </w:pPrChange>
            </w:pPr>
            <w:ins w:id="9576" w:author="aas" w:date="2013-10-14T02:06:00Z">
              <w:del w:id="9577" w:author="Anees Shaikh" w:date="2013-10-19T02:16:00Z">
                <w:r w:rsidDel="00E067A3">
                  <w:delText xml:space="preserve">                                             within the Port Feature set.</w:delText>
                </w:r>
              </w:del>
            </w:ins>
          </w:p>
          <w:p w14:paraId="4502BB47" w14:textId="335500F3" w:rsidR="00874469" w:rsidDel="00E067A3" w:rsidRDefault="00874469">
            <w:pPr>
              <w:pStyle w:val="Appx"/>
              <w:rPr>
                <w:ins w:id="9578" w:author="aas" w:date="2013-10-14T02:06:00Z"/>
                <w:del w:id="9579" w:author="Anees Shaikh" w:date="2013-10-19T02:16:00Z"/>
              </w:rPr>
              <w:pPrChange w:id="9580" w:author="Anees Shaikh" w:date="2013-10-19T02:16:00Z">
                <w:pPr>
                  <w:pStyle w:val="XML1"/>
                </w:pPr>
              </w:pPrChange>
            </w:pPr>
            <w:ins w:id="9581" w:author="aas" w:date="2013-10-14T02:06:00Z">
              <w:del w:id="9582" w:author="Anees Shaikh" w:date="2013-10-19T02:16:00Z">
                <w:r w:rsidDel="00E067A3">
                  <w:delText xml:space="preserve">                                    &lt;/xs:documentation&gt;</w:delText>
                </w:r>
              </w:del>
            </w:ins>
          </w:p>
          <w:p w14:paraId="14D75E06" w14:textId="5F124C35" w:rsidR="00874469" w:rsidDel="00E067A3" w:rsidRDefault="00874469">
            <w:pPr>
              <w:pStyle w:val="Appx"/>
              <w:rPr>
                <w:ins w:id="9583" w:author="aas" w:date="2013-10-14T02:06:00Z"/>
                <w:del w:id="9584" w:author="Anees Shaikh" w:date="2013-10-19T02:16:00Z"/>
              </w:rPr>
              <w:pPrChange w:id="9585" w:author="Anees Shaikh" w:date="2013-10-19T02:16:00Z">
                <w:pPr>
                  <w:pStyle w:val="XML1"/>
                </w:pPr>
              </w:pPrChange>
            </w:pPr>
            <w:ins w:id="9586" w:author="aas" w:date="2013-10-14T02:06:00Z">
              <w:del w:id="9587" w:author="Anees Shaikh" w:date="2013-10-19T02:16:00Z">
                <w:r w:rsidDel="00E067A3">
                  <w:delText xml:space="preserve">                                  &lt;/xs:annotation&gt;</w:delText>
                </w:r>
              </w:del>
            </w:ins>
          </w:p>
          <w:p w14:paraId="253ECDBE" w14:textId="5C02769A" w:rsidR="00874469" w:rsidDel="00E067A3" w:rsidRDefault="00874469">
            <w:pPr>
              <w:pStyle w:val="Appx"/>
              <w:rPr>
                <w:ins w:id="9588" w:author="aas" w:date="2013-10-14T02:06:00Z"/>
                <w:del w:id="9589" w:author="Anees Shaikh" w:date="2013-10-19T02:16:00Z"/>
              </w:rPr>
              <w:pPrChange w:id="9590" w:author="Anees Shaikh" w:date="2013-10-19T02:16:00Z">
                <w:pPr>
                  <w:pStyle w:val="XML1"/>
                </w:pPr>
              </w:pPrChange>
            </w:pPr>
            <w:ins w:id="9591" w:author="aas" w:date="2013-10-14T02:06:00Z">
              <w:del w:id="9592" w:author="Anees Shaikh" w:date="2013-10-19T02:16:00Z">
                <w:r w:rsidDel="00E067A3">
                  <w:delText xml:space="preserve">                                  &lt;xs:simpleType&gt;</w:delText>
                </w:r>
              </w:del>
            </w:ins>
          </w:p>
          <w:p w14:paraId="7567C963" w14:textId="658CDA9E" w:rsidR="00874469" w:rsidDel="00E067A3" w:rsidRDefault="00874469">
            <w:pPr>
              <w:pStyle w:val="Appx"/>
              <w:rPr>
                <w:ins w:id="9593" w:author="aas" w:date="2013-10-14T02:06:00Z"/>
                <w:del w:id="9594" w:author="Anees Shaikh" w:date="2013-10-19T02:16:00Z"/>
              </w:rPr>
              <w:pPrChange w:id="9595" w:author="Anees Shaikh" w:date="2013-10-19T02:16:00Z">
                <w:pPr>
                  <w:pStyle w:val="XML1"/>
                </w:pPr>
              </w:pPrChange>
            </w:pPr>
            <w:ins w:id="9596" w:author="aas" w:date="2013-10-14T02:06:00Z">
              <w:del w:id="9597" w:author="Anees Shaikh" w:date="2013-10-19T02:16:00Z">
                <w:r w:rsidDel="00E067A3">
                  <w:delText xml:space="preserve">                                    &lt;xs:restriction base="xs:string"&gt;</w:delText>
                </w:r>
              </w:del>
            </w:ins>
          </w:p>
          <w:p w14:paraId="29A5D33A" w14:textId="4640D90B" w:rsidR="00874469" w:rsidDel="00E067A3" w:rsidRDefault="00874469">
            <w:pPr>
              <w:pStyle w:val="Appx"/>
              <w:rPr>
                <w:ins w:id="9598" w:author="aas" w:date="2013-10-14T02:06:00Z"/>
                <w:del w:id="9599" w:author="Anees Shaikh" w:date="2013-10-19T02:16:00Z"/>
              </w:rPr>
              <w:pPrChange w:id="9600" w:author="Anees Shaikh" w:date="2013-10-19T02:16:00Z">
                <w:pPr>
                  <w:pStyle w:val="XML1"/>
                </w:pPr>
              </w:pPrChange>
            </w:pPr>
            <w:ins w:id="9601" w:author="aas" w:date="2013-10-14T02:06:00Z">
              <w:del w:id="9602" w:author="Anees Shaikh" w:date="2013-10-19T02:16:00Z">
                <w:r w:rsidDel="00E067A3">
                  <w:delText xml:space="preserve">                                      &lt;xs:enumeration value="copper"/&gt;</w:delText>
                </w:r>
              </w:del>
            </w:ins>
          </w:p>
          <w:p w14:paraId="59A52013" w14:textId="40D346AD" w:rsidR="00874469" w:rsidDel="00E067A3" w:rsidRDefault="00874469">
            <w:pPr>
              <w:pStyle w:val="Appx"/>
              <w:rPr>
                <w:ins w:id="9603" w:author="aas" w:date="2013-10-14T02:06:00Z"/>
                <w:del w:id="9604" w:author="Anees Shaikh" w:date="2013-10-19T02:16:00Z"/>
              </w:rPr>
              <w:pPrChange w:id="9605" w:author="Anees Shaikh" w:date="2013-10-19T02:16:00Z">
                <w:pPr>
                  <w:pStyle w:val="XML1"/>
                </w:pPr>
              </w:pPrChange>
            </w:pPr>
            <w:ins w:id="9606" w:author="aas" w:date="2013-10-14T02:06:00Z">
              <w:del w:id="9607" w:author="Anees Shaikh" w:date="2013-10-19T02:16:00Z">
                <w:r w:rsidDel="00E067A3">
                  <w:delText xml:space="preserve">                                      &lt;xs:enumeration value="fiber"/&gt;</w:delText>
                </w:r>
              </w:del>
            </w:ins>
          </w:p>
          <w:p w14:paraId="2ECC6819" w14:textId="044B1FDC" w:rsidR="00874469" w:rsidDel="00E067A3" w:rsidRDefault="00874469">
            <w:pPr>
              <w:pStyle w:val="Appx"/>
              <w:rPr>
                <w:ins w:id="9608" w:author="aas" w:date="2013-10-14T02:06:00Z"/>
                <w:del w:id="9609" w:author="Anees Shaikh" w:date="2013-10-19T02:16:00Z"/>
              </w:rPr>
              <w:pPrChange w:id="9610" w:author="Anees Shaikh" w:date="2013-10-19T02:16:00Z">
                <w:pPr>
                  <w:pStyle w:val="XML1"/>
                </w:pPr>
              </w:pPrChange>
            </w:pPr>
            <w:ins w:id="9611" w:author="aas" w:date="2013-10-14T02:06:00Z">
              <w:del w:id="9612" w:author="Anees Shaikh" w:date="2013-10-19T02:16:00Z">
                <w:r w:rsidDel="00E067A3">
                  <w:delText xml:space="preserve">                                    &lt;/xs:restriction&gt;</w:delText>
                </w:r>
              </w:del>
            </w:ins>
          </w:p>
          <w:p w14:paraId="72C24FD6" w14:textId="5111F990" w:rsidR="00874469" w:rsidDel="00E067A3" w:rsidRDefault="00874469">
            <w:pPr>
              <w:pStyle w:val="Appx"/>
              <w:rPr>
                <w:ins w:id="9613" w:author="aas" w:date="2013-10-14T02:06:00Z"/>
                <w:del w:id="9614" w:author="Anees Shaikh" w:date="2013-10-19T02:16:00Z"/>
              </w:rPr>
              <w:pPrChange w:id="9615" w:author="Anees Shaikh" w:date="2013-10-19T02:16:00Z">
                <w:pPr>
                  <w:pStyle w:val="XML1"/>
                </w:pPr>
              </w:pPrChange>
            </w:pPr>
            <w:ins w:id="9616" w:author="aas" w:date="2013-10-14T02:06:00Z">
              <w:del w:id="9617" w:author="Anees Shaikh" w:date="2013-10-19T02:16:00Z">
                <w:r w:rsidDel="00E067A3">
                  <w:delText xml:space="preserve">                                  &lt;/xs:simpleType&gt;</w:delText>
                </w:r>
              </w:del>
            </w:ins>
          </w:p>
          <w:p w14:paraId="237DACE5" w14:textId="44FFAAAB" w:rsidR="00874469" w:rsidDel="00E067A3" w:rsidRDefault="00874469">
            <w:pPr>
              <w:pStyle w:val="Appx"/>
              <w:rPr>
                <w:ins w:id="9618" w:author="aas" w:date="2013-10-14T02:06:00Z"/>
                <w:del w:id="9619" w:author="Anees Shaikh" w:date="2013-10-19T02:16:00Z"/>
              </w:rPr>
              <w:pPrChange w:id="9620" w:author="Anees Shaikh" w:date="2013-10-19T02:16:00Z">
                <w:pPr>
                  <w:pStyle w:val="XML1"/>
                </w:pPr>
              </w:pPrChange>
            </w:pPr>
            <w:ins w:id="9621" w:author="aas" w:date="2013-10-14T02:06:00Z">
              <w:del w:id="9622" w:author="Anees Shaikh" w:date="2013-10-19T02:16:00Z">
                <w:r w:rsidDel="00E067A3">
                  <w:delText xml:space="preserve">                                &lt;/xs:element&gt;</w:delText>
                </w:r>
              </w:del>
            </w:ins>
          </w:p>
          <w:p w14:paraId="275E9340" w14:textId="1F4341CF" w:rsidR="00874469" w:rsidDel="00E067A3" w:rsidRDefault="00874469">
            <w:pPr>
              <w:pStyle w:val="Appx"/>
              <w:rPr>
                <w:ins w:id="9623" w:author="aas" w:date="2013-10-14T02:06:00Z"/>
                <w:del w:id="9624" w:author="Anees Shaikh" w:date="2013-10-19T02:16:00Z"/>
              </w:rPr>
              <w:pPrChange w:id="9625" w:author="Anees Shaikh" w:date="2013-10-19T02:16:00Z">
                <w:pPr>
                  <w:pStyle w:val="XML1"/>
                </w:pPr>
              </w:pPrChange>
            </w:pPr>
            <w:ins w:id="9626" w:author="aas" w:date="2013-10-14T02:06:00Z">
              <w:del w:id="9627" w:author="Anees Shaikh" w:date="2013-10-19T02:16:00Z">
                <w:r w:rsidDel="00E067A3">
                  <w:delText xml:space="preserve">                                &lt;xs:element name="pause" minOccurs="0"&gt;</w:delText>
                </w:r>
              </w:del>
            </w:ins>
          </w:p>
          <w:p w14:paraId="7243D1B8" w14:textId="724053F3" w:rsidR="00874469" w:rsidDel="00E067A3" w:rsidRDefault="00874469">
            <w:pPr>
              <w:pStyle w:val="Appx"/>
              <w:rPr>
                <w:ins w:id="9628" w:author="aas" w:date="2013-10-14T02:06:00Z"/>
                <w:del w:id="9629" w:author="Anees Shaikh" w:date="2013-10-19T02:16:00Z"/>
              </w:rPr>
              <w:pPrChange w:id="9630" w:author="Anees Shaikh" w:date="2013-10-19T02:16:00Z">
                <w:pPr>
                  <w:pStyle w:val="XML1"/>
                </w:pPr>
              </w:pPrChange>
            </w:pPr>
            <w:ins w:id="9631" w:author="aas" w:date="2013-10-14T02:06:00Z">
              <w:del w:id="9632" w:author="Anees Shaikh" w:date="2013-10-19T02:16:00Z">
                <w:r w:rsidDel="00E067A3">
                  <w:delText xml:space="preserve">                                  &lt;xs:annotation&gt;</w:delText>
                </w:r>
              </w:del>
            </w:ins>
          </w:p>
          <w:p w14:paraId="2ED16705" w14:textId="28E1827F" w:rsidR="00874469" w:rsidDel="00E067A3" w:rsidRDefault="00874469">
            <w:pPr>
              <w:pStyle w:val="Appx"/>
              <w:rPr>
                <w:ins w:id="9633" w:author="aas" w:date="2013-10-14T02:06:00Z"/>
                <w:del w:id="9634" w:author="Anees Shaikh" w:date="2013-10-19T02:16:00Z"/>
              </w:rPr>
              <w:pPrChange w:id="9635" w:author="Anees Shaikh" w:date="2013-10-19T02:16:00Z">
                <w:pPr>
                  <w:pStyle w:val="XML1"/>
                </w:pPr>
              </w:pPrChange>
            </w:pPr>
            <w:ins w:id="9636" w:author="aas" w:date="2013-10-14T02:06:00Z">
              <w:del w:id="9637" w:author="Anees Shaikh" w:date="2013-10-19T02:16:00Z">
                <w:r w:rsidDel="00E067A3">
                  <w:delText xml:space="preserve">                                    &lt;xs:documentation&gt;</w:delText>
                </w:r>
              </w:del>
            </w:ins>
          </w:p>
          <w:p w14:paraId="326A094D" w14:textId="421CBB30" w:rsidR="00874469" w:rsidDel="00E067A3" w:rsidRDefault="00874469">
            <w:pPr>
              <w:pStyle w:val="Appx"/>
              <w:rPr>
                <w:ins w:id="9638" w:author="aas" w:date="2013-10-14T02:06:00Z"/>
                <w:del w:id="9639" w:author="Anees Shaikh" w:date="2013-10-19T02:16:00Z"/>
              </w:rPr>
              <w:pPrChange w:id="9640" w:author="Anees Shaikh" w:date="2013-10-19T02:16:00Z">
                <w:pPr>
                  <w:pStyle w:val="XML1"/>
                </w:pPr>
              </w:pPrChange>
            </w:pPr>
            <w:ins w:id="9641" w:author="aas" w:date="2013-10-14T02:06:00Z">
              <w:del w:id="9642"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43" w:author="aas" w:date="2013-10-14T02:06:00Z"/>
                <w:del w:id="9644" w:author="Anees Shaikh" w:date="2013-10-19T02:16:00Z"/>
              </w:rPr>
              <w:pPrChange w:id="9645" w:author="Anees Shaikh" w:date="2013-10-19T02:16:00Z">
                <w:pPr>
                  <w:pStyle w:val="XML1"/>
                </w:pPr>
              </w:pPrChange>
            </w:pPr>
            <w:ins w:id="9646" w:author="aas" w:date="2013-10-14T02:06:00Z">
              <w:del w:id="9647" w:author="Anees Shaikh" w:date="2013-10-19T02:16:00Z">
                <w:r w:rsidDel="00E067A3">
                  <w:delText xml:space="preserve">                                             it is asymmetric or symmetric.</w:delText>
                </w:r>
              </w:del>
            </w:ins>
          </w:p>
          <w:p w14:paraId="26E7E201" w14:textId="0C8E5F44" w:rsidR="00874469" w:rsidDel="00E067A3" w:rsidRDefault="00874469">
            <w:pPr>
              <w:pStyle w:val="Appx"/>
              <w:rPr>
                <w:ins w:id="9648" w:author="aas" w:date="2013-10-14T02:06:00Z"/>
                <w:del w:id="9649" w:author="Anees Shaikh" w:date="2013-10-19T02:16:00Z"/>
              </w:rPr>
              <w:pPrChange w:id="9650" w:author="Anees Shaikh" w:date="2013-10-19T02:16:00Z">
                <w:pPr>
                  <w:pStyle w:val="XML1"/>
                </w:pPr>
              </w:pPrChange>
            </w:pPr>
            <w:ins w:id="9651" w:author="aas" w:date="2013-10-14T02:06:00Z">
              <w:del w:id="9652" w:author="Anees Shaikh" w:date="2013-10-19T02:16:00Z">
                <w:r w:rsidDel="00E067A3">
                  <w:delText xml:space="preserve">                                    &lt;/xs:documentation&gt;</w:delText>
                </w:r>
              </w:del>
            </w:ins>
          </w:p>
          <w:p w14:paraId="28D5FF74" w14:textId="4CE95DBD" w:rsidR="00874469" w:rsidDel="00E067A3" w:rsidRDefault="00874469">
            <w:pPr>
              <w:pStyle w:val="Appx"/>
              <w:rPr>
                <w:ins w:id="9653" w:author="aas" w:date="2013-10-14T02:06:00Z"/>
                <w:del w:id="9654" w:author="Anees Shaikh" w:date="2013-10-19T02:16:00Z"/>
              </w:rPr>
              <w:pPrChange w:id="9655" w:author="Anees Shaikh" w:date="2013-10-19T02:16:00Z">
                <w:pPr>
                  <w:pStyle w:val="XML1"/>
                </w:pPr>
              </w:pPrChange>
            </w:pPr>
            <w:ins w:id="9656" w:author="aas" w:date="2013-10-14T02:06:00Z">
              <w:del w:id="9657" w:author="Anees Shaikh" w:date="2013-10-19T02:16:00Z">
                <w:r w:rsidDel="00E067A3">
                  <w:delText xml:space="preserve">                                  &lt;/xs:annotation&gt;</w:delText>
                </w:r>
              </w:del>
            </w:ins>
          </w:p>
          <w:p w14:paraId="34B5DCBC" w14:textId="24ED67C5" w:rsidR="00874469" w:rsidDel="00E067A3" w:rsidRDefault="00874469">
            <w:pPr>
              <w:pStyle w:val="Appx"/>
              <w:rPr>
                <w:ins w:id="9658" w:author="aas" w:date="2013-10-14T02:06:00Z"/>
                <w:del w:id="9659" w:author="Anees Shaikh" w:date="2013-10-19T02:16:00Z"/>
              </w:rPr>
              <w:pPrChange w:id="9660" w:author="Anees Shaikh" w:date="2013-10-19T02:16:00Z">
                <w:pPr>
                  <w:pStyle w:val="XML1"/>
                </w:pPr>
              </w:pPrChange>
            </w:pPr>
            <w:ins w:id="9661" w:author="aas" w:date="2013-10-14T02:06:00Z">
              <w:del w:id="9662" w:author="Anees Shaikh" w:date="2013-10-19T02:16:00Z">
                <w:r w:rsidDel="00E067A3">
                  <w:delText xml:space="preserve">                                  &lt;xs:simpleType&gt;</w:delText>
                </w:r>
              </w:del>
            </w:ins>
          </w:p>
          <w:p w14:paraId="3FE1D8BC" w14:textId="42B2B5F3" w:rsidR="00874469" w:rsidDel="00E067A3" w:rsidRDefault="00874469">
            <w:pPr>
              <w:pStyle w:val="Appx"/>
              <w:rPr>
                <w:ins w:id="9663" w:author="aas" w:date="2013-10-14T02:06:00Z"/>
                <w:del w:id="9664" w:author="Anees Shaikh" w:date="2013-10-19T02:16:00Z"/>
              </w:rPr>
              <w:pPrChange w:id="9665" w:author="Anees Shaikh" w:date="2013-10-19T02:16:00Z">
                <w:pPr>
                  <w:pStyle w:val="XML1"/>
                </w:pPr>
              </w:pPrChange>
            </w:pPr>
            <w:ins w:id="9666" w:author="aas" w:date="2013-10-14T02:06:00Z">
              <w:del w:id="9667" w:author="Anees Shaikh" w:date="2013-10-19T02:16:00Z">
                <w:r w:rsidDel="00E067A3">
                  <w:delText xml:space="preserve">                                    &lt;xs:restriction base="xs:string"&gt;</w:delText>
                </w:r>
              </w:del>
            </w:ins>
          </w:p>
          <w:p w14:paraId="5644863A" w14:textId="5CFB0CC2" w:rsidR="00874469" w:rsidDel="00E067A3" w:rsidRDefault="00874469">
            <w:pPr>
              <w:pStyle w:val="Appx"/>
              <w:rPr>
                <w:ins w:id="9668" w:author="aas" w:date="2013-10-14T02:06:00Z"/>
                <w:del w:id="9669" w:author="Anees Shaikh" w:date="2013-10-19T02:16:00Z"/>
              </w:rPr>
              <w:pPrChange w:id="9670" w:author="Anees Shaikh" w:date="2013-10-19T02:16:00Z">
                <w:pPr>
                  <w:pStyle w:val="XML1"/>
                </w:pPr>
              </w:pPrChange>
            </w:pPr>
            <w:ins w:id="9671" w:author="aas" w:date="2013-10-14T02:06:00Z">
              <w:del w:id="9672" w:author="Anees Shaikh" w:date="2013-10-19T02:16:00Z">
                <w:r w:rsidDel="00E067A3">
                  <w:delText xml:space="preserve">                                      &lt;xs:enumeration value="unsupported"/&gt;</w:delText>
                </w:r>
              </w:del>
            </w:ins>
          </w:p>
          <w:p w14:paraId="1DDE486C" w14:textId="26255462" w:rsidR="00874469" w:rsidDel="00E067A3" w:rsidRDefault="00874469">
            <w:pPr>
              <w:pStyle w:val="Appx"/>
              <w:rPr>
                <w:ins w:id="9673" w:author="aas" w:date="2013-10-14T02:06:00Z"/>
                <w:del w:id="9674" w:author="Anees Shaikh" w:date="2013-10-19T02:16:00Z"/>
              </w:rPr>
              <w:pPrChange w:id="9675" w:author="Anees Shaikh" w:date="2013-10-19T02:16:00Z">
                <w:pPr>
                  <w:pStyle w:val="XML1"/>
                </w:pPr>
              </w:pPrChange>
            </w:pPr>
            <w:ins w:id="9676" w:author="aas" w:date="2013-10-14T02:06:00Z">
              <w:del w:id="9677" w:author="Anees Shaikh" w:date="2013-10-19T02:16:00Z">
                <w:r w:rsidDel="00E067A3">
                  <w:delText xml:space="preserve">                                      &lt;xs:enumeration value="symmetric"/&gt;</w:delText>
                </w:r>
              </w:del>
            </w:ins>
          </w:p>
          <w:p w14:paraId="738D198B" w14:textId="3335B9DF" w:rsidR="00874469" w:rsidDel="00E067A3" w:rsidRDefault="00874469">
            <w:pPr>
              <w:pStyle w:val="Appx"/>
              <w:rPr>
                <w:ins w:id="9678" w:author="aas" w:date="2013-10-14T02:06:00Z"/>
                <w:del w:id="9679" w:author="Anees Shaikh" w:date="2013-10-19T02:16:00Z"/>
              </w:rPr>
              <w:pPrChange w:id="9680" w:author="Anees Shaikh" w:date="2013-10-19T02:16:00Z">
                <w:pPr>
                  <w:pStyle w:val="XML1"/>
                </w:pPr>
              </w:pPrChange>
            </w:pPr>
            <w:ins w:id="9681" w:author="aas" w:date="2013-10-14T02:06:00Z">
              <w:del w:id="9682" w:author="Anees Shaikh" w:date="2013-10-19T02:16:00Z">
                <w:r w:rsidDel="00E067A3">
                  <w:delText xml:space="preserve">                                      &lt;xs:enumeration value="asymmetric"/&gt;</w:delText>
                </w:r>
              </w:del>
            </w:ins>
          </w:p>
          <w:p w14:paraId="0719E030" w14:textId="2F285DD5" w:rsidR="00874469" w:rsidDel="00E067A3" w:rsidRDefault="00874469">
            <w:pPr>
              <w:pStyle w:val="Appx"/>
              <w:rPr>
                <w:ins w:id="9683" w:author="aas" w:date="2013-10-14T02:06:00Z"/>
                <w:del w:id="9684" w:author="Anees Shaikh" w:date="2013-10-19T02:16:00Z"/>
              </w:rPr>
              <w:pPrChange w:id="9685" w:author="Anees Shaikh" w:date="2013-10-19T02:16:00Z">
                <w:pPr>
                  <w:pStyle w:val="XML1"/>
                </w:pPr>
              </w:pPrChange>
            </w:pPr>
            <w:ins w:id="9686" w:author="aas" w:date="2013-10-14T02:06:00Z">
              <w:del w:id="9687" w:author="Anees Shaikh" w:date="2013-10-19T02:16:00Z">
                <w:r w:rsidDel="00E067A3">
                  <w:delText xml:space="preserve">                                    &lt;/xs:restriction&gt;</w:delText>
                </w:r>
              </w:del>
            </w:ins>
          </w:p>
          <w:p w14:paraId="06BA3A21" w14:textId="3AA46DBD" w:rsidR="00874469" w:rsidDel="00E067A3" w:rsidRDefault="00874469">
            <w:pPr>
              <w:pStyle w:val="Appx"/>
              <w:rPr>
                <w:ins w:id="9688" w:author="aas" w:date="2013-10-14T02:06:00Z"/>
                <w:del w:id="9689" w:author="Anees Shaikh" w:date="2013-10-19T02:16:00Z"/>
              </w:rPr>
              <w:pPrChange w:id="9690" w:author="Anees Shaikh" w:date="2013-10-19T02:16:00Z">
                <w:pPr>
                  <w:pStyle w:val="XML1"/>
                </w:pPr>
              </w:pPrChange>
            </w:pPr>
            <w:ins w:id="9691" w:author="aas" w:date="2013-10-14T02:06:00Z">
              <w:del w:id="9692" w:author="Anees Shaikh" w:date="2013-10-19T02:16:00Z">
                <w:r w:rsidDel="00E067A3">
                  <w:delText xml:space="preserve">                                  &lt;/xs:simpleType&gt;</w:delText>
                </w:r>
              </w:del>
            </w:ins>
          </w:p>
          <w:p w14:paraId="3154A94E" w14:textId="5112B414" w:rsidR="00874469" w:rsidDel="00E067A3" w:rsidRDefault="00874469">
            <w:pPr>
              <w:pStyle w:val="Appx"/>
              <w:rPr>
                <w:ins w:id="9693" w:author="aas" w:date="2013-10-14T02:06:00Z"/>
                <w:del w:id="9694" w:author="Anees Shaikh" w:date="2013-10-19T02:16:00Z"/>
              </w:rPr>
              <w:pPrChange w:id="9695" w:author="Anees Shaikh" w:date="2013-10-19T02:16:00Z">
                <w:pPr>
                  <w:pStyle w:val="XML1"/>
                </w:pPr>
              </w:pPrChange>
            </w:pPr>
            <w:ins w:id="9696" w:author="aas" w:date="2013-10-14T02:06:00Z">
              <w:del w:id="9697" w:author="Anees Shaikh" w:date="2013-10-19T02:16:00Z">
                <w:r w:rsidDel="00E067A3">
                  <w:delText xml:space="preserve">                                &lt;/xs:element&gt;</w:delText>
                </w:r>
              </w:del>
            </w:ins>
          </w:p>
          <w:p w14:paraId="17EFDA59" w14:textId="0CEF62BC" w:rsidR="00874469" w:rsidDel="00E067A3" w:rsidRDefault="00874469">
            <w:pPr>
              <w:pStyle w:val="Appx"/>
              <w:rPr>
                <w:ins w:id="9698" w:author="aas" w:date="2013-10-14T02:06:00Z"/>
                <w:del w:id="9699" w:author="Anees Shaikh" w:date="2013-10-19T02:16:00Z"/>
              </w:rPr>
              <w:pPrChange w:id="9700" w:author="Anees Shaikh" w:date="2013-10-19T02:16:00Z">
                <w:pPr>
                  <w:pStyle w:val="XML1"/>
                </w:pPr>
              </w:pPrChange>
            </w:pPr>
            <w:ins w:id="9701" w:author="aas" w:date="2013-10-14T02:06:00Z">
              <w:del w:id="9702"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03" w:author="aas" w:date="2013-10-14T02:06:00Z"/>
                <w:del w:id="9704" w:author="Anees Shaikh" w:date="2013-10-19T02:16:00Z"/>
              </w:rPr>
              <w:pPrChange w:id="9705" w:author="Anees Shaikh" w:date="2013-10-19T02:16:00Z">
                <w:pPr>
                  <w:pStyle w:val="XML1"/>
                </w:pPr>
              </w:pPrChange>
            </w:pPr>
            <w:ins w:id="9706" w:author="aas" w:date="2013-10-14T02:06:00Z">
              <w:del w:id="9707" w:author="Anees Shaikh" w:date="2013-10-19T02:16:00Z">
                <w:r w:rsidDel="00E067A3">
                  <w:delText xml:space="preserve">                                        namespace="##other" processContents="lax"/&gt;</w:delText>
                </w:r>
              </w:del>
            </w:ins>
          </w:p>
          <w:p w14:paraId="57E7929A" w14:textId="0AB09B03" w:rsidR="00874469" w:rsidDel="00E067A3" w:rsidRDefault="00874469">
            <w:pPr>
              <w:pStyle w:val="Appx"/>
              <w:rPr>
                <w:ins w:id="9708" w:author="aas" w:date="2013-10-14T02:06:00Z"/>
                <w:del w:id="9709" w:author="Anees Shaikh" w:date="2013-10-19T02:16:00Z"/>
              </w:rPr>
              <w:pPrChange w:id="9710" w:author="Anees Shaikh" w:date="2013-10-19T02:16:00Z">
                <w:pPr>
                  <w:pStyle w:val="XML1"/>
                </w:pPr>
              </w:pPrChange>
            </w:pPr>
            <w:ins w:id="9711" w:author="aas" w:date="2013-10-14T02:06:00Z">
              <w:del w:id="9712" w:author="Anees Shaikh" w:date="2013-10-19T02:16:00Z">
                <w:r w:rsidDel="00E067A3">
                  <w:delText xml:space="preserve">                              &lt;/xs:sequence&gt;</w:delText>
                </w:r>
              </w:del>
            </w:ins>
          </w:p>
          <w:p w14:paraId="69EFF71C" w14:textId="34377471" w:rsidR="00874469" w:rsidDel="00E067A3" w:rsidRDefault="00874469">
            <w:pPr>
              <w:pStyle w:val="Appx"/>
              <w:rPr>
                <w:ins w:id="9713" w:author="aas" w:date="2013-10-14T02:06:00Z"/>
                <w:del w:id="9714" w:author="Anees Shaikh" w:date="2013-10-19T02:16:00Z"/>
              </w:rPr>
              <w:pPrChange w:id="9715" w:author="Anees Shaikh" w:date="2013-10-19T02:16:00Z">
                <w:pPr>
                  <w:pStyle w:val="XML1"/>
                </w:pPr>
              </w:pPrChange>
            </w:pPr>
            <w:ins w:id="9716" w:author="aas" w:date="2013-10-14T02:06:00Z">
              <w:del w:id="9717" w:author="Anees Shaikh" w:date="2013-10-19T02:16:00Z">
                <w:r w:rsidDel="00E067A3">
                  <w:delText xml:space="preserve">                            &lt;/xs:complexType&gt;</w:delText>
                </w:r>
              </w:del>
            </w:ins>
          </w:p>
          <w:p w14:paraId="35E7CCDB" w14:textId="4E7AEF49" w:rsidR="00874469" w:rsidDel="00E067A3" w:rsidRDefault="00874469">
            <w:pPr>
              <w:pStyle w:val="Appx"/>
              <w:rPr>
                <w:ins w:id="9718" w:author="aas" w:date="2013-10-14T02:06:00Z"/>
                <w:del w:id="9719" w:author="Anees Shaikh" w:date="2013-10-19T02:16:00Z"/>
              </w:rPr>
              <w:pPrChange w:id="9720" w:author="Anees Shaikh" w:date="2013-10-19T02:16:00Z">
                <w:pPr>
                  <w:pStyle w:val="XML1"/>
                </w:pPr>
              </w:pPrChange>
            </w:pPr>
            <w:ins w:id="9721" w:author="aas" w:date="2013-10-14T02:06:00Z">
              <w:del w:id="9722" w:author="Anees Shaikh" w:date="2013-10-19T02:16:00Z">
                <w:r w:rsidDel="00E067A3">
                  <w:delText xml:space="preserve">                          &lt;/xs:element&gt;</w:delText>
                </w:r>
              </w:del>
            </w:ins>
          </w:p>
          <w:p w14:paraId="18AAC5AD" w14:textId="30261C64" w:rsidR="00874469" w:rsidDel="00E067A3" w:rsidRDefault="00874469">
            <w:pPr>
              <w:pStyle w:val="Appx"/>
              <w:rPr>
                <w:ins w:id="9723" w:author="aas" w:date="2013-10-14T02:06:00Z"/>
                <w:del w:id="9724" w:author="Anees Shaikh" w:date="2013-10-19T02:16:00Z"/>
              </w:rPr>
              <w:pPrChange w:id="9725" w:author="Anees Shaikh" w:date="2013-10-19T02:16:00Z">
                <w:pPr>
                  <w:pStyle w:val="XML1"/>
                </w:pPr>
              </w:pPrChange>
            </w:pPr>
            <w:ins w:id="9726" w:author="aas" w:date="2013-10-14T02:06:00Z">
              <w:del w:id="9727"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28" w:author="aas" w:date="2013-10-14T02:06:00Z"/>
                <w:del w:id="9729" w:author="Anees Shaikh" w:date="2013-10-19T02:16:00Z"/>
              </w:rPr>
              <w:pPrChange w:id="9730" w:author="Anees Shaikh" w:date="2013-10-19T02:16:00Z">
                <w:pPr>
                  <w:pStyle w:val="XML1"/>
                </w:pPr>
              </w:pPrChange>
            </w:pPr>
            <w:ins w:id="9731" w:author="aas" w:date="2013-10-14T02:06:00Z">
              <w:del w:id="9732" w:author="Anees Shaikh" w:date="2013-10-19T02:16:00Z">
                <w:r w:rsidDel="00E067A3">
                  <w:delText xml:space="preserve">                            &lt;xs:annotation&gt;</w:delText>
                </w:r>
              </w:del>
            </w:ins>
          </w:p>
          <w:p w14:paraId="23E7E67A" w14:textId="6A9A5CA5" w:rsidR="00874469" w:rsidDel="00E067A3" w:rsidRDefault="00874469">
            <w:pPr>
              <w:pStyle w:val="Appx"/>
              <w:rPr>
                <w:ins w:id="9733" w:author="aas" w:date="2013-10-14T02:06:00Z"/>
                <w:del w:id="9734" w:author="Anees Shaikh" w:date="2013-10-19T02:16:00Z"/>
              </w:rPr>
              <w:pPrChange w:id="9735" w:author="Anees Shaikh" w:date="2013-10-19T02:16:00Z">
                <w:pPr>
                  <w:pStyle w:val="XML1"/>
                </w:pPr>
              </w:pPrChange>
            </w:pPr>
            <w:ins w:id="9736" w:author="aas" w:date="2013-10-14T02:06:00Z">
              <w:del w:id="9737" w:author="Anees Shaikh" w:date="2013-10-19T02:16:00Z">
                <w:r w:rsidDel="00E067A3">
                  <w:delText xml:space="preserve">                              &lt;xs:documentation&gt;</w:delText>
                </w:r>
              </w:del>
            </w:ins>
          </w:p>
          <w:p w14:paraId="12819BEF" w14:textId="5B596F74" w:rsidR="00874469" w:rsidDel="00E067A3" w:rsidRDefault="00874469">
            <w:pPr>
              <w:pStyle w:val="Appx"/>
              <w:rPr>
                <w:ins w:id="9738" w:author="aas" w:date="2013-10-14T02:06:00Z"/>
                <w:del w:id="9739" w:author="Anees Shaikh" w:date="2013-10-19T02:16:00Z"/>
              </w:rPr>
              <w:pPrChange w:id="9740" w:author="Anees Shaikh" w:date="2013-10-19T02:16:00Z">
                <w:pPr>
                  <w:pStyle w:val="XML1"/>
                </w:pPr>
              </w:pPrChange>
            </w:pPr>
            <w:ins w:id="9741" w:author="aas" w:date="2013-10-14T02:06:00Z">
              <w:del w:id="9742"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43" w:author="aas" w:date="2013-10-14T02:06:00Z"/>
                <w:del w:id="9744" w:author="Anees Shaikh" w:date="2013-10-19T02:16:00Z"/>
              </w:rPr>
              <w:pPrChange w:id="9745" w:author="Anees Shaikh" w:date="2013-10-19T02:16:00Z">
                <w:pPr>
                  <w:pStyle w:val="XML1"/>
                </w:pPr>
              </w:pPrChange>
            </w:pPr>
            <w:ins w:id="9746" w:author="aas" w:date="2013-10-14T02:06:00Z">
              <w:del w:id="9747" w:author="Anees Shaikh" w:date="2013-10-19T02:16:00Z">
                <w:r w:rsidDel="00E067A3">
                  <w:delText xml:space="preserve">                                       the peer port.</w:delText>
                </w:r>
              </w:del>
            </w:ins>
          </w:p>
          <w:p w14:paraId="0A097397" w14:textId="041AD959" w:rsidR="00874469" w:rsidDel="00E067A3" w:rsidRDefault="00874469">
            <w:pPr>
              <w:pStyle w:val="Appx"/>
              <w:rPr>
                <w:ins w:id="9748" w:author="aas" w:date="2013-10-14T02:06:00Z"/>
                <w:del w:id="9749" w:author="Anees Shaikh" w:date="2013-10-19T02:16:00Z"/>
              </w:rPr>
              <w:pPrChange w:id="9750" w:author="Anees Shaikh" w:date="2013-10-19T02:16:00Z">
                <w:pPr>
                  <w:pStyle w:val="XML1"/>
                </w:pPr>
              </w:pPrChange>
            </w:pPr>
            <w:ins w:id="9751" w:author="aas" w:date="2013-10-14T02:06:00Z">
              <w:del w:id="9752" w:author="Anees Shaikh" w:date="2013-10-19T02:16:00Z">
                <w:r w:rsidDel="00E067A3">
                  <w:delText xml:space="preserve">                              &lt;/xs:documentation&gt;</w:delText>
                </w:r>
              </w:del>
            </w:ins>
          </w:p>
          <w:p w14:paraId="27A41DA8" w14:textId="1510EF38" w:rsidR="00874469" w:rsidDel="00E067A3" w:rsidRDefault="00874469">
            <w:pPr>
              <w:pStyle w:val="Appx"/>
              <w:rPr>
                <w:ins w:id="9753" w:author="aas" w:date="2013-10-14T02:06:00Z"/>
                <w:del w:id="9754" w:author="Anees Shaikh" w:date="2013-10-19T02:16:00Z"/>
              </w:rPr>
              <w:pPrChange w:id="9755" w:author="Anees Shaikh" w:date="2013-10-19T02:16:00Z">
                <w:pPr>
                  <w:pStyle w:val="XML1"/>
                </w:pPr>
              </w:pPrChange>
            </w:pPr>
            <w:ins w:id="9756" w:author="aas" w:date="2013-10-14T02:06:00Z">
              <w:del w:id="9757" w:author="Anees Shaikh" w:date="2013-10-19T02:16:00Z">
                <w:r w:rsidDel="00E067A3">
                  <w:delText xml:space="preserve">                            &lt;/xs:annotation&gt;</w:delText>
                </w:r>
              </w:del>
            </w:ins>
          </w:p>
          <w:p w14:paraId="5E12798A" w14:textId="45B6008C" w:rsidR="00874469" w:rsidDel="00E067A3" w:rsidRDefault="00874469">
            <w:pPr>
              <w:pStyle w:val="Appx"/>
              <w:rPr>
                <w:ins w:id="9758" w:author="aas" w:date="2013-10-14T02:06:00Z"/>
                <w:del w:id="9759" w:author="Anees Shaikh" w:date="2013-10-19T02:16:00Z"/>
              </w:rPr>
              <w:pPrChange w:id="9760" w:author="Anees Shaikh" w:date="2013-10-19T02:16:00Z">
                <w:pPr>
                  <w:pStyle w:val="XML1"/>
                </w:pPr>
              </w:pPrChange>
            </w:pPr>
            <w:ins w:id="9761" w:author="aas" w:date="2013-10-14T02:06:00Z">
              <w:del w:id="9762" w:author="Anees Shaikh" w:date="2013-10-19T02:16:00Z">
                <w:r w:rsidDel="00E067A3">
                  <w:delText xml:space="preserve">                            &lt;xs:complexType&gt;</w:delText>
                </w:r>
              </w:del>
            </w:ins>
          </w:p>
          <w:p w14:paraId="05CD963A" w14:textId="723FE674" w:rsidR="00874469" w:rsidDel="00E067A3" w:rsidRDefault="00874469">
            <w:pPr>
              <w:pStyle w:val="Appx"/>
              <w:rPr>
                <w:ins w:id="9763" w:author="aas" w:date="2013-10-14T02:06:00Z"/>
                <w:del w:id="9764" w:author="Anees Shaikh" w:date="2013-10-19T02:16:00Z"/>
              </w:rPr>
              <w:pPrChange w:id="9765" w:author="Anees Shaikh" w:date="2013-10-19T02:16:00Z">
                <w:pPr>
                  <w:pStyle w:val="XML1"/>
                </w:pPr>
              </w:pPrChange>
            </w:pPr>
            <w:ins w:id="9766" w:author="aas" w:date="2013-10-14T02:06:00Z">
              <w:del w:id="9767" w:author="Anees Shaikh" w:date="2013-10-19T02:16:00Z">
                <w:r w:rsidDel="00E067A3">
                  <w:delText xml:space="preserve">                              &lt;xs:sequence&gt;</w:delText>
                </w:r>
              </w:del>
            </w:ins>
          </w:p>
          <w:p w14:paraId="3B08E28C" w14:textId="71B7BC94" w:rsidR="00874469" w:rsidDel="00E067A3" w:rsidRDefault="00874469">
            <w:pPr>
              <w:pStyle w:val="Appx"/>
              <w:rPr>
                <w:ins w:id="9768" w:author="aas" w:date="2013-10-14T02:06:00Z"/>
                <w:del w:id="9769" w:author="Anees Shaikh" w:date="2013-10-19T02:16:00Z"/>
              </w:rPr>
              <w:pPrChange w:id="9770" w:author="Anees Shaikh" w:date="2013-10-19T02:16:00Z">
                <w:pPr>
                  <w:pStyle w:val="XML1"/>
                </w:pPr>
              </w:pPrChange>
            </w:pPr>
            <w:ins w:id="9771" w:author="aas" w:date="2013-10-14T02:06:00Z">
              <w:del w:id="9772"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773" w:author="aas" w:date="2013-10-14T02:06:00Z"/>
                <w:del w:id="9774" w:author="Anees Shaikh" w:date="2013-10-19T02:16:00Z"/>
              </w:rPr>
              <w:pPrChange w:id="9775" w:author="Anees Shaikh" w:date="2013-10-19T02:16:00Z">
                <w:pPr>
                  <w:pStyle w:val="XML1"/>
                </w:pPr>
              </w:pPrChange>
            </w:pPr>
            <w:ins w:id="9776" w:author="aas" w:date="2013-10-14T02:06:00Z">
              <w:del w:id="9777" w:author="Anees Shaikh" w:date="2013-10-19T02:16:00Z">
                <w:r w:rsidDel="00E067A3">
                  <w:delText xml:space="preserve">                                  &lt;xs:annotation&gt;</w:delText>
                </w:r>
              </w:del>
            </w:ins>
          </w:p>
          <w:p w14:paraId="0183C8CD" w14:textId="5E12C653" w:rsidR="00874469" w:rsidDel="00E067A3" w:rsidRDefault="00874469">
            <w:pPr>
              <w:pStyle w:val="Appx"/>
              <w:rPr>
                <w:ins w:id="9778" w:author="aas" w:date="2013-10-14T02:06:00Z"/>
                <w:del w:id="9779" w:author="Anees Shaikh" w:date="2013-10-19T02:16:00Z"/>
              </w:rPr>
              <w:pPrChange w:id="9780" w:author="Anees Shaikh" w:date="2013-10-19T02:16:00Z">
                <w:pPr>
                  <w:pStyle w:val="XML1"/>
                </w:pPr>
              </w:pPrChange>
            </w:pPr>
            <w:ins w:id="9781" w:author="aas" w:date="2013-10-14T02:06:00Z">
              <w:del w:id="9782" w:author="Anees Shaikh" w:date="2013-10-19T02:16:00Z">
                <w:r w:rsidDel="00E067A3">
                  <w:delText xml:space="preserve">                                    &lt;xs:documentation&gt;</w:delText>
                </w:r>
              </w:del>
            </w:ins>
          </w:p>
          <w:p w14:paraId="37BB0856" w14:textId="2B42CD7C" w:rsidR="00874469" w:rsidDel="00E067A3" w:rsidRDefault="00874469">
            <w:pPr>
              <w:pStyle w:val="Appx"/>
              <w:rPr>
                <w:ins w:id="9783" w:author="aas" w:date="2013-10-14T02:06:00Z"/>
                <w:del w:id="9784" w:author="Anees Shaikh" w:date="2013-10-19T02:16:00Z"/>
              </w:rPr>
              <w:pPrChange w:id="9785" w:author="Anees Shaikh" w:date="2013-10-19T02:16:00Z">
                <w:pPr>
                  <w:pStyle w:val="XML1"/>
                </w:pPr>
              </w:pPrChange>
            </w:pPr>
            <w:ins w:id="9786" w:author="aas" w:date="2013-10-14T02:06:00Z">
              <w:del w:id="9787"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788" w:author="aas" w:date="2013-10-14T02:06:00Z"/>
                <w:del w:id="9789" w:author="Anees Shaikh" w:date="2013-10-19T02:16:00Z"/>
              </w:rPr>
              <w:pPrChange w:id="9790" w:author="Anees Shaikh" w:date="2013-10-19T02:16:00Z">
                <w:pPr>
                  <w:pStyle w:val="XML1"/>
                </w:pPr>
              </w:pPrChange>
            </w:pPr>
            <w:ins w:id="9791" w:author="aas" w:date="2013-10-14T02:06:00Z">
              <w:del w:id="9792" w:author="Anees Shaikh" w:date="2013-10-19T02:16:00Z">
                <w:r w:rsidDel="00E067A3">
                  <w:delText xml:space="preserve">                                             transmissions rates are allowed.</w:delText>
                </w:r>
              </w:del>
            </w:ins>
          </w:p>
          <w:p w14:paraId="121C8C15" w14:textId="5938BDFA" w:rsidR="00874469" w:rsidDel="00E067A3" w:rsidRDefault="00874469">
            <w:pPr>
              <w:pStyle w:val="Appx"/>
              <w:rPr>
                <w:ins w:id="9793" w:author="aas" w:date="2013-10-14T02:06:00Z"/>
                <w:del w:id="9794" w:author="Anees Shaikh" w:date="2013-10-19T02:16:00Z"/>
              </w:rPr>
              <w:pPrChange w:id="9795" w:author="Anees Shaikh" w:date="2013-10-19T02:16:00Z">
                <w:pPr>
                  <w:pStyle w:val="XML1"/>
                </w:pPr>
              </w:pPrChange>
            </w:pPr>
            <w:ins w:id="9796" w:author="aas" w:date="2013-10-14T02:06:00Z">
              <w:del w:id="9797" w:author="Anees Shaikh" w:date="2013-10-19T02:16:00Z">
                <w:r w:rsidDel="00E067A3">
                  <w:delText xml:space="preserve">                                    &lt;/xs:documentation&gt;</w:delText>
                </w:r>
              </w:del>
            </w:ins>
          </w:p>
          <w:p w14:paraId="6C36B421" w14:textId="70DCF77C" w:rsidR="00874469" w:rsidDel="00E067A3" w:rsidRDefault="00874469">
            <w:pPr>
              <w:pStyle w:val="Appx"/>
              <w:rPr>
                <w:ins w:id="9798" w:author="aas" w:date="2013-10-14T02:06:00Z"/>
                <w:del w:id="9799" w:author="Anees Shaikh" w:date="2013-10-19T02:16:00Z"/>
              </w:rPr>
              <w:pPrChange w:id="9800" w:author="Anees Shaikh" w:date="2013-10-19T02:16:00Z">
                <w:pPr>
                  <w:pStyle w:val="XML1"/>
                </w:pPr>
              </w:pPrChange>
            </w:pPr>
            <w:ins w:id="9801" w:author="aas" w:date="2013-10-14T02:06:00Z">
              <w:del w:id="9802" w:author="Anees Shaikh" w:date="2013-10-19T02:16:00Z">
                <w:r w:rsidDel="00E067A3">
                  <w:delText xml:space="preserve">                                  &lt;/xs:annotation&gt;</w:delText>
                </w:r>
              </w:del>
            </w:ins>
          </w:p>
          <w:p w14:paraId="09A9402A" w14:textId="2BC358D0" w:rsidR="00874469" w:rsidDel="00E067A3" w:rsidRDefault="00874469">
            <w:pPr>
              <w:pStyle w:val="Appx"/>
              <w:rPr>
                <w:ins w:id="9803" w:author="aas" w:date="2013-10-14T02:06:00Z"/>
                <w:del w:id="9804" w:author="Anees Shaikh" w:date="2013-10-19T02:16:00Z"/>
              </w:rPr>
              <w:pPrChange w:id="9805" w:author="Anees Shaikh" w:date="2013-10-19T02:16:00Z">
                <w:pPr>
                  <w:pStyle w:val="XML1"/>
                </w:pPr>
              </w:pPrChange>
            </w:pPr>
            <w:ins w:id="9806" w:author="aas" w:date="2013-10-14T02:06:00Z">
              <w:del w:id="9807" w:author="Anees Shaikh" w:date="2013-10-19T02:16:00Z">
                <w:r w:rsidDel="00E067A3">
                  <w:delText xml:space="preserve">                                &lt;/xs:element&gt;</w:delText>
                </w:r>
              </w:del>
            </w:ins>
          </w:p>
          <w:p w14:paraId="3D0F4D92" w14:textId="0032EDE5" w:rsidR="00874469" w:rsidDel="00E067A3" w:rsidRDefault="00874469">
            <w:pPr>
              <w:pStyle w:val="Appx"/>
              <w:rPr>
                <w:ins w:id="9808" w:author="aas" w:date="2013-10-14T02:06:00Z"/>
                <w:del w:id="9809" w:author="Anees Shaikh" w:date="2013-10-19T02:16:00Z"/>
              </w:rPr>
              <w:pPrChange w:id="9810" w:author="Anees Shaikh" w:date="2013-10-19T02:16:00Z">
                <w:pPr>
                  <w:pStyle w:val="XML1"/>
                </w:pPr>
              </w:pPrChange>
            </w:pPr>
            <w:ins w:id="9811" w:author="aas" w:date="2013-10-14T02:06:00Z">
              <w:del w:id="9812"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13" w:author="aas" w:date="2013-10-14T02:06:00Z"/>
                <w:del w:id="9814" w:author="Anees Shaikh" w:date="2013-10-19T02:16:00Z"/>
              </w:rPr>
              <w:pPrChange w:id="9815" w:author="Anees Shaikh" w:date="2013-10-19T02:16:00Z">
                <w:pPr>
                  <w:pStyle w:val="XML1"/>
                </w:pPr>
              </w:pPrChange>
            </w:pPr>
            <w:ins w:id="9816" w:author="aas" w:date="2013-10-14T02:06:00Z">
              <w:del w:id="9817" w:author="Anees Shaikh" w:date="2013-10-19T02:16:00Z">
                <w:r w:rsidDel="00E067A3">
                  <w:delText xml:space="preserve">                                  &lt;xs:annotation&gt;</w:delText>
                </w:r>
              </w:del>
            </w:ins>
          </w:p>
          <w:p w14:paraId="4CD780D6" w14:textId="0ADBEE62" w:rsidR="00874469" w:rsidDel="00E067A3" w:rsidRDefault="00874469">
            <w:pPr>
              <w:pStyle w:val="Appx"/>
              <w:rPr>
                <w:ins w:id="9818" w:author="aas" w:date="2013-10-14T02:06:00Z"/>
                <w:del w:id="9819" w:author="Anees Shaikh" w:date="2013-10-19T02:16:00Z"/>
              </w:rPr>
              <w:pPrChange w:id="9820" w:author="Anees Shaikh" w:date="2013-10-19T02:16:00Z">
                <w:pPr>
                  <w:pStyle w:val="XML1"/>
                </w:pPr>
              </w:pPrChange>
            </w:pPr>
            <w:ins w:id="9821" w:author="aas" w:date="2013-10-14T02:06:00Z">
              <w:del w:id="9822" w:author="Anees Shaikh" w:date="2013-10-19T02:16:00Z">
                <w:r w:rsidDel="00E067A3">
                  <w:delText xml:space="preserve">                                    &lt;xs:documentation&gt;</w:delText>
                </w:r>
              </w:del>
            </w:ins>
          </w:p>
          <w:p w14:paraId="02765D6D" w14:textId="7C636292" w:rsidR="00874469" w:rsidDel="00E067A3" w:rsidRDefault="00874469">
            <w:pPr>
              <w:pStyle w:val="Appx"/>
              <w:rPr>
                <w:ins w:id="9823" w:author="aas" w:date="2013-10-14T02:06:00Z"/>
                <w:del w:id="9824" w:author="Anees Shaikh" w:date="2013-10-19T02:16:00Z"/>
              </w:rPr>
              <w:pPrChange w:id="9825" w:author="Anees Shaikh" w:date="2013-10-19T02:16:00Z">
                <w:pPr>
                  <w:pStyle w:val="XML1"/>
                </w:pPr>
              </w:pPrChange>
            </w:pPr>
            <w:ins w:id="9826" w:author="aas" w:date="2013-10-14T02:06:00Z">
              <w:del w:id="9827"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28" w:author="aas" w:date="2013-10-14T02:06:00Z"/>
                <w:del w:id="9829" w:author="Anees Shaikh" w:date="2013-10-19T02:16:00Z"/>
              </w:rPr>
              <w:pPrChange w:id="9830" w:author="Anees Shaikh" w:date="2013-10-19T02:16:00Z">
                <w:pPr>
                  <w:pStyle w:val="XML1"/>
                </w:pPr>
              </w:pPrChange>
            </w:pPr>
            <w:ins w:id="9831" w:author="aas" w:date="2013-10-14T02:06:00Z">
              <w:del w:id="9832" w:author="Anees Shaikh" w:date="2013-10-19T02:16:00Z">
                <w:r w:rsidDel="00E067A3">
                  <w:delText xml:space="preserve">                                             the port.</w:delText>
                </w:r>
              </w:del>
            </w:ins>
          </w:p>
          <w:p w14:paraId="756AD887" w14:textId="4CA93E56" w:rsidR="00874469" w:rsidDel="00E067A3" w:rsidRDefault="00874469">
            <w:pPr>
              <w:pStyle w:val="Appx"/>
              <w:rPr>
                <w:ins w:id="9833" w:author="aas" w:date="2013-10-14T02:06:00Z"/>
                <w:del w:id="9834" w:author="Anees Shaikh" w:date="2013-10-19T02:16:00Z"/>
              </w:rPr>
              <w:pPrChange w:id="9835" w:author="Anees Shaikh" w:date="2013-10-19T02:16:00Z">
                <w:pPr>
                  <w:pStyle w:val="XML1"/>
                </w:pPr>
              </w:pPrChange>
            </w:pPr>
            <w:ins w:id="9836" w:author="aas" w:date="2013-10-14T02:06:00Z">
              <w:del w:id="9837" w:author="Anees Shaikh" w:date="2013-10-19T02:16:00Z">
                <w:r w:rsidDel="00E067A3">
                  <w:delText xml:space="preserve">                                    &lt;/xs:documentation&gt;</w:delText>
                </w:r>
              </w:del>
            </w:ins>
          </w:p>
          <w:p w14:paraId="1F019E31" w14:textId="13C9537E" w:rsidR="00874469" w:rsidDel="00E067A3" w:rsidRDefault="00874469">
            <w:pPr>
              <w:pStyle w:val="Appx"/>
              <w:rPr>
                <w:ins w:id="9838" w:author="aas" w:date="2013-10-14T02:06:00Z"/>
                <w:del w:id="9839" w:author="Anees Shaikh" w:date="2013-10-19T02:16:00Z"/>
              </w:rPr>
              <w:pPrChange w:id="9840" w:author="Anees Shaikh" w:date="2013-10-19T02:16:00Z">
                <w:pPr>
                  <w:pStyle w:val="XML1"/>
                </w:pPr>
              </w:pPrChange>
            </w:pPr>
            <w:ins w:id="9841" w:author="aas" w:date="2013-10-14T02:06:00Z">
              <w:del w:id="9842" w:author="Anees Shaikh" w:date="2013-10-19T02:16:00Z">
                <w:r w:rsidDel="00E067A3">
                  <w:delText xml:space="preserve">                                  &lt;/xs:annotation&gt;</w:delText>
                </w:r>
              </w:del>
            </w:ins>
          </w:p>
          <w:p w14:paraId="1C1E8E0D" w14:textId="41484F6B" w:rsidR="00874469" w:rsidDel="00E067A3" w:rsidRDefault="00874469">
            <w:pPr>
              <w:pStyle w:val="Appx"/>
              <w:rPr>
                <w:ins w:id="9843" w:author="aas" w:date="2013-10-14T02:06:00Z"/>
                <w:del w:id="9844" w:author="Anees Shaikh" w:date="2013-10-19T02:16:00Z"/>
              </w:rPr>
              <w:pPrChange w:id="9845" w:author="Anees Shaikh" w:date="2013-10-19T02:16:00Z">
                <w:pPr>
                  <w:pStyle w:val="XML1"/>
                </w:pPr>
              </w:pPrChange>
            </w:pPr>
            <w:ins w:id="9846" w:author="aas" w:date="2013-10-14T02:06:00Z">
              <w:del w:id="9847" w:author="Anees Shaikh" w:date="2013-10-19T02:16:00Z">
                <w:r w:rsidDel="00E067A3">
                  <w:delText xml:space="preserve">                                &lt;/xs:element&gt;</w:delText>
                </w:r>
              </w:del>
            </w:ins>
          </w:p>
          <w:p w14:paraId="5B3C50CD" w14:textId="0E1B8F6B" w:rsidR="00874469" w:rsidDel="00E067A3" w:rsidRDefault="00874469">
            <w:pPr>
              <w:pStyle w:val="Appx"/>
              <w:rPr>
                <w:ins w:id="9848" w:author="aas" w:date="2013-10-14T02:06:00Z"/>
                <w:del w:id="9849" w:author="Anees Shaikh" w:date="2013-10-19T02:16:00Z"/>
              </w:rPr>
              <w:pPrChange w:id="9850" w:author="Anees Shaikh" w:date="2013-10-19T02:16:00Z">
                <w:pPr>
                  <w:pStyle w:val="XML1"/>
                </w:pPr>
              </w:pPrChange>
            </w:pPr>
            <w:ins w:id="9851" w:author="aas" w:date="2013-10-14T02:06:00Z">
              <w:del w:id="9852"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853" w:author="aas" w:date="2013-10-14T02:06:00Z"/>
                <w:del w:id="9854" w:author="Anees Shaikh" w:date="2013-10-19T02:16:00Z"/>
              </w:rPr>
              <w:pPrChange w:id="9855" w:author="Anees Shaikh" w:date="2013-10-19T02:16:00Z">
                <w:pPr>
                  <w:pStyle w:val="XML1"/>
                </w:pPr>
              </w:pPrChange>
            </w:pPr>
            <w:ins w:id="9856" w:author="aas" w:date="2013-10-14T02:06:00Z">
              <w:del w:id="9857" w:author="Anees Shaikh" w:date="2013-10-19T02:16:00Z">
                <w:r w:rsidDel="00E067A3">
                  <w:delText xml:space="preserve">                                  &lt;xs:annotation&gt;</w:delText>
                </w:r>
              </w:del>
            </w:ins>
          </w:p>
          <w:p w14:paraId="4F4237D9" w14:textId="58B3B7F5" w:rsidR="00874469" w:rsidDel="00E067A3" w:rsidRDefault="00874469">
            <w:pPr>
              <w:pStyle w:val="Appx"/>
              <w:rPr>
                <w:ins w:id="9858" w:author="aas" w:date="2013-10-14T02:06:00Z"/>
                <w:del w:id="9859" w:author="Anees Shaikh" w:date="2013-10-19T02:16:00Z"/>
              </w:rPr>
              <w:pPrChange w:id="9860" w:author="Anees Shaikh" w:date="2013-10-19T02:16:00Z">
                <w:pPr>
                  <w:pStyle w:val="XML1"/>
                </w:pPr>
              </w:pPrChange>
            </w:pPr>
            <w:ins w:id="9861" w:author="aas" w:date="2013-10-14T02:06:00Z">
              <w:del w:id="9862" w:author="Anees Shaikh" w:date="2013-10-19T02:16:00Z">
                <w:r w:rsidDel="00E067A3">
                  <w:delText xml:space="preserve">                                    &lt;xs:documentation&gt;</w:delText>
                </w:r>
              </w:del>
            </w:ins>
          </w:p>
          <w:p w14:paraId="3A65685C" w14:textId="330F174A" w:rsidR="00874469" w:rsidDel="00E067A3" w:rsidRDefault="00874469">
            <w:pPr>
              <w:pStyle w:val="Appx"/>
              <w:rPr>
                <w:ins w:id="9863" w:author="aas" w:date="2013-10-14T02:06:00Z"/>
                <w:del w:id="9864" w:author="Anees Shaikh" w:date="2013-10-19T02:16:00Z"/>
              </w:rPr>
              <w:pPrChange w:id="9865" w:author="Anees Shaikh" w:date="2013-10-19T02:16:00Z">
                <w:pPr>
                  <w:pStyle w:val="XML1"/>
                </w:pPr>
              </w:pPrChange>
            </w:pPr>
            <w:ins w:id="9866" w:author="aas" w:date="2013-10-14T02:06:00Z">
              <w:del w:id="9867"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868" w:author="aas" w:date="2013-10-14T02:06:00Z"/>
                <w:del w:id="9869" w:author="Anees Shaikh" w:date="2013-10-19T02:16:00Z"/>
              </w:rPr>
              <w:pPrChange w:id="9870" w:author="Anees Shaikh" w:date="2013-10-19T02:16:00Z">
                <w:pPr>
                  <w:pStyle w:val="XML1"/>
                </w:pPr>
              </w:pPrChange>
            </w:pPr>
            <w:ins w:id="9871" w:author="aas" w:date="2013-10-14T02:06:00Z">
              <w:del w:id="9872" w:author="Anees Shaikh" w:date="2013-10-19T02:16:00Z">
                <w:r w:rsidDel="00E067A3">
                  <w:delText xml:space="preserve">                                    &lt;/xs:documentation&gt;</w:delText>
                </w:r>
              </w:del>
            </w:ins>
          </w:p>
          <w:p w14:paraId="33D9037E" w14:textId="62E7858B" w:rsidR="00874469" w:rsidDel="00E067A3" w:rsidRDefault="00874469">
            <w:pPr>
              <w:pStyle w:val="Appx"/>
              <w:rPr>
                <w:ins w:id="9873" w:author="aas" w:date="2013-10-14T02:06:00Z"/>
                <w:del w:id="9874" w:author="Anees Shaikh" w:date="2013-10-19T02:16:00Z"/>
              </w:rPr>
              <w:pPrChange w:id="9875" w:author="Anees Shaikh" w:date="2013-10-19T02:16:00Z">
                <w:pPr>
                  <w:pStyle w:val="XML1"/>
                </w:pPr>
              </w:pPrChange>
            </w:pPr>
            <w:ins w:id="9876" w:author="aas" w:date="2013-10-14T02:06:00Z">
              <w:del w:id="9877" w:author="Anees Shaikh" w:date="2013-10-19T02:16:00Z">
                <w:r w:rsidDel="00E067A3">
                  <w:delText xml:space="preserve">                                  &lt;/xs:annotation&gt;</w:delText>
                </w:r>
              </w:del>
            </w:ins>
          </w:p>
          <w:p w14:paraId="2767C3B4" w14:textId="66FB1DFB" w:rsidR="00874469" w:rsidDel="00E067A3" w:rsidRDefault="00874469">
            <w:pPr>
              <w:pStyle w:val="Appx"/>
              <w:rPr>
                <w:ins w:id="9878" w:author="aas" w:date="2013-10-14T02:06:00Z"/>
                <w:del w:id="9879" w:author="Anees Shaikh" w:date="2013-10-19T02:16:00Z"/>
              </w:rPr>
              <w:pPrChange w:id="9880" w:author="Anees Shaikh" w:date="2013-10-19T02:16:00Z">
                <w:pPr>
                  <w:pStyle w:val="XML1"/>
                </w:pPr>
              </w:pPrChange>
            </w:pPr>
            <w:ins w:id="9881" w:author="aas" w:date="2013-10-14T02:06:00Z">
              <w:del w:id="9882" w:author="Anees Shaikh" w:date="2013-10-19T02:16:00Z">
                <w:r w:rsidDel="00E067A3">
                  <w:delText xml:space="preserve">                                  &lt;xs:simpleType&gt;</w:delText>
                </w:r>
              </w:del>
            </w:ins>
          </w:p>
          <w:p w14:paraId="52CB9C71" w14:textId="5D12B2AD" w:rsidR="00874469" w:rsidDel="00E067A3" w:rsidRDefault="00874469">
            <w:pPr>
              <w:pStyle w:val="Appx"/>
              <w:rPr>
                <w:ins w:id="9883" w:author="aas" w:date="2013-10-14T02:06:00Z"/>
                <w:del w:id="9884" w:author="Anees Shaikh" w:date="2013-10-19T02:16:00Z"/>
              </w:rPr>
              <w:pPrChange w:id="9885" w:author="Anees Shaikh" w:date="2013-10-19T02:16:00Z">
                <w:pPr>
                  <w:pStyle w:val="XML1"/>
                </w:pPr>
              </w:pPrChange>
            </w:pPr>
            <w:ins w:id="9886" w:author="aas" w:date="2013-10-14T02:06:00Z">
              <w:del w:id="9887" w:author="Anees Shaikh" w:date="2013-10-19T02:16:00Z">
                <w:r w:rsidDel="00E067A3">
                  <w:delText xml:space="preserve">                                    &lt;xs:restriction base="xs:string"&gt;</w:delText>
                </w:r>
              </w:del>
            </w:ins>
          </w:p>
          <w:p w14:paraId="683D82E6" w14:textId="315D8B36" w:rsidR="00874469" w:rsidDel="00E067A3" w:rsidRDefault="00874469">
            <w:pPr>
              <w:pStyle w:val="Appx"/>
              <w:rPr>
                <w:ins w:id="9888" w:author="aas" w:date="2013-10-14T02:06:00Z"/>
                <w:del w:id="9889" w:author="Anees Shaikh" w:date="2013-10-19T02:16:00Z"/>
              </w:rPr>
              <w:pPrChange w:id="9890" w:author="Anees Shaikh" w:date="2013-10-19T02:16:00Z">
                <w:pPr>
                  <w:pStyle w:val="XML1"/>
                </w:pPr>
              </w:pPrChange>
            </w:pPr>
            <w:ins w:id="9891" w:author="aas" w:date="2013-10-14T02:06:00Z">
              <w:del w:id="9892" w:author="Anees Shaikh" w:date="2013-10-19T02:16:00Z">
                <w:r w:rsidDel="00E067A3">
                  <w:delText xml:space="preserve">                                      &lt;xs:enumeration value="copper"/&gt;</w:delText>
                </w:r>
              </w:del>
            </w:ins>
          </w:p>
          <w:p w14:paraId="1AD3A852" w14:textId="6CB273D3" w:rsidR="00874469" w:rsidDel="00E067A3" w:rsidRDefault="00874469">
            <w:pPr>
              <w:pStyle w:val="Appx"/>
              <w:rPr>
                <w:ins w:id="9893" w:author="aas" w:date="2013-10-14T02:06:00Z"/>
                <w:del w:id="9894" w:author="Anees Shaikh" w:date="2013-10-19T02:16:00Z"/>
              </w:rPr>
              <w:pPrChange w:id="9895" w:author="Anees Shaikh" w:date="2013-10-19T02:16:00Z">
                <w:pPr>
                  <w:pStyle w:val="XML1"/>
                </w:pPr>
              </w:pPrChange>
            </w:pPr>
            <w:ins w:id="9896" w:author="aas" w:date="2013-10-14T02:06:00Z">
              <w:del w:id="9897" w:author="Anees Shaikh" w:date="2013-10-19T02:16:00Z">
                <w:r w:rsidDel="00E067A3">
                  <w:delText xml:space="preserve">                                      &lt;xs:enumeration value="fiber"/&gt;</w:delText>
                </w:r>
              </w:del>
            </w:ins>
          </w:p>
          <w:p w14:paraId="44ED0172" w14:textId="1512645C" w:rsidR="00874469" w:rsidDel="00E067A3" w:rsidRDefault="00874469">
            <w:pPr>
              <w:pStyle w:val="Appx"/>
              <w:rPr>
                <w:ins w:id="9898" w:author="aas" w:date="2013-10-14T02:06:00Z"/>
                <w:del w:id="9899" w:author="Anees Shaikh" w:date="2013-10-19T02:16:00Z"/>
              </w:rPr>
              <w:pPrChange w:id="9900" w:author="Anees Shaikh" w:date="2013-10-19T02:16:00Z">
                <w:pPr>
                  <w:pStyle w:val="XML1"/>
                </w:pPr>
              </w:pPrChange>
            </w:pPr>
            <w:ins w:id="9901" w:author="aas" w:date="2013-10-14T02:06:00Z">
              <w:del w:id="9902" w:author="Anees Shaikh" w:date="2013-10-19T02:16:00Z">
                <w:r w:rsidDel="00E067A3">
                  <w:delText xml:space="preserve">                                    &lt;/xs:restriction&gt;</w:delText>
                </w:r>
              </w:del>
            </w:ins>
          </w:p>
          <w:p w14:paraId="535D39F8" w14:textId="1E60CEE2" w:rsidR="00874469" w:rsidDel="00E067A3" w:rsidRDefault="00874469">
            <w:pPr>
              <w:pStyle w:val="Appx"/>
              <w:rPr>
                <w:ins w:id="9903" w:author="aas" w:date="2013-10-14T02:06:00Z"/>
                <w:del w:id="9904" w:author="Anees Shaikh" w:date="2013-10-19T02:16:00Z"/>
              </w:rPr>
              <w:pPrChange w:id="9905" w:author="Anees Shaikh" w:date="2013-10-19T02:16:00Z">
                <w:pPr>
                  <w:pStyle w:val="XML1"/>
                </w:pPr>
              </w:pPrChange>
            </w:pPr>
            <w:ins w:id="9906" w:author="aas" w:date="2013-10-14T02:06:00Z">
              <w:del w:id="9907" w:author="Anees Shaikh" w:date="2013-10-19T02:16:00Z">
                <w:r w:rsidDel="00E067A3">
                  <w:delText xml:space="preserve">                                  &lt;/xs:simpleType&gt;</w:delText>
                </w:r>
              </w:del>
            </w:ins>
          </w:p>
          <w:p w14:paraId="3A85CAD7" w14:textId="02ED76DE" w:rsidR="00874469" w:rsidDel="00E067A3" w:rsidRDefault="00874469">
            <w:pPr>
              <w:pStyle w:val="Appx"/>
              <w:rPr>
                <w:ins w:id="9908" w:author="aas" w:date="2013-10-14T02:06:00Z"/>
                <w:del w:id="9909" w:author="Anees Shaikh" w:date="2013-10-19T02:16:00Z"/>
              </w:rPr>
              <w:pPrChange w:id="9910" w:author="Anees Shaikh" w:date="2013-10-19T02:16:00Z">
                <w:pPr>
                  <w:pStyle w:val="XML1"/>
                </w:pPr>
              </w:pPrChange>
            </w:pPr>
            <w:ins w:id="9911" w:author="aas" w:date="2013-10-14T02:06:00Z">
              <w:del w:id="9912" w:author="Anees Shaikh" w:date="2013-10-19T02:16:00Z">
                <w:r w:rsidDel="00E067A3">
                  <w:delText xml:space="preserve">                                &lt;/xs:element&gt;</w:delText>
                </w:r>
              </w:del>
            </w:ins>
          </w:p>
          <w:p w14:paraId="39C37B96" w14:textId="6AF5D00D" w:rsidR="00874469" w:rsidDel="00E067A3" w:rsidRDefault="00874469">
            <w:pPr>
              <w:pStyle w:val="Appx"/>
              <w:rPr>
                <w:ins w:id="9913" w:author="aas" w:date="2013-10-14T02:06:00Z"/>
                <w:del w:id="9914" w:author="Anees Shaikh" w:date="2013-10-19T02:16:00Z"/>
              </w:rPr>
              <w:pPrChange w:id="9915" w:author="Anees Shaikh" w:date="2013-10-19T02:16:00Z">
                <w:pPr>
                  <w:pStyle w:val="XML1"/>
                </w:pPr>
              </w:pPrChange>
            </w:pPr>
            <w:ins w:id="9916" w:author="aas" w:date="2013-10-14T02:06:00Z">
              <w:del w:id="9917" w:author="Anees Shaikh" w:date="2013-10-19T02:16:00Z">
                <w:r w:rsidDel="00E067A3">
                  <w:delText xml:space="preserve">                                &lt;xs:element name="pause"&gt;</w:delText>
                </w:r>
              </w:del>
            </w:ins>
          </w:p>
          <w:p w14:paraId="1B690F66" w14:textId="733B85C6" w:rsidR="00874469" w:rsidDel="00E067A3" w:rsidRDefault="00874469">
            <w:pPr>
              <w:pStyle w:val="Appx"/>
              <w:rPr>
                <w:ins w:id="9918" w:author="aas" w:date="2013-10-14T02:06:00Z"/>
                <w:del w:id="9919" w:author="Anees Shaikh" w:date="2013-10-19T02:16:00Z"/>
              </w:rPr>
              <w:pPrChange w:id="9920" w:author="Anees Shaikh" w:date="2013-10-19T02:16:00Z">
                <w:pPr>
                  <w:pStyle w:val="XML1"/>
                </w:pPr>
              </w:pPrChange>
            </w:pPr>
            <w:ins w:id="9921" w:author="aas" w:date="2013-10-14T02:06:00Z">
              <w:del w:id="9922" w:author="Anees Shaikh" w:date="2013-10-19T02:16:00Z">
                <w:r w:rsidDel="00E067A3">
                  <w:delText xml:space="preserve">                                  &lt;xs:annotation&gt;</w:delText>
                </w:r>
              </w:del>
            </w:ins>
          </w:p>
          <w:p w14:paraId="288070BB" w14:textId="70F0822C" w:rsidR="00874469" w:rsidDel="00E067A3" w:rsidRDefault="00874469">
            <w:pPr>
              <w:pStyle w:val="Appx"/>
              <w:rPr>
                <w:ins w:id="9923" w:author="aas" w:date="2013-10-14T02:06:00Z"/>
                <w:del w:id="9924" w:author="Anees Shaikh" w:date="2013-10-19T02:16:00Z"/>
              </w:rPr>
              <w:pPrChange w:id="9925" w:author="Anees Shaikh" w:date="2013-10-19T02:16:00Z">
                <w:pPr>
                  <w:pStyle w:val="XML1"/>
                </w:pPr>
              </w:pPrChange>
            </w:pPr>
            <w:ins w:id="9926" w:author="aas" w:date="2013-10-14T02:06:00Z">
              <w:del w:id="9927" w:author="Anees Shaikh" w:date="2013-10-19T02:16:00Z">
                <w:r w:rsidDel="00E067A3">
                  <w:delText xml:space="preserve">                                    &lt;xs:documentation&gt;</w:delText>
                </w:r>
              </w:del>
            </w:ins>
          </w:p>
          <w:p w14:paraId="62718402" w14:textId="55BEB63D" w:rsidR="00874469" w:rsidDel="00E067A3" w:rsidRDefault="00874469">
            <w:pPr>
              <w:pStyle w:val="Appx"/>
              <w:rPr>
                <w:ins w:id="9928" w:author="aas" w:date="2013-10-14T02:06:00Z"/>
                <w:del w:id="9929" w:author="Anees Shaikh" w:date="2013-10-19T02:16:00Z"/>
              </w:rPr>
              <w:pPrChange w:id="9930" w:author="Anees Shaikh" w:date="2013-10-19T02:16:00Z">
                <w:pPr>
                  <w:pStyle w:val="XML1"/>
                </w:pPr>
              </w:pPrChange>
            </w:pPr>
            <w:ins w:id="9931" w:author="aas" w:date="2013-10-14T02:06:00Z">
              <w:del w:id="9932"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33" w:author="aas" w:date="2013-10-14T02:06:00Z"/>
                <w:del w:id="9934" w:author="Anees Shaikh" w:date="2013-10-19T02:16:00Z"/>
              </w:rPr>
              <w:pPrChange w:id="9935" w:author="Anees Shaikh" w:date="2013-10-19T02:16:00Z">
                <w:pPr>
                  <w:pStyle w:val="XML1"/>
                </w:pPr>
              </w:pPrChange>
            </w:pPr>
            <w:ins w:id="9936" w:author="aas" w:date="2013-10-14T02:06:00Z">
              <w:del w:id="9937" w:author="Anees Shaikh" w:date="2013-10-19T02:16:00Z">
                <w:r w:rsidDel="00E067A3">
                  <w:delText xml:space="preserve">                                             it is asymmetric or symmetric.</w:delText>
                </w:r>
              </w:del>
            </w:ins>
          </w:p>
          <w:p w14:paraId="79AEAC7F" w14:textId="1F127B16" w:rsidR="00874469" w:rsidDel="00E067A3" w:rsidRDefault="00874469">
            <w:pPr>
              <w:pStyle w:val="Appx"/>
              <w:rPr>
                <w:ins w:id="9938" w:author="aas" w:date="2013-10-14T02:06:00Z"/>
                <w:del w:id="9939" w:author="Anees Shaikh" w:date="2013-10-19T02:16:00Z"/>
              </w:rPr>
              <w:pPrChange w:id="9940" w:author="Anees Shaikh" w:date="2013-10-19T02:16:00Z">
                <w:pPr>
                  <w:pStyle w:val="XML1"/>
                </w:pPr>
              </w:pPrChange>
            </w:pPr>
            <w:ins w:id="9941" w:author="aas" w:date="2013-10-14T02:06:00Z">
              <w:del w:id="9942" w:author="Anees Shaikh" w:date="2013-10-19T02:16:00Z">
                <w:r w:rsidDel="00E067A3">
                  <w:delText xml:space="preserve">                                    &lt;/xs:documentation&gt;</w:delText>
                </w:r>
              </w:del>
            </w:ins>
          </w:p>
          <w:p w14:paraId="3D1C8AA2" w14:textId="23EE0BA8" w:rsidR="00874469" w:rsidDel="00E067A3" w:rsidRDefault="00874469">
            <w:pPr>
              <w:pStyle w:val="Appx"/>
              <w:rPr>
                <w:ins w:id="9943" w:author="aas" w:date="2013-10-14T02:06:00Z"/>
                <w:del w:id="9944" w:author="Anees Shaikh" w:date="2013-10-19T02:16:00Z"/>
              </w:rPr>
              <w:pPrChange w:id="9945" w:author="Anees Shaikh" w:date="2013-10-19T02:16:00Z">
                <w:pPr>
                  <w:pStyle w:val="XML1"/>
                </w:pPr>
              </w:pPrChange>
            </w:pPr>
            <w:ins w:id="9946" w:author="aas" w:date="2013-10-14T02:06:00Z">
              <w:del w:id="9947" w:author="Anees Shaikh" w:date="2013-10-19T02:16:00Z">
                <w:r w:rsidDel="00E067A3">
                  <w:delText xml:space="preserve">                                  &lt;/xs:annotation&gt;</w:delText>
                </w:r>
              </w:del>
            </w:ins>
          </w:p>
          <w:p w14:paraId="0AFF447E" w14:textId="7E41FE13" w:rsidR="00874469" w:rsidDel="00E067A3" w:rsidRDefault="00874469">
            <w:pPr>
              <w:pStyle w:val="Appx"/>
              <w:rPr>
                <w:ins w:id="9948" w:author="aas" w:date="2013-10-14T02:06:00Z"/>
                <w:del w:id="9949" w:author="Anees Shaikh" w:date="2013-10-19T02:16:00Z"/>
              </w:rPr>
              <w:pPrChange w:id="9950" w:author="Anees Shaikh" w:date="2013-10-19T02:16:00Z">
                <w:pPr>
                  <w:pStyle w:val="XML1"/>
                </w:pPr>
              </w:pPrChange>
            </w:pPr>
            <w:ins w:id="9951" w:author="aas" w:date="2013-10-14T02:06:00Z">
              <w:del w:id="9952" w:author="Anees Shaikh" w:date="2013-10-19T02:16:00Z">
                <w:r w:rsidDel="00E067A3">
                  <w:delText xml:space="preserve">                                  &lt;xs:simpleType&gt;</w:delText>
                </w:r>
              </w:del>
            </w:ins>
          </w:p>
          <w:p w14:paraId="7DF34EDE" w14:textId="44BD1B22" w:rsidR="00874469" w:rsidDel="00E067A3" w:rsidRDefault="00874469">
            <w:pPr>
              <w:pStyle w:val="Appx"/>
              <w:rPr>
                <w:ins w:id="9953" w:author="aas" w:date="2013-10-14T02:06:00Z"/>
                <w:del w:id="9954" w:author="Anees Shaikh" w:date="2013-10-19T02:16:00Z"/>
              </w:rPr>
              <w:pPrChange w:id="9955" w:author="Anees Shaikh" w:date="2013-10-19T02:16:00Z">
                <w:pPr>
                  <w:pStyle w:val="XML1"/>
                </w:pPr>
              </w:pPrChange>
            </w:pPr>
            <w:ins w:id="9956" w:author="aas" w:date="2013-10-14T02:06:00Z">
              <w:del w:id="9957" w:author="Anees Shaikh" w:date="2013-10-19T02:16:00Z">
                <w:r w:rsidDel="00E067A3">
                  <w:delText xml:space="preserve">                                    &lt;xs:restriction base="xs:string"&gt;</w:delText>
                </w:r>
              </w:del>
            </w:ins>
          </w:p>
          <w:p w14:paraId="7A258438" w14:textId="25C6C77D" w:rsidR="00874469" w:rsidDel="00E067A3" w:rsidRDefault="00874469">
            <w:pPr>
              <w:pStyle w:val="Appx"/>
              <w:rPr>
                <w:ins w:id="9958" w:author="aas" w:date="2013-10-14T02:06:00Z"/>
                <w:del w:id="9959" w:author="Anees Shaikh" w:date="2013-10-19T02:16:00Z"/>
              </w:rPr>
              <w:pPrChange w:id="9960" w:author="Anees Shaikh" w:date="2013-10-19T02:16:00Z">
                <w:pPr>
                  <w:pStyle w:val="XML1"/>
                </w:pPr>
              </w:pPrChange>
            </w:pPr>
            <w:ins w:id="9961" w:author="aas" w:date="2013-10-14T02:06:00Z">
              <w:del w:id="9962" w:author="Anees Shaikh" w:date="2013-10-19T02:16:00Z">
                <w:r w:rsidDel="00E067A3">
                  <w:delText xml:space="preserve">                                      &lt;xs:enumeration value="unsupported"/&gt;</w:delText>
                </w:r>
              </w:del>
            </w:ins>
          </w:p>
          <w:p w14:paraId="0C4E5601" w14:textId="032D282B" w:rsidR="00874469" w:rsidDel="00E067A3" w:rsidRDefault="00874469">
            <w:pPr>
              <w:pStyle w:val="Appx"/>
              <w:rPr>
                <w:ins w:id="9963" w:author="aas" w:date="2013-10-14T02:06:00Z"/>
                <w:del w:id="9964" w:author="Anees Shaikh" w:date="2013-10-19T02:16:00Z"/>
              </w:rPr>
              <w:pPrChange w:id="9965" w:author="Anees Shaikh" w:date="2013-10-19T02:16:00Z">
                <w:pPr>
                  <w:pStyle w:val="XML1"/>
                </w:pPr>
              </w:pPrChange>
            </w:pPr>
            <w:ins w:id="9966" w:author="aas" w:date="2013-10-14T02:06:00Z">
              <w:del w:id="9967" w:author="Anees Shaikh" w:date="2013-10-19T02:16:00Z">
                <w:r w:rsidDel="00E067A3">
                  <w:delText xml:space="preserve">                                      &lt;xs:enumeration value="symmetric"/&gt;</w:delText>
                </w:r>
              </w:del>
            </w:ins>
          </w:p>
          <w:p w14:paraId="34460901" w14:textId="766A9A96" w:rsidR="00874469" w:rsidDel="00E067A3" w:rsidRDefault="00874469">
            <w:pPr>
              <w:pStyle w:val="Appx"/>
              <w:rPr>
                <w:ins w:id="9968" w:author="aas" w:date="2013-10-14T02:06:00Z"/>
                <w:del w:id="9969" w:author="Anees Shaikh" w:date="2013-10-19T02:16:00Z"/>
              </w:rPr>
              <w:pPrChange w:id="9970" w:author="Anees Shaikh" w:date="2013-10-19T02:16:00Z">
                <w:pPr>
                  <w:pStyle w:val="XML1"/>
                </w:pPr>
              </w:pPrChange>
            </w:pPr>
            <w:ins w:id="9971" w:author="aas" w:date="2013-10-14T02:06:00Z">
              <w:del w:id="9972" w:author="Anees Shaikh" w:date="2013-10-19T02:16:00Z">
                <w:r w:rsidDel="00E067A3">
                  <w:delText xml:space="preserve">                                      &lt;xs:enumeration value="asymmetric"/&gt;</w:delText>
                </w:r>
              </w:del>
            </w:ins>
          </w:p>
          <w:p w14:paraId="7DD43E61" w14:textId="72B969B2" w:rsidR="00874469" w:rsidDel="00E067A3" w:rsidRDefault="00874469">
            <w:pPr>
              <w:pStyle w:val="Appx"/>
              <w:rPr>
                <w:ins w:id="9973" w:author="aas" w:date="2013-10-14T02:06:00Z"/>
                <w:del w:id="9974" w:author="Anees Shaikh" w:date="2013-10-19T02:16:00Z"/>
              </w:rPr>
              <w:pPrChange w:id="9975" w:author="Anees Shaikh" w:date="2013-10-19T02:16:00Z">
                <w:pPr>
                  <w:pStyle w:val="XML1"/>
                </w:pPr>
              </w:pPrChange>
            </w:pPr>
            <w:ins w:id="9976" w:author="aas" w:date="2013-10-14T02:06:00Z">
              <w:del w:id="9977" w:author="Anees Shaikh" w:date="2013-10-19T02:16:00Z">
                <w:r w:rsidDel="00E067A3">
                  <w:delText xml:space="preserve">                                    &lt;/xs:restriction&gt;</w:delText>
                </w:r>
              </w:del>
            </w:ins>
          </w:p>
          <w:p w14:paraId="526A1955" w14:textId="4E18D683" w:rsidR="00874469" w:rsidDel="00E067A3" w:rsidRDefault="00874469">
            <w:pPr>
              <w:pStyle w:val="Appx"/>
              <w:rPr>
                <w:ins w:id="9978" w:author="aas" w:date="2013-10-14T02:06:00Z"/>
                <w:del w:id="9979" w:author="Anees Shaikh" w:date="2013-10-19T02:16:00Z"/>
              </w:rPr>
              <w:pPrChange w:id="9980" w:author="Anees Shaikh" w:date="2013-10-19T02:16:00Z">
                <w:pPr>
                  <w:pStyle w:val="XML1"/>
                </w:pPr>
              </w:pPrChange>
            </w:pPr>
            <w:ins w:id="9981" w:author="aas" w:date="2013-10-14T02:06:00Z">
              <w:del w:id="9982" w:author="Anees Shaikh" w:date="2013-10-19T02:16:00Z">
                <w:r w:rsidDel="00E067A3">
                  <w:delText xml:space="preserve">                                  &lt;/xs:simpleType&gt;</w:delText>
                </w:r>
              </w:del>
            </w:ins>
          </w:p>
          <w:p w14:paraId="4B5AA2BA" w14:textId="19F4BF46" w:rsidR="00874469" w:rsidDel="00E067A3" w:rsidRDefault="00874469">
            <w:pPr>
              <w:pStyle w:val="Appx"/>
              <w:rPr>
                <w:ins w:id="9983" w:author="aas" w:date="2013-10-14T02:06:00Z"/>
                <w:del w:id="9984" w:author="Anees Shaikh" w:date="2013-10-19T02:16:00Z"/>
              </w:rPr>
              <w:pPrChange w:id="9985" w:author="Anees Shaikh" w:date="2013-10-19T02:16:00Z">
                <w:pPr>
                  <w:pStyle w:val="XML1"/>
                </w:pPr>
              </w:pPrChange>
            </w:pPr>
            <w:ins w:id="9986" w:author="aas" w:date="2013-10-14T02:06:00Z">
              <w:del w:id="9987" w:author="Anees Shaikh" w:date="2013-10-19T02:16:00Z">
                <w:r w:rsidDel="00E067A3">
                  <w:delText xml:space="preserve">                                &lt;/xs:element&gt;</w:delText>
                </w:r>
              </w:del>
            </w:ins>
          </w:p>
          <w:p w14:paraId="6F219308" w14:textId="5D5A9B66" w:rsidR="00874469" w:rsidDel="00E067A3" w:rsidRDefault="00874469">
            <w:pPr>
              <w:pStyle w:val="Appx"/>
              <w:rPr>
                <w:ins w:id="9988" w:author="aas" w:date="2013-10-14T02:06:00Z"/>
                <w:del w:id="9989" w:author="Anees Shaikh" w:date="2013-10-19T02:16:00Z"/>
              </w:rPr>
              <w:pPrChange w:id="9990" w:author="Anees Shaikh" w:date="2013-10-19T02:16:00Z">
                <w:pPr>
                  <w:pStyle w:val="XML1"/>
                </w:pPr>
              </w:pPrChange>
            </w:pPr>
            <w:ins w:id="9991" w:author="aas" w:date="2013-10-14T02:06:00Z">
              <w:del w:id="9992" w:author="Anees Shaikh" w:date="2013-10-19T02:16:00Z">
                <w:r w:rsidDel="00E067A3">
                  <w:delText xml:space="preserve">                                &lt;xs:any minOccurs="0" maxOccurs="unbounded"</w:delText>
                </w:r>
              </w:del>
            </w:ins>
          </w:p>
          <w:p w14:paraId="76129576" w14:textId="78087004" w:rsidR="00874469" w:rsidDel="00E067A3" w:rsidRDefault="00874469">
            <w:pPr>
              <w:pStyle w:val="Appx"/>
              <w:rPr>
                <w:ins w:id="9993" w:author="aas" w:date="2013-10-14T02:06:00Z"/>
                <w:del w:id="9994" w:author="Anees Shaikh" w:date="2013-10-19T02:16:00Z"/>
              </w:rPr>
              <w:pPrChange w:id="9995" w:author="Anees Shaikh" w:date="2013-10-19T02:16:00Z">
                <w:pPr>
                  <w:pStyle w:val="XML1"/>
                </w:pPr>
              </w:pPrChange>
            </w:pPr>
            <w:ins w:id="9996" w:author="aas" w:date="2013-10-14T02:06:00Z">
              <w:del w:id="9997" w:author="Anees Shaikh" w:date="2013-10-19T02:16:00Z">
                <w:r w:rsidDel="00E067A3">
                  <w:delText xml:space="preserve">                                        namespace="##other" processContents="lax"/&gt;</w:delText>
                </w:r>
              </w:del>
            </w:ins>
          </w:p>
          <w:p w14:paraId="41FCBDF0" w14:textId="76BE5318" w:rsidR="00874469" w:rsidDel="00E067A3" w:rsidRDefault="00874469">
            <w:pPr>
              <w:pStyle w:val="Appx"/>
              <w:rPr>
                <w:ins w:id="9998" w:author="aas" w:date="2013-10-14T02:06:00Z"/>
                <w:del w:id="9999" w:author="Anees Shaikh" w:date="2013-10-19T02:16:00Z"/>
              </w:rPr>
              <w:pPrChange w:id="10000" w:author="Anees Shaikh" w:date="2013-10-19T02:16:00Z">
                <w:pPr>
                  <w:pStyle w:val="XML1"/>
                </w:pPr>
              </w:pPrChange>
            </w:pPr>
            <w:ins w:id="10001" w:author="aas" w:date="2013-10-14T02:06:00Z">
              <w:del w:id="10002" w:author="Anees Shaikh" w:date="2013-10-19T02:16:00Z">
                <w:r w:rsidDel="00E067A3">
                  <w:delText xml:space="preserve">                              &lt;/xs:sequence&gt;</w:delText>
                </w:r>
              </w:del>
            </w:ins>
          </w:p>
          <w:p w14:paraId="180F7396" w14:textId="10A067F4" w:rsidR="00874469" w:rsidDel="00E067A3" w:rsidRDefault="00874469">
            <w:pPr>
              <w:pStyle w:val="Appx"/>
              <w:rPr>
                <w:ins w:id="10003" w:author="aas" w:date="2013-10-14T02:06:00Z"/>
                <w:del w:id="10004" w:author="Anees Shaikh" w:date="2013-10-19T02:16:00Z"/>
              </w:rPr>
              <w:pPrChange w:id="10005" w:author="Anees Shaikh" w:date="2013-10-19T02:16:00Z">
                <w:pPr>
                  <w:pStyle w:val="XML1"/>
                </w:pPr>
              </w:pPrChange>
            </w:pPr>
            <w:ins w:id="10006" w:author="aas" w:date="2013-10-14T02:06:00Z">
              <w:del w:id="10007" w:author="Anees Shaikh" w:date="2013-10-19T02:16:00Z">
                <w:r w:rsidDel="00E067A3">
                  <w:delText xml:space="preserve">                            &lt;/xs:complexType&gt;</w:delText>
                </w:r>
              </w:del>
            </w:ins>
          </w:p>
          <w:p w14:paraId="23D1FB57" w14:textId="74C0AF43" w:rsidR="00874469" w:rsidDel="00E067A3" w:rsidRDefault="00874469">
            <w:pPr>
              <w:pStyle w:val="Appx"/>
              <w:rPr>
                <w:ins w:id="10008" w:author="aas" w:date="2013-10-14T02:06:00Z"/>
                <w:del w:id="10009" w:author="Anees Shaikh" w:date="2013-10-19T02:16:00Z"/>
              </w:rPr>
              <w:pPrChange w:id="10010" w:author="Anees Shaikh" w:date="2013-10-19T02:16:00Z">
                <w:pPr>
                  <w:pStyle w:val="XML1"/>
                </w:pPr>
              </w:pPrChange>
            </w:pPr>
            <w:ins w:id="10011" w:author="aas" w:date="2013-10-14T02:06:00Z">
              <w:del w:id="10012" w:author="Anees Shaikh" w:date="2013-10-19T02:16:00Z">
                <w:r w:rsidDel="00E067A3">
                  <w:delText xml:space="preserve">                          &lt;/xs:element&gt;</w:delText>
                </w:r>
              </w:del>
            </w:ins>
          </w:p>
          <w:p w14:paraId="49A3F4C6" w14:textId="1F10A350" w:rsidR="00874469" w:rsidDel="00E067A3" w:rsidRDefault="00874469">
            <w:pPr>
              <w:pStyle w:val="Appx"/>
              <w:rPr>
                <w:ins w:id="10013" w:author="aas" w:date="2013-10-14T02:06:00Z"/>
                <w:del w:id="10014" w:author="Anees Shaikh" w:date="2013-10-19T02:16:00Z"/>
              </w:rPr>
              <w:pPrChange w:id="10015" w:author="Anees Shaikh" w:date="2013-10-19T02:16:00Z">
                <w:pPr>
                  <w:pStyle w:val="XML1"/>
                </w:pPr>
              </w:pPrChange>
            </w:pPr>
            <w:ins w:id="10016" w:author="aas" w:date="2013-10-14T02:06:00Z">
              <w:del w:id="10017"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18" w:author="aas" w:date="2013-10-14T02:06:00Z"/>
                <w:del w:id="10019" w:author="Anees Shaikh" w:date="2013-10-19T02:16:00Z"/>
              </w:rPr>
              <w:pPrChange w:id="10020" w:author="Anees Shaikh" w:date="2013-10-19T02:16:00Z">
                <w:pPr>
                  <w:pStyle w:val="XML1"/>
                </w:pPr>
              </w:pPrChange>
            </w:pPr>
            <w:ins w:id="10021" w:author="aas" w:date="2013-10-14T02:06:00Z">
              <w:del w:id="10022" w:author="Anees Shaikh" w:date="2013-10-19T02:16:00Z">
                <w:r w:rsidDel="00E067A3">
                  <w:delText xml:space="preserve">                            &lt;xs:annotation&gt;</w:delText>
                </w:r>
              </w:del>
            </w:ins>
          </w:p>
          <w:p w14:paraId="316765AE" w14:textId="6B12B797" w:rsidR="00874469" w:rsidDel="00E067A3" w:rsidRDefault="00874469">
            <w:pPr>
              <w:pStyle w:val="Appx"/>
              <w:rPr>
                <w:ins w:id="10023" w:author="aas" w:date="2013-10-14T02:06:00Z"/>
                <w:del w:id="10024" w:author="Anees Shaikh" w:date="2013-10-19T02:16:00Z"/>
              </w:rPr>
              <w:pPrChange w:id="10025" w:author="Anees Shaikh" w:date="2013-10-19T02:16:00Z">
                <w:pPr>
                  <w:pStyle w:val="XML1"/>
                </w:pPr>
              </w:pPrChange>
            </w:pPr>
            <w:ins w:id="10026" w:author="aas" w:date="2013-10-14T02:06:00Z">
              <w:del w:id="10027" w:author="Anees Shaikh" w:date="2013-10-19T02:16:00Z">
                <w:r w:rsidDel="00E067A3">
                  <w:delText xml:space="preserve">                              &lt;xs:documentation&gt;</w:delText>
                </w:r>
              </w:del>
            </w:ins>
          </w:p>
          <w:p w14:paraId="66B49787" w14:textId="2988A1AB" w:rsidR="00874469" w:rsidDel="00E067A3" w:rsidRDefault="00874469">
            <w:pPr>
              <w:pStyle w:val="Appx"/>
              <w:rPr>
                <w:ins w:id="10028" w:author="aas" w:date="2013-10-14T02:06:00Z"/>
                <w:del w:id="10029" w:author="Anees Shaikh" w:date="2013-10-19T02:16:00Z"/>
              </w:rPr>
              <w:pPrChange w:id="10030" w:author="Anees Shaikh" w:date="2013-10-19T02:16:00Z">
                <w:pPr>
                  <w:pStyle w:val="XML1"/>
                </w:pPr>
              </w:pPrChange>
            </w:pPr>
            <w:ins w:id="10031" w:author="aas" w:date="2013-10-14T02:06:00Z">
              <w:del w:id="10032"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33" w:author="aas" w:date="2013-10-14T02:06:00Z"/>
                <w:del w:id="10034" w:author="Anees Shaikh" w:date="2013-10-19T02:16:00Z"/>
              </w:rPr>
              <w:pPrChange w:id="10035" w:author="Anees Shaikh" w:date="2013-10-19T02:16:00Z">
                <w:pPr>
                  <w:pStyle w:val="XML1"/>
                </w:pPr>
              </w:pPrChange>
            </w:pPr>
            <w:ins w:id="10036" w:author="aas" w:date="2013-10-14T02:06:00Z">
              <w:del w:id="10037" w:author="Anees Shaikh" w:date="2013-10-19T02:16:00Z">
                <w:r w:rsidDel="00E067A3">
                  <w:delText xml:space="preserve">                                       the port.</w:delText>
                </w:r>
              </w:del>
            </w:ins>
          </w:p>
          <w:p w14:paraId="05194199" w14:textId="452E909B" w:rsidR="00874469" w:rsidDel="00E067A3" w:rsidRDefault="00874469">
            <w:pPr>
              <w:pStyle w:val="Appx"/>
              <w:rPr>
                <w:ins w:id="10038" w:author="aas" w:date="2013-10-14T02:06:00Z"/>
                <w:del w:id="10039" w:author="Anees Shaikh" w:date="2013-10-19T02:16:00Z"/>
              </w:rPr>
              <w:pPrChange w:id="10040" w:author="Anees Shaikh" w:date="2013-10-19T02:16:00Z">
                <w:pPr>
                  <w:pStyle w:val="XML1"/>
                </w:pPr>
              </w:pPrChange>
            </w:pPr>
            <w:ins w:id="10041" w:author="aas" w:date="2013-10-14T02:06:00Z">
              <w:del w:id="10042" w:author="Anees Shaikh" w:date="2013-10-19T02:16:00Z">
                <w:r w:rsidDel="00E067A3">
                  <w:delText xml:space="preserve">                              &lt;/xs:documentation&gt;</w:delText>
                </w:r>
              </w:del>
            </w:ins>
          </w:p>
          <w:p w14:paraId="34F63837" w14:textId="266E522B" w:rsidR="00874469" w:rsidDel="00E067A3" w:rsidRDefault="00874469">
            <w:pPr>
              <w:pStyle w:val="Appx"/>
              <w:rPr>
                <w:ins w:id="10043" w:author="aas" w:date="2013-10-14T02:06:00Z"/>
                <w:del w:id="10044" w:author="Anees Shaikh" w:date="2013-10-19T02:16:00Z"/>
              </w:rPr>
              <w:pPrChange w:id="10045" w:author="Anees Shaikh" w:date="2013-10-19T02:16:00Z">
                <w:pPr>
                  <w:pStyle w:val="XML1"/>
                </w:pPr>
              </w:pPrChange>
            </w:pPr>
            <w:ins w:id="10046" w:author="aas" w:date="2013-10-14T02:06:00Z">
              <w:del w:id="10047" w:author="Anees Shaikh" w:date="2013-10-19T02:16:00Z">
                <w:r w:rsidDel="00E067A3">
                  <w:delText xml:space="preserve">                            &lt;/xs:annotation&gt;</w:delText>
                </w:r>
              </w:del>
            </w:ins>
          </w:p>
          <w:p w14:paraId="64D76135" w14:textId="7152F683" w:rsidR="00874469" w:rsidDel="00E067A3" w:rsidRDefault="00874469">
            <w:pPr>
              <w:pStyle w:val="Appx"/>
              <w:rPr>
                <w:ins w:id="10048" w:author="aas" w:date="2013-10-14T02:06:00Z"/>
                <w:del w:id="10049" w:author="Anees Shaikh" w:date="2013-10-19T02:16:00Z"/>
              </w:rPr>
              <w:pPrChange w:id="10050" w:author="Anees Shaikh" w:date="2013-10-19T02:16:00Z">
                <w:pPr>
                  <w:pStyle w:val="XML1"/>
                </w:pPr>
              </w:pPrChange>
            </w:pPr>
            <w:ins w:id="10051" w:author="aas" w:date="2013-10-14T02:06:00Z">
              <w:del w:id="10052" w:author="Anees Shaikh" w:date="2013-10-19T02:16:00Z">
                <w:r w:rsidDel="00E067A3">
                  <w:delText xml:space="preserve">                            &lt;xs:complexType&gt;</w:delText>
                </w:r>
              </w:del>
            </w:ins>
          </w:p>
          <w:p w14:paraId="35B9162E" w14:textId="16C7F6F4" w:rsidR="00874469" w:rsidDel="00E067A3" w:rsidRDefault="00874469">
            <w:pPr>
              <w:pStyle w:val="Appx"/>
              <w:rPr>
                <w:ins w:id="10053" w:author="aas" w:date="2013-10-14T02:06:00Z"/>
                <w:del w:id="10054" w:author="Anees Shaikh" w:date="2013-10-19T02:16:00Z"/>
              </w:rPr>
              <w:pPrChange w:id="10055" w:author="Anees Shaikh" w:date="2013-10-19T02:16:00Z">
                <w:pPr>
                  <w:pStyle w:val="XML1"/>
                </w:pPr>
              </w:pPrChange>
            </w:pPr>
            <w:ins w:id="10056" w:author="aas" w:date="2013-10-14T02:06:00Z">
              <w:del w:id="10057" w:author="Anees Shaikh" w:date="2013-10-19T02:16:00Z">
                <w:r w:rsidDel="00E067A3">
                  <w:delText xml:space="preserve">                              &lt;xs:sequence&gt;</w:delText>
                </w:r>
              </w:del>
            </w:ins>
          </w:p>
          <w:p w14:paraId="1894BA14" w14:textId="1059AFC2" w:rsidR="00874469" w:rsidDel="00E067A3" w:rsidRDefault="00874469">
            <w:pPr>
              <w:pStyle w:val="Appx"/>
              <w:rPr>
                <w:ins w:id="10058" w:author="aas" w:date="2013-10-14T02:06:00Z"/>
                <w:del w:id="10059" w:author="Anees Shaikh" w:date="2013-10-19T02:16:00Z"/>
              </w:rPr>
              <w:pPrChange w:id="10060" w:author="Anees Shaikh" w:date="2013-10-19T02:16:00Z">
                <w:pPr>
                  <w:pStyle w:val="XML1"/>
                </w:pPr>
              </w:pPrChange>
            </w:pPr>
            <w:ins w:id="10061" w:author="aas" w:date="2013-10-14T02:06:00Z">
              <w:del w:id="10062"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063" w:author="aas" w:date="2013-10-14T02:06:00Z"/>
                <w:del w:id="10064" w:author="Anees Shaikh" w:date="2013-10-19T02:16:00Z"/>
              </w:rPr>
              <w:pPrChange w:id="10065" w:author="Anees Shaikh" w:date="2013-10-19T02:16:00Z">
                <w:pPr>
                  <w:pStyle w:val="XML1"/>
                </w:pPr>
              </w:pPrChange>
            </w:pPr>
            <w:ins w:id="10066" w:author="aas" w:date="2013-10-14T02:06:00Z">
              <w:del w:id="10067" w:author="Anees Shaikh" w:date="2013-10-19T02:16:00Z">
                <w:r w:rsidDel="00E067A3">
                  <w:delText xml:space="preserve">                                  &lt;xs:annotation&gt;</w:delText>
                </w:r>
              </w:del>
            </w:ins>
          </w:p>
          <w:p w14:paraId="28F00A31" w14:textId="0D8FDB18" w:rsidR="00874469" w:rsidDel="00E067A3" w:rsidRDefault="00874469">
            <w:pPr>
              <w:pStyle w:val="Appx"/>
              <w:rPr>
                <w:ins w:id="10068" w:author="aas" w:date="2013-10-14T02:06:00Z"/>
                <w:del w:id="10069" w:author="Anees Shaikh" w:date="2013-10-19T02:16:00Z"/>
              </w:rPr>
              <w:pPrChange w:id="10070" w:author="Anees Shaikh" w:date="2013-10-19T02:16:00Z">
                <w:pPr>
                  <w:pStyle w:val="XML1"/>
                </w:pPr>
              </w:pPrChange>
            </w:pPr>
            <w:ins w:id="10071" w:author="aas" w:date="2013-10-14T02:06:00Z">
              <w:del w:id="10072" w:author="Anees Shaikh" w:date="2013-10-19T02:16:00Z">
                <w:r w:rsidDel="00E067A3">
                  <w:delText xml:space="preserve">                                    &lt;xs:documentation&gt;</w:delText>
                </w:r>
              </w:del>
            </w:ins>
          </w:p>
          <w:p w14:paraId="1BC3BBAA" w14:textId="62D4D858" w:rsidR="00874469" w:rsidDel="00E067A3" w:rsidRDefault="00874469">
            <w:pPr>
              <w:pStyle w:val="Appx"/>
              <w:rPr>
                <w:ins w:id="10073" w:author="aas" w:date="2013-10-14T02:06:00Z"/>
                <w:del w:id="10074" w:author="Anees Shaikh" w:date="2013-10-19T02:16:00Z"/>
              </w:rPr>
              <w:pPrChange w:id="10075" w:author="Anees Shaikh" w:date="2013-10-19T02:16:00Z">
                <w:pPr>
                  <w:pStyle w:val="XML1"/>
                </w:pPr>
              </w:pPrChange>
            </w:pPr>
            <w:ins w:id="10076" w:author="aas" w:date="2013-10-14T02:06:00Z">
              <w:del w:id="10077"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078" w:author="aas" w:date="2013-10-14T02:06:00Z"/>
                <w:del w:id="10079" w:author="Anees Shaikh" w:date="2013-10-19T02:16:00Z"/>
              </w:rPr>
              <w:pPrChange w:id="10080" w:author="Anees Shaikh" w:date="2013-10-19T02:16:00Z">
                <w:pPr>
                  <w:pStyle w:val="XML1"/>
                </w:pPr>
              </w:pPrChange>
            </w:pPr>
            <w:ins w:id="10081" w:author="aas" w:date="2013-10-14T02:06:00Z">
              <w:del w:id="10082" w:author="Anees Shaikh" w:date="2013-10-19T02:16:00Z">
                <w:r w:rsidDel="00E067A3">
                  <w:delText xml:space="preserve">                                             transmissions rates are allowed.</w:delText>
                </w:r>
              </w:del>
            </w:ins>
          </w:p>
          <w:p w14:paraId="792D6FA0" w14:textId="3AA2D949" w:rsidR="00874469" w:rsidDel="00E067A3" w:rsidRDefault="00874469">
            <w:pPr>
              <w:pStyle w:val="Appx"/>
              <w:rPr>
                <w:ins w:id="10083" w:author="aas" w:date="2013-10-14T02:06:00Z"/>
                <w:del w:id="10084" w:author="Anees Shaikh" w:date="2013-10-19T02:16:00Z"/>
              </w:rPr>
              <w:pPrChange w:id="10085" w:author="Anees Shaikh" w:date="2013-10-19T02:16:00Z">
                <w:pPr>
                  <w:pStyle w:val="XML1"/>
                </w:pPr>
              </w:pPrChange>
            </w:pPr>
            <w:ins w:id="10086" w:author="aas" w:date="2013-10-14T02:06:00Z">
              <w:del w:id="10087" w:author="Anees Shaikh" w:date="2013-10-19T02:16:00Z">
                <w:r w:rsidDel="00E067A3">
                  <w:delText xml:space="preserve">                                    &lt;/xs:documentation&gt;</w:delText>
                </w:r>
              </w:del>
            </w:ins>
          </w:p>
          <w:p w14:paraId="5F203CEB" w14:textId="27AC6880" w:rsidR="00874469" w:rsidDel="00E067A3" w:rsidRDefault="00874469">
            <w:pPr>
              <w:pStyle w:val="Appx"/>
              <w:rPr>
                <w:ins w:id="10088" w:author="aas" w:date="2013-10-14T02:06:00Z"/>
                <w:del w:id="10089" w:author="Anees Shaikh" w:date="2013-10-19T02:16:00Z"/>
              </w:rPr>
              <w:pPrChange w:id="10090" w:author="Anees Shaikh" w:date="2013-10-19T02:16:00Z">
                <w:pPr>
                  <w:pStyle w:val="XML1"/>
                </w:pPr>
              </w:pPrChange>
            </w:pPr>
            <w:ins w:id="10091" w:author="aas" w:date="2013-10-14T02:06:00Z">
              <w:del w:id="10092" w:author="Anees Shaikh" w:date="2013-10-19T02:16:00Z">
                <w:r w:rsidDel="00E067A3">
                  <w:delText xml:space="preserve">                                  &lt;/xs:annotation&gt;</w:delText>
                </w:r>
              </w:del>
            </w:ins>
          </w:p>
          <w:p w14:paraId="72CDDD82" w14:textId="1C31ABDA" w:rsidR="00874469" w:rsidDel="00E067A3" w:rsidRDefault="00874469">
            <w:pPr>
              <w:pStyle w:val="Appx"/>
              <w:rPr>
                <w:ins w:id="10093" w:author="aas" w:date="2013-10-14T02:06:00Z"/>
                <w:del w:id="10094" w:author="Anees Shaikh" w:date="2013-10-19T02:16:00Z"/>
              </w:rPr>
              <w:pPrChange w:id="10095" w:author="Anees Shaikh" w:date="2013-10-19T02:16:00Z">
                <w:pPr>
                  <w:pStyle w:val="XML1"/>
                </w:pPr>
              </w:pPrChange>
            </w:pPr>
            <w:ins w:id="10096" w:author="aas" w:date="2013-10-14T02:06:00Z">
              <w:del w:id="10097" w:author="Anees Shaikh" w:date="2013-10-19T02:16:00Z">
                <w:r w:rsidDel="00E067A3">
                  <w:delText xml:space="preserve">                                &lt;/xs:element&gt;</w:delText>
                </w:r>
              </w:del>
            </w:ins>
          </w:p>
          <w:p w14:paraId="5EB7B1C5" w14:textId="389A8A43" w:rsidR="00874469" w:rsidDel="00E067A3" w:rsidRDefault="00874469">
            <w:pPr>
              <w:pStyle w:val="Appx"/>
              <w:rPr>
                <w:ins w:id="10098" w:author="aas" w:date="2013-10-14T02:06:00Z"/>
                <w:del w:id="10099" w:author="Anees Shaikh" w:date="2013-10-19T02:16:00Z"/>
              </w:rPr>
              <w:pPrChange w:id="10100" w:author="Anees Shaikh" w:date="2013-10-19T02:16:00Z">
                <w:pPr>
                  <w:pStyle w:val="XML1"/>
                </w:pPr>
              </w:pPrChange>
            </w:pPr>
            <w:ins w:id="10101" w:author="aas" w:date="2013-10-14T02:06:00Z">
              <w:del w:id="10102"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03" w:author="aas" w:date="2013-10-14T02:06:00Z"/>
                <w:del w:id="10104" w:author="Anees Shaikh" w:date="2013-10-19T02:16:00Z"/>
              </w:rPr>
              <w:pPrChange w:id="10105" w:author="Anees Shaikh" w:date="2013-10-19T02:16:00Z">
                <w:pPr>
                  <w:pStyle w:val="XML1"/>
                </w:pPr>
              </w:pPrChange>
            </w:pPr>
            <w:ins w:id="10106" w:author="aas" w:date="2013-10-14T02:06:00Z">
              <w:del w:id="10107" w:author="Anees Shaikh" w:date="2013-10-19T02:16:00Z">
                <w:r w:rsidDel="00E067A3">
                  <w:delText xml:space="preserve">                                  &lt;xs:annotation&gt;</w:delText>
                </w:r>
              </w:del>
            </w:ins>
          </w:p>
          <w:p w14:paraId="51BDBE35" w14:textId="7238B206" w:rsidR="00874469" w:rsidDel="00E067A3" w:rsidRDefault="00874469">
            <w:pPr>
              <w:pStyle w:val="Appx"/>
              <w:rPr>
                <w:ins w:id="10108" w:author="aas" w:date="2013-10-14T02:06:00Z"/>
                <w:del w:id="10109" w:author="Anees Shaikh" w:date="2013-10-19T02:16:00Z"/>
              </w:rPr>
              <w:pPrChange w:id="10110" w:author="Anees Shaikh" w:date="2013-10-19T02:16:00Z">
                <w:pPr>
                  <w:pStyle w:val="XML1"/>
                </w:pPr>
              </w:pPrChange>
            </w:pPr>
            <w:ins w:id="10111" w:author="aas" w:date="2013-10-14T02:06:00Z">
              <w:del w:id="10112" w:author="Anees Shaikh" w:date="2013-10-19T02:16:00Z">
                <w:r w:rsidDel="00E067A3">
                  <w:delText xml:space="preserve">                                    &lt;xs:documentation&gt;</w:delText>
                </w:r>
              </w:del>
            </w:ins>
          </w:p>
          <w:p w14:paraId="7736D30A" w14:textId="0412721D" w:rsidR="00874469" w:rsidDel="00E067A3" w:rsidRDefault="00874469">
            <w:pPr>
              <w:pStyle w:val="Appx"/>
              <w:rPr>
                <w:ins w:id="10113" w:author="aas" w:date="2013-10-14T02:06:00Z"/>
                <w:del w:id="10114" w:author="Anees Shaikh" w:date="2013-10-19T02:16:00Z"/>
              </w:rPr>
              <w:pPrChange w:id="10115" w:author="Anees Shaikh" w:date="2013-10-19T02:16:00Z">
                <w:pPr>
                  <w:pStyle w:val="XML1"/>
                </w:pPr>
              </w:pPrChange>
            </w:pPr>
            <w:ins w:id="10116" w:author="aas" w:date="2013-10-14T02:06:00Z">
              <w:del w:id="10117"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18" w:author="aas" w:date="2013-10-14T02:06:00Z"/>
                <w:del w:id="10119" w:author="Anees Shaikh" w:date="2013-10-19T02:16:00Z"/>
              </w:rPr>
              <w:pPrChange w:id="10120" w:author="Anees Shaikh" w:date="2013-10-19T02:16:00Z">
                <w:pPr>
                  <w:pStyle w:val="XML1"/>
                </w:pPr>
              </w:pPrChange>
            </w:pPr>
            <w:ins w:id="10121" w:author="aas" w:date="2013-10-14T02:06:00Z">
              <w:del w:id="10122" w:author="Anees Shaikh" w:date="2013-10-19T02:16:00Z">
                <w:r w:rsidDel="00E067A3">
                  <w:delText xml:space="preserve">                                             the port.</w:delText>
                </w:r>
              </w:del>
            </w:ins>
          </w:p>
          <w:p w14:paraId="144C31E1" w14:textId="590207DC" w:rsidR="00874469" w:rsidDel="00E067A3" w:rsidRDefault="00874469">
            <w:pPr>
              <w:pStyle w:val="Appx"/>
              <w:rPr>
                <w:ins w:id="10123" w:author="aas" w:date="2013-10-14T02:06:00Z"/>
                <w:del w:id="10124" w:author="Anees Shaikh" w:date="2013-10-19T02:16:00Z"/>
              </w:rPr>
              <w:pPrChange w:id="10125" w:author="Anees Shaikh" w:date="2013-10-19T02:16:00Z">
                <w:pPr>
                  <w:pStyle w:val="XML1"/>
                </w:pPr>
              </w:pPrChange>
            </w:pPr>
            <w:ins w:id="10126" w:author="aas" w:date="2013-10-14T02:06:00Z">
              <w:del w:id="10127" w:author="Anees Shaikh" w:date="2013-10-19T02:16:00Z">
                <w:r w:rsidDel="00E067A3">
                  <w:delText xml:space="preserve">                                    &lt;/xs:documentation&gt;</w:delText>
                </w:r>
              </w:del>
            </w:ins>
          </w:p>
          <w:p w14:paraId="4A223657" w14:textId="3DF4757D" w:rsidR="00874469" w:rsidDel="00E067A3" w:rsidRDefault="00874469">
            <w:pPr>
              <w:pStyle w:val="Appx"/>
              <w:rPr>
                <w:ins w:id="10128" w:author="aas" w:date="2013-10-14T02:06:00Z"/>
                <w:del w:id="10129" w:author="Anees Shaikh" w:date="2013-10-19T02:16:00Z"/>
              </w:rPr>
              <w:pPrChange w:id="10130" w:author="Anees Shaikh" w:date="2013-10-19T02:16:00Z">
                <w:pPr>
                  <w:pStyle w:val="XML1"/>
                </w:pPr>
              </w:pPrChange>
            </w:pPr>
            <w:ins w:id="10131" w:author="aas" w:date="2013-10-14T02:06:00Z">
              <w:del w:id="10132" w:author="Anees Shaikh" w:date="2013-10-19T02:16:00Z">
                <w:r w:rsidDel="00E067A3">
                  <w:delText xml:space="preserve">                                  &lt;/xs:annotation&gt;</w:delText>
                </w:r>
              </w:del>
            </w:ins>
          </w:p>
          <w:p w14:paraId="1D8B8AE3" w14:textId="664C0BD5" w:rsidR="00874469" w:rsidDel="00E067A3" w:rsidRDefault="00874469">
            <w:pPr>
              <w:pStyle w:val="Appx"/>
              <w:rPr>
                <w:ins w:id="10133" w:author="aas" w:date="2013-10-14T02:06:00Z"/>
                <w:del w:id="10134" w:author="Anees Shaikh" w:date="2013-10-19T02:16:00Z"/>
              </w:rPr>
              <w:pPrChange w:id="10135" w:author="Anees Shaikh" w:date="2013-10-19T02:16:00Z">
                <w:pPr>
                  <w:pStyle w:val="XML1"/>
                </w:pPr>
              </w:pPrChange>
            </w:pPr>
            <w:ins w:id="10136" w:author="aas" w:date="2013-10-14T02:06:00Z">
              <w:del w:id="10137" w:author="Anees Shaikh" w:date="2013-10-19T02:16:00Z">
                <w:r w:rsidDel="00E067A3">
                  <w:delText xml:space="preserve">                                &lt;/xs:element&gt;</w:delText>
                </w:r>
              </w:del>
            </w:ins>
          </w:p>
          <w:p w14:paraId="0D5BF3CB" w14:textId="0E6ED8E7" w:rsidR="00874469" w:rsidDel="00E067A3" w:rsidRDefault="00874469">
            <w:pPr>
              <w:pStyle w:val="Appx"/>
              <w:rPr>
                <w:ins w:id="10138" w:author="aas" w:date="2013-10-14T02:06:00Z"/>
                <w:del w:id="10139" w:author="Anees Shaikh" w:date="2013-10-19T02:16:00Z"/>
              </w:rPr>
              <w:pPrChange w:id="10140" w:author="Anees Shaikh" w:date="2013-10-19T02:16:00Z">
                <w:pPr>
                  <w:pStyle w:val="XML1"/>
                </w:pPr>
              </w:pPrChange>
            </w:pPr>
            <w:ins w:id="10141" w:author="aas" w:date="2013-10-14T02:06:00Z">
              <w:del w:id="10142"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43" w:author="aas" w:date="2013-10-14T02:06:00Z"/>
                <w:del w:id="10144" w:author="Anees Shaikh" w:date="2013-10-19T02:16:00Z"/>
              </w:rPr>
              <w:pPrChange w:id="10145" w:author="Anees Shaikh" w:date="2013-10-19T02:16:00Z">
                <w:pPr>
                  <w:pStyle w:val="XML1"/>
                </w:pPr>
              </w:pPrChange>
            </w:pPr>
            <w:ins w:id="10146" w:author="aas" w:date="2013-10-14T02:06:00Z">
              <w:del w:id="10147" w:author="Anees Shaikh" w:date="2013-10-19T02:16:00Z">
                <w:r w:rsidDel="00E067A3">
                  <w:delText xml:space="preserve">                                  &lt;xs:annotation&gt;</w:delText>
                </w:r>
              </w:del>
            </w:ins>
          </w:p>
          <w:p w14:paraId="0F8D4C61" w14:textId="101148A9" w:rsidR="00874469" w:rsidDel="00E067A3" w:rsidRDefault="00874469">
            <w:pPr>
              <w:pStyle w:val="Appx"/>
              <w:rPr>
                <w:ins w:id="10148" w:author="aas" w:date="2013-10-14T02:06:00Z"/>
                <w:del w:id="10149" w:author="Anees Shaikh" w:date="2013-10-19T02:16:00Z"/>
              </w:rPr>
              <w:pPrChange w:id="10150" w:author="Anees Shaikh" w:date="2013-10-19T02:16:00Z">
                <w:pPr>
                  <w:pStyle w:val="XML1"/>
                </w:pPr>
              </w:pPrChange>
            </w:pPr>
            <w:ins w:id="10151" w:author="aas" w:date="2013-10-14T02:06:00Z">
              <w:del w:id="10152" w:author="Anees Shaikh" w:date="2013-10-19T02:16:00Z">
                <w:r w:rsidDel="00E067A3">
                  <w:delText xml:space="preserve">                                    &lt;xs:documentation&gt;</w:delText>
                </w:r>
              </w:del>
            </w:ins>
          </w:p>
          <w:p w14:paraId="3AB7DB43" w14:textId="021D3A43" w:rsidR="00874469" w:rsidDel="00E067A3" w:rsidRDefault="00874469">
            <w:pPr>
              <w:pStyle w:val="Appx"/>
              <w:rPr>
                <w:ins w:id="10153" w:author="aas" w:date="2013-10-14T02:06:00Z"/>
                <w:del w:id="10154" w:author="Anees Shaikh" w:date="2013-10-19T02:16:00Z"/>
              </w:rPr>
              <w:pPrChange w:id="10155" w:author="Anees Shaikh" w:date="2013-10-19T02:16:00Z">
                <w:pPr>
                  <w:pStyle w:val="XML1"/>
                </w:pPr>
              </w:pPrChange>
            </w:pPr>
            <w:ins w:id="10156" w:author="aas" w:date="2013-10-14T02:06:00Z">
              <w:del w:id="10157"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158" w:author="aas" w:date="2013-10-14T02:06:00Z"/>
                <w:del w:id="10159" w:author="Anees Shaikh" w:date="2013-10-19T02:16:00Z"/>
              </w:rPr>
              <w:pPrChange w:id="10160" w:author="Anees Shaikh" w:date="2013-10-19T02:16:00Z">
                <w:pPr>
                  <w:pStyle w:val="XML1"/>
                </w:pPr>
              </w:pPrChange>
            </w:pPr>
            <w:ins w:id="10161" w:author="aas" w:date="2013-10-14T02:06:00Z">
              <w:del w:id="10162" w:author="Anees Shaikh" w:date="2013-10-19T02:16:00Z">
                <w:r w:rsidDel="00E067A3">
                  <w:delText xml:space="preserve">                                    &lt;/xs:documentation&gt;</w:delText>
                </w:r>
              </w:del>
            </w:ins>
          </w:p>
          <w:p w14:paraId="140FDFD8" w14:textId="5788DC58" w:rsidR="00874469" w:rsidDel="00E067A3" w:rsidRDefault="00874469">
            <w:pPr>
              <w:pStyle w:val="Appx"/>
              <w:rPr>
                <w:ins w:id="10163" w:author="aas" w:date="2013-10-14T02:06:00Z"/>
                <w:del w:id="10164" w:author="Anees Shaikh" w:date="2013-10-19T02:16:00Z"/>
              </w:rPr>
              <w:pPrChange w:id="10165" w:author="Anees Shaikh" w:date="2013-10-19T02:16:00Z">
                <w:pPr>
                  <w:pStyle w:val="XML1"/>
                </w:pPr>
              </w:pPrChange>
            </w:pPr>
            <w:ins w:id="10166" w:author="aas" w:date="2013-10-14T02:06:00Z">
              <w:del w:id="10167" w:author="Anees Shaikh" w:date="2013-10-19T02:16:00Z">
                <w:r w:rsidDel="00E067A3">
                  <w:delText xml:space="preserve">                                  &lt;/xs:annotation&gt;</w:delText>
                </w:r>
              </w:del>
            </w:ins>
          </w:p>
          <w:p w14:paraId="400B1612" w14:textId="387A13C8" w:rsidR="00874469" w:rsidDel="00E067A3" w:rsidRDefault="00874469">
            <w:pPr>
              <w:pStyle w:val="Appx"/>
              <w:rPr>
                <w:ins w:id="10168" w:author="aas" w:date="2013-10-14T02:06:00Z"/>
                <w:del w:id="10169" w:author="Anees Shaikh" w:date="2013-10-19T02:16:00Z"/>
              </w:rPr>
              <w:pPrChange w:id="10170" w:author="Anees Shaikh" w:date="2013-10-19T02:16:00Z">
                <w:pPr>
                  <w:pStyle w:val="XML1"/>
                </w:pPr>
              </w:pPrChange>
            </w:pPr>
            <w:ins w:id="10171" w:author="aas" w:date="2013-10-14T02:06:00Z">
              <w:del w:id="10172" w:author="Anees Shaikh" w:date="2013-10-19T02:16:00Z">
                <w:r w:rsidDel="00E067A3">
                  <w:delText xml:space="preserve">                                  &lt;xs:simpleType&gt;</w:delText>
                </w:r>
              </w:del>
            </w:ins>
          </w:p>
          <w:p w14:paraId="045A77A6" w14:textId="3E55A424" w:rsidR="00874469" w:rsidDel="00E067A3" w:rsidRDefault="00874469">
            <w:pPr>
              <w:pStyle w:val="Appx"/>
              <w:rPr>
                <w:ins w:id="10173" w:author="aas" w:date="2013-10-14T02:06:00Z"/>
                <w:del w:id="10174" w:author="Anees Shaikh" w:date="2013-10-19T02:16:00Z"/>
              </w:rPr>
              <w:pPrChange w:id="10175" w:author="Anees Shaikh" w:date="2013-10-19T02:16:00Z">
                <w:pPr>
                  <w:pStyle w:val="XML1"/>
                </w:pPr>
              </w:pPrChange>
            </w:pPr>
            <w:ins w:id="10176" w:author="aas" w:date="2013-10-14T02:06:00Z">
              <w:del w:id="10177" w:author="Anees Shaikh" w:date="2013-10-19T02:16:00Z">
                <w:r w:rsidDel="00E067A3">
                  <w:delText xml:space="preserve">                                    &lt;xs:restriction base="xs:string"&gt;</w:delText>
                </w:r>
              </w:del>
            </w:ins>
          </w:p>
          <w:p w14:paraId="1DACDD3E" w14:textId="7686D3AA" w:rsidR="00874469" w:rsidDel="00E067A3" w:rsidRDefault="00874469">
            <w:pPr>
              <w:pStyle w:val="Appx"/>
              <w:rPr>
                <w:ins w:id="10178" w:author="aas" w:date="2013-10-14T02:06:00Z"/>
                <w:del w:id="10179" w:author="Anees Shaikh" w:date="2013-10-19T02:16:00Z"/>
              </w:rPr>
              <w:pPrChange w:id="10180" w:author="Anees Shaikh" w:date="2013-10-19T02:16:00Z">
                <w:pPr>
                  <w:pStyle w:val="XML1"/>
                </w:pPr>
              </w:pPrChange>
            </w:pPr>
            <w:ins w:id="10181" w:author="aas" w:date="2013-10-14T02:06:00Z">
              <w:del w:id="10182" w:author="Anees Shaikh" w:date="2013-10-19T02:16:00Z">
                <w:r w:rsidDel="00E067A3">
                  <w:delText xml:space="preserve">                                      &lt;xs:enumeration value="copper"/&gt;</w:delText>
                </w:r>
              </w:del>
            </w:ins>
          </w:p>
          <w:p w14:paraId="0BB0675F" w14:textId="327CC94B" w:rsidR="00874469" w:rsidDel="00E067A3" w:rsidRDefault="00874469">
            <w:pPr>
              <w:pStyle w:val="Appx"/>
              <w:rPr>
                <w:ins w:id="10183" w:author="aas" w:date="2013-10-14T02:06:00Z"/>
                <w:del w:id="10184" w:author="Anees Shaikh" w:date="2013-10-19T02:16:00Z"/>
              </w:rPr>
              <w:pPrChange w:id="10185" w:author="Anees Shaikh" w:date="2013-10-19T02:16:00Z">
                <w:pPr>
                  <w:pStyle w:val="XML1"/>
                </w:pPr>
              </w:pPrChange>
            </w:pPr>
            <w:ins w:id="10186" w:author="aas" w:date="2013-10-14T02:06:00Z">
              <w:del w:id="10187" w:author="Anees Shaikh" w:date="2013-10-19T02:16:00Z">
                <w:r w:rsidDel="00E067A3">
                  <w:delText xml:space="preserve">                                      &lt;xs:enumeration value="fiber"/&gt;</w:delText>
                </w:r>
              </w:del>
            </w:ins>
          </w:p>
          <w:p w14:paraId="097A64CF" w14:textId="78431437" w:rsidR="00874469" w:rsidDel="00E067A3" w:rsidRDefault="00874469">
            <w:pPr>
              <w:pStyle w:val="Appx"/>
              <w:rPr>
                <w:ins w:id="10188" w:author="aas" w:date="2013-10-14T02:06:00Z"/>
                <w:del w:id="10189" w:author="Anees Shaikh" w:date="2013-10-19T02:16:00Z"/>
              </w:rPr>
              <w:pPrChange w:id="10190" w:author="Anees Shaikh" w:date="2013-10-19T02:16:00Z">
                <w:pPr>
                  <w:pStyle w:val="XML1"/>
                </w:pPr>
              </w:pPrChange>
            </w:pPr>
            <w:ins w:id="10191" w:author="aas" w:date="2013-10-14T02:06:00Z">
              <w:del w:id="10192" w:author="Anees Shaikh" w:date="2013-10-19T02:16:00Z">
                <w:r w:rsidDel="00E067A3">
                  <w:delText xml:space="preserve">                                    &lt;/xs:restriction&gt;</w:delText>
                </w:r>
              </w:del>
            </w:ins>
          </w:p>
          <w:p w14:paraId="3779FCA4" w14:textId="406B773E" w:rsidR="00874469" w:rsidDel="00E067A3" w:rsidRDefault="00874469">
            <w:pPr>
              <w:pStyle w:val="Appx"/>
              <w:rPr>
                <w:ins w:id="10193" w:author="aas" w:date="2013-10-14T02:06:00Z"/>
                <w:del w:id="10194" w:author="Anees Shaikh" w:date="2013-10-19T02:16:00Z"/>
              </w:rPr>
              <w:pPrChange w:id="10195" w:author="Anees Shaikh" w:date="2013-10-19T02:16:00Z">
                <w:pPr>
                  <w:pStyle w:val="XML1"/>
                </w:pPr>
              </w:pPrChange>
            </w:pPr>
            <w:ins w:id="10196" w:author="aas" w:date="2013-10-14T02:06:00Z">
              <w:del w:id="10197" w:author="Anees Shaikh" w:date="2013-10-19T02:16:00Z">
                <w:r w:rsidDel="00E067A3">
                  <w:delText xml:space="preserve">                                  &lt;/xs:simpleType&gt;</w:delText>
                </w:r>
              </w:del>
            </w:ins>
          </w:p>
          <w:p w14:paraId="5DDDF632" w14:textId="75CA69B3" w:rsidR="00874469" w:rsidDel="00E067A3" w:rsidRDefault="00874469">
            <w:pPr>
              <w:pStyle w:val="Appx"/>
              <w:rPr>
                <w:ins w:id="10198" w:author="aas" w:date="2013-10-14T02:06:00Z"/>
                <w:del w:id="10199" w:author="Anees Shaikh" w:date="2013-10-19T02:16:00Z"/>
              </w:rPr>
              <w:pPrChange w:id="10200" w:author="Anees Shaikh" w:date="2013-10-19T02:16:00Z">
                <w:pPr>
                  <w:pStyle w:val="XML1"/>
                </w:pPr>
              </w:pPrChange>
            </w:pPr>
            <w:ins w:id="10201" w:author="aas" w:date="2013-10-14T02:06:00Z">
              <w:del w:id="10202" w:author="Anees Shaikh" w:date="2013-10-19T02:16:00Z">
                <w:r w:rsidDel="00E067A3">
                  <w:delText xml:space="preserve">                                &lt;/xs:element&gt;</w:delText>
                </w:r>
              </w:del>
            </w:ins>
          </w:p>
          <w:p w14:paraId="273AB51B" w14:textId="7145F29B" w:rsidR="00874469" w:rsidDel="00E067A3" w:rsidRDefault="00874469">
            <w:pPr>
              <w:pStyle w:val="Appx"/>
              <w:rPr>
                <w:ins w:id="10203" w:author="aas" w:date="2013-10-14T02:06:00Z"/>
                <w:del w:id="10204" w:author="Anees Shaikh" w:date="2013-10-19T02:16:00Z"/>
              </w:rPr>
              <w:pPrChange w:id="10205" w:author="Anees Shaikh" w:date="2013-10-19T02:16:00Z">
                <w:pPr>
                  <w:pStyle w:val="XML1"/>
                </w:pPr>
              </w:pPrChange>
            </w:pPr>
            <w:ins w:id="10206" w:author="aas" w:date="2013-10-14T02:06:00Z">
              <w:del w:id="10207" w:author="Anees Shaikh" w:date="2013-10-19T02:16:00Z">
                <w:r w:rsidDel="00E067A3">
                  <w:delText xml:space="preserve">                                &lt;xs:element name="pause"&gt;</w:delText>
                </w:r>
              </w:del>
            </w:ins>
          </w:p>
          <w:p w14:paraId="12429797" w14:textId="7A6BFC78" w:rsidR="00874469" w:rsidDel="00E067A3" w:rsidRDefault="00874469">
            <w:pPr>
              <w:pStyle w:val="Appx"/>
              <w:rPr>
                <w:ins w:id="10208" w:author="aas" w:date="2013-10-14T02:06:00Z"/>
                <w:del w:id="10209" w:author="Anees Shaikh" w:date="2013-10-19T02:16:00Z"/>
              </w:rPr>
              <w:pPrChange w:id="10210" w:author="Anees Shaikh" w:date="2013-10-19T02:16:00Z">
                <w:pPr>
                  <w:pStyle w:val="XML1"/>
                </w:pPr>
              </w:pPrChange>
            </w:pPr>
            <w:ins w:id="10211" w:author="aas" w:date="2013-10-14T02:06:00Z">
              <w:del w:id="10212" w:author="Anees Shaikh" w:date="2013-10-19T02:16:00Z">
                <w:r w:rsidDel="00E067A3">
                  <w:delText xml:space="preserve">                                  &lt;xs:annotation&gt;</w:delText>
                </w:r>
              </w:del>
            </w:ins>
          </w:p>
          <w:p w14:paraId="1FBE39F9" w14:textId="1BC18D6B" w:rsidR="00874469" w:rsidDel="00E067A3" w:rsidRDefault="00874469">
            <w:pPr>
              <w:pStyle w:val="Appx"/>
              <w:rPr>
                <w:ins w:id="10213" w:author="aas" w:date="2013-10-14T02:06:00Z"/>
                <w:del w:id="10214" w:author="Anees Shaikh" w:date="2013-10-19T02:16:00Z"/>
              </w:rPr>
              <w:pPrChange w:id="10215" w:author="Anees Shaikh" w:date="2013-10-19T02:16:00Z">
                <w:pPr>
                  <w:pStyle w:val="XML1"/>
                </w:pPr>
              </w:pPrChange>
            </w:pPr>
            <w:ins w:id="10216" w:author="aas" w:date="2013-10-14T02:06:00Z">
              <w:del w:id="10217" w:author="Anees Shaikh" w:date="2013-10-19T02:16:00Z">
                <w:r w:rsidDel="00E067A3">
                  <w:delText xml:space="preserve">                                    &lt;xs:documentation&gt;</w:delText>
                </w:r>
              </w:del>
            </w:ins>
          </w:p>
          <w:p w14:paraId="5FC2CF2F" w14:textId="6B5B053B" w:rsidR="00874469" w:rsidDel="00E067A3" w:rsidRDefault="00874469">
            <w:pPr>
              <w:pStyle w:val="Appx"/>
              <w:rPr>
                <w:ins w:id="10218" w:author="aas" w:date="2013-10-14T02:06:00Z"/>
                <w:del w:id="10219" w:author="Anees Shaikh" w:date="2013-10-19T02:16:00Z"/>
              </w:rPr>
              <w:pPrChange w:id="10220" w:author="Anees Shaikh" w:date="2013-10-19T02:16:00Z">
                <w:pPr>
                  <w:pStyle w:val="XML1"/>
                </w:pPr>
              </w:pPrChange>
            </w:pPr>
            <w:ins w:id="10221" w:author="aas" w:date="2013-10-14T02:06:00Z">
              <w:del w:id="10222"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23" w:author="aas" w:date="2013-10-14T02:06:00Z"/>
                <w:del w:id="10224" w:author="Anees Shaikh" w:date="2013-10-19T02:16:00Z"/>
              </w:rPr>
              <w:pPrChange w:id="10225" w:author="Anees Shaikh" w:date="2013-10-19T02:16:00Z">
                <w:pPr>
                  <w:pStyle w:val="XML1"/>
                </w:pPr>
              </w:pPrChange>
            </w:pPr>
            <w:ins w:id="10226" w:author="aas" w:date="2013-10-14T02:06:00Z">
              <w:del w:id="10227" w:author="Anees Shaikh" w:date="2013-10-19T02:16:00Z">
                <w:r w:rsidDel="00E067A3">
                  <w:delText xml:space="preserve">                                             it is asymmetric or symmetric.</w:delText>
                </w:r>
              </w:del>
            </w:ins>
          </w:p>
          <w:p w14:paraId="5D420D0D" w14:textId="1E34B912" w:rsidR="00874469" w:rsidDel="00E067A3" w:rsidRDefault="00874469">
            <w:pPr>
              <w:pStyle w:val="Appx"/>
              <w:rPr>
                <w:ins w:id="10228" w:author="aas" w:date="2013-10-14T02:06:00Z"/>
                <w:del w:id="10229" w:author="Anees Shaikh" w:date="2013-10-19T02:16:00Z"/>
              </w:rPr>
              <w:pPrChange w:id="10230" w:author="Anees Shaikh" w:date="2013-10-19T02:16:00Z">
                <w:pPr>
                  <w:pStyle w:val="XML1"/>
                </w:pPr>
              </w:pPrChange>
            </w:pPr>
            <w:ins w:id="10231" w:author="aas" w:date="2013-10-14T02:06:00Z">
              <w:del w:id="10232" w:author="Anees Shaikh" w:date="2013-10-19T02:16:00Z">
                <w:r w:rsidDel="00E067A3">
                  <w:delText xml:space="preserve">                                    &lt;/xs:documentation&gt;</w:delText>
                </w:r>
              </w:del>
            </w:ins>
          </w:p>
          <w:p w14:paraId="49FB9C7D" w14:textId="67AC995D" w:rsidR="00874469" w:rsidDel="00E067A3" w:rsidRDefault="00874469">
            <w:pPr>
              <w:pStyle w:val="Appx"/>
              <w:rPr>
                <w:ins w:id="10233" w:author="aas" w:date="2013-10-14T02:06:00Z"/>
                <w:del w:id="10234" w:author="Anees Shaikh" w:date="2013-10-19T02:16:00Z"/>
              </w:rPr>
              <w:pPrChange w:id="10235" w:author="Anees Shaikh" w:date="2013-10-19T02:16:00Z">
                <w:pPr>
                  <w:pStyle w:val="XML1"/>
                </w:pPr>
              </w:pPrChange>
            </w:pPr>
            <w:ins w:id="10236" w:author="aas" w:date="2013-10-14T02:06:00Z">
              <w:del w:id="10237" w:author="Anees Shaikh" w:date="2013-10-19T02:16:00Z">
                <w:r w:rsidDel="00E067A3">
                  <w:delText xml:space="preserve">                                  &lt;/xs:annotation&gt;</w:delText>
                </w:r>
              </w:del>
            </w:ins>
          </w:p>
          <w:p w14:paraId="54AF4F69" w14:textId="63847CF8" w:rsidR="00874469" w:rsidDel="00E067A3" w:rsidRDefault="00874469">
            <w:pPr>
              <w:pStyle w:val="Appx"/>
              <w:rPr>
                <w:ins w:id="10238" w:author="aas" w:date="2013-10-14T02:06:00Z"/>
                <w:del w:id="10239" w:author="Anees Shaikh" w:date="2013-10-19T02:16:00Z"/>
              </w:rPr>
              <w:pPrChange w:id="10240" w:author="Anees Shaikh" w:date="2013-10-19T02:16:00Z">
                <w:pPr>
                  <w:pStyle w:val="XML1"/>
                </w:pPr>
              </w:pPrChange>
            </w:pPr>
            <w:ins w:id="10241" w:author="aas" w:date="2013-10-14T02:06:00Z">
              <w:del w:id="10242" w:author="Anees Shaikh" w:date="2013-10-19T02:16:00Z">
                <w:r w:rsidDel="00E067A3">
                  <w:delText xml:space="preserve">                                  &lt;xs:simpleType&gt;</w:delText>
                </w:r>
              </w:del>
            </w:ins>
          </w:p>
          <w:p w14:paraId="64864D7A" w14:textId="6CBB1D6B" w:rsidR="00874469" w:rsidDel="00E067A3" w:rsidRDefault="00874469">
            <w:pPr>
              <w:pStyle w:val="Appx"/>
              <w:rPr>
                <w:ins w:id="10243" w:author="aas" w:date="2013-10-14T02:06:00Z"/>
                <w:del w:id="10244" w:author="Anees Shaikh" w:date="2013-10-19T02:16:00Z"/>
              </w:rPr>
              <w:pPrChange w:id="10245" w:author="Anees Shaikh" w:date="2013-10-19T02:16:00Z">
                <w:pPr>
                  <w:pStyle w:val="XML1"/>
                </w:pPr>
              </w:pPrChange>
            </w:pPr>
            <w:ins w:id="10246" w:author="aas" w:date="2013-10-14T02:06:00Z">
              <w:del w:id="10247" w:author="Anees Shaikh" w:date="2013-10-19T02:16:00Z">
                <w:r w:rsidDel="00E067A3">
                  <w:delText xml:space="preserve">                                    &lt;xs:restriction base="xs:string"&gt;</w:delText>
                </w:r>
              </w:del>
            </w:ins>
          </w:p>
          <w:p w14:paraId="0F573576" w14:textId="674AF6FE" w:rsidR="00874469" w:rsidDel="00E067A3" w:rsidRDefault="00874469">
            <w:pPr>
              <w:pStyle w:val="Appx"/>
              <w:rPr>
                <w:ins w:id="10248" w:author="aas" w:date="2013-10-14T02:06:00Z"/>
                <w:del w:id="10249" w:author="Anees Shaikh" w:date="2013-10-19T02:16:00Z"/>
              </w:rPr>
              <w:pPrChange w:id="10250" w:author="Anees Shaikh" w:date="2013-10-19T02:16:00Z">
                <w:pPr>
                  <w:pStyle w:val="XML1"/>
                </w:pPr>
              </w:pPrChange>
            </w:pPr>
            <w:ins w:id="10251" w:author="aas" w:date="2013-10-14T02:06:00Z">
              <w:del w:id="10252" w:author="Anees Shaikh" w:date="2013-10-19T02:16:00Z">
                <w:r w:rsidDel="00E067A3">
                  <w:delText xml:space="preserve">                                      &lt;xs:enumeration value="unsupported"/&gt;</w:delText>
                </w:r>
              </w:del>
            </w:ins>
          </w:p>
          <w:p w14:paraId="1FAAB82D" w14:textId="41F26782" w:rsidR="00874469" w:rsidDel="00E067A3" w:rsidRDefault="00874469">
            <w:pPr>
              <w:pStyle w:val="Appx"/>
              <w:rPr>
                <w:ins w:id="10253" w:author="aas" w:date="2013-10-14T02:06:00Z"/>
                <w:del w:id="10254" w:author="Anees Shaikh" w:date="2013-10-19T02:16:00Z"/>
              </w:rPr>
              <w:pPrChange w:id="10255" w:author="Anees Shaikh" w:date="2013-10-19T02:16:00Z">
                <w:pPr>
                  <w:pStyle w:val="XML1"/>
                </w:pPr>
              </w:pPrChange>
            </w:pPr>
            <w:ins w:id="10256" w:author="aas" w:date="2013-10-14T02:06:00Z">
              <w:del w:id="10257" w:author="Anees Shaikh" w:date="2013-10-19T02:16:00Z">
                <w:r w:rsidDel="00E067A3">
                  <w:delText xml:space="preserve">                                      &lt;xs:enumeration value="symmetric"/&gt;</w:delText>
                </w:r>
              </w:del>
            </w:ins>
          </w:p>
          <w:p w14:paraId="736854AF" w14:textId="0B79BC06" w:rsidR="00874469" w:rsidDel="00E067A3" w:rsidRDefault="00874469">
            <w:pPr>
              <w:pStyle w:val="Appx"/>
              <w:rPr>
                <w:ins w:id="10258" w:author="aas" w:date="2013-10-14T02:06:00Z"/>
                <w:del w:id="10259" w:author="Anees Shaikh" w:date="2013-10-19T02:16:00Z"/>
              </w:rPr>
              <w:pPrChange w:id="10260" w:author="Anees Shaikh" w:date="2013-10-19T02:16:00Z">
                <w:pPr>
                  <w:pStyle w:val="XML1"/>
                </w:pPr>
              </w:pPrChange>
            </w:pPr>
            <w:ins w:id="10261" w:author="aas" w:date="2013-10-14T02:06:00Z">
              <w:del w:id="10262" w:author="Anees Shaikh" w:date="2013-10-19T02:16:00Z">
                <w:r w:rsidDel="00E067A3">
                  <w:delText xml:space="preserve">                                      &lt;xs:enumeration value="asymmetric"/&gt;</w:delText>
                </w:r>
              </w:del>
            </w:ins>
          </w:p>
          <w:p w14:paraId="0485C293" w14:textId="582EE4D4" w:rsidR="00874469" w:rsidDel="00E067A3" w:rsidRDefault="00874469">
            <w:pPr>
              <w:pStyle w:val="Appx"/>
              <w:rPr>
                <w:ins w:id="10263" w:author="aas" w:date="2013-10-14T02:06:00Z"/>
                <w:del w:id="10264" w:author="Anees Shaikh" w:date="2013-10-19T02:16:00Z"/>
              </w:rPr>
              <w:pPrChange w:id="10265" w:author="Anees Shaikh" w:date="2013-10-19T02:16:00Z">
                <w:pPr>
                  <w:pStyle w:val="XML1"/>
                </w:pPr>
              </w:pPrChange>
            </w:pPr>
            <w:ins w:id="10266" w:author="aas" w:date="2013-10-14T02:06:00Z">
              <w:del w:id="10267" w:author="Anees Shaikh" w:date="2013-10-19T02:16:00Z">
                <w:r w:rsidDel="00E067A3">
                  <w:delText xml:space="preserve">                                    &lt;/xs:restriction&gt;</w:delText>
                </w:r>
              </w:del>
            </w:ins>
          </w:p>
          <w:p w14:paraId="1A8644C4" w14:textId="158558FC" w:rsidR="00874469" w:rsidDel="00E067A3" w:rsidRDefault="00874469">
            <w:pPr>
              <w:pStyle w:val="Appx"/>
              <w:rPr>
                <w:ins w:id="10268" w:author="aas" w:date="2013-10-14T02:06:00Z"/>
                <w:del w:id="10269" w:author="Anees Shaikh" w:date="2013-10-19T02:16:00Z"/>
              </w:rPr>
              <w:pPrChange w:id="10270" w:author="Anees Shaikh" w:date="2013-10-19T02:16:00Z">
                <w:pPr>
                  <w:pStyle w:val="XML1"/>
                </w:pPr>
              </w:pPrChange>
            </w:pPr>
            <w:ins w:id="10271" w:author="aas" w:date="2013-10-14T02:06:00Z">
              <w:del w:id="10272" w:author="Anees Shaikh" w:date="2013-10-19T02:16:00Z">
                <w:r w:rsidDel="00E067A3">
                  <w:delText xml:space="preserve">                                  &lt;/xs:simpleType&gt;</w:delText>
                </w:r>
              </w:del>
            </w:ins>
          </w:p>
          <w:p w14:paraId="2C08D1FF" w14:textId="37B385A7" w:rsidR="00874469" w:rsidDel="00E067A3" w:rsidRDefault="00874469">
            <w:pPr>
              <w:pStyle w:val="Appx"/>
              <w:rPr>
                <w:ins w:id="10273" w:author="aas" w:date="2013-10-14T02:06:00Z"/>
                <w:del w:id="10274" w:author="Anees Shaikh" w:date="2013-10-19T02:16:00Z"/>
              </w:rPr>
              <w:pPrChange w:id="10275" w:author="Anees Shaikh" w:date="2013-10-19T02:16:00Z">
                <w:pPr>
                  <w:pStyle w:val="XML1"/>
                </w:pPr>
              </w:pPrChange>
            </w:pPr>
            <w:ins w:id="10276" w:author="aas" w:date="2013-10-14T02:06:00Z">
              <w:del w:id="10277" w:author="Anees Shaikh" w:date="2013-10-19T02:16:00Z">
                <w:r w:rsidDel="00E067A3">
                  <w:delText xml:space="preserve">                                &lt;/xs:element&gt;</w:delText>
                </w:r>
              </w:del>
            </w:ins>
          </w:p>
          <w:p w14:paraId="696CDF5A" w14:textId="7D1B23CB" w:rsidR="00874469" w:rsidDel="00E067A3" w:rsidRDefault="00874469">
            <w:pPr>
              <w:pStyle w:val="Appx"/>
              <w:rPr>
                <w:ins w:id="10278" w:author="aas" w:date="2013-10-14T02:06:00Z"/>
                <w:del w:id="10279" w:author="Anees Shaikh" w:date="2013-10-19T02:16:00Z"/>
              </w:rPr>
              <w:pPrChange w:id="10280" w:author="Anees Shaikh" w:date="2013-10-19T02:16:00Z">
                <w:pPr>
                  <w:pStyle w:val="XML1"/>
                </w:pPr>
              </w:pPrChange>
            </w:pPr>
            <w:ins w:id="10281" w:author="aas" w:date="2013-10-14T02:06:00Z">
              <w:del w:id="10282"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283" w:author="aas" w:date="2013-10-14T02:06:00Z"/>
                <w:del w:id="10284" w:author="Anees Shaikh" w:date="2013-10-19T02:16:00Z"/>
              </w:rPr>
              <w:pPrChange w:id="10285" w:author="Anees Shaikh" w:date="2013-10-19T02:16:00Z">
                <w:pPr>
                  <w:pStyle w:val="XML1"/>
                </w:pPr>
              </w:pPrChange>
            </w:pPr>
            <w:ins w:id="10286" w:author="aas" w:date="2013-10-14T02:06:00Z">
              <w:del w:id="10287" w:author="Anees Shaikh" w:date="2013-10-19T02:16:00Z">
                <w:r w:rsidDel="00E067A3">
                  <w:delText xml:space="preserve">                                        namespace="##other" processContents="lax"/&gt;</w:delText>
                </w:r>
              </w:del>
            </w:ins>
          </w:p>
          <w:p w14:paraId="68FE5B9D" w14:textId="10FE4DE8" w:rsidR="00874469" w:rsidDel="00E067A3" w:rsidRDefault="00874469">
            <w:pPr>
              <w:pStyle w:val="Appx"/>
              <w:rPr>
                <w:ins w:id="10288" w:author="aas" w:date="2013-10-14T02:06:00Z"/>
                <w:del w:id="10289" w:author="Anees Shaikh" w:date="2013-10-19T02:16:00Z"/>
              </w:rPr>
              <w:pPrChange w:id="10290" w:author="Anees Shaikh" w:date="2013-10-19T02:16:00Z">
                <w:pPr>
                  <w:pStyle w:val="XML1"/>
                </w:pPr>
              </w:pPrChange>
            </w:pPr>
            <w:ins w:id="10291" w:author="aas" w:date="2013-10-14T02:06:00Z">
              <w:del w:id="10292" w:author="Anees Shaikh" w:date="2013-10-19T02:16:00Z">
                <w:r w:rsidDel="00E067A3">
                  <w:delText xml:space="preserve">                              &lt;/xs:sequence&gt;</w:delText>
                </w:r>
              </w:del>
            </w:ins>
          </w:p>
          <w:p w14:paraId="010D8D7A" w14:textId="06FF7D33" w:rsidR="00874469" w:rsidDel="00E067A3" w:rsidRDefault="00874469">
            <w:pPr>
              <w:pStyle w:val="Appx"/>
              <w:rPr>
                <w:ins w:id="10293" w:author="aas" w:date="2013-10-14T02:06:00Z"/>
                <w:del w:id="10294" w:author="Anees Shaikh" w:date="2013-10-19T02:16:00Z"/>
              </w:rPr>
              <w:pPrChange w:id="10295" w:author="Anees Shaikh" w:date="2013-10-19T02:16:00Z">
                <w:pPr>
                  <w:pStyle w:val="XML1"/>
                </w:pPr>
              </w:pPrChange>
            </w:pPr>
            <w:ins w:id="10296" w:author="aas" w:date="2013-10-14T02:06:00Z">
              <w:del w:id="10297" w:author="Anees Shaikh" w:date="2013-10-19T02:16:00Z">
                <w:r w:rsidDel="00E067A3">
                  <w:delText xml:space="preserve">                            &lt;/xs:complexType&gt;</w:delText>
                </w:r>
              </w:del>
            </w:ins>
          </w:p>
          <w:p w14:paraId="7FF922F6" w14:textId="1272BEAF" w:rsidR="00874469" w:rsidDel="00E067A3" w:rsidRDefault="00874469">
            <w:pPr>
              <w:pStyle w:val="Appx"/>
              <w:rPr>
                <w:ins w:id="10298" w:author="aas" w:date="2013-10-14T02:06:00Z"/>
                <w:del w:id="10299" w:author="Anees Shaikh" w:date="2013-10-19T02:16:00Z"/>
              </w:rPr>
              <w:pPrChange w:id="10300" w:author="Anees Shaikh" w:date="2013-10-19T02:16:00Z">
                <w:pPr>
                  <w:pStyle w:val="XML1"/>
                </w:pPr>
              </w:pPrChange>
            </w:pPr>
            <w:ins w:id="10301" w:author="aas" w:date="2013-10-14T02:06:00Z">
              <w:del w:id="10302" w:author="Anees Shaikh" w:date="2013-10-19T02:16:00Z">
                <w:r w:rsidDel="00E067A3">
                  <w:delText xml:space="preserve">                          &lt;/xs:element&gt;</w:delText>
                </w:r>
              </w:del>
            </w:ins>
          </w:p>
          <w:p w14:paraId="13BF2691" w14:textId="5709F90B" w:rsidR="00874469" w:rsidDel="00E067A3" w:rsidRDefault="00874469">
            <w:pPr>
              <w:pStyle w:val="Appx"/>
              <w:rPr>
                <w:ins w:id="10303" w:author="aas" w:date="2013-10-14T02:06:00Z"/>
                <w:del w:id="10304" w:author="Anees Shaikh" w:date="2013-10-19T02:16:00Z"/>
              </w:rPr>
              <w:pPrChange w:id="10305" w:author="Anees Shaikh" w:date="2013-10-19T02:16:00Z">
                <w:pPr>
                  <w:pStyle w:val="XML1"/>
                </w:pPr>
              </w:pPrChange>
            </w:pPr>
            <w:ins w:id="10306" w:author="aas" w:date="2013-10-14T02:06:00Z">
              <w:del w:id="10307"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08" w:author="aas" w:date="2013-10-14T02:06:00Z"/>
                <w:del w:id="10309" w:author="Anees Shaikh" w:date="2013-10-19T02:16:00Z"/>
              </w:rPr>
              <w:pPrChange w:id="10310" w:author="Anees Shaikh" w:date="2013-10-19T02:16:00Z">
                <w:pPr>
                  <w:pStyle w:val="XML1"/>
                </w:pPr>
              </w:pPrChange>
            </w:pPr>
            <w:ins w:id="10311" w:author="aas" w:date="2013-10-14T02:06:00Z">
              <w:del w:id="10312" w:author="Anees Shaikh" w:date="2013-10-19T02:16:00Z">
                <w:r w:rsidDel="00E067A3">
                  <w:delText xml:space="preserve">                            &lt;xs:annotation&gt;</w:delText>
                </w:r>
              </w:del>
            </w:ins>
          </w:p>
          <w:p w14:paraId="0C36BF6A" w14:textId="46D13313" w:rsidR="00874469" w:rsidDel="00E067A3" w:rsidRDefault="00874469">
            <w:pPr>
              <w:pStyle w:val="Appx"/>
              <w:rPr>
                <w:ins w:id="10313" w:author="aas" w:date="2013-10-14T02:06:00Z"/>
                <w:del w:id="10314" w:author="Anees Shaikh" w:date="2013-10-19T02:16:00Z"/>
              </w:rPr>
              <w:pPrChange w:id="10315" w:author="Anees Shaikh" w:date="2013-10-19T02:16:00Z">
                <w:pPr>
                  <w:pStyle w:val="XML1"/>
                </w:pPr>
              </w:pPrChange>
            </w:pPr>
            <w:ins w:id="10316" w:author="aas" w:date="2013-10-14T02:06:00Z">
              <w:del w:id="10317" w:author="Anees Shaikh" w:date="2013-10-19T02:16:00Z">
                <w:r w:rsidDel="00E067A3">
                  <w:delText xml:space="preserve">                              &lt;xs:documentation&gt;</w:delText>
                </w:r>
              </w:del>
            </w:ins>
          </w:p>
          <w:p w14:paraId="2B59F696" w14:textId="62A144D4" w:rsidR="00874469" w:rsidDel="00E067A3" w:rsidRDefault="00874469">
            <w:pPr>
              <w:pStyle w:val="Appx"/>
              <w:rPr>
                <w:ins w:id="10318" w:author="aas" w:date="2013-10-14T02:06:00Z"/>
                <w:del w:id="10319" w:author="Anees Shaikh" w:date="2013-10-19T02:16:00Z"/>
              </w:rPr>
              <w:pPrChange w:id="10320" w:author="Anees Shaikh" w:date="2013-10-19T02:16:00Z">
                <w:pPr>
                  <w:pStyle w:val="XML1"/>
                </w:pPr>
              </w:pPrChange>
            </w:pPr>
            <w:ins w:id="10321" w:author="aas" w:date="2013-10-14T02:06:00Z">
              <w:del w:id="10322"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23" w:author="aas" w:date="2013-10-14T02:06:00Z"/>
                <w:del w:id="10324" w:author="Anees Shaikh" w:date="2013-10-19T02:16:00Z"/>
              </w:rPr>
              <w:pPrChange w:id="10325" w:author="Anees Shaikh" w:date="2013-10-19T02:16:00Z">
                <w:pPr>
                  <w:pStyle w:val="XML1"/>
                </w:pPr>
              </w:pPrChange>
            </w:pPr>
            <w:ins w:id="10326" w:author="aas" w:date="2013-10-14T02:06:00Z">
              <w:del w:id="10327" w:author="Anees Shaikh" w:date="2013-10-19T02:16:00Z">
                <w:r w:rsidDel="00E067A3">
                  <w:delText xml:space="preserve">                                       peer port.</w:delText>
                </w:r>
              </w:del>
            </w:ins>
          </w:p>
          <w:p w14:paraId="3381DA3C" w14:textId="598360DF" w:rsidR="00874469" w:rsidDel="00E067A3" w:rsidRDefault="00874469">
            <w:pPr>
              <w:pStyle w:val="Appx"/>
              <w:rPr>
                <w:ins w:id="10328" w:author="aas" w:date="2013-10-14T02:06:00Z"/>
                <w:del w:id="10329" w:author="Anees Shaikh" w:date="2013-10-19T02:16:00Z"/>
              </w:rPr>
              <w:pPrChange w:id="10330" w:author="Anees Shaikh" w:date="2013-10-19T02:16:00Z">
                <w:pPr>
                  <w:pStyle w:val="XML1"/>
                </w:pPr>
              </w:pPrChange>
            </w:pPr>
            <w:ins w:id="10331" w:author="aas" w:date="2013-10-14T02:06:00Z">
              <w:del w:id="10332" w:author="Anees Shaikh" w:date="2013-10-19T02:16:00Z">
                <w:r w:rsidDel="00E067A3">
                  <w:delText xml:space="preserve">                              &lt;/xs:documentation&gt;</w:delText>
                </w:r>
              </w:del>
            </w:ins>
          </w:p>
          <w:p w14:paraId="179DF209" w14:textId="3FEC676D" w:rsidR="00874469" w:rsidDel="00E067A3" w:rsidRDefault="00874469">
            <w:pPr>
              <w:pStyle w:val="Appx"/>
              <w:rPr>
                <w:ins w:id="10333" w:author="aas" w:date="2013-10-14T02:06:00Z"/>
                <w:del w:id="10334" w:author="Anees Shaikh" w:date="2013-10-19T02:16:00Z"/>
              </w:rPr>
              <w:pPrChange w:id="10335" w:author="Anees Shaikh" w:date="2013-10-19T02:16:00Z">
                <w:pPr>
                  <w:pStyle w:val="XML1"/>
                </w:pPr>
              </w:pPrChange>
            </w:pPr>
            <w:ins w:id="10336" w:author="aas" w:date="2013-10-14T02:06:00Z">
              <w:del w:id="10337" w:author="Anees Shaikh" w:date="2013-10-19T02:16:00Z">
                <w:r w:rsidDel="00E067A3">
                  <w:delText xml:space="preserve">                            &lt;/xs:annotation&gt;</w:delText>
                </w:r>
              </w:del>
            </w:ins>
          </w:p>
          <w:p w14:paraId="215B0CA0" w14:textId="6B48A00E" w:rsidR="00874469" w:rsidDel="00E067A3" w:rsidRDefault="00874469">
            <w:pPr>
              <w:pStyle w:val="Appx"/>
              <w:rPr>
                <w:ins w:id="10338" w:author="aas" w:date="2013-10-14T02:06:00Z"/>
                <w:del w:id="10339" w:author="Anees Shaikh" w:date="2013-10-19T02:16:00Z"/>
              </w:rPr>
              <w:pPrChange w:id="10340" w:author="Anees Shaikh" w:date="2013-10-19T02:16:00Z">
                <w:pPr>
                  <w:pStyle w:val="XML1"/>
                </w:pPr>
              </w:pPrChange>
            </w:pPr>
            <w:ins w:id="10341" w:author="aas" w:date="2013-10-14T02:06:00Z">
              <w:del w:id="10342" w:author="Anees Shaikh" w:date="2013-10-19T02:16:00Z">
                <w:r w:rsidDel="00E067A3">
                  <w:delText xml:space="preserve">                            &lt;xs:complexType&gt;</w:delText>
                </w:r>
              </w:del>
            </w:ins>
          </w:p>
          <w:p w14:paraId="3D00294C" w14:textId="5C3122A9" w:rsidR="00874469" w:rsidDel="00E067A3" w:rsidRDefault="00874469">
            <w:pPr>
              <w:pStyle w:val="Appx"/>
              <w:rPr>
                <w:ins w:id="10343" w:author="aas" w:date="2013-10-14T02:06:00Z"/>
                <w:del w:id="10344" w:author="Anees Shaikh" w:date="2013-10-19T02:16:00Z"/>
              </w:rPr>
              <w:pPrChange w:id="10345" w:author="Anees Shaikh" w:date="2013-10-19T02:16:00Z">
                <w:pPr>
                  <w:pStyle w:val="XML1"/>
                </w:pPr>
              </w:pPrChange>
            </w:pPr>
            <w:ins w:id="10346" w:author="aas" w:date="2013-10-14T02:06:00Z">
              <w:del w:id="10347" w:author="Anees Shaikh" w:date="2013-10-19T02:16:00Z">
                <w:r w:rsidDel="00E067A3">
                  <w:delText xml:space="preserve">                              &lt;xs:sequence&gt;</w:delText>
                </w:r>
              </w:del>
            </w:ins>
          </w:p>
          <w:p w14:paraId="4A3D13E9" w14:textId="640B84AF" w:rsidR="00874469" w:rsidDel="00E067A3" w:rsidRDefault="00874469">
            <w:pPr>
              <w:pStyle w:val="Appx"/>
              <w:rPr>
                <w:ins w:id="10348" w:author="aas" w:date="2013-10-14T02:06:00Z"/>
                <w:del w:id="10349" w:author="Anees Shaikh" w:date="2013-10-19T02:16:00Z"/>
              </w:rPr>
              <w:pPrChange w:id="10350" w:author="Anees Shaikh" w:date="2013-10-19T02:16:00Z">
                <w:pPr>
                  <w:pStyle w:val="XML1"/>
                </w:pPr>
              </w:pPrChange>
            </w:pPr>
            <w:ins w:id="10351" w:author="aas" w:date="2013-10-14T02:06:00Z">
              <w:del w:id="10352"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353" w:author="aas" w:date="2013-10-14T02:06:00Z"/>
                <w:del w:id="10354" w:author="Anees Shaikh" w:date="2013-10-19T02:16:00Z"/>
              </w:rPr>
              <w:pPrChange w:id="10355" w:author="Anees Shaikh" w:date="2013-10-19T02:16:00Z">
                <w:pPr>
                  <w:pStyle w:val="XML1"/>
                </w:pPr>
              </w:pPrChange>
            </w:pPr>
            <w:ins w:id="10356" w:author="aas" w:date="2013-10-14T02:06:00Z">
              <w:del w:id="10357" w:author="Anees Shaikh" w:date="2013-10-19T02:16:00Z">
                <w:r w:rsidDel="00E067A3">
                  <w:delText xml:space="preserve">                                  &lt;xs:annotation&gt;</w:delText>
                </w:r>
              </w:del>
            </w:ins>
          </w:p>
          <w:p w14:paraId="23B44161" w14:textId="225F18E1" w:rsidR="00874469" w:rsidDel="00E067A3" w:rsidRDefault="00874469">
            <w:pPr>
              <w:pStyle w:val="Appx"/>
              <w:rPr>
                <w:ins w:id="10358" w:author="aas" w:date="2013-10-14T02:06:00Z"/>
                <w:del w:id="10359" w:author="Anees Shaikh" w:date="2013-10-19T02:16:00Z"/>
              </w:rPr>
              <w:pPrChange w:id="10360" w:author="Anees Shaikh" w:date="2013-10-19T02:16:00Z">
                <w:pPr>
                  <w:pStyle w:val="XML1"/>
                </w:pPr>
              </w:pPrChange>
            </w:pPr>
            <w:ins w:id="10361" w:author="aas" w:date="2013-10-14T02:06:00Z">
              <w:del w:id="10362" w:author="Anees Shaikh" w:date="2013-10-19T02:16:00Z">
                <w:r w:rsidDel="00E067A3">
                  <w:delText xml:space="preserve">                                    &lt;xs:documentation&gt;</w:delText>
                </w:r>
              </w:del>
            </w:ins>
          </w:p>
          <w:p w14:paraId="553CF882" w14:textId="354A4023" w:rsidR="00874469" w:rsidDel="00E067A3" w:rsidRDefault="00874469">
            <w:pPr>
              <w:pStyle w:val="Appx"/>
              <w:rPr>
                <w:ins w:id="10363" w:author="aas" w:date="2013-10-14T02:06:00Z"/>
                <w:del w:id="10364" w:author="Anees Shaikh" w:date="2013-10-19T02:16:00Z"/>
              </w:rPr>
              <w:pPrChange w:id="10365" w:author="Anees Shaikh" w:date="2013-10-19T02:16:00Z">
                <w:pPr>
                  <w:pStyle w:val="XML1"/>
                </w:pPr>
              </w:pPrChange>
            </w:pPr>
            <w:ins w:id="10366" w:author="aas" w:date="2013-10-14T02:06:00Z">
              <w:del w:id="10367"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368" w:author="aas" w:date="2013-10-14T02:06:00Z"/>
                <w:del w:id="10369" w:author="Anees Shaikh" w:date="2013-10-19T02:16:00Z"/>
              </w:rPr>
              <w:pPrChange w:id="10370" w:author="Anees Shaikh" w:date="2013-10-19T02:16:00Z">
                <w:pPr>
                  <w:pStyle w:val="XML1"/>
                </w:pPr>
              </w:pPrChange>
            </w:pPr>
            <w:ins w:id="10371" w:author="aas" w:date="2013-10-14T02:06:00Z">
              <w:del w:id="10372" w:author="Anees Shaikh" w:date="2013-10-19T02:16:00Z">
                <w:r w:rsidDel="00E067A3">
                  <w:delText xml:space="preserve">                                             transmissions rates are allowed.</w:delText>
                </w:r>
              </w:del>
            </w:ins>
          </w:p>
          <w:p w14:paraId="3CEC999F" w14:textId="5F88D204" w:rsidR="00874469" w:rsidDel="00E067A3" w:rsidRDefault="00874469">
            <w:pPr>
              <w:pStyle w:val="Appx"/>
              <w:rPr>
                <w:ins w:id="10373" w:author="aas" w:date="2013-10-14T02:06:00Z"/>
                <w:del w:id="10374" w:author="Anees Shaikh" w:date="2013-10-19T02:16:00Z"/>
              </w:rPr>
              <w:pPrChange w:id="10375" w:author="Anees Shaikh" w:date="2013-10-19T02:16:00Z">
                <w:pPr>
                  <w:pStyle w:val="XML1"/>
                </w:pPr>
              </w:pPrChange>
            </w:pPr>
            <w:ins w:id="10376" w:author="aas" w:date="2013-10-14T02:06:00Z">
              <w:del w:id="10377" w:author="Anees Shaikh" w:date="2013-10-19T02:16:00Z">
                <w:r w:rsidDel="00E067A3">
                  <w:delText xml:space="preserve">                                    &lt;/xs:documentation&gt;</w:delText>
                </w:r>
              </w:del>
            </w:ins>
          </w:p>
          <w:p w14:paraId="5BCE3783" w14:textId="1EEDCBE8" w:rsidR="00874469" w:rsidDel="00E067A3" w:rsidRDefault="00874469">
            <w:pPr>
              <w:pStyle w:val="Appx"/>
              <w:rPr>
                <w:ins w:id="10378" w:author="aas" w:date="2013-10-14T02:06:00Z"/>
                <w:del w:id="10379" w:author="Anees Shaikh" w:date="2013-10-19T02:16:00Z"/>
              </w:rPr>
              <w:pPrChange w:id="10380" w:author="Anees Shaikh" w:date="2013-10-19T02:16:00Z">
                <w:pPr>
                  <w:pStyle w:val="XML1"/>
                </w:pPr>
              </w:pPrChange>
            </w:pPr>
            <w:ins w:id="10381" w:author="aas" w:date="2013-10-14T02:06:00Z">
              <w:del w:id="10382" w:author="Anees Shaikh" w:date="2013-10-19T02:16:00Z">
                <w:r w:rsidDel="00E067A3">
                  <w:delText xml:space="preserve">                                  &lt;/xs:annotation&gt;</w:delText>
                </w:r>
              </w:del>
            </w:ins>
          </w:p>
          <w:p w14:paraId="113472C3" w14:textId="23B43EB4" w:rsidR="00874469" w:rsidDel="00E067A3" w:rsidRDefault="00874469">
            <w:pPr>
              <w:pStyle w:val="Appx"/>
              <w:rPr>
                <w:ins w:id="10383" w:author="aas" w:date="2013-10-14T02:06:00Z"/>
                <w:del w:id="10384" w:author="Anees Shaikh" w:date="2013-10-19T02:16:00Z"/>
              </w:rPr>
              <w:pPrChange w:id="10385" w:author="Anees Shaikh" w:date="2013-10-19T02:16:00Z">
                <w:pPr>
                  <w:pStyle w:val="XML1"/>
                </w:pPr>
              </w:pPrChange>
            </w:pPr>
            <w:ins w:id="10386" w:author="aas" w:date="2013-10-14T02:06:00Z">
              <w:del w:id="10387" w:author="Anees Shaikh" w:date="2013-10-19T02:16:00Z">
                <w:r w:rsidDel="00E067A3">
                  <w:delText xml:space="preserve">                                &lt;/xs:element&gt;</w:delText>
                </w:r>
              </w:del>
            </w:ins>
          </w:p>
          <w:p w14:paraId="242351F9" w14:textId="54D63470" w:rsidR="00874469" w:rsidDel="00E067A3" w:rsidRDefault="00874469">
            <w:pPr>
              <w:pStyle w:val="Appx"/>
              <w:rPr>
                <w:ins w:id="10388" w:author="aas" w:date="2013-10-14T02:06:00Z"/>
                <w:del w:id="10389" w:author="Anees Shaikh" w:date="2013-10-19T02:16:00Z"/>
              </w:rPr>
              <w:pPrChange w:id="10390" w:author="Anees Shaikh" w:date="2013-10-19T02:16:00Z">
                <w:pPr>
                  <w:pStyle w:val="XML1"/>
                </w:pPr>
              </w:pPrChange>
            </w:pPr>
            <w:ins w:id="10391" w:author="aas" w:date="2013-10-14T02:06:00Z">
              <w:del w:id="10392"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393" w:author="aas" w:date="2013-10-14T02:06:00Z"/>
                <w:del w:id="10394" w:author="Anees Shaikh" w:date="2013-10-19T02:16:00Z"/>
              </w:rPr>
              <w:pPrChange w:id="10395" w:author="Anees Shaikh" w:date="2013-10-19T02:16:00Z">
                <w:pPr>
                  <w:pStyle w:val="XML1"/>
                </w:pPr>
              </w:pPrChange>
            </w:pPr>
            <w:ins w:id="10396" w:author="aas" w:date="2013-10-14T02:06:00Z">
              <w:del w:id="10397" w:author="Anees Shaikh" w:date="2013-10-19T02:16:00Z">
                <w:r w:rsidDel="00E067A3">
                  <w:delText xml:space="preserve">                                  &lt;xs:annotation&gt;</w:delText>
                </w:r>
              </w:del>
            </w:ins>
          </w:p>
          <w:p w14:paraId="4BC821D0" w14:textId="70563E31" w:rsidR="00874469" w:rsidDel="00E067A3" w:rsidRDefault="00874469">
            <w:pPr>
              <w:pStyle w:val="Appx"/>
              <w:rPr>
                <w:ins w:id="10398" w:author="aas" w:date="2013-10-14T02:06:00Z"/>
                <w:del w:id="10399" w:author="Anees Shaikh" w:date="2013-10-19T02:16:00Z"/>
              </w:rPr>
              <w:pPrChange w:id="10400" w:author="Anees Shaikh" w:date="2013-10-19T02:16:00Z">
                <w:pPr>
                  <w:pStyle w:val="XML1"/>
                </w:pPr>
              </w:pPrChange>
            </w:pPr>
            <w:ins w:id="10401" w:author="aas" w:date="2013-10-14T02:06:00Z">
              <w:del w:id="10402" w:author="Anees Shaikh" w:date="2013-10-19T02:16:00Z">
                <w:r w:rsidDel="00E067A3">
                  <w:delText xml:space="preserve">                                    &lt;xs:documentation&gt;</w:delText>
                </w:r>
              </w:del>
            </w:ins>
          </w:p>
          <w:p w14:paraId="57C6077F" w14:textId="379CD2C4" w:rsidR="00874469" w:rsidDel="00E067A3" w:rsidRDefault="00874469">
            <w:pPr>
              <w:pStyle w:val="Appx"/>
              <w:rPr>
                <w:ins w:id="10403" w:author="aas" w:date="2013-10-14T02:06:00Z"/>
                <w:del w:id="10404" w:author="Anees Shaikh" w:date="2013-10-19T02:16:00Z"/>
              </w:rPr>
              <w:pPrChange w:id="10405" w:author="Anees Shaikh" w:date="2013-10-19T02:16:00Z">
                <w:pPr>
                  <w:pStyle w:val="XML1"/>
                </w:pPr>
              </w:pPrChange>
            </w:pPr>
            <w:ins w:id="10406" w:author="aas" w:date="2013-10-14T02:06:00Z">
              <w:del w:id="10407"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08" w:author="aas" w:date="2013-10-14T02:06:00Z"/>
                <w:del w:id="10409" w:author="Anees Shaikh" w:date="2013-10-19T02:16:00Z"/>
              </w:rPr>
              <w:pPrChange w:id="10410" w:author="Anees Shaikh" w:date="2013-10-19T02:16:00Z">
                <w:pPr>
                  <w:pStyle w:val="XML1"/>
                </w:pPr>
              </w:pPrChange>
            </w:pPr>
            <w:ins w:id="10411" w:author="aas" w:date="2013-10-14T02:06:00Z">
              <w:del w:id="10412" w:author="Anees Shaikh" w:date="2013-10-19T02:16:00Z">
                <w:r w:rsidDel="00E067A3">
                  <w:delText xml:space="preserve">                                             the port.</w:delText>
                </w:r>
              </w:del>
            </w:ins>
          </w:p>
          <w:p w14:paraId="089F9B50" w14:textId="0010C519" w:rsidR="00874469" w:rsidDel="00E067A3" w:rsidRDefault="00874469">
            <w:pPr>
              <w:pStyle w:val="Appx"/>
              <w:rPr>
                <w:ins w:id="10413" w:author="aas" w:date="2013-10-14T02:06:00Z"/>
                <w:del w:id="10414" w:author="Anees Shaikh" w:date="2013-10-19T02:16:00Z"/>
              </w:rPr>
              <w:pPrChange w:id="10415" w:author="Anees Shaikh" w:date="2013-10-19T02:16:00Z">
                <w:pPr>
                  <w:pStyle w:val="XML1"/>
                </w:pPr>
              </w:pPrChange>
            </w:pPr>
            <w:ins w:id="10416" w:author="aas" w:date="2013-10-14T02:06:00Z">
              <w:del w:id="10417" w:author="Anees Shaikh" w:date="2013-10-19T02:16:00Z">
                <w:r w:rsidDel="00E067A3">
                  <w:delText xml:space="preserve">                                    &lt;/xs:documentation&gt;</w:delText>
                </w:r>
              </w:del>
            </w:ins>
          </w:p>
          <w:p w14:paraId="6E160D66" w14:textId="1E66135F" w:rsidR="00874469" w:rsidDel="00E067A3" w:rsidRDefault="00874469">
            <w:pPr>
              <w:pStyle w:val="Appx"/>
              <w:rPr>
                <w:ins w:id="10418" w:author="aas" w:date="2013-10-14T02:06:00Z"/>
                <w:del w:id="10419" w:author="Anees Shaikh" w:date="2013-10-19T02:16:00Z"/>
              </w:rPr>
              <w:pPrChange w:id="10420" w:author="Anees Shaikh" w:date="2013-10-19T02:16:00Z">
                <w:pPr>
                  <w:pStyle w:val="XML1"/>
                </w:pPr>
              </w:pPrChange>
            </w:pPr>
            <w:ins w:id="10421" w:author="aas" w:date="2013-10-14T02:06:00Z">
              <w:del w:id="10422" w:author="Anees Shaikh" w:date="2013-10-19T02:16:00Z">
                <w:r w:rsidDel="00E067A3">
                  <w:delText xml:space="preserve">                                  &lt;/xs:annotation&gt;</w:delText>
                </w:r>
              </w:del>
            </w:ins>
          </w:p>
          <w:p w14:paraId="5F0CEAE1" w14:textId="4D01DB56" w:rsidR="00874469" w:rsidDel="00E067A3" w:rsidRDefault="00874469">
            <w:pPr>
              <w:pStyle w:val="Appx"/>
              <w:rPr>
                <w:ins w:id="10423" w:author="aas" w:date="2013-10-14T02:06:00Z"/>
                <w:del w:id="10424" w:author="Anees Shaikh" w:date="2013-10-19T02:16:00Z"/>
              </w:rPr>
              <w:pPrChange w:id="10425" w:author="Anees Shaikh" w:date="2013-10-19T02:16:00Z">
                <w:pPr>
                  <w:pStyle w:val="XML1"/>
                </w:pPr>
              </w:pPrChange>
            </w:pPr>
            <w:ins w:id="10426" w:author="aas" w:date="2013-10-14T02:06:00Z">
              <w:del w:id="10427" w:author="Anees Shaikh" w:date="2013-10-19T02:16:00Z">
                <w:r w:rsidDel="00E067A3">
                  <w:delText xml:space="preserve">                                &lt;/xs:element&gt;</w:delText>
                </w:r>
              </w:del>
            </w:ins>
          </w:p>
          <w:p w14:paraId="0D9B9814" w14:textId="7DC148A3" w:rsidR="00874469" w:rsidDel="00E067A3" w:rsidRDefault="00874469">
            <w:pPr>
              <w:pStyle w:val="Appx"/>
              <w:rPr>
                <w:ins w:id="10428" w:author="aas" w:date="2013-10-14T02:06:00Z"/>
                <w:del w:id="10429" w:author="Anees Shaikh" w:date="2013-10-19T02:16:00Z"/>
              </w:rPr>
              <w:pPrChange w:id="10430" w:author="Anees Shaikh" w:date="2013-10-19T02:16:00Z">
                <w:pPr>
                  <w:pStyle w:val="XML1"/>
                </w:pPr>
              </w:pPrChange>
            </w:pPr>
            <w:ins w:id="10431" w:author="aas" w:date="2013-10-14T02:06:00Z">
              <w:del w:id="10432"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33" w:author="aas" w:date="2013-10-14T02:06:00Z"/>
                <w:del w:id="10434" w:author="Anees Shaikh" w:date="2013-10-19T02:16:00Z"/>
              </w:rPr>
              <w:pPrChange w:id="10435" w:author="Anees Shaikh" w:date="2013-10-19T02:16:00Z">
                <w:pPr>
                  <w:pStyle w:val="XML1"/>
                </w:pPr>
              </w:pPrChange>
            </w:pPr>
            <w:ins w:id="10436" w:author="aas" w:date="2013-10-14T02:06:00Z">
              <w:del w:id="10437" w:author="Anees Shaikh" w:date="2013-10-19T02:16:00Z">
                <w:r w:rsidDel="00E067A3">
                  <w:delText xml:space="preserve">                                  &lt;xs:annotation&gt;</w:delText>
                </w:r>
              </w:del>
            </w:ins>
          </w:p>
          <w:p w14:paraId="38DC8184" w14:textId="2B266E8E" w:rsidR="00874469" w:rsidDel="00E067A3" w:rsidRDefault="00874469">
            <w:pPr>
              <w:pStyle w:val="Appx"/>
              <w:rPr>
                <w:ins w:id="10438" w:author="aas" w:date="2013-10-14T02:06:00Z"/>
                <w:del w:id="10439" w:author="Anees Shaikh" w:date="2013-10-19T02:16:00Z"/>
              </w:rPr>
              <w:pPrChange w:id="10440" w:author="Anees Shaikh" w:date="2013-10-19T02:16:00Z">
                <w:pPr>
                  <w:pStyle w:val="XML1"/>
                </w:pPr>
              </w:pPrChange>
            </w:pPr>
            <w:ins w:id="10441" w:author="aas" w:date="2013-10-14T02:06:00Z">
              <w:del w:id="10442" w:author="Anees Shaikh" w:date="2013-10-19T02:16:00Z">
                <w:r w:rsidDel="00E067A3">
                  <w:delText xml:space="preserve">                                    &lt;xs:documentation&gt;</w:delText>
                </w:r>
              </w:del>
            </w:ins>
          </w:p>
          <w:p w14:paraId="7E6189A7" w14:textId="7C6C0F08" w:rsidR="00874469" w:rsidDel="00E067A3" w:rsidRDefault="00874469">
            <w:pPr>
              <w:pStyle w:val="Appx"/>
              <w:rPr>
                <w:ins w:id="10443" w:author="aas" w:date="2013-10-14T02:06:00Z"/>
                <w:del w:id="10444" w:author="Anees Shaikh" w:date="2013-10-19T02:16:00Z"/>
              </w:rPr>
              <w:pPrChange w:id="10445" w:author="Anees Shaikh" w:date="2013-10-19T02:16:00Z">
                <w:pPr>
                  <w:pStyle w:val="XML1"/>
                </w:pPr>
              </w:pPrChange>
            </w:pPr>
            <w:ins w:id="10446" w:author="aas" w:date="2013-10-14T02:06:00Z">
              <w:del w:id="10447"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48" w:author="aas" w:date="2013-10-14T02:06:00Z"/>
                <w:del w:id="10449" w:author="Anees Shaikh" w:date="2013-10-19T02:16:00Z"/>
              </w:rPr>
              <w:pPrChange w:id="10450" w:author="Anees Shaikh" w:date="2013-10-19T02:16:00Z">
                <w:pPr>
                  <w:pStyle w:val="XML1"/>
                </w:pPr>
              </w:pPrChange>
            </w:pPr>
            <w:ins w:id="10451" w:author="aas" w:date="2013-10-14T02:06:00Z">
              <w:del w:id="10452" w:author="Anees Shaikh" w:date="2013-10-19T02:16:00Z">
                <w:r w:rsidDel="00E067A3">
                  <w:delText xml:space="preserve">                                    &lt;/xs:documentation&gt;</w:delText>
                </w:r>
              </w:del>
            </w:ins>
          </w:p>
          <w:p w14:paraId="1153F37C" w14:textId="301081C3" w:rsidR="00874469" w:rsidDel="00E067A3" w:rsidRDefault="00874469">
            <w:pPr>
              <w:pStyle w:val="Appx"/>
              <w:rPr>
                <w:ins w:id="10453" w:author="aas" w:date="2013-10-14T02:06:00Z"/>
                <w:del w:id="10454" w:author="Anees Shaikh" w:date="2013-10-19T02:16:00Z"/>
              </w:rPr>
              <w:pPrChange w:id="10455" w:author="Anees Shaikh" w:date="2013-10-19T02:16:00Z">
                <w:pPr>
                  <w:pStyle w:val="XML1"/>
                </w:pPr>
              </w:pPrChange>
            </w:pPr>
            <w:ins w:id="10456" w:author="aas" w:date="2013-10-14T02:06:00Z">
              <w:del w:id="10457" w:author="Anees Shaikh" w:date="2013-10-19T02:16:00Z">
                <w:r w:rsidDel="00E067A3">
                  <w:delText xml:space="preserve">                                  &lt;/xs:annotation&gt;</w:delText>
                </w:r>
              </w:del>
            </w:ins>
          </w:p>
          <w:p w14:paraId="5CB09AE9" w14:textId="044EE425" w:rsidR="00874469" w:rsidDel="00E067A3" w:rsidRDefault="00874469">
            <w:pPr>
              <w:pStyle w:val="Appx"/>
              <w:rPr>
                <w:ins w:id="10458" w:author="aas" w:date="2013-10-14T02:06:00Z"/>
                <w:del w:id="10459" w:author="Anees Shaikh" w:date="2013-10-19T02:16:00Z"/>
              </w:rPr>
              <w:pPrChange w:id="10460" w:author="Anees Shaikh" w:date="2013-10-19T02:16:00Z">
                <w:pPr>
                  <w:pStyle w:val="XML1"/>
                </w:pPr>
              </w:pPrChange>
            </w:pPr>
            <w:ins w:id="10461" w:author="aas" w:date="2013-10-14T02:06:00Z">
              <w:del w:id="10462" w:author="Anees Shaikh" w:date="2013-10-19T02:16:00Z">
                <w:r w:rsidDel="00E067A3">
                  <w:delText xml:space="preserve">                                  &lt;xs:simpleType&gt;</w:delText>
                </w:r>
              </w:del>
            </w:ins>
          </w:p>
          <w:p w14:paraId="7E33C5B1" w14:textId="61930BCC" w:rsidR="00874469" w:rsidDel="00E067A3" w:rsidRDefault="00874469">
            <w:pPr>
              <w:pStyle w:val="Appx"/>
              <w:rPr>
                <w:ins w:id="10463" w:author="aas" w:date="2013-10-14T02:06:00Z"/>
                <w:del w:id="10464" w:author="Anees Shaikh" w:date="2013-10-19T02:16:00Z"/>
              </w:rPr>
              <w:pPrChange w:id="10465" w:author="Anees Shaikh" w:date="2013-10-19T02:16:00Z">
                <w:pPr>
                  <w:pStyle w:val="XML1"/>
                </w:pPr>
              </w:pPrChange>
            </w:pPr>
            <w:ins w:id="10466" w:author="aas" w:date="2013-10-14T02:06:00Z">
              <w:del w:id="10467" w:author="Anees Shaikh" w:date="2013-10-19T02:16:00Z">
                <w:r w:rsidDel="00E067A3">
                  <w:delText xml:space="preserve">                                    &lt;xs:restriction base="xs:string"&gt;</w:delText>
                </w:r>
              </w:del>
            </w:ins>
          </w:p>
          <w:p w14:paraId="23340A78" w14:textId="4F799AC6" w:rsidR="00874469" w:rsidDel="00E067A3" w:rsidRDefault="00874469">
            <w:pPr>
              <w:pStyle w:val="Appx"/>
              <w:rPr>
                <w:ins w:id="10468" w:author="aas" w:date="2013-10-14T02:06:00Z"/>
                <w:del w:id="10469" w:author="Anees Shaikh" w:date="2013-10-19T02:16:00Z"/>
              </w:rPr>
              <w:pPrChange w:id="10470" w:author="Anees Shaikh" w:date="2013-10-19T02:16:00Z">
                <w:pPr>
                  <w:pStyle w:val="XML1"/>
                </w:pPr>
              </w:pPrChange>
            </w:pPr>
            <w:ins w:id="10471" w:author="aas" w:date="2013-10-14T02:06:00Z">
              <w:del w:id="10472" w:author="Anees Shaikh" w:date="2013-10-19T02:16:00Z">
                <w:r w:rsidDel="00E067A3">
                  <w:delText xml:space="preserve">                                      &lt;xs:enumeration value="copper"/&gt;</w:delText>
                </w:r>
              </w:del>
            </w:ins>
          </w:p>
          <w:p w14:paraId="1E82581D" w14:textId="07336EEE" w:rsidR="00874469" w:rsidDel="00E067A3" w:rsidRDefault="00874469">
            <w:pPr>
              <w:pStyle w:val="Appx"/>
              <w:rPr>
                <w:ins w:id="10473" w:author="aas" w:date="2013-10-14T02:06:00Z"/>
                <w:del w:id="10474" w:author="Anees Shaikh" w:date="2013-10-19T02:16:00Z"/>
              </w:rPr>
              <w:pPrChange w:id="10475" w:author="Anees Shaikh" w:date="2013-10-19T02:16:00Z">
                <w:pPr>
                  <w:pStyle w:val="XML1"/>
                </w:pPr>
              </w:pPrChange>
            </w:pPr>
            <w:ins w:id="10476" w:author="aas" w:date="2013-10-14T02:06:00Z">
              <w:del w:id="10477" w:author="Anees Shaikh" w:date="2013-10-19T02:16:00Z">
                <w:r w:rsidDel="00E067A3">
                  <w:delText xml:space="preserve">                                      &lt;xs:enumeration value="fiber"/&gt;</w:delText>
                </w:r>
              </w:del>
            </w:ins>
          </w:p>
          <w:p w14:paraId="097B250F" w14:textId="5B33617F" w:rsidR="00874469" w:rsidDel="00E067A3" w:rsidRDefault="00874469">
            <w:pPr>
              <w:pStyle w:val="Appx"/>
              <w:rPr>
                <w:ins w:id="10478" w:author="aas" w:date="2013-10-14T02:06:00Z"/>
                <w:del w:id="10479" w:author="Anees Shaikh" w:date="2013-10-19T02:16:00Z"/>
              </w:rPr>
              <w:pPrChange w:id="10480" w:author="Anees Shaikh" w:date="2013-10-19T02:16:00Z">
                <w:pPr>
                  <w:pStyle w:val="XML1"/>
                </w:pPr>
              </w:pPrChange>
            </w:pPr>
            <w:ins w:id="10481" w:author="aas" w:date="2013-10-14T02:06:00Z">
              <w:del w:id="10482" w:author="Anees Shaikh" w:date="2013-10-19T02:16:00Z">
                <w:r w:rsidDel="00E067A3">
                  <w:delText xml:space="preserve">                                    &lt;/xs:restriction&gt;</w:delText>
                </w:r>
              </w:del>
            </w:ins>
          </w:p>
          <w:p w14:paraId="54495FBA" w14:textId="5D303873" w:rsidR="00874469" w:rsidDel="00E067A3" w:rsidRDefault="00874469">
            <w:pPr>
              <w:pStyle w:val="Appx"/>
              <w:rPr>
                <w:ins w:id="10483" w:author="aas" w:date="2013-10-14T02:06:00Z"/>
                <w:del w:id="10484" w:author="Anees Shaikh" w:date="2013-10-19T02:16:00Z"/>
              </w:rPr>
              <w:pPrChange w:id="10485" w:author="Anees Shaikh" w:date="2013-10-19T02:16:00Z">
                <w:pPr>
                  <w:pStyle w:val="XML1"/>
                </w:pPr>
              </w:pPrChange>
            </w:pPr>
            <w:ins w:id="10486" w:author="aas" w:date="2013-10-14T02:06:00Z">
              <w:del w:id="10487" w:author="Anees Shaikh" w:date="2013-10-19T02:16:00Z">
                <w:r w:rsidDel="00E067A3">
                  <w:delText xml:space="preserve">                                  &lt;/xs:simpleType&gt;</w:delText>
                </w:r>
              </w:del>
            </w:ins>
          </w:p>
          <w:p w14:paraId="1DEA5404" w14:textId="1DF28286" w:rsidR="00874469" w:rsidDel="00E067A3" w:rsidRDefault="00874469">
            <w:pPr>
              <w:pStyle w:val="Appx"/>
              <w:rPr>
                <w:ins w:id="10488" w:author="aas" w:date="2013-10-14T02:06:00Z"/>
                <w:del w:id="10489" w:author="Anees Shaikh" w:date="2013-10-19T02:16:00Z"/>
              </w:rPr>
              <w:pPrChange w:id="10490" w:author="Anees Shaikh" w:date="2013-10-19T02:16:00Z">
                <w:pPr>
                  <w:pStyle w:val="XML1"/>
                </w:pPr>
              </w:pPrChange>
            </w:pPr>
            <w:ins w:id="10491" w:author="aas" w:date="2013-10-14T02:06:00Z">
              <w:del w:id="10492" w:author="Anees Shaikh" w:date="2013-10-19T02:16:00Z">
                <w:r w:rsidDel="00E067A3">
                  <w:delText xml:space="preserve">                                &lt;/xs:element&gt;</w:delText>
                </w:r>
              </w:del>
            </w:ins>
          </w:p>
          <w:p w14:paraId="41A5D114" w14:textId="61B9AB6C" w:rsidR="00874469" w:rsidDel="00E067A3" w:rsidRDefault="00874469">
            <w:pPr>
              <w:pStyle w:val="Appx"/>
              <w:rPr>
                <w:ins w:id="10493" w:author="aas" w:date="2013-10-14T02:06:00Z"/>
                <w:del w:id="10494" w:author="Anees Shaikh" w:date="2013-10-19T02:16:00Z"/>
              </w:rPr>
              <w:pPrChange w:id="10495" w:author="Anees Shaikh" w:date="2013-10-19T02:16:00Z">
                <w:pPr>
                  <w:pStyle w:val="XML1"/>
                </w:pPr>
              </w:pPrChange>
            </w:pPr>
            <w:ins w:id="10496" w:author="aas" w:date="2013-10-14T02:06:00Z">
              <w:del w:id="10497" w:author="Anees Shaikh" w:date="2013-10-19T02:16:00Z">
                <w:r w:rsidDel="00E067A3">
                  <w:delText xml:space="preserve">                                &lt;xs:element name="pause"&gt;</w:delText>
                </w:r>
              </w:del>
            </w:ins>
          </w:p>
          <w:p w14:paraId="1152CBE1" w14:textId="2AF23842" w:rsidR="00874469" w:rsidDel="00E067A3" w:rsidRDefault="00874469">
            <w:pPr>
              <w:pStyle w:val="Appx"/>
              <w:rPr>
                <w:ins w:id="10498" w:author="aas" w:date="2013-10-14T02:06:00Z"/>
                <w:del w:id="10499" w:author="Anees Shaikh" w:date="2013-10-19T02:16:00Z"/>
              </w:rPr>
              <w:pPrChange w:id="10500" w:author="Anees Shaikh" w:date="2013-10-19T02:16:00Z">
                <w:pPr>
                  <w:pStyle w:val="XML1"/>
                </w:pPr>
              </w:pPrChange>
            </w:pPr>
            <w:ins w:id="10501" w:author="aas" w:date="2013-10-14T02:06:00Z">
              <w:del w:id="10502" w:author="Anees Shaikh" w:date="2013-10-19T02:16:00Z">
                <w:r w:rsidDel="00E067A3">
                  <w:delText xml:space="preserve">                                  &lt;xs:annotation&gt;</w:delText>
                </w:r>
              </w:del>
            </w:ins>
          </w:p>
          <w:p w14:paraId="30642186" w14:textId="296516A4" w:rsidR="00874469" w:rsidDel="00E067A3" w:rsidRDefault="00874469">
            <w:pPr>
              <w:pStyle w:val="Appx"/>
              <w:rPr>
                <w:ins w:id="10503" w:author="aas" w:date="2013-10-14T02:06:00Z"/>
                <w:del w:id="10504" w:author="Anees Shaikh" w:date="2013-10-19T02:16:00Z"/>
              </w:rPr>
              <w:pPrChange w:id="10505" w:author="Anees Shaikh" w:date="2013-10-19T02:16:00Z">
                <w:pPr>
                  <w:pStyle w:val="XML1"/>
                </w:pPr>
              </w:pPrChange>
            </w:pPr>
            <w:ins w:id="10506" w:author="aas" w:date="2013-10-14T02:06:00Z">
              <w:del w:id="10507" w:author="Anees Shaikh" w:date="2013-10-19T02:16:00Z">
                <w:r w:rsidDel="00E067A3">
                  <w:delText xml:space="preserve">                                    &lt;xs:documentation&gt;</w:delText>
                </w:r>
              </w:del>
            </w:ins>
          </w:p>
          <w:p w14:paraId="0C66E0A8" w14:textId="2622632D" w:rsidR="00874469" w:rsidDel="00E067A3" w:rsidRDefault="00874469">
            <w:pPr>
              <w:pStyle w:val="Appx"/>
              <w:rPr>
                <w:ins w:id="10508" w:author="aas" w:date="2013-10-14T02:06:00Z"/>
                <w:del w:id="10509" w:author="Anees Shaikh" w:date="2013-10-19T02:16:00Z"/>
              </w:rPr>
              <w:pPrChange w:id="10510" w:author="Anees Shaikh" w:date="2013-10-19T02:16:00Z">
                <w:pPr>
                  <w:pStyle w:val="XML1"/>
                </w:pPr>
              </w:pPrChange>
            </w:pPr>
            <w:ins w:id="10511" w:author="aas" w:date="2013-10-14T02:06:00Z">
              <w:del w:id="10512"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13" w:author="aas" w:date="2013-10-14T02:06:00Z"/>
                <w:del w:id="10514" w:author="Anees Shaikh" w:date="2013-10-19T02:16:00Z"/>
              </w:rPr>
              <w:pPrChange w:id="10515" w:author="Anees Shaikh" w:date="2013-10-19T02:16:00Z">
                <w:pPr>
                  <w:pStyle w:val="XML1"/>
                </w:pPr>
              </w:pPrChange>
            </w:pPr>
            <w:ins w:id="10516" w:author="aas" w:date="2013-10-14T02:06:00Z">
              <w:del w:id="10517" w:author="Anees Shaikh" w:date="2013-10-19T02:16:00Z">
                <w:r w:rsidDel="00E067A3">
                  <w:delText xml:space="preserve">                                             it is asymmetric or symmetric.</w:delText>
                </w:r>
              </w:del>
            </w:ins>
          </w:p>
          <w:p w14:paraId="69DDAF27" w14:textId="1B2B7663" w:rsidR="00874469" w:rsidDel="00E067A3" w:rsidRDefault="00874469">
            <w:pPr>
              <w:pStyle w:val="Appx"/>
              <w:rPr>
                <w:ins w:id="10518" w:author="aas" w:date="2013-10-14T02:06:00Z"/>
                <w:del w:id="10519" w:author="Anees Shaikh" w:date="2013-10-19T02:16:00Z"/>
              </w:rPr>
              <w:pPrChange w:id="10520" w:author="Anees Shaikh" w:date="2013-10-19T02:16:00Z">
                <w:pPr>
                  <w:pStyle w:val="XML1"/>
                </w:pPr>
              </w:pPrChange>
            </w:pPr>
            <w:ins w:id="10521" w:author="aas" w:date="2013-10-14T02:06:00Z">
              <w:del w:id="10522" w:author="Anees Shaikh" w:date="2013-10-19T02:16:00Z">
                <w:r w:rsidDel="00E067A3">
                  <w:delText xml:space="preserve">                                    &lt;/xs:documentation&gt;</w:delText>
                </w:r>
              </w:del>
            </w:ins>
          </w:p>
          <w:p w14:paraId="78954FCB" w14:textId="6D698376" w:rsidR="00874469" w:rsidDel="00E067A3" w:rsidRDefault="00874469">
            <w:pPr>
              <w:pStyle w:val="Appx"/>
              <w:rPr>
                <w:ins w:id="10523" w:author="aas" w:date="2013-10-14T02:06:00Z"/>
                <w:del w:id="10524" w:author="Anees Shaikh" w:date="2013-10-19T02:16:00Z"/>
              </w:rPr>
              <w:pPrChange w:id="10525" w:author="Anees Shaikh" w:date="2013-10-19T02:16:00Z">
                <w:pPr>
                  <w:pStyle w:val="XML1"/>
                </w:pPr>
              </w:pPrChange>
            </w:pPr>
            <w:ins w:id="10526" w:author="aas" w:date="2013-10-14T02:06:00Z">
              <w:del w:id="10527" w:author="Anees Shaikh" w:date="2013-10-19T02:16:00Z">
                <w:r w:rsidDel="00E067A3">
                  <w:delText xml:space="preserve">                                  &lt;/xs:annotation&gt;</w:delText>
                </w:r>
              </w:del>
            </w:ins>
          </w:p>
          <w:p w14:paraId="13231CC7" w14:textId="03E53B5C" w:rsidR="00874469" w:rsidDel="00E067A3" w:rsidRDefault="00874469">
            <w:pPr>
              <w:pStyle w:val="Appx"/>
              <w:rPr>
                <w:ins w:id="10528" w:author="aas" w:date="2013-10-14T02:06:00Z"/>
                <w:del w:id="10529" w:author="Anees Shaikh" w:date="2013-10-19T02:16:00Z"/>
              </w:rPr>
              <w:pPrChange w:id="10530" w:author="Anees Shaikh" w:date="2013-10-19T02:16:00Z">
                <w:pPr>
                  <w:pStyle w:val="XML1"/>
                </w:pPr>
              </w:pPrChange>
            </w:pPr>
            <w:ins w:id="10531" w:author="aas" w:date="2013-10-14T02:06:00Z">
              <w:del w:id="10532" w:author="Anees Shaikh" w:date="2013-10-19T02:16:00Z">
                <w:r w:rsidDel="00E067A3">
                  <w:delText xml:space="preserve">                                  &lt;xs:simpleType&gt;</w:delText>
                </w:r>
              </w:del>
            </w:ins>
          </w:p>
          <w:p w14:paraId="4513C5D9" w14:textId="31ACB4A5" w:rsidR="00874469" w:rsidDel="00E067A3" w:rsidRDefault="00874469">
            <w:pPr>
              <w:pStyle w:val="Appx"/>
              <w:rPr>
                <w:ins w:id="10533" w:author="aas" w:date="2013-10-14T02:06:00Z"/>
                <w:del w:id="10534" w:author="Anees Shaikh" w:date="2013-10-19T02:16:00Z"/>
              </w:rPr>
              <w:pPrChange w:id="10535" w:author="Anees Shaikh" w:date="2013-10-19T02:16:00Z">
                <w:pPr>
                  <w:pStyle w:val="XML1"/>
                </w:pPr>
              </w:pPrChange>
            </w:pPr>
            <w:ins w:id="10536" w:author="aas" w:date="2013-10-14T02:06:00Z">
              <w:del w:id="10537" w:author="Anees Shaikh" w:date="2013-10-19T02:16:00Z">
                <w:r w:rsidDel="00E067A3">
                  <w:delText xml:space="preserve">                                    &lt;xs:restriction base="xs:string"&gt;</w:delText>
                </w:r>
              </w:del>
            </w:ins>
          </w:p>
          <w:p w14:paraId="229A0195" w14:textId="499ADCF5" w:rsidR="00874469" w:rsidDel="00E067A3" w:rsidRDefault="00874469">
            <w:pPr>
              <w:pStyle w:val="Appx"/>
              <w:rPr>
                <w:ins w:id="10538" w:author="aas" w:date="2013-10-14T02:06:00Z"/>
                <w:del w:id="10539" w:author="Anees Shaikh" w:date="2013-10-19T02:16:00Z"/>
              </w:rPr>
              <w:pPrChange w:id="10540" w:author="Anees Shaikh" w:date="2013-10-19T02:16:00Z">
                <w:pPr>
                  <w:pStyle w:val="XML1"/>
                </w:pPr>
              </w:pPrChange>
            </w:pPr>
            <w:ins w:id="10541" w:author="aas" w:date="2013-10-14T02:06:00Z">
              <w:del w:id="10542" w:author="Anees Shaikh" w:date="2013-10-19T02:16:00Z">
                <w:r w:rsidDel="00E067A3">
                  <w:delText xml:space="preserve">                                      &lt;xs:enumeration value="unsupported"/&gt;</w:delText>
                </w:r>
              </w:del>
            </w:ins>
          </w:p>
          <w:p w14:paraId="093B6C40" w14:textId="551B73A0" w:rsidR="00874469" w:rsidDel="00E067A3" w:rsidRDefault="00874469">
            <w:pPr>
              <w:pStyle w:val="Appx"/>
              <w:rPr>
                <w:ins w:id="10543" w:author="aas" w:date="2013-10-14T02:06:00Z"/>
                <w:del w:id="10544" w:author="Anees Shaikh" w:date="2013-10-19T02:16:00Z"/>
              </w:rPr>
              <w:pPrChange w:id="10545" w:author="Anees Shaikh" w:date="2013-10-19T02:16:00Z">
                <w:pPr>
                  <w:pStyle w:val="XML1"/>
                </w:pPr>
              </w:pPrChange>
            </w:pPr>
            <w:ins w:id="10546" w:author="aas" w:date="2013-10-14T02:06:00Z">
              <w:del w:id="10547" w:author="Anees Shaikh" w:date="2013-10-19T02:16:00Z">
                <w:r w:rsidDel="00E067A3">
                  <w:delText xml:space="preserve">                                      &lt;xs:enumeration value="symmetric"/&gt;</w:delText>
                </w:r>
              </w:del>
            </w:ins>
          </w:p>
          <w:p w14:paraId="47B492CA" w14:textId="54E829EA" w:rsidR="00874469" w:rsidDel="00E067A3" w:rsidRDefault="00874469">
            <w:pPr>
              <w:pStyle w:val="Appx"/>
              <w:rPr>
                <w:ins w:id="10548" w:author="aas" w:date="2013-10-14T02:06:00Z"/>
                <w:del w:id="10549" w:author="Anees Shaikh" w:date="2013-10-19T02:16:00Z"/>
              </w:rPr>
              <w:pPrChange w:id="10550" w:author="Anees Shaikh" w:date="2013-10-19T02:16:00Z">
                <w:pPr>
                  <w:pStyle w:val="XML1"/>
                </w:pPr>
              </w:pPrChange>
            </w:pPr>
            <w:ins w:id="10551" w:author="aas" w:date="2013-10-14T02:06:00Z">
              <w:del w:id="10552" w:author="Anees Shaikh" w:date="2013-10-19T02:16:00Z">
                <w:r w:rsidDel="00E067A3">
                  <w:delText xml:space="preserve">                                      &lt;xs:enumeration value="asymmetric"/&gt;</w:delText>
                </w:r>
              </w:del>
            </w:ins>
          </w:p>
          <w:p w14:paraId="75702A6B" w14:textId="699CE2E0" w:rsidR="00874469" w:rsidDel="00E067A3" w:rsidRDefault="00874469">
            <w:pPr>
              <w:pStyle w:val="Appx"/>
              <w:rPr>
                <w:ins w:id="10553" w:author="aas" w:date="2013-10-14T02:06:00Z"/>
                <w:del w:id="10554" w:author="Anees Shaikh" w:date="2013-10-19T02:16:00Z"/>
              </w:rPr>
              <w:pPrChange w:id="10555" w:author="Anees Shaikh" w:date="2013-10-19T02:16:00Z">
                <w:pPr>
                  <w:pStyle w:val="XML1"/>
                </w:pPr>
              </w:pPrChange>
            </w:pPr>
            <w:ins w:id="10556" w:author="aas" w:date="2013-10-14T02:06:00Z">
              <w:del w:id="10557" w:author="Anees Shaikh" w:date="2013-10-19T02:16:00Z">
                <w:r w:rsidDel="00E067A3">
                  <w:delText xml:space="preserve">                                    &lt;/xs:restriction&gt;</w:delText>
                </w:r>
              </w:del>
            </w:ins>
          </w:p>
          <w:p w14:paraId="6B183F4F" w14:textId="42B8A8A8" w:rsidR="00874469" w:rsidDel="00E067A3" w:rsidRDefault="00874469">
            <w:pPr>
              <w:pStyle w:val="Appx"/>
              <w:rPr>
                <w:ins w:id="10558" w:author="aas" w:date="2013-10-14T02:06:00Z"/>
                <w:del w:id="10559" w:author="Anees Shaikh" w:date="2013-10-19T02:16:00Z"/>
              </w:rPr>
              <w:pPrChange w:id="10560" w:author="Anees Shaikh" w:date="2013-10-19T02:16:00Z">
                <w:pPr>
                  <w:pStyle w:val="XML1"/>
                </w:pPr>
              </w:pPrChange>
            </w:pPr>
            <w:ins w:id="10561" w:author="aas" w:date="2013-10-14T02:06:00Z">
              <w:del w:id="10562" w:author="Anees Shaikh" w:date="2013-10-19T02:16:00Z">
                <w:r w:rsidDel="00E067A3">
                  <w:delText xml:space="preserve">                                  &lt;/xs:simpleType&gt;</w:delText>
                </w:r>
              </w:del>
            </w:ins>
          </w:p>
          <w:p w14:paraId="1C419E08" w14:textId="412B037B" w:rsidR="00874469" w:rsidDel="00E067A3" w:rsidRDefault="00874469">
            <w:pPr>
              <w:pStyle w:val="Appx"/>
              <w:rPr>
                <w:ins w:id="10563" w:author="aas" w:date="2013-10-14T02:06:00Z"/>
                <w:del w:id="10564" w:author="Anees Shaikh" w:date="2013-10-19T02:16:00Z"/>
              </w:rPr>
              <w:pPrChange w:id="10565" w:author="Anees Shaikh" w:date="2013-10-19T02:16:00Z">
                <w:pPr>
                  <w:pStyle w:val="XML1"/>
                </w:pPr>
              </w:pPrChange>
            </w:pPr>
            <w:ins w:id="10566" w:author="aas" w:date="2013-10-14T02:06:00Z">
              <w:del w:id="10567" w:author="Anees Shaikh" w:date="2013-10-19T02:16:00Z">
                <w:r w:rsidDel="00E067A3">
                  <w:delText xml:space="preserve">                                &lt;/xs:element&gt;</w:delText>
                </w:r>
              </w:del>
            </w:ins>
          </w:p>
          <w:p w14:paraId="1C5854C7" w14:textId="2A316658" w:rsidR="00874469" w:rsidDel="00E067A3" w:rsidRDefault="00874469">
            <w:pPr>
              <w:pStyle w:val="Appx"/>
              <w:rPr>
                <w:ins w:id="10568" w:author="aas" w:date="2013-10-14T02:06:00Z"/>
                <w:del w:id="10569" w:author="Anees Shaikh" w:date="2013-10-19T02:16:00Z"/>
              </w:rPr>
              <w:pPrChange w:id="10570" w:author="Anees Shaikh" w:date="2013-10-19T02:16:00Z">
                <w:pPr>
                  <w:pStyle w:val="XML1"/>
                </w:pPr>
              </w:pPrChange>
            </w:pPr>
            <w:ins w:id="10571" w:author="aas" w:date="2013-10-14T02:06:00Z">
              <w:del w:id="10572"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573" w:author="aas" w:date="2013-10-14T02:06:00Z"/>
                <w:del w:id="10574" w:author="Anees Shaikh" w:date="2013-10-19T02:16:00Z"/>
              </w:rPr>
              <w:pPrChange w:id="10575" w:author="Anees Shaikh" w:date="2013-10-19T02:16:00Z">
                <w:pPr>
                  <w:pStyle w:val="XML1"/>
                </w:pPr>
              </w:pPrChange>
            </w:pPr>
            <w:ins w:id="10576" w:author="aas" w:date="2013-10-14T02:06:00Z">
              <w:del w:id="10577" w:author="Anees Shaikh" w:date="2013-10-19T02:16:00Z">
                <w:r w:rsidDel="00E067A3">
                  <w:delText xml:space="preserve">                                        namespace="##other" processContents="lax"/&gt;</w:delText>
                </w:r>
              </w:del>
            </w:ins>
          </w:p>
          <w:p w14:paraId="6D793392" w14:textId="6B574BAB" w:rsidR="00874469" w:rsidDel="00E067A3" w:rsidRDefault="00874469">
            <w:pPr>
              <w:pStyle w:val="Appx"/>
              <w:rPr>
                <w:ins w:id="10578" w:author="aas" w:date="2013-10-14T02:06:00Z"/>
                <w:del w:id="10579" w:author="Anees Shaikh" w:date="2013-10-19T02:16:00Z"/>
              </w:rPr>
              <w:pPrChange w:id="10580" w:author="Anees Shaikh" w:date="2013-10-19T02:16:00Z">
                <w:pPr>
                  <w:pStyle w:val="XML1"/>
                </w:pPr>
              </w:pPrChange>
            </w:pPr>
            <w:ins w:id="10581" w:author="aas" w:date="2013-10-14T02:06:00Z">
              <w:del w:id="10582" w:author="Anees Shaikh" w:date="2013-10-19T02:16:00Z">
                <w:r w:rsidDel="00E067A3">
                  <w:delText xml:space="preserve">                              &lt;/xs:sequence&gt;</w:delText>
                </w:r>
              </w:del>
            </w:ins>
          </w:p>
          <w:p w14:paraId="5DBC6039" w14:textId="0EFEC3AE" w:rsidR="00874469" w:rsidDel="00E067A3" w:rsidRDefault="00874469">
            <w:pPr>
              <w:pStyle w:val="Appx"/>
              <w:rPr>
                <w:ins w:id="10583" w:author="aas" w:date="2013-10-14T02:06:00Z"/>
                <w:del w:id="10584" w:author="Anees Shaikh" w:date="2013-10-19T02:16:00Z"/>
              </w:rPr>
              <w:pPrChange w:id="10585" w:author="Anees Shaikh" w:date="2013-10-19T02:16:00Z">
                <w:pPr>
                  <w:pStyle w:val="XML1"/>
                </w:pPr>
              </w:pPrChange>
            </w:pPr>
            <w:ins w:id="10586" w:author="aas" w:date="2013-10-14T02:06:00Z">
              <w:del w:id="10587" w:author="Anees Shaikh" w:date="2013-10-19T02:16:00Z">
                <w:r w:rsidDel="00E067A3">
                  <w:delText xml:space="preserve">                            &lt;/xs:complexType&gt;</w:delText>
                </w:r>
              </w:del>
            </w:ins>
          </w:p>
          <w:p w14:paraId="1EC45209" w14:textId="5EA5A2EE" w:rsidR="00874469" w:rsidDel="00E067A3" w:rsidRDefault="00874469">
            <w:pPr>
              <w:pStyle w:val="Appx"/>
              <w:rPr>
                <w:ins w:id="10588" w:author="aas" w:date="2013-10-14T02:06:00Z"/>
                <w:del w:id="10589" w:author="Anees Shaikh" w:date="2013-10-19T02:16:00Z"/>
              </w:rPr>
              <w:pPrChange w:id="10590" w:author="Anees Shaikh" w:date="2013-10-19T02:16:00Z">
                <w:pPr>
                  <w:pStyle w:val="XML1"/>
                </w:pPr>
              </w:pPrChange>
            </w:pPr>
            <w:ins w:id="10591" w:author="aas" w:date="2013-10-14T02:06:00Z">
              <w:del w:id="10592" w:author="Anees Shaikh" w:date="2013-10-19T02:16:00Z">
                <w:r w:rsidDel="00E067A3">
                  <w:delText xml:space="preserve">                          &lt;/xs:element&gt;</w:delText>
                </w:r>
              </w:del>
            </w:ins>
          </w:p>
          <w:p w14:paraId="6C8BE940" w14:textId="28D94069" w:rsidR="00874469" w:rsidDel="00E067A3" w:rsidRDefault="00874469">
            <w:pPr>
              <w:pStyle w:val="Appx"/>
              <w:rPr>
                <w:ins w:id="10593" w:author="aas" w:date="2013-10-14T02:06:00Z"/>
                <w:del w:id="10594" w:author="Anees Shaikh" w:date="2013-10-19T02:16:00Z"/>
              </w:rPr>
              <w:pPrChange w:id="10595" w:author="Anees Shaikh" w:date="2013-10-19T02:16:00Z">
                <w:pPr>
                  <w:pStyle w:val="XML1"/>
                </w:pPr>
              </w:pPrChange>
            </w:pPr>
            <w:ins w:id="10596" w:author="aas" w:date="2013-10-14T02:06:00Z">
              <w:del w:id="10597"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598" w:author="aas" w:date="2013-10-14T02:06:00Z"/>
                <w:del w:id="10599" w:author="Anees Shaikh" w:date="2013-10-19T02:16:00Z"/>
              </w:rPr>
              <w:pPrChange w:id="10600" w:author="Anees Shaikh" w:date="2013-10-19T02:16:00Z">
                <w:pPr>
                  <w:pStyle w:val="XML1"/>
                </w:pPr>
              </w:pPrChange>
            </w:pPr>
            <w:ins w:id="10601" w:author="aas" w:date="2013-10-14T02:06:00Z">
              <w:del w:id="10602"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03" w:author="aas" w:date="2013-10-14T02:06:00Z"/>
                <w:del w:id="10604" w:author="Anees Shaikh" w:date="2013-10-19T02:16:00Z"/>
              </w:rPr>
              <w:pPrChange w:id="10605" w:author="Anees Shaikh" w:date="2013-10-19T02:16:00Z">
                <w:pPr>
                  <w:pStyle w:val="XML1"/>
                </w:pPr>
              </w:pPrChange>
            </w:pPr>
            <w:ins w:id="10606" w:author="aas" w:date="2013-10-14T02:06:00Z">
              <w:del w:id="10607" w:author="Anees Shaikh" w:date="2013-10-19T02:16:00Z">
                <w:r w:rsidDel="00E067A3">
                  <w:delText xml:space="preserve">                        &lt;/xs:sequence&gt;</w:delText>
                </w:r>
              </w:del>
            </w:ins>
          </w:p>
          <w:p w14:paraId="56BEE749" w14:textId="46127C65" w:rsidR="00874469" w:rsidDel="00E067A3" w:rsidRDefault="00874469">
            <w:pPr>
              <w:pStyle w:val="Appx"/>
              <w:rPr>
                <w:ins w:id="10608" w:author="aas" w:date="2013-10-14T02:06:00Z"/>
                <w:del w:id="10609" w:author="Anees Shaikh" w:date="2013-10-19T02:16:00Z"/>
              </w:rPr>
              <w:pPrChange w:id="10610" w:author="Anees Shaikh" w:date="2013-10-19T02:16:00Z">
                <w:pPr>
                  <w:pStyle w:val="XML1"/>
                </w:pPr>
              </w:pPrChange>
            </w:pPr>
            <w:ins w:id="10611" w:author="aas" w:date="2013-10-14T02:06:00Z">
              <w:del w:id="10612" w:author="Anees Shaikh" w:date="2013-10-19T02:16:00Z">
                <w:r w:rsidDel="00E067A3">
                  <w:delText xml:space="preserve">                      &lt;/xs:complexType&gt;</w:delText>
                </w:r>
              </w:del>
            </w:ins>
          </w:p>
          <w:p w14:paraId="74BBAFA9" w14:textId="4E3AF93F" w:rsidR="00874469" w:rsidDel="00E067A3" w:rsidRDefault="00874469">
            <w:pPr>
              <w:pStyle w:val="Appx"/>
              <w:rPr>
                <w:ins w:id="10613" w:author="aas" w:date="2013-10-14T02:06:00Z"/>
                <w:del w:id="10614" w:author="Anees Shaikh" w:date="2013-10-19T02:16:00Z"/>
              </w:rPr>
              <w:pPrChange w:id="10615" w:author="Anees Shaikh" w:date="2013-10-19T02:16:00Z">
                <w:pPr>
                  <w:pStyle w:val="XML1"/>
                </w:pPr>
              </w:pPrChange>
            </w:pPr>
            <w:ins w:id="10616" w:author="aas" w:date="2013-10-14T02:06:00Z">
              <w:del w:id="10617" w:author="Anees Shaikh" w:date="2013-10-19T02:16:00Z">
                <w:r w:rsidDel="00E067A3">
                  <w:delText xml:space="preserve">                    &lt;/xs:element&gt;</w:delText>
                </w:r>
              </w:del>
            </w:ins>
          </w:p>
          <w:p w14:paraId="5F4EE5EC" w14:textId="4778B576" w:rsidR="00874469" w:rsidDel="00E067A3" w:rsidRDefault="00874469">
            <w:pPr>
              <w:pStyle w:val="Appx"/>
              <w:rPr>
                <w:ins w:id="10618" w:author="aas" w:date="2013-10-14T02:06:00Z"/>
                <w:del w:id="10619" w:author="Anees Shaikh" w:date="2013-10-19T02:16:00Z"/>
              </w:rPr>
              <w:pPrChange w:id="10620" w:author="Anees Shaikh" w:date="2013-10-19T02:16:00Z">
                <w:pPr>
                  <w:pStyle w:val="XML1"/>
                </w:pPr>
              </w:pPrChange>
            </w:pPr>
            <w:ins w:id="10621" w:author="aas" w:date="2013-10-14T02:06:00Z">
              <w:del w:id="10622" w:author="Anees Shaikh" w:date="2013-10-19T02:16:00Z">
                <w:r w:rsidDel="00E067A3">
                  <w:delText xml:space="preserve">                    &lt;xs:choice&gt;</w:delText>
                </w:r>
              </w:del>
            </w:ins>
          </w:p>
          <w:p w14:paraId="70D76E91" w14:textId="4346BCE4" w:rsidR="00874469" w:rsidDel="00E067A3" w:rsidRDefault="00874469">
            <w:pPr>
              <w:pStyle w:val="Appx"/>
              <w:rPr>
                <w:ins w:id="10623" w:author="aas" w:date="2013-10-14T02:06:00Z"/>
                <w:del w:id="10624" w:author="Anees Shaikh" w:date="2013-10-19T02:16:00Z"/>
              </w:rPr>
              <w:pPrChange w:id="10625" w:author="Anees Shaikh" w:date="2013-10-19T02:16:00Z">
                <w:pPr>
                  <w:pStyle w:val="XML1"/>
                </w:pPr>
              </w:pPrChange>
            </w:pPr>
            <w:ins w:id="10626" w:author="aas" w:date="2013-10-14T02:06:00Z">
              <w:del w:id="10627" w:author="Anees Shaikh" w:date="2013-10-19T02:16:00Z">
                <w:r w:rsidDel="00E067A3">
                  <w:delText xml:space="preserve">                      &lt;xs:annotation&gt;</w:delText>
                </w:r>
              </w:del>
            </w:ins>
          </w:p>
          <w:p w14:paraId="13B996BB" w14:textId="0BC95E75" w:rsidR="00874469" w:rsidDel="00E067A3" w:rsidRDefault="00874469">
            <w:pPr>
              <w:pStyle w:val="Appx"/>
              <w:rPr>
                <w:ins w:id="10628" w:author="aas" w:date="2013-10-14T02:06:00Z"/>
                <w:del w:id="10629" w:author="Anees Shaikh" w:date="2013-10-19T02:16:00Z"/>
              </w:rPr>
              <w:pPrChange w:id="10630" w:author="Anees Shaikh" w:date="2013-10-19T02:16:00Z">
                <w:pPr>
                  <w:pStyle w:val="XML1"/>
                </w:pPr>
              </w:pPrChange>
            </w:pPr>
            <w:ins w:id="10631" w:author="aas" w:date="2013-10-14T02:06:00Z">
              <w:del w:id="10632" w:author="Anees Shaikh" w:date="2013-10-19T02:16:00Z">
                <w:r w:rsidDel="00E067A3">
                  <w:delText xml:space="preserve">                        &lt;xs:documentation&gt;</w:delText>
                </w:r>
              </w:del>
            </w:ins>
          </w:p>
          <w:p w14:paraId="51D846B2" w14:textId="473969FF" w:rsidR="00874469" w:rsidDel="00E067A3" w:rsidRDefault="00874469">
            <w:pPr>
              <w:pStyle w:val="Appx"/>
              <w:rPr>
                <w:ins w:id="10633" w:author="aas" w:date="2013-10-14T02:06:00Z"/>
                <w:del w:id="10634" w:author="Anees Shaikh" w:date="2013-10-19T02:16:00Z"/>
              </w:rPr>
              <w:pPrChange w:id="10635" w:author="Anees Shaikh" w:date="2013-10-19T02:16:00Z">
                <w:pPr>
                  <w:pStyle w:val="XML1"/>
                </w:pPr>
              </w:pPrChange>
            </w:pPr>
            <w:ins w:id="10636" w:author="aas" w:date="2013-10-14T02:06:00Z">
              <w:del w:id="10637"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38" w:author="aas" w:date="2013-10-14T02:06:00Z"/>
                <w:del w:id="10639" w:author="Anees Shaikh" w:date="2013-10-19T02:16:00Z"/>
              </w:rPr>
              <w:pPrChange w:id="10640" w:author="Anees Shaikh" w:date="2013-10-19T02:16:00Z">
                <w:pPr>
                  <w:pStyle w:val="XML1"/>
                </w:pPr>
              </w:pPrChange>
            </w:pPr>
            <w:ins w:id="10641" w:author="aas" w:date="2013-10-14T02:06:00Z">
              <w:del w:id="10642" w:author="Anees Shaikh" w:date="2013-10-19T02:16:00Z">
                <w:r w:rsidDel="00E067A3">
                  <w:delText xml:space="preserve">                        &lt;/xs:documentation&gt;</w:delText>
                </w:r>
              </w:del>
            </w:ins>
          </w:p>
          <w:p w14:paraId="7DF3F502" w14:textId="37EC0C40" w:rsidR="00874469" w:rsidDel="00E067A3" w:rsidRDefault="00874469">
            <w:pPr>
              <w:pStyle w:val="Appx"/>
              <w:rPr>
                <w:ins w:id="10643" w:author="aas" w:date="2013-10-14T02:06:00Z"/>
                <w:del w:id="10644" w:author="Anees Shaikh" w:date="2013-10-19T02:16:00Z"/>
              </w:rPr>
              <w:pPrChange w:id="10645" w:author="Anees Shaikh" w:date="2013-10-19T02:16:00Z">
                <w:pPr>
                  <w:pStyle w:val="XML1"/>
                </w:pPr>
              </w:pPrChange>
            </w:pPr>
            <w:ins w:id="10646" w:author="aas" w:date="2013-10-14T02:06:00Z">
              <w:del w:id="10647" w:author="Anees Shaikh" w:date="2013-10-19T02:16:00Z">
                <w:r w:rsidDel="00E067A3">
                  <w:delText xml:space="preserve">                      &lt;/xs:annotation&gt;</w:delText>
                </w:r>
              </w:del>
            </w:ins>
          </w:p>
          <w:p w14:paraId="130B4218" w14:textId="759EC332" w:rsidR="00874469" w:rsidDel="00E067A3" w:rsidRDefault="00874469">
            <w:pPr>
              <w:pStyle w:val="Appx"/>
              <w:rPr>
                <w:ins w:id="10648" w:author="aas" w:date="2013-10-14T02:06:00Z"/>
                <w:del w:id="10649" w:author="Anees Shaikh" w:date="2013-10-19T02:16:00Z"/>
              </w:rPr>
              <w:pPrChange w:id="10650" w:author="Anees Shaikh" w:date="2013-10-19T02:16:00Z">
                <w:pPr>
                  <w:pStyle w:val="XML1"/>
                </w:pPr>
              </w:pPrChange>
            </w:pPr>
          </w:p>
          <w:p w14:paraId="31F349A4" w14:textId="66B3598F" w:rsidR="00874469" w:rsidDel="00E067A3" w:rsidRDefault="00874469">
            <w:pPr>
              <w:pStyle w:val="Appx"/>
              <w:rPr>
                <w:ins w:id="10651" w:author="aas" w:date="2013-10-14T02:06:00Z"/>
                <w:del w:id="10652" w:author="Anees Shaikh" w:date="2013-10-19T02:16:00Z"/>
              </w:rPr>
              <w:pPrChange w:id="10653" w:author="Anees Shaikh" w:date="2013-10-19T02:16:00Z">
                <w:pPr>
                  <w:pStyle w:val="XML1"/>
                </w:pPr>
              </w:pPrChange>
            </w:pPr>
            <w:ins w:id="10654" w:author="aas" w:date="2013-10-14T02:06:00Z">
              <w:del w:id="10655" w:author="Anees Shaikh" w:date="2013-10-19T02:16:00Z">
                <w:r w:rsidDel="00E067A3">
                  <w:delText xml:space="preserve">                      &lt;xs:sequence&gt;</w:delText>
                </w:r>
              </w:del>
            </w:ins>
          </w:p>
          <w:p w14:paraId="5D5CF7E3" w14:textId="0535036E" w:rsidR="00874469" w:rsidDel="00E067A3" w:rsidRDefault="00874469">
            <w:pPr>
              <w:pStyle w:val="Appx"/>
              <w:rPr>
                <w:ins w:id="10656" w:author="aas" w:date="2013-10-14T02:06:00Z"/>
                <w:del w:id="10657" w:author="Anees Shaikh" w:date="2013-10-19T02:16:00Z"/>
              </w:rPr>
              <w:pPrChange w:id="10658" w:author="Anees Shaikh" w:date="2013-10-19T02:16:00Z">
                <w:pPr>
                  <w:pStyle w:val="XML1"/>
                </w:pPr>
              </w:pPrChange>
            </w:pPr>
            <w:ins w:id="10659" w:author="aas" w:date="2013-10-14T02:06:00Z">
              <w:del w:id="10660" w:author="Anees Shaikh" w:date="2013-10-19T02:16:00Z">
                <w:r w:rsidDel="00E067A3">
                  <w:delText xml:space="preserve">                        &lt;xs:element name="tunnel" minOccurs="0"&gt;</w:delText>
                </w:r>
              </w:del>
            </w:ins>
          </w:p>
          <w:p w14:paraId="529E9B1A" w14:textId="5DD14BAE" w:rsidR="00874469" w:rsidDel="00E067A3" w:rsidRDefault="00874469">
            <w:pPr>
              <w:pStyle w:val="Appx"/>
              <w:rPr>
                <w:ins w:id="10661" w:author="aas" w:date="2013-10-14T02:06:00Z"/>
                <w:del w:id="10662" w:author="Anees Shaikh" w:date="2013-10-19T02:16:00Z"/>
              </w:rPr>
              <w:pPrChange w:id="10663" w:author="Anees Shaikh" w:date="2013-10-19T02:16:00Z">
                <w:pPr>
                  <w:pStyle w:val="XML1"/>
                </w:pPr>
              </w:pPrChange>
            </w:pPr>
            <w:ins w:id="10664" w:author="aas" w:date="2013-10-14T02:06:00Z">
              <w:del w:id="10665" w:author="Anees Shaikh" w:date="2013-10-19T02:16:00Z">
                <w:r w:rsidDel="00E067A3">
                  <w:delText xml:space="preserve">                          &lt;xs:annotation&gt;</w:delText>
                </w:r>
              </w:del>
            </w:ins>
          </w:p>
          <w:p w14:paraId="29B113E8" w14:textId="41513F4F" w:rsidR="00874469" w:rsidDel="00E067A3" w:rsidRDefault="00874469">
            <w:pPr>
              <w:pStyle w:val="Appx"/>
              <w:rPr>
                <w:ins w:id="10666" w:author="aas" w:date="2013-10-14T02:06:00Z"/>
                <w:del w:id="10667" w:author="Anees Shaikh" w:date="2013-10-19T02:16:00Z"/>
              </w:rPr>
              <w:pPrChange w:id="10668" w:author="Anees Shaikh" w:date="2013-10-19T02:16:00Z">
                <w:pPr>
                  <w:pStyle w:val="XML1"/>
                </w:pPr>
              </w:pPrChange>
            </w:pPr>
            <w:ins w:id="10669" w:author="aas" w:date="2013-10-14T02:06:00Z">
              <w:del w:id="10670" w:author="Anees Shaikh" w:date="2013-10-19T02:16:00Z">
                <w:r w:rsidDel="00E067A3">
                  <w:delText xml:space="preserve">                            &lt;xs:documentation&gt;</w:delText>
                </w:r>
              </w:del>
            </w:ins>
          </w:p>
          <w:p w14:paraId="09556E7F" w14:textId="64F67F28" w:rsidR="00874469" w:rsidDel="00E067A3" w:rsidRDefault="00874469">
            <w:pPr>
              <w:pStyle w:val="Appx"/>
              <w:rPr>
                <w:ins w:id="10671" w:author="aas" w:date="2013-10-14T02:06:00Z"/>
                <w:del w:id="10672" w:author="Anees Shaikh" w:date="2013-10-19T02:16:00Z"/>
              </w:rPr>
              <w:pPrChange w:id="10673" w:author="Anees Shaikh" w:date="2013-10-19T02:16:00Z">
                <w:pPr>
                  <w:pStyle w:val="XML1"/>
                </w:pPr>
              </w:pPrChange>
            </w:pPr>
            <w:ins w:id="10674" w:author="aas" w:date="2013-10-14T02:06:00Z">
              <w:del w:id="10675"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676" w:author="aas" w:date="2013-10-14T02:06:00Z"/>
                <w:del w:id="10677" w:author="Anees Shaikh" w:date="2013-10-19T02:16:00Z"/>
              </w:rPr>
              <w:pPrChange w:id="10678" w:author="Anees Shaikh" w:date="2013-10-19T02:16:00Z">
                <w:pPr>
                  <w:pStyle w:val="XML1"/>
                </w:pPr>
              </w:pPrChange>
            </w:pPr>
            <w:ins w:id="10679" w:author="aas" w:date="2013-10-14T02:06:00Z">
              <w:del w:id="10680" w:author="Anees Shaikh" w:date="2013-10-19T02:16:00Z">
                <w:r w:rsidDel="00E067A3">
                  <w:delText xml:space="preserve">                            &lt;/xs:documentation&gt;</w:delText>
                </w:r>
              </w:del>
            </w:ins>
          </w:p>
          <w:p w14:paraId="23520A3C" w14:textId="03EAB626" w:rsidR="00874469" w:rsidDel="00E067A3" w:rsidRDefault="00874469">
            <w:pPr>
              <w:pStyle w:val="Appx"/>
              <w:rPr>
                <w:ins w:id="10681" w:author="aas" w:date="2013-10-14T02:06:00Z"/>
                <w:del w:id="10682" w:author="Anees Shaikh" w:date="2013-10-19T02:16:00Z"/>
              </w:rPr>
              <w:pPrChange w:id="10683" w:author="Anees Shaikh" w:date="2013-10-19T02:16:00Z">
                <w:pPr>
                  <w:pStyle w:val="XML1"/>
                </w:pPr>
              </w:pPrChange>
            </w:pPr>
            <w:ins w:id="10684" w:author="aas" w:date="2013-10-14T02:06:00Z">
              <w:del w:id="10685" w:author="Anees Shaikh" w:date="2013-10-19T02:16:00Z">
                <w:r w:rsidDel="00E067A3">
                  <w:delText xml:space="preserve">                          &lt;/xs:annotation&gt;</w:delText>
                </w:r>
              </w:del>
            </w:ins>
          </w:p>
          <w:p w14:paraId="1D5F6FF9" w14:textId="5E5A73FE" w:rsidR="00874469" w:rsidDel="00E067A3" w:rsidRDefault="00874469">
            <w:pPr>
              <w:pStyle w:val="Appx"/>
              <w:rPr>
                <w:ins w:id="10686" w:author="aas" w:date="2013-10-14T02:06:00Z"/>
                <w:del w:id="10687" w:author="Anees Shaikh" w:date="2013-10-19T02:16:00Z"/>
              </w:rPr>
              <w:pPrChange w:id="10688" w:author="Anees Shaikh" w:date="2013-10-19T02:16:00Z">
                <w:pPr>
                  <w:pStyle w:val="XML1"/>
                </w:pPr>
              </w:pPrChange>
            </w:pPr>
            <w:ins w:id="10689" w:author="aas" w:date="2013-10-14T02:06:00Z">
              <w:del w:id="10690" w:author="Anees Shaikh" w:date="2013-10-19T02:16:00Z">
                <w:r w:rsidDel="00E067A3">
                  <w:delText xml:space="preserve">                          &lt;xs:complexType&gt;</w:delText>
                </w:r>
              </w:del>
            </w:ins>
          </w:p>
          <w:p w14:paraId="71576491" w14:textId="4F20CD36" w:rsidR="00874469" w:rsidDel="00E067A3" w:rsidRDefault="00874469">
            <w:pPr>
              <w:pStyle w:val="Appx"/>
              <w:rPr>
                <w:ins w:id="10691" w:author="aas" w:date="2013-10-14T02:06:00Z"/>
                <w:del w:id="10692" w:author="Anees Shaikh" w:date="2013-10-19T02:16:00Z"/>
              </w:rPr>
              <w:pPrChange w:id="10693" w:author="Anees Shaikh" w:date="2013-10-19T02:16:00Z">
                <w:pPr>
                  <w:pStyle w:val="XML1"/>
                </w:pPr>
              </w:pPrChange>
            </w:pPr>
            <w:ins w:id="10694" w:author="aas" w:date="2013-10-14T02:06:00Z">
              <w:del w:id="10695" w:author="Anees Shaikh" w:date="2013-10-19T02:16:00Z">
                <w:r w:rsidDel="00E067A3">
                  <w:delText xml:space="preserve">                            &lt;xs:sequence&gt;</w:delText>
                </w:r>
              </w:del>
            </w:ins>
          </w:p>
          <w:p w14:paraId="40BA08F6" w14:textId="386D66B6" w:rsidR="00874469" w:rsidDel="00E067A3" w:rsidRDefault="00874469">
            <w:pPr>
              <w:pStyle w:val="Appx"/>
              <w:rPr>
                <w:ins w:id="10696" w:author="aas" w:date="2013-10-14T02:06:00Z"/>
                <w:del w:id="10697" w:author="Anees Shaikh" w:date="2013-10-19T02:16:00Z"/>
              </w:rPr>
              <w:pPrChange w:id="10698" w:author="Anees Shaikh" w:date="2013-10-19T02:16:00Z">
                <w:pPr>
                  <w:pStyle w:val="XML1"/>
                </w:pPr>
              </w:pPrChange>
            </w:pPr>
            <w:ins w:id="10699" w:author="aas" w:date="2013-10-14T02:06:00Z">
              <w:del w:id="10700" w:author="Anees Shaikh" w:date="2013-10-19T02:16:00Z">
                <w:r w:rsidDel="00E067A3">
                  <w:delText xml:space="preserve">                              &lt;xs:choice&gt;</w:delText>
                </w:r>
              </w:del>
            </w:ins>
          </w:p>
          <w:p w14:paraId="3BF689A1" w14:textId="580A22A4" w:rsidR="00874469" w:rsidDel="00E067A3" w:rsidRDefault="00874469">
            <w:pPr>
              <w:pStyle w:val="Appx"/>
              <w:rPr>
                <w:ins w:id="10701" w:author="aas" w:date="2013-10-14T02:06:00Z"/>
                <w:del w:id="10702" w:author="Anees Shaikh" w:date="2013-10-19T02:16:00Z"/>
              </w:rPr>
              <w:pPrChange w:id="10703" w:author="Anees Shaikh" w:date="2013-10-19T02:16:00Z">
                <w:pPr>
                  <w:pStyle w:val="XML1"/>
                </w:pPr>
              </w:pPrChange>
            </w:pPr>
            <w:ins w:id="10704" w:author="aas" w:date="2013-10-14T02:06:00Z">
              <w:del w:id="10705" w:author="Anees Shaikh" w:date="2013-10-19T02:16:00Z">
                <w:r w:rsidDel="00E067A3">
                  <w:delText xml:space="preserve">                                &lt;xs:sequence&gt;</w:delText>
                </w:r>
              </w:del>
            </w:ins>
          </w:p>
          <w:p w14:paraId="7C0AAB2B" w14:textId="01030DC0" w:rsidR="00874469" w:rsidDel="00E067A3" w:rsidRDefault="00874469">
            <w:pPr>
              <w:pStyle w:val="Appx"/>
              <w:rPr>
                <w:ins w:id="10706" w:author="aas" w:date="2013-10-14T02:06:00Z"/>
                <w:del w:id="10707" w:author="Anees Shaikh" w:date="2013-10-19T02:16:00Z"/>
              </w:rPr>
              <w:pPrChange w:id="10708" w:author="Anees Shaikh" w:date="2013-10-19T02:16:00Z">
                <w:pPr>
                  <w:pStyle w:val="XML1"/>
                </w:pPr>
              </w:pPrChange>
            </w:pPr>
            <w:ins w:id="10709" w:author="aas" w:date="2013-10-14T02:06:00Z">
              <w:del w:id="10710"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11" w:author="aas" w:date="2013-10-14T02:06:00Z"/>
                <w:del w:id="10712" w:author="Anees Shaikh" w:date="2013-10-19T02:16:00Z"/>
              </w:rPr>
              <w:pPrChange w:id="10713" w:author="Anees Shaikh" w:date="2013-10-19T02:16:00Z">
                <w:pPr>
                  <w:pStyle w:val="XML1"/>
                </w:pPr>
              </w:pPrChange>
            </w:pPr>
            <w:ins w:id="10714" w:author="aas" w:date="2013-10-14T02:06:00Z">
              <w:del w:id="10715" w:author="Anees Shaikh" w:date="2013-10-19T02:16:00Z">
                <w:r w:rsidDel="00E067A3">
                  <w:delText xml:space="preserve">                                    &lt;xs:annotation&gt;</w:delText>
                </w:r>
              </w:del>
            </w:ins>
          </w:p>
          <w:p w14:paraId="2D348551" w14:textId="61625E00" w:rsidR="00874469" w:rsidDel="00E067A3" w:rsidRDefault="00874469">
            <w:pPr>
              <w:pStyle w:val="Appx"/>
              <w:rPr>
                <w:ins w:id="10716" w:author="aas" w:date="2013-10-14T02:06:00Z"/>
                <w:del w:id="10717" w:author="Anees Shaikh" w:date="2013-10-19T02:16:00Z"/>
              </w:rPr>
              <w:pPrChange w:id="10718" w:author="Anees Shaikh" w:date="2013-10-19T02:16:00Z">
                <w:pPr>
                  <w:pStyle w:val="XML1"/>
                </w:pPr>
              </w:pPrChange>
            </w:pPr>
            <w:ins w:id="10719" w:author="aas" w:date="2013-10-14T02:06:00Z">
              <w:del w:id="10720" w:author="Anees Shaikh" w:date="2013-10-19T02:16:00Z">
                <w:r w:rsidDel="00E067A3">
                  <w:delText xml:space="preserve">                                      &lt;xs:documentation&gt;</w:delText>
                </w:r>
              </w:del>
            </w:ins>
          </w:p>
          <w:p w14:paraId="52EB3191" w14:textId="0EEEE9EF" w:rsidR="00874469" w:rsidDel="00E067A3" w:rsidRDefault="00874469">
            <w:pPr>
              <w:pStyle w:val="Appx"/>
              <w:rPr>
                <w:ins w:id="10721" w:author="aas" w:date="2013-10-14T02:06:00Z"/>
                <w:del w:id="10722" w:author="Anees Shaikh" w:date="2013-10-19T02:16:00Z"/>
              </w:rPr>
              <w:pPrChange w:id="10723" w:author="Anees Shaikh" w:date="2013-10-19T02:16:00Z">
                <w:pPr>
                  <w:pStyle w:val="XML1"/>
                </w:pPr>
              </w:pPrChange>
            </w:pPr>
            <w:ins w:id="10724" w:author="aas" w:date="2013-10-14T02:06:00Z">
              <w:del w:id="10725"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26" w:author="aas" w:date="2013-10-14T02:06:00Z"/>
                <w:del w:id="10727" w:author="Anees Shaikh" w:date="2013-10-19T02:16:00Z"/>
              </w:rPr>
              <w:pPrChange w:id="10728" w:author="Anees Shaikh" w:date="2013-10-19T02:16:00Z">
                <w:pPr>
                  <w:pStyle w:val="XML1"/>
                </w:pPr>
              </w:pPrChange>
            </w:pPr>
            <w:ins w:id="10729" w:author="aas" w:date="2013-10-14T02:06:00Z">
              <w:del w:id="10730" w:author="Anees Shaikh" w:date="2013-10-19T02:16:00Z">
                <w:r w:rsidDel="00E067A3">
                  <w:delText xml:space="preserve">                                      &lt;/xs:documentation&gt;</w:delText>
                </w:r>
              </w:del>
            </w:ins>
          </w:p>
          <w:p w14:paraId="66C0C823" w14:textId="25821743" w:rsidR="00874469" w:rsidDel="00E067A3" w:rsidRDefault="00874469">
            <w:pPr>
              <w:pStyle w:val="Appx"/>
              <w:rPr>
                <w:ins w:id="10731" w:author="aas" w:date="2013-10-14T02:06:00Z"/>
                <w:del w:id="10732" w:author="Anees Shaikh" w:date="2013-10-19T02:16:00Z"/>
              </w:rPr>
              <w:pPrChange w:id="10733" w:author="Anees Shaikh" w:date="2013-10-19T02:16:00Z">
                <w:pPr>
                  <w:pStyle w:val="XML1"/>
                </w:pPr>
              </w:pPrChange>
            </w:pPr>
            <w:ins w:id="10734" w:author="aas" w:date="2013-10-14T02:06:00Z">
              <w:del w:id="10735" w:author="Anees Shaikh" w:date="2013-10-19T02:16:00Z">
                <w:r w:rsidDel="00E067A3">
                  <w:delText xml:space="preserve">                                    &lt;/xs:annotation&gt;</w:delText>
                </w:r>
              </w:del>
            </w:ins>
          </w:p>
          <w:p w14:paraId="0CCAE546" w14:textId="0AC3307F" w:rsidR="00874469" w:rsidDel="00E067A3" w:rsidRDefault="00874469">
            <w:pPr>
              <w:pStyle w:val="Appx"/>
              <w:rPr>
                <w:ins w:id="10736" w:author="aas" w:date="2013-10-14T02:06:00Z"/>
                <w:del w:id="10737" w:author="Anees Shaikh" w:date="2013-10-19T02:16:00Z"/>
              </w:rPr>
              <w:pPrChange w:id="10738" w:author="Anees Shaikh" w:date="2013-10-19T02:16:00Z">
                <w:pPr>
                  <w:pStyle w:val="XML1"/>
                </w:pPr>
              </w:pPrChange>
            </w:pPr>
            <w:ins w:id="10739" w:author="aas" w:date="2013-10-14T02:06:00Z">
              <w:del w:id="10740" w:author="Anees Shaikh" w:date="2013-10-19T02:16:00Z">
                <w:r w:rsidDel="00E067A3">
                  <w:delText xml:space="preserve">                                  &lt;/xs:element&gt;</w:delText>
                </w:r>
              </w:del>
            </w:ins>
          </w:p>
          <w:p w14:paraId="5ECA59E3" w14:textId="0A2F0B6D" w:rsidR="00874469" w:rsidDel="00E067A3" w:rsidRDefault="00874469">
            <w:pPr>
              <w:pStyle w:val="Appx"/>
              <w:rPr>
                <w:ins w:id="10741" w:author="aas" w:date="2013-10-14T02:06:00Z"/>
                <w:del w:id="10742" w:author="Anees Shaikh" w:date="2013-10-19T02:16:00Z"/>
              </w:rPr>
              <w:pPrChange w:id="10743" w:author="Anees Shaikh" w:date="2013-10-19T02:16:00Z">
                <w:pPr>
                  <w:pStyle w:val="XML1"/>
                </w:pPr>
              </w:pPrChange>
            </w:pPr>
            <w:ins w:id="10744" w:author="aas" w:date="2013-10-14T02:06:00Z">
              <w:del w:id="10745"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46" w:author="aas" w:date="2013-10-14T02:06:00Z"/>
                <w:del w:id="10747" w:author="Anees Shaikh" w:date="2013-10-19T02:16:00Z"/>
              </w:rPr>
              <w:pPrChange w:id="10748" w:author="Anees Shaikh" w:date="2013-10-19T02:16:00Z">
                <w:pPr>
                  <w:pStyle w:val="XML1"/>
                </w:pPr>
              </w:pPrChange>
            </w:pPr>
            <w:ins w:id="10749" w:author="aas" w:date="2013-10-14T02:06:00Z">
              <w:del w:id="10750" w:author="Anees Shaikh" w:date="2013-10-19T02:16:00Z">
                <w:r w:rsidDel="00E067A3">
                  <w:delText xml:space="preserve">                                    &lt;xs:annotation&gt;</w:delText>
                </w:r>
              </w:del>
            </w:ins>
          </w:p>
          <w:p w14:paraId="29AD71BB" w14:textId="31C460CD" w:rsidR="00874469" w:rsidDel="00E067A3" w:rsidRDefault="00874469">
            <w:pPr>
              <w:pStyle w:val="Appx"/>
              <w:rPr>
                <w:ins w:id="10751" w:author="aas" w:date="2013-10-14T02:06:00Z"/>
                <w:del w:id="10752" w:author="Anees Shaikh" w:date="2013-10-19T02:16:00Z"/>
              </w:rPr>
              <w:pPrChange w:id="10753" w:author="Anees Shaikh" w:date="2013-10-19T02:16:00Z">
                <w:pPr>
                  <w:pStyle w:val="XML1"/>
                </w:pPr>
              </w:pPrChange>
            </w:pPr>
            <w:ins w:id="10754" w:author="aas" w:date="2013-10-14T02:06:00Z">
              <w:del w:id="10755" w:author="Anees Shaikh" w:date="2013-10-19T02:16:00Z">
                <w:r w:rsidDel="00E067A3">
                  <w:delText xml:space="preserve">                                      &lt;xs:documentation&gt;</w:delText>
                </w:r>
              </w:del>
            </w:ins>
          </w:p>
          <w:p w14:paraId="7DF0DF6F" w14:textId="55C26AD1" w:rsidR="00874469" w:rsidDel="00E067A3" w:rsidRDefault="00874469">
            <w:pPr>
              <w:pStyle w:val="Appx"/>
              <w:rPr>
                <w:ins w:id="10756" w:author="aas" w:date="2013-10-14T02:06:00Z"/>
                <w:del w:id="10757" w:author="Anees Shaikh" w:date="2013-10-19T02:16:00Z"/>
              </w:rPr>
              <w:pPrChange w:id="10758" w:author="Anees Shaikh" w:date="2013-10-19T02:16:00Z">
                <w:pPr>
                  <w:pStyle w:val="XML1"/>
                </w:pPr>
              </w:pPrChange>
            </w:pPr>
            <w:ins w:id="10759" w:author="aas" w:date="2013-10-14T02:06:00Z">
              <w:del w:id="10760"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761" w:author="aas" w:date="2013-10-14T02:06:00Z"/>
                <w:del w:id="10762" w:author="Anees Shaikh" w:date="2013-10-19T02:16:00Z"/>
              </w:rPr>
              <w:pPrChange w:id="10763" w:author="Anees Shaikh" w:date="2013-10-19T02:16:00Z">
                <w:pPr>
                  <w:pStyle w:val="XML1"/>
                </w:pPr>
              </w:pPrChange>
            </w:pPr>
            <w:ins w:id="10764" w:author="aas" w:date="2013-10-14T02:06:00Z">
              <w:del w:id="10765" w:author="Anees Shaikh" w:date="2013-10-19T02:16:00Z">
                <w:r w:rsidDel="00E067A3">
                  <w:delText xml:space="preserve">                                      &lt;/xs:documentation&gt;</w:delText>
                </w:r>
              </w:del>
            </w:ins>
          </w:p>
          <w:p w14:paraId="6F9101CB" w14:textId="1A68A2E3" w:rsidR="00874469" w:rsidDel="00E067A3" w:rsidRDefault="00874469">
            <w:pPr>
              <w:pStyle w:val="Appx"/>
              <w:rPr>
                <w:ins w:id="10766" w:author="aas" w:date="2013-10-14T02:06:00Z"/>
                <w:del w:id="10767" w:author="Anees Shaikh" w:date="2013-10-19T02:16:00Z"/>
              </w:rPr>
              <w:pPrChange w:id="10768" w:author="Anees Shaikh" w:date="2013-10-19T02:16:00Z">
                <w:pPr>
                  <w:pStyle w:val="XML1"/>
                </w:pPr>
              </w:pPrChange>
            </w:pPr>
            <w:ins w:id="10769" w:author="aas" w:date="2013-10-14T02:06:00Z">
              <w:del w:id="10770" w:author="Anees Shaikh" w:date="2013-10-19T02:16:00Z">
                <w:r w:rsidDel="00E067A3">
                  <w:delText xml:space="preserve">                                    &lt;/xs:annotation&gt;</w:delText>
                </w:r>
              </w:del>
            </w:ins>
          </w:p>
          <w:p w14:paraId="28FEC760" w14:textId="3B3DB11D" w:rsidR="00874469" w:rsidDel="00E067A3" w:rsidRDefault="00874469">
            <w:pPr>
              <w:pStyle w:val="Appx"/>
              <w:rPr>
                <w:ins w:id="10771" w:author="aas" w:date="2013-10-14T02:06:00Z"/>
                <w:del w:id="10772" w:author="Anees Shaikh" w:date="2013-10-19T02:16:00Z"/>
              </w:rPr>
              <w:pPrChange w:id="10773" w:author="Anees Shaikh" w:date="2013-10-19T02:16:00Z">
                <w:pPr>
                  <w:pStyle w:val="XML1"/>
                </w:pPr>
              </w:pPrChange>
            </w:pPr>
            <w:ins w:id="10774" w:author="aas" w:date="2013-10-14T02:06:00Z">
              <w:del w:id="10775" w:author="Anees Shaikh" w:date="2013-10-19T02:16:00Z">
                <w:r w:rsidDel="00E067A3">
                  <w:delText xml:space="preserve">                                  &lt;/xs:element&gt;</w:delText>
                </w:r>
              </w:del>
            </w:ins>
          </w:p>
          <w:p w14:paraId="513386D0" w14:textId="48C07414" w:rsidR="00874469" w:rsidDel="00E067A3" w:rsidRDefault="00874469">
            <w:pPr>
              <w:pStyle w:val="Appx"/>
              <w:rPr>
                <w:ins w:id="10776" w:author="aas" w:date="2013-10-14T02:06:00Z"/>
                <w:del w:id="10777" w:author="Anees Shaikh" w:date="2013-10-19T02:16:00Z"/>
              </w:rPr>
              <w:pPrChange w:id="10778" w:author="Anees Shaikh" w:date="2013-10-19T02:16:00Z">
                <w:pPr>
                  <w:pStyle w:val="XML1"/>
                </w:pPr>
              </w:pPrChange>
            </w:pPr>
            <w:ins w:id="10779" w:author="aas" w:date="2013-10-14T02:06:00Z">
              <w:del w:id="10780"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781" w:author="aas" w:date="2013-10-14T02:06:00Z"/>
                <w:del w:id="10782" w:author="Anees Shaikh" w:date="2013-10-19T02:16:00Z"/>
              </w:rPr>
              <w:pPrChange w:id="10783" w:author="Anees Shaikh" w:date="2013-10-19T02:16:00Z">
                <w:pPr>
                  <w:pStyle w:val="XML1"/>
                </w:pPr>
              </w:pPrChange>
            </w:pPr>
            <w:ins w:id="10784" w:author="aas" w:date="2013-10-14T02:06:00Z">
              <w:del w:id="10785" w:author="Anees Shaikh" w:date="2013-10-19T02:16:00Z">
                <w:r w:rsidDel="00E067A3">
                  <w:delText xml:space="preserve">                                          namespace="##other" processContents="lax"/&gt;</w:delText>
                </w:r>
              </w:del>
            </w:ins>
          </w:p>
          <w:p w14:paraId="4BB83FDE" w14:textId="34D0E370" w:rsidR="00874469" w:rsidDel="00E067A3" w:rsidRDefault="00874469">
            <w:pPr>
              <w:pStyle w:val="Appx"/>
              <w:rPr>
                <w:ins w:id="10786" w:author="aas" w:date="2013-10-14T02:06:00Z"/>
                <w:del w:id="10787" w:author="Anees Shaikh" w:date="2013-10-19T02:16:00Z"/>
              </w:rPr>
              <w:pPrChange w:id="10788" w:author="Anees Shaikh" w:date="2013-10-19T02:16:00Z">
                <w:pPr>
                  <w:pStyle w:val="XML1"/>
                </w:pPr>
              </w:pPrChange>
            </w:pPr>
            <w:ins w:id="10789" w:author="aas" w:date="2013-10-14T02:06:00Z">
              <w:del w:id="10790" w:author="Anees Shaikh" w:date="2013-10-19T02:16:00Z">
                <w:r w:rsidDel="00E067A3">
                  <w:delText xml:space="preserve">                                &lt;/xs:sequence&gt;</w:delText>
                </w:r>
              </w:del>
            </w:ins>
          </w:p>
          <w:p w14:paraId="767717BD" w14:textId="4CB20525" w:rsidR="00874469" w:rsidDel="00E067A3" w:rsidRDefault="00874469">
            <w:pPr>
              <w:pStyle w:val="Appx"/>
              <w:rPr>
                <w:ins w:id="10791" w:author="aas" w:date="2013-10-14T02:06:00Z"/>
                <w:del w:id="10792" w:author="Anees Shaikh" w:date="2013-10-19T02:16:00Z"/>
              </w:rPr>
              <w:pPrChange w:id="10793" w:author="Anees Shaikh" w:date="2013-10-19T02:16:00Z">
                <w:pPr>
                  <w:pStyle w:val="XML1"/>
                </w:pPr>
              </w:pPrChange>
            </w:pPr>
            <w:ins w:id="10794" w:author="aas" w:date="2013-10-14T02:06:00Z">
              <w:del w:id="10795" w:author="Anees Shaikh" w:date="2013-10-19T02:16:00Z">
                <w:r w:rsidDel="00E067A3">
                  <w:delText xml:space="preserve">                                &lt;xs:sequence&gt;</w:delText>
                </w:r>
              </w:del>
            </w:ins>
          </w:p>
          <w:p w14:paraId="51D6A3AC" w14:textId="0E6BC09D" w:rsidR="00874469" w:rsidDel="00E067A3" w:rsidRDefault="00874469">
            <w:pPr>
              <w:pStyle w:val="Appx"/>
              <w:rPr>
                <w:ins w:id="10796" w:author="aas" w:date="2013-10-14T02:06:00Z"/>
                <w:del w:id="10797" w:author="Anees Shaikh" w:date="2013-10-19T02:16:00Z"/>
              </w:rPr>
              <w:pPrChange w:id="10798" w:author="Anees Shaikh" w:date="2013-10-19T02:16:00Z">
                <w:pPr>
                  <w:pStyle w:val="XML1"/>
                </w:pPr>
              </w:pPrChange>
            </w:pPr>
            <w:ins w:id="10799" w:author="aas" w:date="2013-10-14T02:06:00Z">
              <w:del w:id="10800"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01" w:author="aas" w:date="2013-10-14T02:06:00Z"/>
                <w:del w:id="10802" w:author="Anees Shaikh" w:date="2013-10-19T02:16:00Z"/>
              </w:rPr>
              <w:pPrChange w:id="10803" w:author="Anees Shaikh" w:date="2013-10-19T02:16:00Z">
                <w:pPr>
                  <w:pStyle w:val="XML1"/>
                </w:pPr>
              </w:pPrChange>
            </w:pPr>
            <w:ins w:id="10804" w:author="aas" w:date="2013-10-14T02:06:00Z">
              <w:del w:id="10805" w:author="Anees Shaikh" w:date="2013-10-19T02:16:00Z">
                <w:r w:rsidDel="00E067A3">
                  <w:delText xml:space="preserve">                                    &lt;xs:annotation&gt;</w:delText>
                </w:r>
              </w:del>
            </w:ins>
          </w:p>
          <w:p w14:paraId="093CD723" w14:textId="777BA28B" w:rsidR="00874469" w:rsidDel="00E067A3" w:rsidRDefault="00874469">
            <w:pPr>
              <w:pStyle w:val="Appx"/>
              <w:rPr>
                <w:ins w:id="10806" w:author="aas" w:date="2013-10-14T02:06:00Z"/>
                <w:del w:id="10807" w:author="Anees Shaikh" w:date="2013-10-19T02:16:00Z"/>
              </w:rPr>
              <w:pPrChange w:id="10808" w:author="Anees Shaikh" w:date="2013-10-19T02:16:00Z">
                <w:pPr>
                  <w:pStyle w:val="XML1"/>
                </w:pPr>
              </w:pPrChange>
            </w:pPr>
            <w:ins w:id="10809" w:author="aas" w:date="2013-10-14T02:06:00Z">
              <w:del w:id="10810" w:author="Anees Shaikh" w:date="2013-10-19T02:16:00Z">
                <w:r w:rsidDel="00E067A3">
                  <w:delText xml:space="preserve">                                      &lt;xs:documentation&gt;</w:delText>
                </w:r>
              </w:del>
            </w:ins>
          </w:p>
          <w:p w14:paraId="7E16173A" w14:textId="5D17A46F" w:rsidR="00874469" w:rsidDel="00E067A3" w:rsidRDefault="00874469">
            <w:pPr>
              <w:pStyle w:val="Appx"/>
              <w:rPr>
                <w:ins w:id="10811" w:author="aas" w:date="2013-10-14T02:06:00Z"/>
                <w:del w:id="10812" w:author="Anees Shaikh" w:date="2013-10-19T02:16:00Z"/>
              </w:rPr>
              <w:pPrChange w:id="10813" w:author="Anees Shaikh" w:date="2013-10-19T02:16:00Z">
                <w:pPr>
                  <w:pStyle w:val="XML1"/>
                </w:pPr>
              </w:pPrChange>
            </w:pPr>
            <w:ins w:id="10814" w:author="aas" w:date="2013-10-14T02:06:00Z">
              <w:del w:id="10815"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16" w:author="aas" w:date="2013-10-14T02:06:00Z"/>
                <w:del w:id="10817" w:author="Anees Shaikh" w:date="2013-10-19T02:16:00Z"/>
              </w:rPr>
              <w:pPrChange w:id="10818" w:author="Anees Shaikh" w:date="2013-10-19T02:16:00Z">
                <w:pPr>
                  <w:pStyle w:val="XML1"/>
                </w:pPr>
              </w:pPrChange>
            </w:pPr>
            <w:ins w:id="10819" w:author="aas" w:date="2013-10-14T02:06:00Z">
              <w:del w:id="10820" w:author="Anees Shaikh" w:date="2013-10-19T02:16:00Z">
                <w:r w:rsidDel="00E067A3">
                  <w:delText xml:space="preserve">                                      &lt;/xs:documentation&gt;</w:delText>
                </w:r>
              </w:del>
            </w:ins>
          </w:p>
          <w:p w14:paraId="224C82B3" w14:textId="225E6540" w:rsidR="00874469" w:rsidDel="00E067A3" w:rsidRDefault="00874469">
            <w:pPr>
              <w:pStyle w:val="Appx"/>
              <w:rPr>
                <w:ins w:id="10821" w:author="aas" w:date="2013-10-14T02:06:00Z"/>
                <w:del w:id="10822" w:author="Anees Shaikh" w:date="2013-10-19T02:16:00Z"/>
              </w:rPr>
              <w:pPrChange w:id="10823" w:author="Anees Shaikh" w:date="2013-10-19T02:16:00Z">
                <w:pPr>
                  <w:pStyle w:val="XML1"/>
                </w:pPr>
              </w:pPrChange>
            </w:pPr>
            <w:ins w:id="10824" w:author="aas" w:date="2013-10-14T02:06:00Z">
              <w:del w:id="10825" w:author="Anees Shaikh" w:date="2013-10-19T02:16:00Z">
                <w:r w:rsidDel="00E067A3">
                  <w:delText xml:space="preserve">                                    &lt;/xs:annotation&gt;</w:delText>
                </w:r>
              </w:del>
            </w:ins>
          </w:p>
          <w:p w14:paraId="6C3EC0BA" w14:textId="1A5F126E" w:rsidR="00874469" w:rsidDel="00E067A3" w:rsidRDefault="00874469">
            <w:pPr>
              <w:pStyle w:val="Appx"/>
              <w:rPr>
                <w:ins w:id="10826" w:author="aas" w:date="2013-10-14T02:06:00Z"/>
                <w:del w:id="10827" w:author="Anees Shaikh" w:date="2013-10-19T02:16:00Z"/>
              </w:rPr>
              <w:pPrChange w:id="10828" w:author="Anees Shaikh" w:date="2013-10-19T02:16:00Z">
                <w:pPr>
                  <w:pStyle w:val="XML1"/>
                </w:pPr>
              </w:pPrChange>
            </w:pPr>
            <w:ins w:id="10829" w:author="aas" w:date="2013-10-14T02:06:00Z">
              <w:del w:id="10830" w:author="Anees Shaikh" w:date="2013-10-19T02:16:00Z">
                <w:r w:rsidDel="00E067A3">
                  <w:delText xml:space="preserve">                                  &lt;/xs:element&gt;</w:delText>
                </w:r>
              </w:del>
            </w:ins>
          </w:p>
          <w:p w14:paraId="3E748626" w14:textId="4C52D90E" w:rsidR="00874469" w:rsidDel="00E067A3" w:rsidRDefault="00874469">
            <w:pPr>
              <w:pStyle w:val="Appx"/>
              <w:rPr>
                <w:ins w:id="10831" w:author="aas" w:date="2013-10-14T02:06:00Z"/>
                <w:del w:id="10832" w:author="Anees Shaikh" w:date="2013-10-19T02:16:00Z"/>
              </w:rPr>
              <w:pPrChange w:id="10833" w:author="Anees Shaikh" w:date="2013-10-19T02:16:00Z">
                <w:pPr>
                  <w:pStyle w:val="XML1"/>
                </w:pPr>
              </w:pPrChange>
            </w:pPr>
            <w:ins w:id="10834" w:author="aas" w:date="2013-10-14T02:06:00Z">
              <w:del w:id="10835"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36" w:author="aas" w:date="2013-10-14T02:06:00Z"/>
                <w:del w:id="10837" w:author="Anees Shaikh" w:date="2013-10-19T02:16:00Z"/>
              </w:rPr>
              <w:pPrChange w:id="10838" w:author="Anees Shaikh" w:date="2013-10-19T02:16:00Z">
                <w:pPr>
                  <w:pStyle w:val="XML1"/>
                </w:pPr>
              </w:pPrChange>
            </w:pPr>
            <w:ins w:id="10839" w:author="aas" w:date="2013-10-14T02:06:00Z">
              <w:del w:id="10840" w:author="Anees Shaikh" w:date="2013-10-19T02:16:00Z">
                <w:r w:rsidDel="00E067A3">
                  <w:delText xml:space="preserve">                                    &lt;xs:annotation&gt;</w:delText>
                </w:r>
              </w:del>
            </w:ins>
          </w:p>
          <w:p w14:paraId="3A069699" w14:textId="7BC6905A" w:rsidR="00874469" w:rsidDel="00E067A3" w:rsidRDefault="00874469">
            <w:pPr>
              <w:pStyle w:val="Appx"/>
              <w:rPr>
                <w:ins w:id="10841" w:author="aas" w:date="2013-10-14T02:06:00Z"/>
                <w:del w:id="10842" w:author="Anees Shaikh" w:date="2013-10-19T02:16:00Z"/>
              </w:rPr>
              <w:pPrChange w:id="10843" w:author="Anees Shaikh" w:date="2013-10-19T02:16:00Z">
                <w:pPr>
                  <w:pStyle w:val="XML1"/>
                </w:pPr>
              </w:pPrChange>
            </w:pPr>
            <w:ins w:id="10844" w:author="aas" w:date="2013-10-14T02:06:00Z">
              <w:del w:id="10845" w:author="Anees Shaikh" w:date="2013-10-19T02:16:00Z">
                <w:r w:rsidDel="00E067A3">
                  <w:delText xml:space="preserve">                                      &lt;xs:documentation&gt;</w:delText>
                </w:r>
              </w:del>
            </w:ins>
          </w:p>
          <w:p w14:paraId="29CC4F03" w14:textId="0B9CC8DB" w:rsidR="00874469" w:rsidDel="00E067A3" w:rsidRDefault="00874469">
            <w:pPr>
              <w:pStyle w:val="Appx"/>
              <w:rPr>
                <w:ins w:id="10846" w:author="aas" w:date="2013-10-14T02:06:00Z"/>
                <w:del w:id="10847" w:author="Anees Shaikh" w:date="2013-10-19T02:16:00Z"/>
              </w:rPr>
              <w:pPrChange w:id="10848" w:author="Anees Shaikh" w:date="2013-10-19T02:16:00Z">
                <w:pPr>
                  <w:pStyle w:val="XML1"/>
                </w:pPr>
              </w:pPrChange>
            </w:pPr>
            <w:ins w:id="10849" w:author="aas" w:date="2013-10-14T02:06:00Z">
              <w:del w:id="10850"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51" w:author="aas" w:date="2013-10-14T02:06:00Z"/>
                <w:del w:id="10852" w:author="Anees Shaikh" w:date="2013-10-19T02:16:00Z"/>
              </w:rPr>
              <w:pPrChange w:id="10853" w:author="Anees Shaikh" w:date="2013-10-19T02:16:00Z">
                <w:pPr>
                  <w:pStyle w:val="XML1"/>
                </w:pPr>
              </w:pPrChange>
            </w:pPr>
            <w:ins w:id="10854" w:author="aas" w:date="2013-10-14T02:06:00Z">
              <w:del w:id="10855" w:author="Anees Shaikh" w:date="2013-10-19T02:16:00Z">
                <w:r w:rsidDel="00E067A3">
                  <w:delText xml:space="preserve">                                      &lt;/xs:documentation&gt;</w:delText>
                </w:r>
              </w:del>
            </w:ins>
          </w:p>
          <w:p w14:paraId="0140BCAE" w14:textId="76106B08" w:rsidR="00874469" w:rsidDel="00E067A3" w:rsidRDefault="00874469">
            <w:pPr>
              <w:pStyle w:val="Appx"/>
              <w:rPr>
                <w:ins w:id="10856" w:author="aas" w:date="2013-10-14T02:06:00Z"/>
                <w:del w:id="10857" w:author="Anees Shaikh" w:date="2013-10-19T02:16:00Z"/>
              </w:rPr>
              <w:pPrChange w:id="10858" w:author="Anees Shaikh" w:date="2013-10-19T02:16:00Z">
                <w:pPr>
                  <w:pStyle w:val="XML1"/>
                </w:pPr>
              </w:pPrChange>
            </w:pPr>
            <w:ins w:id="10859" w:author="aas" w:date="2013-10-14T02:06:00Z">
              <w:del w:id="10860" w:author="Anees Shaikh" w:date="2013-10-19T02:16:00Z">
                <w:r w:rsidDel="00E067A3">
                  <w:delText xml:space="preserve">                                    &lt;/xs:annotation&gt;</w:delText>
                </w:r>
              </w:del>
            </w:ins>
          </w:p>
          <w:p w14:paraId="2B9310AA" w14:textId="6EE702BF" w:rsidR="00874469" w:rsidDel="00E067A3" w:rsidRDefault="00874469">
            <w:pPr>
              <w:pStyle w:val="Appx"/>
              <w:rPr>
                <w:ins w:id="10861" w:author="aas" w:date="2013-10-14T02:06:00Z"/>
                <w:del w:id="10862" w:author="Anees Shaikh" w:date="2013-10-19T02:16:00Z"/>
              </w:rPr>
              <w:pPrChange w:id="10863" w:author="Anees Shaikh" w:date="2013-10-19T02:16:00Z">
                <w:pPr>
                  <w:pStyle w:val="XML1"/>
                </w:pPr>
              </w:pPrChange>
            </w:pPr>
            <w:ins w:id="10864" w:author="aas" w:date="2013-10-14T02:06:00Z">
              <w:del w:id="10865" w:author="Anees Shaikh" w:date="2013-10-19T02:16:00Z">
                <w:r w:rsidDel="00E067A3">
                  <w:delText xml:space="preserve">                                  &lt;/xs:element&gt;</w:delText>
                </w:r>
              </w:del>
            </w:ins>
          </w:p>
          <w:p w14:paraId="43F31F1A" w14:textId="2F614882" w:rsidR="00874469" w:rsidDel="00E067A3" w:rsidRDefault="00874469">
            <w:pPr>
              <w:pStyle w:val="Appx"/>
              <w:rPr>
                <w:ins w:id="10866" w:author="aas" w:date="2013-10-14T02:06:00Z"/>
                <w:del w:id="10867" w:author="Anees Shaikh" w:date="2013-10-19T02:16:00Z"/>
              </w:rPr>
              <w:pPrChange w:id="10868" w:author="Anees Shaikh" w:date="2013-10-19T02:16:00Z">
                <w:pPr>
                  <w:pStyle w:val="XML1"/>
                </w:pPr>
              </w:pPrChange>
            </w:pPr>
            <w:ins w:id="10869" w:author="aas" w:date="2013-10-14T02:06:00Z">
              <w:del w:id="10870"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871" w:author="aas" w:date="2013-10-14T02:06:00Z"/>
                <w:del w:id="10872" w:author="Anees Shaikh" w:date="2013-10-19T02:16:00Z"/>
              </w:rPr>
              <w:pPrChange w:id="10873" w:author="Anees Shaikh" w:date="2013-10-19T02:16:00Z">
                <w:pPr>
                  <w:pStyle w:val="XML1"/>
                </w:pPr>
              </w:pPrChange>
            </w:pPr>
            <w:ins w:id="10874" w:author="aas" w:date="2013-10-14T02:06:00Z">
              <w:del w:id="10875" w:author="Anees Shaikh" w:date="2013-10-19T02:16:00Z">
                <w:r w:rsidDel="00E067A3">
                  <w:delText xml:space="preserve">                                          namespace="##other" processContents="lax"/&gt;</w:delText>
                </w:r>
              </w:del>
            </w:ins>
          </w:p>
          <w:p w14:paraId="6662DFAC" w14:textId="3AD5EF36" w:rsidR="00874469" w:rsidDel="00E067A3" w:rsidRDefault="00874469">
            <w:pPr>
              <w:pStyle w:val="Appx"/>
              <w:rPr>
                <w:ins w:id="10876" w:author="aas" w:date="2013-10-14T02:06:00Z"/>
                <w:del w:id="10877" w:author="Anees Shaikh" w:date="2013-10-19T02:16:00Z"/>
              </w:rPr>
              <w:pPrChange w:id="10878" w:author="Anees Shaikh" w:date="2013-10-19T02:16:00Z">
                <w:pPr>
                  <w:pStyle w:val="XML1"/>
                </w:pPr>
              </w:pPrChange>
            </w:pPr>
            <w:ins w:id="10879" w:author="aas" w:date="2013-10-14T02:06:00Z">
              <w:del w:id="10880" w:author="Anees Shaikh" w:date="2013-10-19T02:16:00Z">
                <w:r w:rsidDel="00E067A3">
                  <w:delText xml:space="preserve">                                &lt;/xs:sequence&gt;</w:delText>
                </w:r>
              </w:del>
            </w:ins>
          </w:p>
          <w:p w14:paraId="7A2BB7B3" w14:textId="3C46B41F" w:rsidR="00874469" w:rsidDel="00E067A3" w:rsidRDefault="00874469">
            <w:pPr>
              <w:pStyle w:val="Appx"/>
              <w:rPr>
                <w:ins w:id="10881" w:author="aas" w:date="2013-10-14T02:06:00Z"/>
                <w:del w:id="10882" w:author="Anees Shaikh" w:date="2013-10-19T02:16:00Z"/>
              </w:rPr>
              <w:pPrChange w:id="10883" w:author="Anees Shaikh" w:date="2013-10-19T02:16:00Z">
                <w:pPr>
                  <w:pStyle w:val="XML1"/>
                </w:pPr>
              </w:pPrChange>
            </w:pPr>
            <w:ins w:id="10884" w:author="aas" w:date="2013-10-14T02:06:00Z">
              <w:del w:id="10885" w:author="Anees Shaikh" w:date="2013-10-19T02:16:00Z">
                <w:r w:rsidDel="00E067A3">
                  <w:delText xml:space="preserve">                                &lt;xs:sequence&gt;</w:delText>
                </w:r>
              </w:del>
            </w:ins>
          </w:p>
          <w:p w14:paraId="7A3355A5" w14:textId="7F78EA5E" w:rsidR="00874469" w:rsidDel="00E067A3" w:rsidRDefault="00874469">
            <w:pPr>
              <w:pStyle w:val="Appx"/>
              <w:rPr>
                <w:ins w:id="10886" w:author="aas" w:date="2013-10-14T02:06:00Z"/>
                <w:del w:id="10887" w:author="Anees Shaikh" w:date="2013-10-19T02:16:00Z"/>
              </w:rPr>
              <w:pPrChange w:id="10888" w:author="Anees Shaikh" w:date="2013-10-19T02:16:00Z">
                <w:pPr>
                  <w:pStyle w:val="XML1"/>
                </w:pPr>
              </w:pPrChange>
            </w:pPr>
            <w:ins w:id="10889" w:author="aas" w:date="2013-10-14T02:06:00Z">
              <w:del w:id="10890"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891" w:author="aas" w:date="2013-10-14T02:06:00Z"/>
                <w:del w:id="10892" w:author="Anees Shaikh" w:date="2013-10-19T02:16:00Z"/>
              </w:rPr>
              <w:pPrChange w:id="10893" w:author="Anees Shaikh" w:date="2013-10-19T02:16:00Z">
                <w:pPr>
                  <w:pStyle w:val="XML1"/>
                </w:pPr>
              </w:pPrChange>
            </w:pPr>
            <w:ins w:id="10894" w:author="aas" w:date="2013-10-14T02:06:00Z">
              <w:del w:id="10895" w:author="Anees Shaikh" w:date="2013-10-19T02:16:00Z">
                <w:r w:rsidDel="00E067A3">
                  <w:delText xml:space="preserve">                                    &lt;xs:annotation&gt;</w:delText>
                </w:r>
              </w:del>
            </w:ins>
          </w:p>
          <w:p w14:paraId="53243B30" w14:textId="6B513EA5" w:rsidR="00874469" w:rsidDel="00E067A3" w:rsidRDefault="00874469">
            <w:pPr>
              <w:pStyle w:val="Appx"/>
              <w:rPr>
                <w:ins w:id="10896" w:author="aas" w:date="2013-10-14T02:06:00Z"/>
                <w:del w:id="10897" w:author="Anees Shaikh" w:date="2013-10-19T02:16:00Z"/>
              </w:rPr>
              <w:pPrChange w:id="10898" w:author="Anees Shaikh" w:date="2013-10-19T02:16:00Z">
                <w:pPr>
                  <w:pStyle w:val="XML1"/>
                </w:pPr>
              </w:pPrChange>
            </w:pPr>
            <w:ins w:id="10899" w:author="aas" w:date="2013-10-14T02:06:00Z">
              <w:del w:id="10900" w:author="Anees Shaikh" w:date="2013-10-19T02:16:00Z">
                <w:r w:rsidDel="00E067A3">
                  <w:delText xml:space="preserve">                                      &lt;xs:documentation&gt;</w:delText>
                </w:r>
              </w:del>
            </w:ins>
          </w:p>
          <w:p w14:paraId="2FFF927B" w14:textId="26DD319C" w:rsidR="00874469" w:rsidDel="00E067A3" w:rsidRDefault="00874469">
            <w:pPr>
              <w:pStyle w:val="Appx"/>
              <w:rPr>
                <w:ins w:id="10901" w:author="aas" w:date="2013-10-14T02:06:00Z"/>
                <w:del w:id="10902" w:author="Anees Shaikh" w:date="2013-10-19T02:16:00Z"/>
              </w:rPr>
              <w:pPrChange w:id="10903" w:author="Anees Shaikh" w:date="2013-10-19T02:16:00Z">
                <w:pPr>
                  <w:pStyle w:val="XML1"/>
                </w:pPr>
              </w:pPrChange>
            </w:pPr>
            <w:ins w:id="10904" w:author="aas" w:date="2013-10-14T02:06:00Z">
              <w:del w:id="10905"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06" w:author="aas" w:date="2013-10-14T02:06:00Z"/>
                <w:del w:id="10907" w:author="Anees Shaikh" w:date="2013-10-19T02:16:00Z"/>
              </w:rPr>
              <w:pPrChange w:id="10908" w:author="Anees Shaikh" w:date="2013-10-19T02:16:00Z">
                <w:pPr>
                  <w:pStyle w:val="XML1"/>
                </w:pPr>
              </w:pPrChange>
            </w:pPr>
            <w:ins w:id="10909" w:author="aas" w:date="2013-10-14T02:06:00Z">
              <w:del w:id="10910" w:author="Anees Shaikh" w:date="2013-10-19T02:16:00Z">
                <w:r w:rsidDel="00E067A3">
                  <w:delText xml:space="preserve">                                      &lt;/xs:documentation&gt;</w:delText>
                </w:r>
              </w:del>
            </w:ins>
          </w:p>
          <w:p w14:paraId="6382944D" w14:textId="3528DC02" w:rsidR="00874469" w:rsidDel="00E067A3" w:rsidRDefault="00874469">
            <w:pPr>
              <w:pStyle w:val="Appx"/>
              <w:rPr>
                <w:ins w:id="10911" w:author="aas" w:date="2013-10-14T02:06:00Z"/>
                <w:del w:id="10912" w:author="Anees Shaikh" w:date="2013-10-19T02:16:00Z"/>
              </w:rPr>
              <w:pPrChange w:id="10913" w:author="Anees Shaikh" w:date="2013-10-19T02:16:00Z">
                <w:pPr>
                  <w:pStyle w:val="XML1"/>
                </w:pPr>
              </w:pPrChange>
            </w:pPr>
            <w:ins w:id="10914" w:author="aas" w:date="2013-10-14T02:06:00Z">
              <w:del w:id="10915" w:author="Anees Shaikh" w:date="2013-10-19T02:16:00Z">
                <w:r w:rsidDel="00E067A3">
                  <w:delText xml:space="preserve">                                    &lt;/xs:annotation&gt;</w:delText>
                </w:r>
              </w:del>
            </w:ins>
          </w:p>
          <w:p w14:paraId="2380487C" w14:textId="6C4DAA85" w:rsidR="00874469" w:rsidDel="00E067A3" w:rsidRDefault="00874469">
            <w:pPr>
              <w:pStyle w:val="Appx"/>
              <w:rPr>
                <w:ins w:id="10916" w:author="aas" w:date="2013-10-14T02:06:00Z"/>
                <w:del w:id="10917" w:author="Anees Shaikh" w:date="2013-10-19T02:16:00Z"/>
              </w:rPr>
              <w:pPrChange w:id="10918" w:author="Anees Shaikh" w:date="2013-10-19T02:16:00Z">
                <w:pPr>
                  <w:pStyle w:val="XML1"/>
                </w:pPr>
              </w:pPrChange>
            </w:pPr>
            <w:ins w:id="10919" w:author="aas" w:date="2013-10-14T02:06:00Z">
              <w:del w:id="10920" w:author="Anees Shaikh" w:date="2013-10-19T02:16:00Z">
                <w:r w:rsidDel="00E067A3">
                  <w:delText xml:space="preserve">                                  &lt;/xs:element&gt;</w:delText>
                </w:r>
              </w:del>
            </w:ins>
          </w:p>
          <w:p w14:paraId="0B696FDA" w14:textId="7A93A6ED" w:rsidR="00874469" w:rsidDel="00E067A3" w:rsidRDefault="00874469">
            <w:pPr>
              <w:pStyle w:val="Appx"/>
              <w:rPr>
                <w:ins w:id="10921" w:author="aas" w:date="2013-10-14T02:06:00Z"/>
                <w:del w:id="10922" w:author="Anees Shaikh" w:date="2013-10-19T02:16:00Z"/>
              </w:rPr>
              <w:pPrChange w:id="10923" w:author="Anees Shaikh" w:date="2013-10-19T02:16:00Z">
                <w:pPr>
                  <w:pStyle w:val="XML1"/>
                </w:pPr>
              </w:pPrChange>
            </w:pPr>
            <w:ins w:id="10924" w:author="aas" w:date="2013-10-14T02:06:00Z">
              <w:del w:id="10925"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26" w:author="aas" w:date="2013-10-14T02:06:00Z"/>
                <w:del w:id="10927" w:author="Anees Shaikh" w:date="2013-10-19T02:16:00Z"/>
              </w:rPr>
              <w:pPrChange w:id="10928" w:author="Anees Shaikh" w:date="2013-10-19T02:16:00Z">
                <w:pPr>
                  <w:pStyle w:val="XML1"/>
                </w:pPr>
              </w:pPrChange>
            </w:pPr>
            <w:ins w:id="10929" w:author="aas" w:date="2013-10-14T02:06:00Z">
              <w:del w:id="10930" w:author="Anees Shaikh" w:date="2013-10-19T02:16:00Z">
                <w:r w:rsidDel="00E067A3">
                  <w:delText xml:space="preserve">                                    &lt;xs:annotation&gt;</w:delText>
                </w:r>
              </w:del>
            </w:ins>
          </w:p>
          <w:p w14:paraId="55311B11" w14:textId="1EB7C602" w:rsidR="00874469" w:rsidDel="00E067A3" w:rsidRDefault="00874469">
            <w:pPr>
              <w:pStyle w:val="Appx"/>
              <w:rPr>
                <w:ins w:id="10931" w:author="aas" w:date="2013-10-14T02:06:00Z"/>
                <w:del w:id="10932" w:author="Anees Shaikh" w:date="2013-10-19T02:16:00Z"/>
              </w:rPr>
              <w:pPrChange w:id="10933" w:author="Anees Shaikh" w:date="2013-10-19T02:16:00Z">
                <w:pPr>
                  <w:pStyle w:val="XML1"/>
                </w:pPr>
              </w:pPrChange>
            </w:pPr>
            <w:ins w:id="10934" w:author="aas" w:date="2013-10-14T02:06:00Z">
              <w:del w:id="10935" w:author="Anees Shaikh" w:date="2013-10-19T02:16:00Z">
                <w:r w:rsidDel="00E067A3">
                  <w:delText xml:space="preserve">                                      &lt;xs:documentation&gt;</w:delText>
                </w:r>
              </w:del>
            </w:ins>
          </w:p>
          <w:p w14:paraId="57E84C64" w14:textId="0B33F925" w:rsidR="00874469" w:rsidDel="00E067A3" w:rsidRDefault="00874469">
            <w:pPr>
              <w:pStyle w:val="Appx"/>
              <w:rPr>
                <w:ins w:id="10936" w:author="aas" w:date="2013-10-14T02:06:00Z"/>
                <w:del w:id="10937" w:author="Anees Shaikh" w:date="2013-10-19T02:16:00Z"/>
              </w:rPr>
              <w:pPrChange w:id="10938" w:author="Anees Shaikh" w:date="2013-10-19T02:16:00Z">
                <w:pPr>
                  <w:pStyle w:val="XML1"/>
                </w:pPr>
              </w:pPrChange>
            </w:pPr>
            <w:ins w:id="10939" w:author="aas" w:date="2013-10-14T02:06:00Z">
              <w:del w:id="10940"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41" w:author="aas" w:date="2013-10-14T02:06:00Z"/>
                <w:del w:id="10942" w:author="Anees Shaikh" w:date="2013-10-19T02:16:00Z"/>
              </w:rPr>
              <w:pPrChange w:id="10943" w:author="Anees Shaikh" w:date="2013-10-19T02:16:00Z">
                <w:pPr>
                  <w:pStyle w:val="XML1"/>
                </w:pPr>
              </w:pPrChange>
            </w:pPr>
            <w:ins w:id="10944" w:author="aas" w:date="2013-10-14T02:06:00Z">
              <w:del w:id="10945" w:author="Anees Shaikh" w:date="2013-10-19T02:16:00Z">
                <w:r w:rsidDel="00E067A3">
                  <w:delText xml:space="preserve">                                      &lt;/xs:documentation&gt;</w:delText>
                </w:r>
              </w:del>
            </w:ins>
          </w:p>
          <w:p w14:paraId="52172EE7" w14:textId="196B5BBE" w:rsidR="00874469" w:rsidDel="00E067A3" w:rsidRDefault="00874469">
            <w:pPr>
              <w:pStyle w:val="Appx"/>
              <w:rPr>
                <w:ins w:id="10946" w:author="aas" w:date="2013-10-14T02:06:00Z"/>
                <w:del w:id="10947" w:author="Anees Shaikh" w:date="2013-10-19T02:16:00Z"/>
              </w:rPr>
              <w:pPrChange w:id="10948" w:author="Anees Shaikh" w:date="2013-10-19T02:16:00Z">
                <w:pPr>
                  <w:pStyle w:val="XML1"/>
                </w:pPr>
              </w:pPrChange>
            </w:pPr>
            <w:ins w:id="10949" w:author="aas" w:date="2013-10-14T02:06:00Z">
              <w:del w:id="10950" w:author="Anees Shaikh" w:date="2013-10-19T02:16:00Z">
                <w:r w:rsidDel="00E067A3">
                  <w:delText xml:space="preserve">                                    &lt;/xs:annotation&gt;</w:delText>
                </w:r>
              </w:del>
            </w:ins>
          </w:p>
          <w:p w14:paraId="5E6F23F1" w14:textId="46AB4038" w:rsidR="00874469" w:rsidDel="00E067A3" w:rsidRDefault="00874469">
            <w:pPr>
              <w:pStyle w:val="Appx"/>
              <w:rPr>
                <w:ins w:id="10951" w:author="aas" w:date="2013-10-14T02:06:00Z"/>
                <w:del w:id="10952" w:author="Anees Shaikh" w:date="2013-10-19T02:16:00Z"/>
              </w:rPr>
              <w:pPrChange w:id="10953" w:author="Anees Shaikh" w:date="2013-10-19T02:16:00Z">
                <w:pPr>
                  <w:pStyle w:val="XML1"/>
                </w:pPr>
              </w:pPrChange>
            </w:pPr>
            <w:ins w:id="10954" w:author="aas" w:date="2013-10-14T02:06:00Z">
              <w:del w:id="10955" w:author="Anees Shaikh" w:date="2013-10-19T02:16:00Z">
                <w:r w:rsidDel="00E067A3">
                  <w:delText xml:space="preserve">                                  &lt;/xs:element&gt;</w:delText>
                </w:r>
              </w:del>
            </w:ins>
          </w:p>
          <w:p w14:paraId="68C2AE17" w14:textId="4507D37C" w:rsidR="00874469" w:rsidDel="00E067A3" w:rsidRDefault="00874469">
            <w:pPr>
              <w:pStyle w:val="Appx"/>
              <w:rPr>
                <w:ins w:id="10956" w:author="aas" w:date="2013-10-14T02:06:00Z"/>
                <w:del w:id="10957" w:author="Anees Shaikh" w:date="2013-10-19T02:16:00Z"/>
              </w:rPr>
              <w:pPrChange w:id="10958" w:author="Anees Shaikh" w:date="2013-10-19T02:16:00Z">
                <w:pPr>
                  <w:pStyle w:val="XML1"/>
                </w:pPr>
              </w:pPrChange>
            </w:pPr>
            <w:ins w:id="10959" w:author="aas" w:date="2013-10-14T02:06:00Z">
              <w:del w:id="10960"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0961" w:author="aas" w:date="2013-10-14T02:06:00Z"/>
                <w:del w:id="10962" w:author="Anees Shaikh" w:date="2013-10-19T02:16:00Z"/>
              </w:rPr>
              <w:pPrChange w:id="10963" w:author="Anees Shaikh" w:date="2013-10-19T02:16:00Z">
                <w:pPr>
                  <w:pStyle w:val="XML1"/>
                </w:pPr>
              </w:pPrChange>
            </w:pPr>
            <w:ins w:id="10964" w:author="aas" w:date="2013-10-14T02:06:00Z">
              <w:del w:id="10965" w:author="Anees Shaikh" w:date="2013-10-19T02:16:00Z">
                <w:r w:rsidDel="00E067A3">
                  <w:delText xml:space="preserve">                                          namespace="##other" processContents="lax"/&gt;</w:delText>
                </w:r>
              </w:del>
            </w:ins>
          </w:p>
          <w:p w14:paraId="28F1A5D4" w14:textId="08A56273" w:rsidR="00874469" w:rsidDel="00E067A3" w:rsidRDefault="00874469">
            <w:pPr>
              <w:pStyle w:val="Appx"/>
              <w:rPr>
                <w:ins w:id="10966" w:author="aas" w:date="2013-10-14T02:06:00Z"/>
                <w:del w:id="10967" w:author="Anees Shaikh" w:date="2013-10-19T02:16:00Z"/>
              </w:rPr>
              <w:pPrChange w:id="10968" w:author="Anees Shaikh" w:date="2013-10-19T02:16:00Z">
                <w:pPr>
                  <w:pStyle w:val="XML1"/>
                </w:pPr>
              </w:pPrChange>
            </w:pPr>
            <w:ins w:id="10969" w:author="aas" w:date="2013-10-14T02:06:00Z">
              <w:del w:id="10970" w:author="Anees Shaikh" w:date="2013-10-19T02:16:00Z">
                <w:r w:rsidDel="00E067A3">
                  <w:delText xml:space="preserve">                                &lt;/xs:sequence&gt;</w:delText>
                </w:r>
              </w:del>
            </w:ins>
          </w:p>
          <w:p w14:paraId="597382BE" w14:textId="667F2179" w:rsidR="00874469" w:rsidDel="00E067A3" w:rsidRDefault="00874469">
            <w:pPr>
              <w:pStyle w:val="Appx"/>
              <w:rPr>
                <w:ins w:id="10971" w:author="aas" w:date="2013-10-14T02:06:00Z"/>
                <w:del w:id="10972" w:author="Anees Shaikh" w:date="2013-10-19T02:16:00Z"/>
              </w:rPr>
              <w:pPrChange w:id="10973" w:author="Anees Shaikh" w:date="2013-10-19T02:16:00Z">
                <w:pPr>
                  <w:pStyle w:val="XML1"/>
                </w:pPr>
              </w:pPrChange>
            </w:pPr>
            <w:ins w:id="10974" w:author="aas" w:date="2013-10-14T02:06:00Z">
              <w:del w:id="10975"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0976" w:author="aas" w:date="2013-10-14T02:06:00Z"/>
                <w:del w:id="10977" w:author="Anees Shaikh" w:date="2013-10-19T02:16:00Z"/>
              </w:rPr>
              <w:pPrChange w:id="10978" w:author="Anees Shaikh" w:date="2013-10-19T02:16:00Z">
                <w:pPr>
                  <w:pStyle w:val="XML1"/>
                </w:pPr>
              </w:pPrChange>
            </w:pPr>
            <w:ins w:id="10979" w:author="aas" w:date="2013-10-14T02:06:00Z">
              <w:del w:id="10980" w:author="Anees Shaikh" w:date="2013-10-19T02:16:00Z">
                <w:r w:rsidDel="00E067A3">
                  <w:delText xml:space="preserve">                                        namespace="##other" processContents="lax"/&gt;</w:delText>
                </w:r>
              </w:del>
            </w:ins>
          </w:p>
          <w:p w14:paraId="1C07CBF6" w14:textId="084BBD31" w:rsidR="00874469" w:rsidDel="00E067A3" w:rsidRDefault="00874469">
            <w:pPr>
              <w:pStyle w:val="Appx"/>
              <w:rPr>
                <w:ins w:id="10981" w:author="aas" w:date="2013-10-14T02:06:00Z"/>
                <w:del w:id="10982" w:author="Anees Shaikh" w:date="2013-10-19T02:16:00Z"/>
              </w:rPr>
              <w:pPrChange w:id="10983" w:author="Anees Shaikh" w:date="2013-10-19T02:16:00Z">
                <w:pPr>
                  <w:pStyle w:val="XML1"/>
                </w:pPr>
              </w:pPrChange>
            </w:pPr>
            <w:ins w:id="10984" w:author="aas" w:date="2013-10-14T02:06:00Z">
              <w:del w:id="10985" w:author="Anees Shaikh" w:date="2013-10-19T02:16:00Z">
                <w:r w:rsidDel="00E067A3">
                  <w:delText xml:space="preserve">                              &lt;/xs:choice&gt;</w:delText>
                </w:r>
              </w:del>
            </w:ins>
          </w:p>
          <w:p w14:paraId="72284F64" w14:textId="5CA5B420" w:rsidR="00874469" w:rsidDel="00E067A3" w:rsidRDefault="00874469">
            <w:pPr>
              <w:pStyle w:val="Appx"/>
              <w:rPr>
                <w:ins w:id="10986" w:author="aas" w:date="2013-10-14T02:06:00Z"/>
                <w:del w:id="10987" w:author="Anees Shaikh" w:date="2013-10-19T02:16:00Z"/>
              </w:rPr>
              <w:pPrChange w:id="10988" w:author="Anees Shaikh" w:date="2013-10-19T02:16:00Z">
                <w:pPr>
                  <w:pStyle w:val="XML1"/>
                </w:pPr>
              </w:pPrChange>
            </w:pPr>
            <w:ins w:id="10989" w:author="aas" w:date="2013-10-14T02:06:00Z">
              <w:del w:id="10990"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0991" w:author="aas" w:date="2013-10-14T02:06:00Z"/>
                <w:del w:id="10992" w:author="Anees Shaikh" w:date="2013-10-19T02:16:00Z"/>
              </w:rPr>
              <w:pPrChange w:id="10993" w:author="Anees Shaikh" w:date="2013-10-19T02:16:00Z">
                <w:pPr>
                  <w:pStyle w:val="XML1"/>
                </w:pPr>
              </w:pPrChange>
            </w:pPr>
            <w:ins w:id="10994" w:author="aas" w:date="2013-10-14T02:06:00Z">
              <w:del w:id="10995" w:author="Anees Shaikh" w:date="2013-10-19T02:16:00Z">
                <w:r w:rsidDel="00E067A3">
                  <w:delText xml:space="preserve">                                      namespace="##other" processContents="lax"/&gt;</w:delText>
                </w:r>
              </w:del>
            </w:ins>
          </w:p>
          <w:p w14:paraId="6EEF3A1F" w14:textId="7E2D9894" w:rsidR="00874469" w:rsidDel="00E067A3" w:rsidRDefault="00874469">
            <w:pPr>
              <w:pStyle w:val="Appx"/>
              <w:rPr>
                <w:ins w:id="10996" w:author="aas" w:date="2013-10-14T02:06:00Z"/>
                <w:del w:id="10997" w:author="Anees Shaikh" w:date="2013-10-19T02:16:00Z"/>
              </w:rPr>
              <w:pPrChange w:id="10998" w:author="Anees Shaikh" w:date="2013-10-19T02:16:00Z">
                <w:pPr>
                  <w:pStyle w:val="XML1"/>
                </w:pPr>
              </w:pPrChange>
            </w:pPr>
            <w:ins w:id="10999" w:author="aas" w:date="2013-10-14T02:06:00Z">
              <w:del w:id="11000" w:author="Anees Shaikh" w:date="2013-10-19T02:16:00Z">
                <w:r w:rsidDel="00E067A3">
                  <w:delText xml:space="preserve">                            &lt;/xs:sequence&gt;</w:delText>
                </w:r>
              </w:del>
            </w:ins>
          </w:p>
          <w:p w14:paraId="6A95A99A" w14:textId="36435F13" w:rsidR="00874469" w:rsidDel="00E067A3" w:rsidRDefault="00874469">
            <w:pPr>
              <w:pStyle w:val="Appx"/>
              <w:rPr>
                <w:ins w:id="11001" w:author="aas" w:date="2013-10-14T02:06:00Z"/>
                <w:del w:id="11002" w:author="Anees Shaikh" w:date="2013-10-19T02:16:00Z"/>
              </w:rPr>
              <w:pPrChange w:id="11003" w:author="Anees Shaikh" w:date="2013-10-19T02:16:00Z">
                <w:pPr>
                  <w:pStyle w:val="XML1"/>
                </w:pPr>
              </w:pPrChange>
            </w:pPr>
            <w:ins w:id="11004" w:author="aas" w:date="2013-10-14T02:06:00Z">
              <w:del w:id="11005" w:author="Anees Shaikh" w:date="2013-10-19T02:16:00Z">
                <w:r w:rsidDel="00E067A3">
                  <w:delText xml:space="preserve">                          &lt;/xs:complexType&gt;</w:delText>
                </w:r>
              </w:del>
            </w:ins>
          </w:p>
          <w:p w14:paraId="0A9859FB" w14:textId="51A338BD" w:rsidR="00874469" w:rsidDel="00E067A3" w:rsidRDefault="00874469">
            <w:pPr>
              <w:pStyle w:val="Appx"/>
              <w:rPr>
                <w:ins w:id="11006" w:author="aas" w:date="2013-10-14T02:06:00Z"/>
                <w:del w:id="11007" w:author="Anees Shaikh" w:date="2013-10-19T02:16:00Z"/>
              </w:rPr>
              <w:pPrChange w:id="11008" w:author="Anees Shaikh" w:date="2013-10-19T02:16:00Z">
                <w:pPr>
                  <w:pStyle w:val="XML1"/>
                </w:pPr>
              </w:pPrChange>
            </w:pPr>
            <w:ins w:id="11009" w:author="aas" w:date="2013-10-14T02:06:00Z">
              <w:del w:id="11010" w:author="Anees Shaikh" w:date="2013-10-19T02:16:00Z">
                <w:r w:rsidDel="00E067A3">
                  <w:delText xml:space="preserve">                        &lt;/xs:element&gt;</w:delText>
                </w:r>
              </w:del>
            </w:ins>
          </w:p>
          <w:p w14:paraId="11C0AE47" w14:textId="7DC48685" w:rsidR="00874469" w:rsidDel="00E067A3" w:rsidRDefault="00874469">
            <w:pPr>
              <w:pStyle w:val="Appx"/>
              <w:rPr>
                <w:ins w:id="11011" w:author="aas" w:date="2013-10-14T02:06:00Z"/>
                <w:del w:id="11012" w:author="Anees Shaikh" w:date="2013-10-19T02:16:00Z"/>
              </w:rPr>
              <w:pPrChange w:id="11013" w:author="Anees Shaikh" w:date="2013-10-19T02:16:00Z">
                <w:pPr>
                  <w:pStyle w:val="XML1"/>
                </w:pPr>
              </w:pPrChange>
            </w:pPr>
            <w:ins w:id="11014" w:author="aas" w:date="2013-10-14T02:06:00Z">
              <w:del w:id="11015"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16" w:author="aas" w:date="2013-10-14T02:06:00Z"/>
                <w:del w:id="11017" w:author="Anees Shaikh" w:date="2013-10-19T02:16:00Z"/>
              </w:rPr>
              <w:pPrChange w:id="11018" w:author="Anees Shaikh" w:date="2013-10-19T02:16:00Z">
                <w:pPr>
                  <w:pStyle w:val="XML1"/>
                </w:pPr>
              </w:pPrChange>
            </w:pPr>
            <w:ins w:id="11019" w:author="aas" w:date="2013-10-14T02:06:00Z">
              <w:del w:id="11020"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21" w:author="aas" w:date="2013-10-14T02:06:00Z"/>
                <w:del w:id="11022" w:author="Anees Shaikh" w:date="2013-10-19T02:16:00Z"/>
              </w:rPr>
              <w:pPrChange w:id="11023" w:author="Anees Shaikh" w:date="2013-10-19T02:16:00Z">
                <w:pPr>
                  <w:pStyle w:val="XML1"/>
                </w:pPr>
              </w:pPrChange>
            </w:pPr>
            <w:ins w:id="11024" w:author="aas" w:date="2013-10-14T02:06:00Z">
              <w:del w:id="11025" w:author="Anees Shaikh" w:date="2013-10-19T02:16:00Z">
                <w:r w:rsidDel="00E067A3">
                  <w:delText xml:space="preserve">                      &lt;/xs:sequence&gt;</w:delText>
                </w:r>
              </w:del>
            </w:ins>
          </w:p>
          <w:p w14:paraId="21EF8739" w14:textId="5053FBEC" w:rsidR="00874469" w:rsidDel="00E067A3" w:rsidRDefault="00874469">
            <w:pPr>
              <w:pStyle w:val="Appx"/>
              <w:rPr>
                <w:ins w:id="11026" w:author="aas" w:date="2013-10-14T02:06:00Z"/>
                <w:del w:id="11027" w:author="Anees Shaikh" w:date="2013-10-19T02:16:00Z"/>
              </w:rPr>
              <w:pPrChange w:id="11028" w:author="Anees Shaikh" w:date="2013-10-19T02:16:00Z">
                <w:pPr>
                  <w:pStyle w:val="XML1"/>
                </w:pPr>
              </w:pPrChange>
            </w:pPr>
            <w:ins w:id="11029" w:author="aas" w:date="2013-10-14T02:06:00Z">
              <w:del w:id="11030" w:author="Anees Shaikh" w:date="2013-10-19T02:16:00Z">
                <w:r w:rsidDel="00E067A3">
                  <w:delText xml:space="preserve">                      &lt;xs:sequence&gt;</w:delText>
                </w:r>
              </w:del>
            </w:ins>
          </w:p>
          <w:p w14:paraId="7D234C2D" w14:textId="40F46812" w:rsidR="00874469" w:rsidDel="00E067A3" w:rsidRDefault="00874469">
            <w:pPr>
              <w:pStyle w:val="Appx"/>
              <w:rPr>
                <w:ins w:id="11031" w:author="aas" w:date="2013-10-14T02:06:00Z"/>
                <w:del w:id="11032" w:author="Anees Shaikh" w:date="2013-10-19T02:16:00Z"/>
              </w:rPr>
              <w:pPrChange w:id="11033" w:author="Anees Shaikh" w:date="2013-10-19T02:16:00Z">
                <w:pPr>
                  <w:pStyle w:val="XML1"/>
                </w:pPr>
              </w:pPrChange>
            </w:pPr>
            <w:ins w:id="11034" w:author="aas" w:date="2013-10-14T02:06:00Z">
              <w:del w:id="11035"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36" w:author="aas" w:date="2013-10-14T02:06:00Z"/>
                <w:del w:id="11037" w:author="Anees Shaikh" w:date="2013-10-19T02:16:00Z"/>
              </w:rPr>
              <w:pPrChange w:id="11038" w:author="Anees Shaikh" w:date="2013-10-19T02:16:00Z">
                <w:pPr>
                  <w:pStyle w:val="XML1"/>
                </w:pPr>
              </w:pPrChange>
            </w:pPr>
            <w:ins w:id="11039" w:author="aas" w:date="2013-10-14T02:06:00Z">
              <w:del w:id="11040" w:author="Anees Shaikh" w:date="2013-10-19T02:16:00Z">
                <w:r w:rsidDel="00E067A3">
                  <w:delText xml:space="preserve">                          &lt;xs:annotation&gt;</w:delText>
                </w:r>
              </w:del>
            </w:ins>
          </w:p>
          <w:p w14:paraId="63A2418D" w14:textId="3C35589A" w:rsidR="00874469" w:rsidDel="00E067A3" w:rsidRDefault="00874469">
            <w:pPr>
              <w:pStyle w:val="Appx"/>
              <w:rPr>
                <w:ins w:id="11041" w:author="aas" w:date="2013-10-14T02:06:00Z"/>
                <w:del w:id="11042" w:author="Anees Shaikh" w:date="2013-10-19T02:16:00Z"/>
              </w:rPr>
              <w:pPrChange w:id="11043" w:author="Anees Shaikh" w:date="2013-10-19T02:16:00Z">
                <w:pPr>
                  <w:pStyle w:val="XML1"/>
                </w:pPr>
              </w:pPrChange>
            </w:pPr>
            <w:ins w:id="11044" w:author="aas" w:date="2013-10-14T02:06:00Z">
              <w:del w:id="11045" w:author="Anees Shaikh" w:date="2013-10-19T02:16:00Z">
                <w:r w:rsidDel="00E067A3">
                  <w:delText xml:space="preserve">                            &lt;xs:documentation&gt;</w:delText>
                </w:r>
              </w:del>
            </w:ins>
          </w:p>
          <w:p w14:paraId="62B9A95E" w14:textId="6594E4F5" w:rsidR="00874469" w:rsidDel="00E067A3" w:rsidRDefault="00874469">
            <w:pPr>
              <w:pStyle w:val="Appx"/>
              <w:rPr>
                <w:ins w:id="11046" w:author="aas" w:date="2013-10-14T02:06:00Z"/>
                <w:del w:id="11047" w:author="Anees Shaikh" w:date="2013-10-19T02:16:00Z"/>
              </w:rPr>
              <w:pPrChange w:id="11048" w:author="Anees Shaikh" w:date="2013-10-19T02:16:00Z">
                <w:pPr>
                  <w:pStyle w:val="XML1"/>
                </w:pPr>
              </w:pPrChange>
            </w:pPr>
            <w:ins w:id="11049" w:author="aas" w:date="2013-10-14T02:06:00Z">
              <w:del w:id="11050" w:author="Anees Shaikh" w:date="2013-10-19T02:16:00Z">
                <w:r w:rsidDel="00E067A3">
                  <w:delText xml:space="preserve">                              Properties of a IP-in-GRE tunnel.</w:delText>
                </w:r>
              </w:del>
            </w:ins>
          </w:p>
          <w:p w14:paraId="07A3719D" w14:textId="1C20831E" w:rsidR="00874469" w:rsidDel="00E067A3" w:rsidRDefault="00874469">
            <w:pPr>
              <w:pStyle w:val="Appx"/>
              <w:rPr>
                <w:ins w:id="11051" w:author="aas" w:date="2013-10-14T02:06:00Z"/>
                <w:del w:id="11052" w:author="Anees Shaikh" w:date="2013-10-19T02:16:00Z"/>
              </w:rPr>
              <w:pPrChange w:id="11053" w:author="Anees Shaikh" w:date="2013-10-19T02:16:00Z">
                <w:pPr>
                  <w:pStyle w:val="XML1"/>
                </w:pPr>
              </w:pPrChange>
            </w:pPr>
            <w:ins w:id="11054" w:author="aas" w:date="2013-10-14T02:06:00Z">
              <w:del w:id="11055" w:author="Anees Shaikh" w:date="2013-10-19T02:16:00Z">
                <w:r w:rsidDel="00E067A3">
                  <w:delText xml:space="preserve">                            &lt;/xs:documentation&gt;</w:delText>
                </w:r>
              </w:del>
            </w:ins>
          </w:p>
          <w:p w14:paraId="244A4E2E" w14:textId="2652CFE5" w:rsidR="00874469" w:rsidDel="00E067A3" w:rsidRDefault="00874469">
            <w:pPr>
              <w:pStyle w:val="Appx"/>
              <w:rPr>
                <w:ins w:id="11056" w:author="aas" w:date="2013-10-14T02:06:00Z"/>
                <w:del w:id="11057" w:author="Anees Shaikh" w:date="2013-10-19T02:16:00Z"/>
              </w:rPr>
              <w:pPrChange w:id="11058" w:author="Anees Shaikh" w:date="2013-10-19T02:16:00Z">
                <w:pPr>
                  <w:pStyle w:val="XML1"/>
                </w:pPr>
              </w:pPrChange>
            </w:pPr>
            <w:ins w:id="11059" w:author="aas" w:date="2013-10-14T02:06:00Z">
              <w:del w:id="11060" w:author="Anees Shaikh" w:date="2013-10-19T02:16:00Z">
                <w:r w:rsidDel="00E067A3">
                  <w:delText xml:space="preserve">                          &lt;/xs:annotation&gt;</w:delText>
                </w:r>
              </w:del>
            </w:ins>
          </w:p>
          <w:p w14:paraId="51A612C0" w14:textId="51FE4E4B" w:rsidR="00874469" w:rsidDel="00E067A3" w:rsidRDefault="00874469">
            <w:pPr>
              <w:pStyle w:val="Appx"/>
              <w:rPr>
                <w:ins w:id="11061" w:author="aas" w:date="2013-10-14T02:06:00Z"/>
                <w:del w:id="11062" w:author="Anees Shaikh" w:date="2013-10-19T02:16:00Z"/>
              </w:rPr>
              <w:pPrChange w:id="11063" w:author="Anees Shaikh" w:date="2013-10-19T02:16:00Z">
                <w:pPr>
                  <w:pStyle w:val="XML1"/>
                </w:pPr>
              </w:pPrChange>
            </w:pPr>
            <w:ins w:id="11064" w:author="aas" w:date="2013-10-14T02:06:00Z">
              <w:del w:id="11065" w:author="Anees Shaikh" w:date="2013-10-19T02:16:00Z">
                <w:r w:rsidDel="00E067A3">
                  <w:delText xml:space="preserve">                          &lt;xs:complexType&gt;</w:delText>
                </w:r>
              </w:del>
            </w:ins>
          </w:p>
          <w:p w14:paraId="6B2A39FF" w14:textId="5C2D6C1D" w:rsidR="00874469" w:rsidDel="00E067A3" w:rsidRDefault="00874469">
            <w:pPr>
              <w:pStyle w:val="Appx"/>
              <w:rPr>
                <w:ins w:id="11066" w:author="aas" w:date="2013-10-14T02:06:00Z"/>
                <w:del w:id="11067" w:author="Anees Shaikh" w:date="2013-10-19T02:16:00Z"/>
              </w:rPr>
              <w:pPrChange w:id="11068" w:author="Anees Shaikh" w:date="2013-10-19T02:16:00Z">
                <w:pPr>
                  <w:pStyle w:val="XML1"/>
                </w:pPr>
              </w:pPrChange>
            </w:pPr>
            <w:ins w:id="11069" w:author="aas" w:date="2013-10-14T02:06:00Z">
              <w:del w:id="11070" w:author="Anees Shaikh" w:date="2013-10-19T02:16:00Z">
                <w:r w:rsidDel="00E067A3">
                  <w:delText xml:space="preserve">                            &lt;xs:sequence&gt;</w:delText>
                </w:r>
              </w:del>
            </w:ins>
          </w:p>
          <w:p w14:paraId="4DFFDB34" w14:textId="5599872D" w:rsidR="00874469" w:rsidDel="00E067A3" w:rsidRDefault="00874469">
            <w:pPr>
              <w:pStyle w:val="Appx"/>
              <w:rPr>
                <w:ins w:id="11071" w:author="aas" w:date="2013-10-14T02:06:00Z"/>
                <w:del w:id="11072" w:author="Anees Shaikh" w:date="2013-10-19T02:16:00Z"/>
              </w:rPr>
              <w:pPrChange w:id="11073" w:author="Anees Shaikh" w:date="2013-10-19T02:16:00Z">
                <w:pPr>
                  <w:pStyle w:val="XML1"/>
                </w:pPr>
              </w:pPrChange>
            </w:pPr>
            <w:ins w:id="11074" w:author="aas" w:date="2013-10-14T02:06:00Z">
              <w:del w:id="11075" w:author="Anees Shaikh" w:date="2013-10-19T02:16:00Z">
                <w:r w:rsidDel="00E067A3">
                  <w:delText xml:space="preserve">                              &lt;xs:choice&gt;</w:delText>
                </w:r>
              </w:del>
            </w:ins>
          </w:p>
          <w:p w14:paraId="6B89458F" w14:textId="7DE39FBD" w:rsidR="00874469" w:rsidDel="00E067A3" w:rsidRDefault="00874469">
            <w:pPr>
              <w:pStyle w:val="Appx"/>
              <w:rPr>
                <w:ins w:id="11076" w:author="aas" w:date="2013-10-14T02:06:00Z"/>
                <w:del w:id="11077" w:author="Anees Shaikh" w:date="2013-10-19T02:16:00Z"/>
              </w:rPr>
              <w:pPrChange w:id="11078" w:author="Anees Shaikh" w:date="2013-10-19T02:16:00Z">
                <w:pPr>
                  <w:pStyle w:val="XML1"/>
                </w:pPr>
              </w:pPrChange>
            </w:pPr>
            <w:ins w:id="11079" w:author="aas" w:date="2013-10-14T02:06:00Z">
              <w:del w:id="11080" w:author="Anees Shaikh" w:date="2013-10-19T02:16:00Z">
                <w:r w:rsidDel="00E067A3">
                  <w:delText xml:space="preserve">                                &lt;xs:sequence&gt;</w:delText>
                </w:r>
              </w:del>
            </w:ins>
          </w:p>
          <w:p w14:paraId="0C3E7FD4" w14:textId="20740010" w:rsidR="00874469" w:rsidDel="00E067A3" w:rsidRDefault="00874469">
            <w:pPr>
              <w:pStyle w:val="Appx"/>
              <w:rPr>
                <w:ins w:id="11081" w:author="aas" w:date="2013-10-14T02:06:00Z"/>
                <w:del w:id="11082" w:author="Anees Shaikh" w:date="2013-10-19T02:16:00Z"/>
              </w:rPr>
              <w:pPrChange w:id="11083" w:author="Anees Shaikh" w:date="2013-10-19T02:16:00Z">
                <w:pPr>
                  <w:pStyle w:val="XML1"/>
                </w:pPr>
              </w:pPrChange>
            </w:pPr>
            <w:ins w:id="11084" w:author="aas" w:date="2013-10-14T02:06:00Z">
              <w:del w:id="11085"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086" w:author="aas" w:date="2013-10-14T02:06:00Z"/>
                <w:del w:id="11087" w:author="Anees Shaikh" w:date="2013-10-19T02:16:00Z"/>
              </w:rPr>
              <w:pPrChange w:id="11088" w:author="Anees Shaikh" w:date="2013-10-19T02:16:00Z">
                <w:pPr>
                  <w:pStyle w:val="XML1"/>
                </w:pPr>
              </w:pPrChange>
            </w:pPr>
            <w:ins w:id="11089" w:author="aas" w:date="2013-10-14T02:06:00Z">
              <w:del w:id="11090" w:author="Anees Shaikh" w:date="2013-10-19T02:16:00Z">
                <w:r w:rsidDel="00E067A3">
                  <w:delText xml:space="preserve">                                    &lt;xs:annotation&gt;</w:delText>
                </w:r>
              </w:del>
            </w:ins>
          </w:p>
          <w:p w14:paraId="1858E683" w14:textId="4AEE25E9" w:rsidR="00874469" w:rsidDel="00E067A3" w:rsidRDefault="00874469">
            <w:pPr>
              <w:pStyle w:val="Appx"/>
              <w:rPr>
                <w:ins w:id="11091" w:author="aas" w:date="2013-10-14T02:06:00Z"/>
                <w:del w:id="11092" w:author="Anees Shaikh" w:date="2013-10-19T02:16:00Z"/>
              </w:rPr>
              <w:pPrChange w:id="11093" w:author="Anees Shaikh" w:date="2013-10-19T02:16:00Z">
                <w:pPr>
                  <w:pStyle w:val="XML1"/>
                </w:pPr>
              </w:pPrChange>
            </w:pPr>
            <w:ins w:id="11094" w:author="aas" w:date="2013-10-14T02:06:00Z">
              <w:del w:id="11095" w:author="Anees Shaikh" w:date="2013-10-19T02:16:00Z">
                <w:r w:rsidDel="00E067A3">
                  <w:delText xml:space="preserve">                                      &lt;xs:documentation&gt;</w:delText>
                </w:r>
              </w:del>
            </w:ins>
          </w:p>
          <w:p w14:paraId="25900130" w14:textId="2D3142BF" w:rsidR="00874469" w:rsidDel="00E067A3" w:rsidRDefault="00874469">
            <w:pPr>
              <w:pStyle w:val="Appx"/>
              <w:rPr>
                <w:ins w:id="11096" w:author="aas" w:date="2013-10-14T02:06:00Z"/>
                <w:del w:id="11097" w:author="Anees Shaikh" w:date="2013-10-19T02:16:00Z"/>
              </w:rPr>
              <w:pPrChange w:id="11098" w:author="Anees Shaikh" w:date="2013-10-19T02:16:00Z">
                <w:pPr>
                  <w:pStyle w:val="XML1"/>
                </w:pPr>
              </w:pPrChange>
            </w:pPr>
            <w:ins w:id="11099" w:author="aas" w:date="2013-10-14T02:06:00Z">
              <w:del w:id="11100"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01" w:author="aas" w:date="2013-10-14T02:06:00Z"/>
                <w:del w:id="11102" w:author="Anees Shaikh" w:date="2013-10-19T02:16:00Z"/>
              </w:rPr>
              <w:pPrChange w:id="11103" w:author="Anees Shaikh" w:date="2013-10-19T02:16:00Z">
                <w:pPr>
                  <w:pStyle w:val="XML1"/>
                </w:pPr>
              </w:pPrChange>
            </w:pPr>
            <w:ins w:id="11104" w:author="aas" w:date="2013-10-14T02:06:00Z">
              <w:del w:id="11105" w:author="Anees Shaikh" w:date="2013-10-19T02:16:00Z">
                <w:r w:rsidDel="00E067A3">
                  <w:delText xml:space="preserve">                                      &lt;/xs:documentation&gt;</w:delText>
                </w:r>
              </w:del>
            </w:ins>
          </w:p>
          <w:p w14:paraId="77B2AA44" w14:textId="56E39AE9" w:rsidR="00874469" w:rsidDel="00E067A3" w:rsidRDefault="00874469">
            <w:pPr>
              <w:pStyle w:val="Appx"/>
              <w:rPr>
                <w:ins w:id="11106" w:author="aas" w:date="2013-10-14T02:06:00Z"/>
                <w:del w:id="11107" w:author="Anees Shaikh" w:date="2013-10-19T02:16:00Z"/>
              </w:rPr>
              <w:pPrChange w:id="11108" w:author="Anees Shaikh" w:date="2013-10-19T02:16:00Z">
                <w:pPr>
                  <w:pStyle w:val="XML1"/>
                </w:pPr>
              </w:pPrChange>
            </w:pPr>
            <w:ins w:id="11109" w:author="aas" w:date="2013-10-14T02:06:00Z">
              <w:del w:id="11110" w:author="Anees Shaikh" w:date="2013-10-19T02:16:00Z">
                <w:r w:rsidDel="00E067A3">
                  <w:delText xml:space="preserve">                                    &lt;/xs:annotation&gt;</w:delText>
                </w:r>
              </w:del>
            </w:ins>
          </w:p>
          <w:p w14:paraId="1C3AE472" w14:textId="74BAC53E" w:rsidR="00874469" w:rsidDel="00E067A3" w:rsidRDefault="00874469">
            <w:pPr>
              <w:pStyle w:val="Appx"/>
              <w:rPr>
                <w:ins w:id="11111" w:author="aas" w:date="2013-10-14T02:06:00Z"/>
                <w:del w:id="11112" w:author="Anees Shaikh" w:date="2013-10-19T02:16:00Z"/>
              </w:rPr>
              <w:pPrChange w:id="11113" w:author="Anees Shaikh" w:date="2013-10-19T02:16:00Z">
                <w:pPr>
                  <w:pStyle w:val="XML1"/>
                </w:pPr>
              </w:pPrChange>
            </w:pPr>
            <w:ins w:id="11114" w:author="aas" w:date="2013-10-14T02:06:00Z">
              <w:del w:id="11115" w:author="Anees Shaikh" w:date="2013-10-19T02:16:00Z">
                <w:r w:rsidDel="00E067A3">
                  <w:delText xml:space="preserve">                                  &lt;/xs:element&gt;</w:delText>
                </w:r>
              </w:del>
            </w:ins>
          </w:p>
          <w:p w14:paraId="1A5AB911" w14:textId="3C2DCB3E" w:rsidR="00874469" w:rsidDel="00E067A3" w:rsidRDefault="00874469">
            <w:pPr>
              <w:pStyle w:val="Appx"/>
              <w:rPr>
                <w:ins w:id="11116" w:author="aas" w:date="2013-10-14T02:06:00Z"/>
                <w:del w:id="11117" w:author="Anees Shaikh" w:date="2013-10-19T02:16:00Z"/>
              </w:rPr>
              <w:pPrChange w:id="11118" w:author="Anees Shaikh" w:date="2013-10-19T02:16:00Z">
                <w:pPr>
                  <w:pStyle w:val="XML1"/>
                </w:pPr>
              </w:pPrChange>
            </w:pPr>
            <w:ins w:id="11119" w:author="aas" w:date="2013-10-14T02:06:00Z">
              <w:del w:id="11120"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21" w:author="aas" w:date="2013-10-14T02:06:00Z"/>
                <w:del w:id="11122" w:author="Anees Shaikh" w:date="2013-10-19T02:16:00Z"/>
              </w:rPr>
              <w:pPrChange w:id="11123" w:author="Anees Shaikh" w:date="2013-10-19T02:16:00Z">
                <w:pPr>
                  <w:pStyle w:val="XML1"/>
                </w:pPr>
              </w:pPrChange>
            </w:pPr>
            <w:ins w:id="11124" w:author="aas" w:date="2013-10-14T02:06:00Z">
              <w:del w:id="11125" w:author="Anees Shaikh" w:date="2013-10-19T02:16:00Z">
                <w:r w:rsidDel="00E067A3">
                  <w:delText xml:space="preserve">                                    &lt;xs:annotation&gt;</w:delText>
                </w:r>
              </w:del>
            </w:ins>
          </w:p>
          <w:p w14:paraId="665596C7" w14:textId="41BB5384" w:rsidR="00874469" w:rsidDel="00E067A3" w:rsidRDefault="00874469">
            <w:pPr>
              <w:pStyle w:val="Appx"/>
              <w:rPr>
                <w:ins w:id="11126" w:author="aas" w:date="2013-10-14T02:06:00Z"/>
                <w:del w:id="11127" w:author="Anees Shaikh" w:date="2013-10-19T02:16:00Z"/>
              </w:rPr>
              <w:pPrChange w:id="11128" w:author="Anees Shaikh" w:date="2013-10-19T02:16:00Z">
                <w:pPr>
                  <w:pStyle w:val="XML1"/>
                </w:pPr>
              </w:pPrChange>
            </w:pPr>
            <w:ins w:id="11129" w:author="aas" w:date="2013-10-14T02:06:00Z">
              <w:del w:id="11130" w:author="Anees Shaikh" w:date="2013-10-19T02:16:00Z">
                <w:r w:rsidDel="00E067A3">
                  <w:delText xml:space="preserve">                                      &lt;xs:documentation&gt;</w:delText>
                </w:r>
              </w:del>
            </w:ins>
          </w:p>
          <w:p w14:paraId="7C86384A" w14:textId="4A7FC293" w:rsidR="00874469" w:rsidDel="00E067A3" w:rsidRDefault="00874469">
            <w:pPr>
              <w:pStyle w:val="Appx"/>
              <w:rPr>
                <w:ins w:id="11131" w:author="aas" w:date="2013-10-14T02:06:00Z"/>
                <w:del w:id="11132" w:author="Anees Shaikh" w:date="2013-10-19T02:16:00Z"/>
              </w:rPr>
              <w:pPrChange w:id="11133" w:author="Anees Shaikh" w:date="2013-10-19T02:16:00Z">
                <w:pPr>
                  <w:pStyle w:val="XML1"/>
                </w:pPr>
              </w:pPrChange>
            </w:pPr>
            <w:ins w:id="11134" w:author="aas" w:date="2013-10-14T02:06:00Z">
              <w:del w:id="11135"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36" w:author="aas" w:date="2013-10-14T02:06:00Z"/>
                <w:del w:id="11137" w:author="Anees Shaikh" w:date="2013-10-19T02:16:00Z"/>
              </w:rPr>
              <w:pPrChange w:id="11138" w:author="Anees Shaikh" w:date="2013-10-19T02:16:00Z">
                <w:pPr>
                  <w:pStyle w:val="XML1"/>
                </w:pPr>
              </w:pPrChange>
            </w:pPr>
            <w:ins w:id="11139" w:author="aas" w:date="2013-10-14T02:06:00Z">
              <w:del w:id="11140" w:author="Anees Shaikh" w:date="2013-10-19T02:16:00Z">
                <w:r w:rsidDel="00E067A3">
                  <w:delText xml:space="preserve">                                      &lt;/xs:documentation&gt;</w:delText>
                </w:r>
              </w:del>
            </w:ins>
          </w:p>
          <w:p w14:paraId="2BA0E8FB" w14:textId="3107BE56" w:rsidR="00874469" w:rsidDel="00E067A3" w:rsidRDefault="00874469">
            <w:pPr>
              <w:pStyle w:val="Appx"/>
              <w:rPr>
                <w:ins w:id="11141" w:author="aas" w:date="2013-10-14T02:06:00Z"/>
                <w:del w:id="11142" w:author="Anees Shaikh" w:date="2013-10-19T02:16:00Z"/>
              </w:rPr>
              <w:pPrChange w:id="11143" w:author="Anees Shaikh" w:date="2013-10-19T02:16:00Z">
                <w:pPr>
                  <w:pStyle w:val="XML1"/>
                </w:pPr>
              </w:pPrChange>
            </w:pPr>
            <w:ins w:id="11144" w:author="aas" w:date="2013-10-14T02:06:00Z">
              <w:del w:id="11145" w:author="Anees Shaikh" w:date="2013-10-19T02:16:00Z">
                <w:r w:rsidDel="00E067A3">
                  <w:delText xml:space="preserve">                                    &lt;/xs:annotation&gt;</w:delText>
                </w:r>
              </w:del>
            </w:ins>
          </w:p>
          <w:p w14:paraId="5716B475" w14:textId="3D2B15CD" w:rsidR="00874469" w:rsidDel="00E067A3" w:rsidRDefault="00874469">
            <w:pPr>
              <w:pStyle w:val="Appx"/>
              <w:rPr>
                <w:ins w:id="11146" w:author="aas" w:date="2013-10-14T02:06:00Z"/>
                <w:del w:id="11147" w:author="Anees Shaikh" w:date="2013-10-19T02:16:00Z"/>
              </w:rPr>
              <w:pPrChange w:id="11148" w:author="Anees Shaikh" w:date="2013-10-19T02:16:00Z">
                <w:pPr>
                  <w:pStyle w:val="XML1"/>
                </w:pPr>
              </w:pPrChange>
            </w:pPr>
            <w:ins w:id="11149" w:author="aas" w:date="2013-10-14T02:06:00Z">
              <w:del w:id="11150" w:author="Anees Shaikh" w:date="2013-10-19T02:16:00Z">
                <w:r w:rsidDel="00E067A3">
                  <w:delText xml:space="preserve">                                  &lt;/xs:element&gt;</w:delText>
                </w:r>
              </w:del>
            </w:ins>
          </w:p>
          <w:p w14:paraId="1D15CD17" w14:textId="38F03BB4" w:rsidR="00874469" w:rsidDel="00E067A3" w:rsidRDefault="00874469">
            <w:pPr>
              <w:pStyle w:val="Appx"/>
              <w:rPr>
                <w:ins w:id="11151" w:author="aas" w:date="2013-10-14T02:06:00Z"/>
                <w:del w:id="11152" w:author="Anees Shaikh" w:date="2013-10-19T02:16:00Z"/>
              </w:rPr>
              <w:pPrChange w:id="11153" w:author="Anees Shaikh" w:date="2013-10-19T02:16:00Z">
                <w:pPr>
                  <w:pStyle w:val="XML1"/>
                </w:pPr>
              </w:pPrChange>
            </w:pPr>
            <w:ins w:id="11154" w:author="aas" w:date="2013-10-14T02:06:00Z">
              <w:del w:id="11155"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156" w:author="aas" w:date="2013-10-14T02:06:00Z"/>
                <w:del w:id="11157" w:author="Anees Shaikh" w:date="2013-10-19T02:16:00Z"/>
              </w:rPr>
              <w:pPrChange w:id="11158" w:author="Anees Shaikh" w:date="2013-10-19T02:16:00Z">
                <w:pPr>
                  <w:pStyle w:val="XML1"/>
                </w:pPr>
              </w:pPrChange>
            </w:pPr>
            <w:ins w:id="11159" w:author="aas" w:date="2013-10-14T02:06:00Z">
              <w:del w:id="11160" w:author="Anees Shaikh" w:date="2013-10-19T02:16:00Z">
                <w:r w:rsidDel="00E067A3">
                  <w:delText xml:space="preserve">                                          namespace="##other" processContents="lax"/&gt;</w:delText>
                </w:r>
              </w:del>
            </w:ins>
          </w:p>
          <w:p w14:paraId="37C57A21" w14:textId="77CD3A70" w:rsidR="00874469" w:rsidDel="00E067A3" w:rsidRDefault="00874469">
            <w:pPr>
              <w:pStyle w:val="Appx"/>
              <w:rPr>
                <w:ins w:id="11161" w:author="aas" w:date="2013-10-14T02:06:00Z"/>
                <w:del w:id="11162" w:author="Anees Shaikh" w:date="2013-10-19T02:16:00Z"/>
              </w:rPr>
              <w:pPrChange w:id="11163" w:author="Anees Shaikh" w:date="2013-10-19T02:16:00Z">
                <w:pPr>
                  <w:pStyle w:val="XML1"/>
                </w:pPr>
              </w:pPrChange>
            </w:pPr>
            <w:ins w:id="11164" w:author="aas" w:date="2013-10-14T02:06:00Z">
              <w:del w:id="11165" w:author="Anees Shaikh" w:date="2013-10-19T02:16:00Z">
                <w:r w:rsidDel="00E067A3">
                  <w:delText xml:space="preserve">                                &lt;/xs:sequence&gt;</w:delText>
                </w:r>
              </w:del>
            </w:ins>
          </w:p>
          <w:p w14:paraId="2DEB0D92" w14:textId="1747D2F3" w:rsidR="00874469" w:rsidDel="00E067A3" w:rsidRDefault="00874469">
            <w:pPr>
              <w:pStyle w:val="Appx"/>
              <w:rPr>
                <w:ins w:id="11166" w:author="aas" w:date="2013-10-14T02:06:00Z"/>
                <w:del w:id="11167" w:author="Anees Shaikh" w:date="2013-10-19T02:16:00Z"/>
              </w:rPr>
              <w:pPrChange w:id="11168" w:author="Anees Shaikh" w:date="2013-10-19T02:16:00Z">
                <w:pPr>
                  <w:pStyle w:val="XML1"/>
                </w:pPr>
              </w:pPrChange>
            </w:pPr>
            <w:ins w:id="11169" w:author="aas" w:date="2013-10-14T02:06:00Z">
              <w:del w:id="11170" w:author="Anees Shaikh" w:date="2013-10-19T02:16:00Z">
                <w:r w:rsidDel="00E067A3">
                  <w:delText xml:space="preserve">                                &lt;xs:sequence&gt;</w:delText>
                </w:r>
              </w:del>
            </w:ins>
          </w:p>
          <w:p w14:paraId="2D745BC1" w14:textId="39747C49" w:rsidR="00874469" w:rsidDel="00E067A3" w:rsidRDefault="00874469">
            <w:pPr>
              <w:pStyle w:val="Appx"/>
              <w:rPr>
                <w:ins w:id="11171" w:author="aas" w:date="2013-10-14T02:06:00Z"/>
                <w:del w:id="11172" w:author="Anees Shaikh" w:date="2013-10-19T02:16:00Z"/>
              </w:rPr>
              <w:pPrChange w:id="11173" w:author="Anees Shaikh" w:date="2013-10-19T02:16:00Z">
                <w:pPr>
                  <w:pStyle w:val="XML1"/>
                </w:pPr>
              </w:pPrChange>
            </w:pPr>
            <w:ins w:id="11174" w:author="aas" w:date="2013-10-14T02:06:00Z">
              <w:del w:id="11175"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176" w:author="aas" w:date="2013-10-14T02:06:00Z"/>
                <w:del w:id="11177" w:author="Anees Shaikh" w:date="2013-10-19T02:16:00Z"/>
              </w:rPr>
              <w:pPrChange w:id="11178" w:author="Anees Shaikh" w:date="2013-10-19T02:16:00Z">
                <w:pPr>
                  <w:pStyle w:val="XML1"/>
                </w:pPr>
              </w:pPrChange>
            </w:pPr>
            <w:ins w:id="11179" w:author="aas" w:date="2013-10-14T02:06:00Z">
              <w:del w:id="11180" w:author="Anees Shaikh" w:date="2013-10-19T02:16:00Z">
                <w:r w:rsidDel="00E067A3">
                  <w:delText xml:space="preserve">                                    &lt;xs:annotation&gt;</w:delText>
                </w:r>
              </w:del>
            </w:ins>
          </w:p>
          <w:p w14:paraId="251E74BE" w14:textId="7E42E1ED" w:rsidR="00874469" w:rsidDel="00E067A3" w:rsidRDefault="00874469">
            <w:pPr>
              <w:pStyle w:val="Appx"/>
              <w:rPr>
                <w:ins w:id="11181" w:author="aas" w:date="2013-10-14T02:06:00Z"/>
                <w:del w:id="11182" w:author="Anees Shaikh" w:date="2013-10-19T02:16:00Z"/>
              </w:rPr>
              <w:pPrChange w:id="11183" w:author="Anees Shaikh" w:date="2013-10-19T02:16:00Z">
                <w:pPr>
                  <w:pStyle w:val="XML1"/>
                </w:pPr>
              </w:pPrChange>
            </w:pPr>
            <w:ins w:id="11184" w:author="aas" w:date="2013-10-14T02:06:00Z">
              <w:del w:id="11185" w:author="Anees Shaikh" w:date="2013-10-19T02:16:00Z">
                <w:r w:rsidDel="00E067A3">
                  <w:delText xml:space="preserve">                                      &lt;xs:documentation&gt;</w:delText>
                </w:r>
              </w:del>
            </w:ins>
          </w:p>
          <w:p w14:paraId="1C7165B5" w14:textId="66E22D5E" w:rsidR="00874469" w:rsidDel="00E067A3" w:rsidRDefault="00874469">
            <w:pPr>
              <w:pStyle w:val="Appx"/>
              <w:rPr>
                <w:ins w:id="11186" w:author="aas" w:date="2013-10-14T02:06:00Z"/>
                <w:del w:id="11187" w:author="Anees Shaikh" w:date="2013-10-19T02:16:00Z"/>
              </w:rPr>
              <w:pPrChange w:id="11188" w:author="Anees Shaikh" w:date="2013-10-19T02:16:00Z">
                <w:pPr>
                  <w:pStyle w:val="XML1"/>
                </w:pPr>
              </w:pPrChange>
            </w:pPr>
            <w:ins w:id="11189" w:author="aas" w:date="2013-10-14T02:06:00Z">
              <w:del w:id="11190"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191" w:author="aas" w:date="2013-10-14T02:06:00Z"/>
                <w:del w:id="11192" w:author="Anees Shaikh" w:date="2013-10-19T02:16:00Z"/>
              </w:rPr>
              <w:pPrChange w:id="11193" w:author="Anees Shaikh" w:date="2013-10-19T02:16:00Z">
                <w:pPr>
                  <w:pStyle w:val="XML1"/>
                </w:pPr>
              </w:pPrChange>
            </w:pPr>
            <w:ins w:id="11194" w:author="aas" w:date="2013-10-14T02:06:00Z">
              <w:del w:id="11195" w:author="Anees Shaikh" w:date="2013-10-19T02:16:00Z">
                <w:r w:rsidDel="00E067A3">
                  <w:delText xml:space="preserve">                                      &lt;/xs:documentation&gt;</w:delText>
                </w:r>
              </w:del>
            </w:ins>
          </w:p>
          <w:p w14:paraId="4A92506E" w14:textId="4BFB8449" w:rsidR="00874469" w:rsidDel="00E067A3" w:rsidRDefault="00874469">
            <w:pPr>
              <w:pStyle w:val="Appx"/>
              <w:rPr>
                <w:ins w:id="11196" w:author="aas" w:date="2013-10-14T02:06:00Z"/>
                <w:del w:id="11197" w:author="Anees Shaikh" w:date="2013-10-19T02:16:00Z"/>
              </w:rPr>
              <w:pPrChange w:id="11198" w:author="Anees Shaikh" w:date="2013-10-19T02:16:00Z">
                <w:pPr>
                  <w:pStyle w:val="XML1"/>
                </w:pPr>
              </w:pPrChange>
            </w:pPr>
            <w:ins w:id="11199" w:author="aas" w:date="2013-10-14T02:06:00Z">
              <w:del w:id="11200" w:author="Anees Shaikh" w:date="2013-10-19T02:16:00Z">
                <w:r w:rsidDel="00E067A3">
                  <w:delText xml:space="preserve">                                    &lt;/xs:annotation&gt;</w:delText>
                </w:r>
              </w:del>
            </w:ins>
          </w:p>
          <w:p w14:paraId="6A24777B" w14:textId="4F9E219C" w:rsidR="00874469" w:rsidDel="00E067A3" w:rsidRDefault="00874469">
            <w:pPr>
              <w:pStyle w:val="Appx"/>
              <w:rPr>
                <w:ins w:id="11201" w:author="aas" w:date="2013-10-14T02:06:00Z"/>
                <w:del w:id="11202" w:author="Anees Shaikh" w:date="2013-10-19T02:16:00Z"/>
              </w:rPr>
              <w:pPrChange w:id="11203" w:author="Anees Shaikh" w:date="2013-10-19T02:16:00Z">
                <w:pPr>
                  <w:pStyle w:val="XML1"/>
                </w:pPr>
              </w:pPrChange>
            </w:pPr>
            <w:ins w:id="11204" w:author="aas" w:date="2013-10-14T02:06:00Z">
              <w:del w:id="11205" w:author="Anees Shaikh" w:date="2013-10-19T02:16:00Z">
                <w:r w:rsidDel="00E067A3">
                  <w:delText xml:space="preserve">                                  &lt;/xs:element&gt;</w:delText>
                </w:r>
              </w:del>
            </w:ins>
          </w:p>
          <w:p w14:paraId="14089CA0" w14:textId="007C478D" w:rsidR="00874469" w:rsidDel="00E067A3" w:rsidRDefault="00874469">
            <w:pPr>
              <w:pStyle w:val="Appx"/>
              <w:rPr>
                <w:ins w:id="11206" w:author="aas" w:date="2013-10-14T02:06:00Z"/>
                <w:del w:id="11207" w:author="Anees Shaikh" w:date="2013-10-19T02:16:00Z"/>
              </w:rPr>
              <w:pPrChange w:id="11208" w:author="Anees Shaikh" w:date="2013-10-19T02:16:00Z">
                <w:pPr>
                  <w:pStyle w:val="XML1"/>
                </w:pPr>
              </w:pPrChange>
            </w:pPr>
            <w:ins w:id="11209" w:author="aas" w:date="2013-10-14T02:06:00Z">
              <w:del w:id="11210"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11" w:author="aas" w:date="2013-10-14T02:06:00Z"/>
                <w:del w:id="11212" w:author="Anees Shaikh" w:date="2013-10-19T02:16:00Z"/>
              </w:rPr>
              <w:pPrChange w:id="11213" w:author="Anees Shaikh" w:date="2013-10-19T02:16:00Z">
                <w:pPr>
                  <w:pStyle w:val="XML1"/>
                </w:pPr>
              </w:pPrChange>
            </w:pPr>
            <w:ins w:id="11214" w:author="aas" w:date="2013-10-14T02:06:00Z">
              <w:del w:id="11215" w:author="Anees Shaikh" w:date="2013-10-19T02:16:00Z">
                <w:r w:rsidDel="00E067A3">
                  <w:delText xml:space="preserve">                                    &lt;xs:annotation&gt;</w:delText>
                </w:r>
              </w:del>
            </w:ins>
          </w:p>
          <w:p w14:paraId="66BC5074" w14:textId="14F15E56" w:rsidR="00874469" w:rsidDel="00E067A3" w:rsidRDefault="00874469">
            <w:pPr>
              <w:pStyle w:val="Appx"/>
              <w:rPr>
                <w:ins w:id="11216" w:author="aas" w:date="2013-10-14T02:06:00Z"/>
                <w:del w:id="11217" w:author="Anees Shaikh" w:date="2013-10-19T02:16:00Z"/>
              </w:rPr>
              <w:pPrChange w:id="11218" w:author="Anees Shaikh" w:date="2013-10-19T02:16:00Z">
                <w:pPr>
                  <w:pStyle w:val="XML1"/>
                </w:pPr>
              </w:pPrChange>
            </w:pPr>
            <w:ins w:id="11219" w:author="aas" w:date="2013-10-14T02:06:00Z">
              <w:del w:id="11220" w:author="Anees Shaikh" w:date="2013-10-19T02:16:00Z">
                <w:r w:rsidDel="00E067A3">
                  <w:delText xml:space="preserve">                                      &lt;xs:documentation&gt;</w:delText>
                </w:r>
              </w:del>
            </w:ins>
          </w:p>
          <w:p w14:paraId="61677124" w14:textId="061F2AD4" w:rsidR="00874469" w:rsidDel="00E067A3" w:rsidRDefault="00874469">
            <w:pPr>
              <w:pStyle w:val="Appx"/>
              <w:rPr>
                <w:ins w:id="11221" w:author="aas" w:date="2013-10-14T02:06:00Z"/>
                <w:del w:id="11222" w:author="Anees Shaikh" w:date="2013-10-19T02:16:00Z"/>
              </w:rPr>
              <w:pPrChange w:id="11223" w:author="Anees Shaikh" w:date="2013-10-19T02:16:00Z">
                <w:pPr>
                  <w:pStyle w:val="XML1"/>
                </w:pPr>
              </w:pPrChange>
            </w:pPr>
            <w:ins w:id="11224" w:author="aas" w:date="2013-10-14T02:06:00Z">
              <w:del w:id="11225"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26" w:author="aas" w:date="2013-10-14T02:06:00Z"/>
                <w:del w:id="11227" w:author="Anees Shaikh" w:date="2013-10-19T02:16:00Z"/>
              </w:rPr>
              <w:pPrChange w:id="11228" w:author="Anees Shaikh" w:date="2013-10-19T02:16:00Z">
                <w:pPr>
                  <w:pStyle w:val="XML1"/>
                </w:pPr>
              </w:pPrChange>
            </w:pPr>
            <w:ins w:id="11229" w:author="aas" w:date="2013-10-14T02:06:00Z">
              <w:del w:id="11230" w:author="Anees Shaikh" w:date="2013-10-19T02:16:00Z">
                <w:r w:rsidDel="00E067A3">
                  <w:delText xml:space="preserve">                                      &lt;/xs:documentation&gt;</w:delText>
                </w:r>
              </w:del>
            </w:ins>
          </w:p>
          <w:p w14:paraId="52B9ADB7" w14:textId="3C12741E" w:rsidR="00874469" w:rsidDel="00E067A3" w:rsidRDefault="00874469">
            <w:pPr>
              <w:pStyle w:val="Appx"/>
              <w:rPr>
                <w:ins w:id="11231" w:author="aas" w:date="2013-10-14T02:06:00Z"/>
                <w:del w:id="11232" w:author="Anees Shaikh" w:date="2013-10-19T02:16:00Z"/>
              </w:rPr>
              <w:pPrChange w:id="11233" w:author="Anees Shaikh" w:date="2013-10-19T02:16:00Z">
                <w:pPr>
                  <w:pStyle w:val="XML1"/>
                </w:pPr>
              </w:pPrChange>
            </w:pPr>
            <w:ins w:id="11234" w:author="aas" w:date="2013-10-14T02:06:00Z">
              <w:del w:id="11235" w:author="Anees Shaikh" w:date="2013-10-19T02:16:00Z">
                <w:r w:rsidDel="00E067A3">
                  <w:delText xml:space="preserve">                                    &lt;/xs:annotation&gt;</w:delText>
                </w:r>
              </w:del>
            </w:ins>
          </w:p>
          <w:p w14:paraId="384A3413" w14:textId="2AFD6D27" w:rsidR="00874469" w:rsidDel="00E067A3" w:rsidRDefault="00874469">
            <w:pPr>
              <w:pStyle w:val="Appx"/>
              <w:rPr>
                <w:ins w:id="11236" w:author="aas" w:date="2013-10-14T02:06:00Z"/>
                <w:del w:id="11237" w:author="Anees Shaikh" w:date="2013-10-19T02:16:00Z"/>
              </w:rPr>
              <w:pPrChange w:id="11238" w:author="Anees Shaikh" w:date="2013-10-19T02:16:00Z">
                <w:pPr>
                  <w:pStyle w:val="XML1"/>
                </w:pPr>
              </w:pPrChange>
            </w:pPr>
            <w:ins w:id="11239" w:author="aas" w:date="2013-10-14T02:06:00Z">
              <w:del w:id="11240" w:author="Anees Shaikh" w:date="2013-10-19T02:16:00Z">
                <w:r w:rsidDel="00E067A3">
                  <w:delText xml:space="preserve">                                  &lt;/xs:element&gt;</w:delText>
                </w:r>
              </w:del>
            </w:ins>
          </w:p>
          <w:p w14:paraId="11BC9AA4" w14:textId="64BFFD02" w:rsidR="00874469" w:rsidDel="00E067A3" w:rsidRDefault="00874469">
            <w:pPr>
              <w:pStyle w:val="Appx"/>
              <w:rPr>
                <w:ins w:id="11241" w:author="aas" w:date="2013-10-14T02:06:00Z"/>
                <w:del w:id="11242" w:author="Anees Shaikh" w:date="2013-10-19T02:16:00Z"/>
              </w:rPr>
              <w:pPrChange w:id="11243" w:author="Anees Shaikh" w:date="2013-10-19T02:16:00Z">
                <w:pPr>
                  <w:pStyle w:val="XML1"/>
                </w:pPr>
              </w:pPrChange>
            </w:pPr>
            <w:ins w:id="11244" w:author="aas" w:date="2013-10-14T02:06:00Z">
              <w:del w:id="11245"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46" w:author="aas" w:date="2013-10-14T02:06:00Z"/>
                <w:del w:id="11247" w:author="Anees Shaikh" w:date="2013-10-19T02:16:00Z"/>
              </w:rPr>
              <w:pPrChange w:id="11248" w:author="Anees Shaikh" w:date="2013-10-19T02:16:00Z">
                <w:pPr>
                  <w:pStyle w:val="XML1"/>
                </w:pPr>
              </w:pPrChange>
            </w:pPr>
            <w:ins w:id="11249" w:author="aas" w:date="2013-10-14T02:06:00Z">
              <w:del w:id="11250"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51" w:author="aas" w:date="2013-10-14T02:06:00Z"/>
                <w:del w:id="11252" w:author="Anees Shaikh" w:date="2013-10-19T02:16:00Z"/>
              </w:rPr>
              <w:pPrChange w:id="11253" w:author="Anees Shaikh" w:date="2013-10-19T02:16:00Z">
                <w:pPr>
                  <w:pStyle w:val="XML1"/>
                </w:pPr>
              </w:pPrChange>
            </w:pPr>
            <w:ins w:id="11254" w:author="aas" w:date="2013-10-14T02:06:00Z">
              <w:del w:id="11255" w:author="Anees Shaikh" w:date="2013-10-19T02:16:00Z">
                <w:r w:rsidDel="00E067A3">
                  <w:delText xml:space="preserve">                                &lt;/xs:sequence&gt;</w:delText>
                </w:r>
              </w:del>
            </w:ins>
          </w:p>
          <w:p w14:paraId="56BAE7DB" w14:textId="4402DF70" w:rsidR="00874469" w:rsidDel="00E067A3" w:rsidRDefault="00874469">
            <w:pPr>
              <w:pStyle w:val="Appx"/>
              <w:rPr>
                <w:ins w:id="11256" w:author="aas" w:date="2013-10-14T02:06:00Z"/>
                <w:del w:id="11257" w:author="Anees Shaikh" w:date="2013-10-19T02:16:00Z"/>
              </w:rPr>
              <w:pPrChange w:id="11258" w:author="Anees Shaikh" w:date="2013-10-19T02:16:00Z">
                <w:pPr>
                  <w:pStyle w:val="XML1"/>
                </w:pPr>
              </w:pPrChange>
            </w:pPr>
            <w:ins w:id="11259" w:author="aas" w:date="2013-10-14T02:06:00Z">
              <w:del w:id="11260" w:author="Anees Shaikh" w:date="2013-10-19T02:16:00Z">
                <w:r w:rsidDel="00E067A3">
                  <w:delText xml:space="preserve">                                &lt;xs:sequence&gt;</w:delText>
                </w:r>
              </w:del>
            </w:ins>
          </w:p>
          <w:p w14:paraId="5B5D9100" w14:textId="40FD52E8" w:rsidR="00874469" w:rsidDel="00E067A3" w:rsidRDefault="00874469">
            <w:pPr>
              <w:pStyle w:val="Appx"/>
              <w:rPr>
                <w:ins w:id="11261" w:author="aas" w:date="2013-10-14T02:06:00Z"/>
                <w:del w:id="11262" w:author="Anees Shaikh" w:date="2013-10-19T02:16:00Z"/>
              </w:rPr>
              <w:pPrChange w:id="11263" w:author="Anees Shaikh" w:date="2013-10-19T02:16:00Z">
                <w:pPr>
                  <w:pStyle w:val="XML1"/>
                </w:pPr>
              </w:pPrChange>
            </w:pPr>
            <w:ins w:id="11264" w:author="aas" w:date="2013-10-14T02:06:00Z">
              <w:del w:id="11265"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266" w:author="aas" w:date="2013-10-14T02:06:00Z"/>
                <w:del w:id="11267" w:author="Anees Shaikh" w:date="2013-10-19T02:16:00Z"/>
              </w:rPr>
              <w:pPrChange w:id="11268" w:author="Anees Shaikh" w:date="2013-10-19T02:16:00Z">
                <w:pPr>
                  <w:pStyle w:val="XML1"/>
                </w:pPr>
              </w:pPrChange>
            </w:pPr>
            <w:ins w:id="11269" w:author="aas" w:date="2013-10-14T02:06:00Z">
              <w:del w:id="11270" w:author="Anees Shaikh" w:date="2013-10-19T02:16:00Z">
                <w:r w:rsidDel="00E067A3">
                  <w:delText xml:space="preserve">                                    &lt;xs:annotation&gt;</w:delText>
                </w:r>
              </w:del>
            </w:ins>
          </w:p>
          <w:p w14:paraId="5AA528D5" w14:textId="48AE4E82" w:rsidR="00874469" w:rsidDel="00E067A3" w:rsidRDefault="00874469">
            <w:pPr>
              <w:pStyle w:val="Appx"/>
              <w:rPr>
                <w:ins w:id="11271" w:author="aas" w:date="2013-10-14T02:06:00Z"/>
                <w:del w:id="11272" w:author="Anees Shaikh" w:date="2013-10-19T02:16:00Z"/>
              </w:rPr>
              <w:pPrChange w:id="11273" w:author="Anees Shaikh" w:date="2013-10-19T02:16:00Z">
                <w:pPr>
                  <w:pStyle w:val="XML1"/>
                </w:pPr>
              </w:pPrChange>
            </w:pPr>
            <w:ins w:id="11274" w:author="aas" w:date="2013-10-14T02:06:00Z">
              <w:del w:id="11275" w:author="Anees Shaikh" w:date="2013-10-19T02:16:00Z">
                <w:r w:rsidDel="00E067A3">
                  <w:delText xml:space="preserve">                                      &lt;xs:documentation&gt;</w:delText>
                </w:r>
              </w:del>
            </w:ins>
          </w:p>
          <w:p w14:paraId="0D1C4CFF" w14:textId="36DA45F5" w:rsidR="00874469" w:rsidDel="00E067A3" w:rsidRDefault="00874469">
            <w:pPr>
              <w:pStyle w:val="Appx"/>
              <w:rPr>
                <w:ins w:id="11276" w:author="aas" w:date="2013-10-14T02:06:00Z"/>
                <w:del w:id="11277" w:author="Anees Shaikh" w:date="2013-10-19T02:16:00Z"/>
              </w:rPr>
              <w:pPrChange w:id="11278" w:author="Anees Shaikh" w:date="2013-10-19T02:16:00Z">
                <w:pPr>
                  <w:pStyle w:val="XML1"/>
                </w:pPr>
              </w:pPrChange>
            </w:pPr>
            <w:ins w:id="11279" w:author="aas" w:date="2013-10-14T02:06:00Z">
              <w:del w:id="11280"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281" w:author="aas" w:date="2013-10-14T02:06:00Z"/>
                <w:del w:id="11282" w:author="Anees Shaikh" w:date="2013-10-19T02:16:00Z"/>
              </w:rPr>
              <w:pPrChange w:id="11283" w:author="Anees Shaikh" w:date="2013-10-19T02:16:00Z">
                <w:pPr>
                  <w:pStyle w:val="XML1"/>
                </w:pPr>
              </w:pPrChange>
            </w:pPr>
            <w:ins w:id="11284" w:author="aas" w:date="2013-10-14T02:06:00Z">
              <w:del w:id="11285" w:author="Anees Shaikh" w:date="2013-10-19T02:16:00Z">
                <w:r w:rsidDel="00E067A3">
                  <w:delText xml:space="preserve">                                      &lt;/xs:documentation&gt;</w:delText>
                </w:r>
              </w:del>
            </w:ins>
          </w:p>
          <w:p w14:paraId="7004482B" w14:textId="08BA4ED3" w:rsidR="00874469" w:rsidDel="00E067A3" w:rsidRDefault="00874469">
            <w:pPr>
              <w:pStyle w:val="Appx"/>
              <w:rPr>
                <w:ins w:id="11286" w:author="aas" w:date="2013-10-14T02:06:00Z"/>
                <w:del w:id="11287" w:author="Anees Shaikh" w:date="2013-10-19T02:16:00Z"/>
              </w:rPr>
              <w:pPrChange w:id="11288" w:author="Anees Shaikh" w:date="2013-10-19T02:16:00Z">
                <w:pPr>
                  <w:pStyle w:val="XML1"/>
                </w:pPr>
              </w:pPrChange>
            </w:pPr>
            <w:ins w:id="11289" w:author="aas" w:date="2013-10-14T02:06:00Z">
              <w:del w:id="11290" w:author="Anees Shaikh" w:date="2013-10-19T02:16:00Z">
                <w:r w:rsidDel="00E067A3">
                  <w:delText xml:space="preserve">                                    &lt;/xs:annotation&gt;</w:delText>
                </w:r>
              </w:del>
            </w:ins>
          </w:p>
          <w:p w14:paraId="6F518D15" w14:textId="6E6EB6F6" w:rsidR="00874469" w:rsidDel="00E067A3" w:rsidRDefault="00874469">
            <w:pPr>
              <w:pStyle w:val="Appx"/>
              <w:rPr>
                <w:ins w:id="11291" w:author="aas" w:date="2013-10-14T02:06:00Z"/>
                <w:del w:id="11292" w:author="Anees Shaikh" w:date="2013-10-19T02:16:00Z"/>
              </w:rPr>
              <w:pPrChange w:id="11293" w:author="Anees Shaikh" w:date="2013-10-19T02:16:00Z">
                <w:pPr>
                  <w:pStyle w:val="XML1"/>
                </w:pPr>
              </w:pPrChange>
            </w:pPr>
            <w:ins w:id="11294" w:author="aas" w:date="2013-10-14T02:06:00Z">
              <w:del w:id="11295" w:author="Anees Shaikh" w:date="2013-10-19T02:16:00Z">
                <w:r w:rsidDel="00E067A3">
                  <w:delText xml:space="preserve">                                  &lt;/xs:element&gt;</w:delText>
                </w:r>
              </w:del>
            </w:ins>
          </w:p>
          <w:p w14:paraId="269E5B63" w14:textId="1CEBD223" w:rsidR="00874469" w:rsidDel="00E067A3" w:rsidRDefault="00874469">
            <w:pPr>
              <w:pStyle w:val="Appx"/>
              <w:rPr>
                <w:ins w:id="11296" w:author="aas" w:date="2013-10-14T02:06:00Z"/>
                <w:del w:id="11297" w:author="Anees Shaikh" w:date="2013-10-19T02:16:00Z"/>
              </w:rPr>
              <w:pPrChange w:id="11298" w:author="Anees Shaikh" w:date="2013-10-19T02:16:00Z">
                <w:pPr>
                  <w:pStyle w:val="XML1"/>
                </w:pPr>
              </w:pPrChange>
            </w:pPr>
            <w:ins w:id="11299" w:author="aas" w:date="2013-10-14T02:06:00Z">
              <w:del w:id="11300"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01" w:author="aas" w:date="2013-10-14T02:06:00Z"/>
                <w:del w:id="11302" w:author="Anees Shaikh" w:date="2013-10-19T02:16:00Z"/>
              </w:rPr>
              <w:pPrChange w:id="11303" w:author="Anees Shaikh" w:date="2013-10-19T02:16:00Z">
                <w:pPr>
                  <w:pStyle w:val="XML1"/>
                </w:pPr>
              </w:pPrChange>
            </w:pPr>
            <w:ins w:id="11304" w:author="aas" w:date="2013-10-14T02:06:00Z">
              <w:del w:id="11305" w:author="Anees Shaikh" w:date="2013-10-19T02:16:00Z">
                <w:r w:rsidDel="00E067A3">
                  <w:delText xml:space="preserve">                                    &lt;xs:annotation&gt;</w:delText>
                </w:r>
              </w:del>
            </w:ins>
          </w:p>
          <w:p w14:paraId="2D771C04" w14:textId="1B576BB4" w:rsidR="00874469" w:rsidDel="00E067A3" w:rsidRDefault="00874469">
            <w:pPr>
              <w:pStyle w:val="Appx"/>
              <w:rPr>
                <w:ins w:id="11306" w:author="aas" w:date="2013-10-14T02:06:00Z"/>
                <w:del w:id="11307" w:author="Anees Shaikh" w:date="2013-10-19T02:16:00Z"/>
              </w:rPr>
              <w:pPrChange w:id="11308" w:author="Anees Shaikh" w:date="2013-10-19T02:16:00Z">
                <w:pPr>
                  <w:pStyle w:val="XML1"/>
                </w:pPr>
              </w:pPrChange>
            </w:pPr>
            <w:ins w:id="11309" w:author="aas" w:date="2013-10-14T02:06:00Z">
              <w:del w:id="11310" w:author="Anees Shaikh" w:date="2013-10-19T02:16:00Z">
                <w:r w:rsidDel="00E067A3">
                  <w:delText xml:space="preserve">                                      &lt;xs:documentation&gt;</w:delText>
                </w:r>
              </w:del>
            </w:ins>
          </w:p>
          <w:p w14:paraId="4D7A7E53" w14:textId="03CB9709" w:rsidR="00874469" w:rsidDel="00E067A3" w:rsidRDefault="00874469">
            <w:pPr>
              <w:pStyle w:val="Appx"/>
              <w:rPr>
                <w:ins w:id="11311" w:author="aas" w:date="2013-10-14T02:06:00Z"/>
                <w:del w:id="11312" w:author="Anees Shaikh" w:date="2013-10-19T02:16:00Z"/>
              </w:rPr>
              <w:pPrChange w:id="11313" w:author="Anees Shaikh" w:date="2013-10-19T02:16:00Z">
                <w:pPr>
                  <w:pStyle w:val="XML1"/>
                </w:pPr>
              </w:pPrChange>
            </w:pPr>
            <w:ins w:id="11314" w:author="aas" w:date="2013-10-14T02:06:00Z">
              <w:del w:id="11315"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16" w:author="aas" w:date="2013-10-14T02:06:00Z"/>
                <w:del w:id="11317" w:author="Anees Shaikh" w:date="2013-10-19T02:16:00Z"/>
              </w:rPr>
              <w:pPrChange w:id="11318" w:author="Anees Shaikh" w:date="2013-10-19T02:16:00Z">
                <w:pPr>
                  <w:pStyle w:val="XML1"/>
                </w:pPr>
              </w:pPrChange>
            </w:pPr>
            <w:ins w:id="11319" w:author="aas" w:date="2013-10-14T02:06:00Z">
              <w:del w:id="11320" w:author="Anees Shaikh" w:date="2013-10-19T02:16:00Z">
                <w:r w:rsidDel="00E067A3">
                  <w:delText xml:space="preserve">                                      &lt;/xs:documentation&gt;</w:delText>
                </w:r>
              </w:del>
            </w:ins>
          </w:p>
          <w:p w14:paraId="79A4FDDE" w14:textId="09D11527" w:rsidR="00874469" w:rsidDel="00E067A3" w:rsidRDefault="00874469">
            <w:pPr>
              <w:pStyle w:val="Appx"/>
              <w:rPr>
                <w:ins w:id="11321" w:author="aas" w:date="2013-10-14T02:06:00Z"/>
                <w:del w:id="11322" w:author="Anees Shaikh" w:date="2013-10-19T02:16:00Z"/>
              </w:rPr>
              <w:pPrChange w:id="11323" w:author="Anees Shaikh" w:date="2013-10-19T02:16:00Z">
                <w:pPr>
                  <w:pStyle w:val="XML1"/>
                </w:pPr>
              </w:pPrChange>
            </w:pPr>
            <w:ins w:id="11324" w:author="aas" w:date="2013-10-14T02:06:00Z">
              <w:del w:id="11325" w:author="Anees Shaikh" w:date="2013-10-19T02:16:00Z">
                <w:r w:rsidDel="00E067A3">
                  <w:delText xml:space="preserve">                                    &lt;/xs:annotation&gt;</w:delText>
                </w:r>
              </w:del>
            </w:ins>
          </w:p>
          <w:p w14:paraId="49AC16EC" w14:textId="35252AFF" w:rsidR="00874469" w:rsidDel="00E067A3" w:rsidRDefault="00874469">
            <w:pPr>
              <w:pStyle w:val="Appx"/>
              <w:rPr>
                <w:ins w:id="11326" w:author="aas" w:date="2013-10-14T02:06:00Z"/>
                <w:del w:id="11327" w:author="Anees Shaikh" w:date="2013-10-19T02:16:00Z"/>
              </w:rPr>
              <w:pPrChange w:id="11328" w:author="Anees Shaikh" w:date="2013-10-19T02:16:00Z">
                <w:pPr>
                  <w:pStyle w:val="XML1"/>
                </w:pPr>
              </w:pPrChange>
            </w:pPr>
            <w:ins w:id="11329" w:author="aas" w:date="2013-10-14T02:06:00Z">
              <w:del w:id="11330" w:author="Anees Shaikh" w:date="2013-10-19T02:16:00Z">
                <w:r w:rsidDel="00E067A3">
                  <w:delText xml:space="preserve">                                  &lt;/xs:element&gt;</w:delText>
                </w:r>
              </w:del>
            </w:ins>
          </w:p>
          <w:p w14:paraId="69F83D83" w14:textId="6DEF4A75" w:rsidR="00874469" w:rsidDel="00E067A3" w:rsidRDefault="00874469">
            <w:pPr>
              <w:pStyle w:val="Appx"/>
              <w:rPr>
                <w:ins w:id="11331" w:author="aas" w:date="2013-10-14T02:06:00Z"/>
                <w:del w:id="11332" w:author="Anees Shaikh" w:date="2013-10-19T02:16:00Z"/>
              </w:rPr>
              <w:pPrChange w:id="11333" w:author="Anees Shaikh" w:date="2013-10-19T02:16:00Z">
                <w:pPr>
                  <w:pStyle w:val="XML1"/>
                </w:pPr>
              </w:pPrChange>
            </w:pPr>
            <w:ins w:id="11334" w:author="aas" w:date="2013-10-14T02:06:00Z">
              <w:del w:id="11335"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36" w:author="aas" w:date="2013-10-14T02:06:00Z"/>
                <w:del w:id="11337" w:author="Anees Shaikh" w:date="2013-10-19T02:16:00Z"/>
              </w:rPr>
              <w:pPrChange w:id="11338" w:author="Anees Shaikh" w:date="2013-10-19T02:16:00Z">
                <w:pPr>
                  <w:pStyle w:val="XML1"/>
                </w:pPr>
              </w:pPrChange>
            </w:pPr>
            <w:ins w:id="11339" w:author="aas" w:date="2013-10-14T02:06:00Z">
              <w:del w:id="11340"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41" w:author="aas" w:date="2013-10-14T02:06:00Z"/>
                <w:del w:id="11342" w:author="Anees Shaikh" w:date="2013-10-19T02:16:00Z"/>
              </w:rPr>
              <w:pPrChange w:id="11343" w:author="Anees Shaikh" w:date="2013-10-19T02:16:00Z">
                <w:pPr>
                  <w:pStyle w:val="XML1"/>
                </w:pPr>
              </w:pPrChange>
            </w:pPr>
            <w:ins w:id="11344" w:author="aas" w:date="2013-10-14T02:06:00Z">
              <w:del w:id="11345" w:author="Anees Shaikh" w:date="2013-10-19T02:16:00Z">
                <w:r w:rsidDel="00E067A3">
                  <w:delText xml:space="preserve">                                &lt;/xs:sequence&gt;</w:delText>
                </w:r>
              </w:del>
            </w:ins>
          </w:p>
          <w:p w14:paraId="3BA3550A" w14:textId="50321FB5" w:rsidR="00874469" w:rsidDel="00E067A3" w:rsidRDefault="00874469">
            <w:pPr>
              <w:pStyle w:val="Appx"/>
              <w:rPr>
                <w:ins w:id="11346" w:author="aas" w:date="2013-10-14T02:06:00Z"/>
                <w:del w:id="11347" w:author="Anees Shaikh" w:date="2013-10-19T02:16:00Z"/>
              </w:rPr>
              <w:pPrChange w:id="11348" w:author="Anees Shaikh" w:date="2013-10-19T02:16:00Z">
                <w:pPr>
                  <w:pStyle w:val="XML1"/>
                </w:pPr>
              </w:pPrChange>
            </w:pPr>
            <w:ins w:id="11349" w:author="aas" w:date="2013-10-14T02:06:00Z">
              <w:del w:id="11350"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51" w:author="aas" w:date="2013-10-14T02:06:00Z"/>
                <w:del w:id="11352" w:author="Anees Shaikh" w:date="2013-10-19T02:16:00Z"/>
              </w:rPr>
              <w:pPrChange w:id="11353" w:author="Anees Shaikh" w:date="2013-10-19T02:16:00Z">
                <w:pPr>
                  <w:pStyle w:val="XML1"/>
                </w:pPr>
              </w:pPrChange>
            </w:pPr>
            <w:ins w:id="11354" w:author="aas" w:date="2013-10-14T02:06:00Z">
              <w:del w:id="11355" w:author="Anees Shaikh" w:date="2013-10-19T02:16:00Z">
                <w:r w:rsidDel="00E067A3">
                  <w:delText xml:space="preserve">                                        namespace="##other" processContents="lax"/&gt;</w:delText>
                </w:r>
              </w:del>
            </w:ins>
          </w:p>
          <w:p w14:paraId="6505A011" w14:textId="68DE938C" w:rsidR="00874469" w:rsidDel="00E067A3" w:rsidRDefault="00874469">
            <w:pPr>
              <w:pStyle w:val="Appx"/>
              <w:rPr>
                <w:ins w:id="11356" w:author="aas" w:date="2013-10-14T02:06:00Z"/>
                <w:del w:id="11357" w:author="Anees Shaikh" w:date="2013-10-19T02:16:00Z"/>
              </w:rPr>
              <w:pPrChange w:id="11358" w:author="Anees Shaikh" w:date="2013-10-19T02:16:00Z">
                <w:pPr>
                  <w:pStyle w:val="XML1"/>
                </w:pPr>
              </w:pPrChange>
            </w:pPr>
            <w:ins w:id="11359" w:author="aas" w:date="2013-10-14T02:06:00Z">
              <w:del w:id="11360" w:author="Anees Shaikh" w:date="2013-10-19T02:16:00Z">
                <w:r w:rsidDel="00E067A3">
                  <w:delText xml:space="preserve">                              &lt;/xs:choice&gt;</w:delText>
                </w:r>
              </w:del>
            </w:ins>
          </w:p>
          <w:p w14:paraId="23DA942E" w14:textId="3DCF46F0" w:rsidR="00874469" w:rsidDel="00E067A3" w:rsidRDefault="00874469">
            <w:pPr>
              <w:pStyle w:val="Appx"/>
              <w:rPr>
                <w:ins w:id="11361" w:author="aas" w:date="2013-10-14T02:06:00Z"/>
                <w:del w:id="11362" w:author="Anees Shaikh" w:date="2013-10-19T02:16:00Z"/>
              </w:rPr>
              <w:pPrChange w:id="11363" w:author="Anees Shaikh" w:date="2013-10-19T02:16:00Z">
                <w:pPr>
                  <w:pStyle w:val="XML1"/>
                </w:pPr>
              </w:pPrChange>
            </w:pPr>
            <w:ins w:id="11364" w:author="aas" w:date="2013-10-14T02:06:00Z">
              <w:del w:id="11365"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366" w:author="aas" w:date="2013-10-14T02:06:00Z"/>
                <w:del w:id="11367" w:author="Anees Shaikh" w:date="2013-10-19T02:16:00Z"/>
              </w:rPr>
              <w:pPrChange w:id="11368" w:author="Anees Shaikh" w:date="2013-10-19T02:16:00Z">
                <w:pPr>
                  <w:pStyle w:val="XML1"/>
                </w:pPr>
              </w:pPrChange>
            </w:pPr>
            <w:ins w:id="11369" w:author="aas" w:date="2013-10-14T02:06:00Z">
              <w:del w:id="11370" w:author="Anees Shaikh" w:date="2013-10-19T02:16:00Z">
                <w:r w:rsidDel="00E067A3">
                  <w:delText xml:space="preserve">                                &lt;xs:annotation&gt;</w:delText>
                </w:r>
              </w:del>
            </w:ins>
          </w:p>
          <w:p w14:paraId="4C50E759" w14:textId="613285C8" w:rsidR="00874469" w:rsidDel="00E067A3" w:rsidRDefault="00874469">
            <w:pPr>
              <w:pStyle w:val="Appx"/>
              <w:rPr>
                <w:ins w:id="11371" w:author="aas" w:date="2013-10-14T02:06:00Z"/>
                <w:del w:id="11372" w:author="Anees Shaikh" w:date="2013-10-19T02:16:00Z"/>
              </w:rPr>
              <w:pPrChange w:id="11373" w:author="Anees Shaikh" w:date="2013-10-19T02:16:00Z">
                <w:pPr>
                  <w:pStyle w:val="XML1"/>
                </w:pPr>
              </w:pPrChange>
            </w:pPr>
            <w:ins w:id="11374" w:author="aas" w:date="2013-10-14T02:06:00Z">
              <w:del w:id="11375" w:author="Anees Shaikh" w:date="2013-10-19T02:16:00Z">
                <w:r w:rsidDel="00E067A3">
                  <w:delText xml:space="preserve">                                  &lt;xs:documentation&gt;</w:delText>
                </w:r>
              </w:del>
            </w:ins>
          </w:p>
          <w:p w14:paraId="56C83000" w14:textId="6A433134" w:rsidR="00874469" w:rsidDel="00E067A3" w:rsidRDefault="00874469">
            <w:pPr>
              <w:pStyle w:val="Appx"/>
              <w:rPr>
                <w:ins w:id="11376" w:author="aas" w:date="2013-10-14T02:06:00Z"/>
                <w:del w:id="11377" w:author="Anees Shaikh" w:date="2013-10-19T02:16:00Z"/>
              </w:rPr>
              <w:pPrChange w:id="11378" w:author="Anees Shaikh" w:date="2013-10-19T02:16:00Z">
                <w:pPr>
                  <w:pStyle w:val="XML1"/>
                </w:pPr>
              </w:pPrChange>
            </w:pPr>
            <w:ins w:id="11379" w:author="aas" w:date="2013-10-14T02:06:00Z">
              <w:del w:id="11380"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381" w:author="aas" w:date="2013-10-14T02:06:00Z"/>
                <w:del w:id="11382" w:author="Anees Shaikh" w:date="2013-10-19T02:16:00Z"/>
              </w:rPr>
              <w:pPrChange w:id="11383" w:author="Anees Shaikh" w:date="2013-10-19T02:16:00Z">
                <w:pPr>
                  <w:pStyle w:val="XML1"/>
                </w:pPr>
              </w:pPrChange>
            </w:pPr>
            <w:ins w:id="11384" w:author="aas" w:date="2013-10-14T02:06:00Z">
              <w:del w:id="11385" w:author="Anees Shaikh" w:date="2013-10-19T02:16:00Z">
                <w:r w:rsidDel="00E067A3">
                  <w:delText xml:space="preserve">                                  &lt;/xs:documentation&gt;</w:delText>
                </w:r>
              </w:del>
            </w:ins>
          </w:p>
          <w:p w14:paraId="174C5C07" w14:textId="20D6E095" w:rsidR="00874469" w:rsidDel="00E067A3" w:rsidRDefault="00874469">
            <w:pPr>
              <w:pStyle w:val="Appx"/>
              <w:rPr>
                <w:ins w:id="11386" w:author="aas" w:date="2013-10-14T02:06:00Z"/>
                <w:del w:id="11387" w:author="Anees Shaikh" w:date="2013-10-19T02:16:00Z"/>
              </w:rPr>
              <w:pPrChange w:id="11388" w:author="Anees Shaikh" w:date="2013-10-19T02:16:00Z">
                <w:pPr>
                  <w:pStyle w:val="XML1"/>
                </w:pPr>
              </w:pPrChange>
            </w:pPr>
            <w:ins w:id="11389" w:author="aas" w:date="2013-10-14T02:06:00Z">
              <w:del w:id="11390" w:author="Anees Shaikh" w:date="2013-10-19T02:16:00Z">
                <w:r w:rsidDel="00E067A3">
                  <w:delText xml:space="preserve">                                &lt;/xs:annotation&gt;</w:delText>
                </w:r>
              </w:del>
            </w:ins>
          </w:p>
          <w:p w14:paraId="67733BD4" w14:textId="6E727A2F" w:rsidR="00874469" w:rsidDel="00E067A3" w:rsidRDefault="00874469">
            <w:pPr>
              <w:pStyle w:val="Appx"/>
              <w:rPr>
                <w:ins w:id="11391" w:author="aas" w:date="2013-10-14T02:06:00Z"/>
                <w:del w:id="11392" w:author="Anees Shaikh" w:date="2013-10-19T02:16:00Z"/>
              </w:rPr>
              <w:pPrChange w:id="11393" w:author="Anees Shaikh" w:date="2013-10-19T02:16:00Z">
                <w:pPr>
                  <w:pStyle w:val="XML1"/>
                </w:pPr>
              </w:pPrChange>
            </w:pPr>
            <w:ins w:id="11394" w:author="aas" w:date="2013-10-14T02:06:00Z">
              <w:del w:id="11395" w:author="Anees Shaikh" w:date="2013-10-19T02:16:00Z">
                <w:r w:rsidDel="00E067A3">
                  <w:delText xml:space="preserve">                              &lt;/xs:element&gt;</w:delText>
                </w:r>
              </w:del>
            </w:ins>
          </w:p>
          <w:p w14:paraId="4ACB1233" w14:textId="2C00E99C" w:rsidR="00874469" w:rsidDel="00E067A3" w:rsidRDefault="00874469">
            <w:pPr>
              <w:pStyle w:val="Appx"/>
              <w:rPr>
                <w:ins w:id="11396" w:author="aas" w:date="2013-10-14T02:06:00Z"/>
                <w:del w:id="11397" w:author="Anees Shaikh" w:date="2013-10-19T02:16:00Z"/>
              </w:rPr>
              <w:pPrChange w:id="11398" w:author="Anees Shaikh" w:date="2013-10-19T02:16:00Z">
                <w:pPr>
                  <w:pStyle w:val="XML1"/>
                </w:pPr>
              </w:pPrChange>
            </w:pPr>
            <w:ins w:id="11399" w:author="aas" w:date="2013-10-14T02:06:00Z">
              <w:del w:id="11400"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01" w:author="aas" w:date="2013-10-14T02:06:00Z"/>
                <w:del w:id="11402" w:author="Anees Shaikh" w:date="2013-10-19T02:16:00Z"/>
              </w:rPr>
              <w:pPrChange w:id="11403" w:author="Anees Shaikh" w:date="2013-10-19T02:16:00Z">
                <w:pPr>
                  <w:pStyle w:val="XML1"/>
                </w:pPr>
              </w:pPrChange>
            </w:pPr>
            <w:ins w:id="11404" w:author="aas" w:date="2013-10-14T02:06:00Z">
              <w:del w:id="11405" w:author="Anees Shaikh" w:date="2013-10-19T02:16:00Z">
                <w:r w:rsidDel="00E067A3">
                  <w:delText xml:space="preserve">                                &lt;xs:annotation&gt;</w:delText>
                </w:r>
              </w:del>
            </w:ins>
          </w:p>
          <w:p w14:paraId="11D61A7C" w14:textId="64A7B888" w:rsidR="00874469" w:rsidDel="00E067A3" w:rsidRDefault="00874469">
            <w:pPr>
              <w:pStyle w:val="Appx"/>
              <w:rPr>
                <w:ins w:id="11406" w:author="aas" w:date="2013-10-14T02:06:00Z"/>
                <w:del w:id="11407" w:author="Anees Shaikh" w:date="2013-10-19T02:16:00Z"/>
              </w:rPr>
              <w:pPrChange w:id="11408" w:author="Anees Shaikh" w:date="2013-10-19T02:16:00Z">
                <w:pPr>
                  <w:pStyle w:val="XML1"/>
                </w:pPr>
              </w:pPrChange>
            </w:pPr>
            <w:ins w:id="11409" w:author="aas" w:date="2013-10-14T02:06:00Z">
              <w:del w:id="11410" w:author="Anees Shaikh" w:date="2013-10-19T02:16:00Z">
                <w:r w:rsidDel="00E067A3">
                  <w:delText xml:space="preserve">                                  &lt;xs:documentation&gt;</w:delText>
                </w:r>
              </w:del>
            </w:ins>
          </w:p>
          <w:p w14:paraId="5DC2C4B6" w14:textId="115F24B5" w:rsidR="00874469" w:rsidDel="00E067A3" w:rsidRDefault="00874469">
            <w:pPr>
              <w:pStyle w:val="Appx"/>
              <w:rPr>
                <w:ins w:id="11411" w:author="aas" w:date="2013-10-14T02:06:00Z"/>
                <w:del w:id="11412" w:author="Anees Shaikh" w:date="2013-10-19T02:16:00Z"/>
              </w:rPr>
              <w:pPrChange w:id="11413" w:author="Anees Shaikh" w:date="2013-10-19T02:16:00Z">
                <w:pPr>
                  <w:pStyle w:val="XML1"/>
                </w:pPr>
              </w:pPrChange>
            </w:pPr>
            <w:ins w:id="11414" w:author="aas" w:date="2013-10-14T02:06:00Z">
              <w:del w:id="11415" w:author="Anees Shaikh" w:date="2013-10-19T02:16:00Z">
                <w:r w:rsidDel="00E067A3">
                  <w:delText xml:space="preserve">                                    Indicates presence of the GRE key.</w:delText>
                </w:r>
              </w:del>
            </w:ins>
          </w:p>
          <w:p w14:paraId="140166C4" w14:textId="1FC78CDE" w:rsidR="00874469" w:rsidDel="00E067A3" w:rsidRDefault="00874469">
            <w:pPr>
              <w:pStyle w:val="Appx"/>
              <w:rPr>
                <w:ins w:id="11416" w:author="aas" w:date="2013-10-14T02:06:00Z"/>
                <w:del w:id="11417" w:author="Anees Shaikh" w:date="2013-10-19T02:16:00Z"/>
              </w:rPr>
              <w:pPrChange w:id="11418" w:author="Anees Shaikh" w:date="2013-10-19T02:16:00Z">
                <w:pPr>
                  <w:pStyle w:val="XML1"/>
                </w:pPr>
              </w:pPrChange>
            </w:pPr>
            <w:ins w:id="11419" w:author="aas" w:date="2013-10-14T02:06:00Z">
              <w:del w:id="11420" w:author="Anees Shaikh" w:date="2013-10-19T02:16:00Z">
                <w:r w:rsidDel="00E067A3">
                  <w:delText xml:space="preserve">                                  &lt;/xs:documentation&gt;</w:delText>
                </w:r>
              </w:del>
            </w:ins>
          </w:p>
          <w:p w14:paraId="14D02F38" w14:textId="4573D313" w:rsidR="00874469" w:rsidDel="00E067A3" w:rsidRDefault="00874469">
            <w:pPr>
              <w:pStyle w:val="Appx"/>
              <w:rPr>
                <w:ins w:id="11421" w:author="aas" w:date="2013-10-14T02:06:00Z"/>
                <w:del w:id="11422" w:author="Anees Shaikh" w:date="2013-10-19T02:16:00Z"/>
              </w:rPr>
              <w:pPrChange w:id="11423" w:author="Anees Shaikh" w:date="2013-10-19T02:16:00Z">
                <w:pPr>
                  <w:pStyle w:val="XML1"/>
                </w:pPr>
              </w:pPrChange>
            </w:pPr>
            <w:ins w:id="11424" w:author="aas" w:date="2013-10-14T02:06:00Z">
              <w:del w:id="11425" w:author="Anees Shaikh" w:date="2013-10-19T02:16:00Z">
                <w:r w:rsidDel="00E067A3">
                  <w:delText xml:space="preserve">                                &lt;/xs:annotation&gt;</w:delText>
                </w:r>
              </w:del>
            </w:ins>
          </w:p>
          <w:p w14:paraId="11B02BCC" w14:textId="0775631C" w:rsidR="00874469" w:rsidDel="00E067A3" w:rsidRDefault="00874469">
            <w:pPr>
              <w:pStyle w:val="Appx"/>
              <w:rPr>
                <w:ins w:id="11426" w:author="aas" w:date="2013-10-14T02:06:00Z"/>
                <w:del w:id="11427" w:author="Anees Shaikh" w:date="2013-10-19T02:16:00Z"/>
              </w:rPr>
              <w:pPrChange w:id="11428" w:author="Anees Shaikh" w:date="2013-10-19T02:16:00Z">
                <w:pPr>
                  <w:pStyle w:val="XML1"/>
                </w:pPr>
              </w:pPrChange>
            </w:pPr>
            <w:ins w:id="11429" w:author="aas" w:date="2013-10-14T02:06:00Z">
              <w:del w:id="11430" w:author="Anees Shaikh" w:date="2013-10-19T02:16:00Z">
                <w:r w:rsidDel="00E067A3">
                  <w:delText xml:space="preserve">                              &lt;/xs:element&gt;</w:delText>
                </w:r>
              </w:del>
            </w:ins>
          </w:p>
          <w:p w14:paraId="2E8CEA48" w14:textId="3D67EF88" w:rsidR="00874469" w:rsidDel="00E067A3" w:rsidRDefault="00874469">
            <w:pPr>
              <w:pStyle w:val="Appx"/>
              <w:rPr>
                <w:ins w:id="11431" w:author="aas" w:date="2013-10-14T02:06:00Z"/>
                <w:del w:id="11432" w:author="Anees Shaikh" w:date="2013-10-19T02:16:00Z"/>
              </w:rPr>
              <w:pPrChange w:id="11433" w:author="Anees Shaikh" w:date="2013-10-19T02:16:00Z">
                <w:pPr>
                  <w:pStyle w:val="XML1"/>
                </w:pPr>
              </w:pPrChange>
            </w:pPr>
            <w:ins w:id="11434" w:author="aas" w:date="2013-10-14T02:06:00Z">
              <w:del w:id="11435"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36" w:author="aas" w:date="2013-10-14T02:06:00Z"/>
                <w:del w:id="11437" w:author="Anees Shaikh" w:date="2013-10-19T02:16:00Z"/>
              </w:rPr>
              <w:pPrChange w:id="11438" w:author="Anees Shaikh" w:date="2013-10-19T02:16:00Z">
                <w:pPr>
                  <w:pStyle w:val="XML1"/>
                </w:pPr>
              </w:pPrChange>
            </w:pPr>
            <w:ins w:id="11439" w:author="aas" w:date="2013-10-14T02:06:00Z">
              <w:del w:id="11440" w:author="Anees Shaikh" w:date="2013-10-19T02:16:00Z">
                <w:r w:rsidDel="00E067A3">
                  <w:delText xml:space="preserve">                                &lt;xs:annotation&gt;</w:delText>
                </w:r>
              </w:del>
            </w:ins>
          </w:p>
          <w:p w14:paraId="1E083457" w14:textId="11872DF1" w:rsidR="00874469" w:rsidDel="00E067A3" w:rsidRDefault="00874469">
            <w:pPr>
              <w:pStyle w:val="Appx"/>
              <w:rPr>
                <w:ins w:id="11441" w:author="aas" w:date="2013-10-14T02:06:00Z"/>
                <w:del w:id="11442" w:author="Anees Shaikh" w:date="2013-10-19T02:16:00Z"/>
              </w:rPr>
              <w:pPrChange w:id="11443" w:author="Anees Shaikh" w:date="2013-10-19T02:16:00Z">
                <w:pPr>
                  <w:pStyle w:val="XML1"/>
                </w:pPr>
              </w:pPrChange>
            </w:pPr>
            <w:ins w:id="11444" w:author="aas" w:date="2013-10-14T02:06:00Z">
              <w:del w:id="11445" w:author="Anees Shaikh" w:date="2013-10-19T02:16:00Z">
                <w:r w:rsidDel="00E067A3">
                  <w:delText xml:space="preserve">                                  &lt;xs:documentation&gt;</w:delText>
                </w:r>
              </w:del>
            </w:ins>
          </w:p>
          <w:p w14:paraId="3BCCB204" w14:textId="09FA3D36" w:rsidR="00874469" w:rsidDel="00E067A3" w:rsidRDefault="00874469">
            <w:pPr>
              <w:pStyle w:val="Appx"/>
              <w:rPr>
                <w:ins w:id="11446" w:author="aas" w:date="2013-10-14T02:06:00Z"/>
                <w:del w:id="11447" w:author="Anees Shaikh" w:date="2013-10-19T02:16:00Z"/>
              </w:rPr>
              <w:pPrChange w:id="11448" w:author="Anees Shaikh" w:date="2013-10-19T02:16:00Z">
                <w:pPr>
                  <w:pStyle w:val="XML1"/>
                </w:pPr>
              </w:pPrChange>
            </w:pPr>
            <w:ins w:id="11449" w:author="aas" w:date="2013-10-14T02:06:00Z">
              <w:del w:id="11450"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51" w:author="aas" w:date="2013-10-14T02:06:00Z"/>
                <w:del w:id="11452" w:author="Anees Shaikh" w:date="2013-10-19T02:16:00Z"/>
              </w:rPr>
              <w:pPrChange w:id="11453" w:author="Anees Shaikh" w:date="2013-10-19T02:16:00Z">
                <w:pPr>
                  <w:pStyle w:val="XML1"/>
                </w:pPr>
              </w:pPrChange>
            </w:pPr>
            <w:ins w:id="11454" w:author="aas" w:date="2013-10-14T02:06:00Z">
              <w:del w:id="11455"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456" w:author="aas" w:date="2013-10-14T02:06:00Z"/>
                <w:del w:id="11457" w:author="Anees Shaikh" w:date="2013-10-19T02:16:00Z"/>
              </w:rPr>
              <w:pPrChange w:id="11458" w:author="Anees Shaikh" w:date="2013-10-19T02:16:00Z">
                <w:pPr>
                  <w:pStyle w:val="XML1"/>
                </w:pPr>
              </w:pPrChange>
            </w:pPr>
            <w:ins w:id="11459" w:author="aas" w:date="2013-10-14T02:06:00Z">
              <w:del w:id="11460" w:author="Anees Shaikh" w:date="2013-10-19T02:16:00Z">
                <w:r w:rsidDel="00E067A3">
                  <w:delText xml:space="preserve">                                  &lt;/xs:documentation&gt;</w:delText>
                </w:r>
              </w:del>
            </w:ins>
          </w:p>
          <w:p w14:paraId="08B296D7" w14:textId="79B0CDDF" w:rsidR="00874469" w:rsidDel="00E067A3" w:rsidRDefault="00874469">
            <w:pPr>
              <w:pStyle w:val="Appx"/>
              <w:rPr>
                <w:ins w:id="11461" w:author="aas" w:date="2013-10-14T02:06:00Z"/>
                <w:del w:id="11462" w:author="Anees Shaikh" w:date="2013-10-19T02:16:00Z"/>
              </w:rPr>
              <w:pPrChange w:id="11463" w:author="Anees Shaikh" w:date="2013-10-19T02:16:00Z">
                <w:pPr>
                  <w:pStyle w:val="XML1"/>
                </w:pPr>
              </w:pPrChange>
            </w:pPr>
            <w:ins w:id="11464" w:author="aas" w:date="2013-10-14T02:06:00Z">
              <w:del w:id="11465" w:author="Anees Shaikh" w:date="2013-10-19T02:16:00Z">
                <w:r w:rsidDel="00E067A3">
                  <w:delText xml:space="preserve">                                &lt;/xs:annotation&gt;</w:delText>
                </w:r>
              </w:del>
            </w:ins>
          </w:p>
          <w:p w14:paraId="4651653C" w14:textId="0ED6E98A" w:rsidR="00874469" w:rsidDel="00E067A3" w:rsidRDefault="00874469">
            <w:pPr>
              <w:pStyle w:val="Appx"/>
              <w:rPr>
                <w:ins w:id="11466" w:author="aas" w:date="2013-10-14T02:06:00Z"/>
                <w:del w:id="11467" w:author="Anees Shaikh" w:date="2013-10-19T02:16:00Z"/>
              </w:rPr>
              <w:pPrChange w:id="11468" w:author="Anees Shaikh" w:date="2013-10-19T02:16:00Z">
                <w:pPr>
                  <w:pStyle w:val="XML1"/>
                </w:pPr>
              </w:pPrChange>
            </w:pPr>
            <w:ins w:id="11469" w:author="aas" w:date="2013-10-14T02:06:00Z">
              <w:del w:id="11470" w:author="Anees Shaikh" w:date="2013-10-19T02:16:00Z">
                <w:r w:rsidDel="00E067A3">
                  <w:delText xml:space="preserve">                              &lt;/xs:element&gt;</w:delText>
                </w:r>
              </w:del>
            </w:ins>
          </w:p>
          <w:p w14:paraId="3BA5924D" w14:textId="65C9FA9E" w:rsidR="00874469" w:rsidDel="00E067A3" w:rsidRDefault="00874469">
            <w:pPr>
              <w:pStyle w:val="Appx"/>
              <w:rPr>
                <w:ins w:id="11471" w:author="aas" w:date="2013-10-14T02:06:00Z"/>
                <w:del w:id="11472" w:author="Anees Shaikh" w:date="2013-10-19T02:16:00Z"/>
              </w:rPr>
              <w:pPrChange w:id="11473" w:author="Anees Shaikh" w:date="2013-10-19T02:16:00Z">
                <w:pPr>
                  <w:pStyle w:val="XML1"/>
                </w:pPr>
              </w:pPrChange>
            </w:pPr>
            <w:ins w:id="11474" w:author="aas" w:date="2013-10-14T02:06:00Z">
              <w:del w:id="11475"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476" w:author="aas" w:date="2013-10-14T02:06:00Z"/>
                <w:del w:id="11477" w:author="Anees Shaikh" w:date="2013-10-19T02:16:00Z"/>
              </w:rPr>
              <w:pPrChange w:id="11478" w:author="Anees Shaikh" w:date="2013-10-19T02:16:00Z">
                <w:pPr>
                  <w:pStyle w:val="XML1"/>
                </w:pPr>
              </w:pPrChange>
            </w:pPr>
            <w:ins w:id="11479" w:author="aas" w:date="2013-10-14T02:06:00Z">
              <w:del w:id="11480" w:author="Anees Shaikh" w:date="2013-10-19T02:16:00Z">
                <w:r w:rsidDel="00E067A3">
                  <w:delText xml:space="preserve">                                &lt;xs:annotation&gt;</w:delText>
                </w:r>
              </w:del>
            </w:ins>
          </w:p>
          <w:p w14:paraId="12C587C1" w14:textId="5B2B1C34" w:rsidR="00874469" w:rsidDel="00E067A3" w:rsidRDefault="00874469">
            <w:pPr>
              <w:pStyle w:val="Appx"/>
              <w:rPr>
                <w:ins w:id="11481" w:author="aas" w:date="2013-10-14T02:06:00Z"/>
                <w:del w:id="11482" w:author="Anees Shaikh" w:date="2013-10-19T02:16:00Z"/>
              </w:rPr>
              <w:pPrChange w:id="11483" w:author="Anees Shaikh" w:date="2013-10-19T02:16:00Z">
                <w:pPr>
                  <w:pStyle w:val="XML1"/>
                </w:pPr>
              </w:pPrChange>
            </w:pPr>
            <w:ins w:id="11484" w:author="aas" w:date="2013-10-14T02:06:00Z">
              <w:del w:id="11485" w:author="Anees Shaikh" w:date="2013-10-19T02:16:00Z">
                <w:r w:rsidDel="00E067A3">
                  <w:delText xml:space="preserve">                                  &lt;xs:documentation&gt;</w:delText>
                </w:r>
              </w:del>
            </w:ins>
          </w:p>
          <w:p w14:paraId="3EF5A8F1" w14:textId="1FE5DD05" w:rsidR="00874469" w:rsidDel="00E067A3" w:rsidRDefault="00874469">
            <w:pPr>
              <w:pStyle w:val="Appx"/>
              <w:rPr>
                <w:ins w:id="11486" w:author="aas" w:date="2013-10-14T02:06:00Z"/>
                <w:del w:id="11487" w:author="Anees Shaikh" w:date="2013-10-19T02:16:00Z"/>
              </w:rPr>
              <w:pPrChange w:id="11488" w:author="Anees Shaikh" w:date="2013-10-19T02:16:00Z">
                <w:pPr>
                  <w:pStyle w:val="XML1"/>
                </w:pPr>
              </w:pPrChange>
            </w:pPr>
            <w:ins w:id="11489" w:author="aas" w:date="2013-10-14T02:06:00Z">
              <w:del w:id="11490"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491" w:author="aas" w:date="2013-10-14T02:06:00Z"/>
                <w:del w:id="11492" w:author="Anees Shaikh" w:date="2013-10-19T02:16:00Z"/>
              </w:rPr>
              <w:pPrChange w:id="11493" w:author="Anees Shaikh" w:date="2013-10-19T02:16:00Z">
                <w:pPr>
                  <w:pStyle w:val="XML1"/>
                </w:pPr>
              </w:pPrChange>
            </w:pPr>
            <w:ins w:id="11494" w:author="aas" w:date="2013-10-14T02:06:00Z">
              <w:del w:id="11495" w:author="Anees Shaikh" w:date="2013-10-19T02:16:00Z">
                <w:r w:rsidDel="00E067A3">
                  <w:delText xml:space="preserve">                                  &lt;/xs:documentation&gt;</w:delText>
                </w:r>
              </w:del>
            </w:ins>
          </w:p>
          <w:p w14:paraId="6344DED6" w14:textId="6BC0C881" w:rsidR="00874469" w:rsidDel="00E067A3" w:rsidRDefault="00874469">
            <w:pPr>
              <w:pStyle w:val="Appx"/>
              <w:rPr>
                <w:ins w:id="11496" w:author="aas" w:date="2013-10-14T02:06:00Z"/>
                <w:del w:id="11497" w:author="Anees Shaikh" w:date="2013-10-19T02:16:00Z"/>
              </w:rPr>
              <w:pPrChange w:id="11498" w:author="Anees Shaikh" w:date="2013-10-19T02:16:00Z">
                <w:pPr>
                  <w:pStyle w:val="XML1"/>
                </w:pPr>
              </w:pPrChange>
            </w:pPr>
            <w:ins w:id="11499" w:author="aas" w:date="2013-10-14T02:06:00Z">
              <w:del w:id="11500" w:author="Anees Shaikh" w:date="2013-10-19T02:16:00Z">
                <w:r w:rsidDel="00E067A3">
                  <w:delText xml:space="preserve">                                &lt;/xs:annotation&gt;</w:delText>
                </w:r>
              </w:del>
            </w:ins>
          </w:p>
          <w:p w14:paraId="6425A429" w14:textId="5DD8ECE1" w:rsidR="00874469" w:rsidDel="00E067A3" w:rsidRDefault="00874469">
            <w:pPr>
              <w:pStyle w:val="Appx"/>
              <w:rPr>
                <w:ins w:id="11501" w:author="aas" w:date="2013-10-14T02:06:00Z"/>
                <w:del w:id="11502" w:author="Anees Shaikh" w:date="2013-10-19T02:16:00Z"/>
              </w:rPr>
              <w:pPrChange w:id="11503" w:author="Anees Shaikh" w:date="2013-10-19T02:16:00Z">
                <w:pPr>
                  <w:pStyle w:val="XML1"/>
                </w:pPr>
              </w:pPrChange>
            </w:pPr>
            <w:ins w:id="11504" w:author="aas" w:date="2013-10-14T02:06:00Z">
              <w:del w:id="11505" w:author="Anees Shaikh" w:date="2013-10-19T02:16:00Z">
                <w:r w:rsidDel="00E067A3">
                  <w:delText xml:space="preserve">                              &lt;/xs:element&gt;</w:delText>
                </w:r>
              </w:del>
            </w:ins>
          </w:p>
          <w:p w14:paraId="1317B2BB" w14:textId="660462DB" w:rsidR="00874469" w:rsidDel="00E067A3" w:rsidRDefault="00874469">
            <w:pPr>
              <w:pStyle w:val="Appx"/>
              <w:rPr>
                <w:ins w:id="11506" w:author="aas" w:date="2013-10-14T02:06:00Z"/>
                <w:del w:id="11507" w:author="Anees Shaikh" w:date="2013-10-19T02:16:00Z"/>
              </w:rPr>
              <w:pPrChange w:id="11508" w:author="Anees Shaikh" w:date="2013-10-19T02:16:00Z">
                <w:pPr>
                  <w:pStyle w:val="XML1"/>
                </w:pPr>
              </w:pPrChange>
            </w:pPr>
            <w:ins w:id="11509" w:author="aas" w:date="2013-10-14T02:06:00Z">
              <w:del w:id="11510"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11" w:author="aas" w:date="2013-10-14T02:06:00Z"/>
                <w:del w:id="11512" w:author="Anees Shaikh" w:date="2013-10-19T02:16:00Z"/>
              </w:rPr>
              <w:pPrChange w:id="11513" w:author="Anees Shaikh" w:date="2013-10-19T02:16:00Z">
                <w:pPr>
                  <w:pStyle w:val="XML1"/>
                </w:pPr>
              </w:pPrChange>
            </w:pPr>
            <w:ins w:id="11514" w:author="aas" w:date="2013-10-14T02:06:00Z">
              <w:del w:id="11515"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16" w:author="aas" w:date="2013-10-14T02:06:00Z"/>
                <w:del w:id="11517" w:author="Anees Shaikh" w:date="2013-10-19T02:16:00Z"/>
              </w:rPr>
              <w:pPrChange w:id="11518" w:author="Anees Shaikh" w:date="2013-10-19T02:16:00Z">
                <w:pPr>
                  <w:pStyle w:val="XML1"/>
                </w:pPr>
              </w:pPrChange>
            </w:pPr>
            <w:ins w:id="11519" w:author="aas" w:date="2013-10-14T02:06:00Z">
              <w:del w:id="11520" w:author="Anees Shaikh" w:date="2013-10-19T02:16:00Z">
                <w:r w:rsidDel="00E067A3">
                  <w:delText xml:space="preserve">                            &lt;/xs:sequence&gt;</w:delText>
                </w:r>
              </w:del>
            </w:ins>
          </w:p>
          <w:p w14:paraId="6183BFDA" w14:textId="5BFD1D52" w:rsidR="00874469" w:rsidDel="00E067A3" w:rsidRDefault="00874469">
            <w:pPr>
              <w:pStyle w:val="Appx"/>
              <w:rPr>
                <w:ins w:id="11521" w:author="aas" w:date="2013-10-14T02:06:00Z"/>
                <w:del w:id="11522" w:author="Anees Shaikh" w:date="2013-10-19T02:16:00Z"/>
              </w:rPr>
              <w:pPrChange w:id="11523" w:author="Anees Shaikh" w:date="2013-10-19T02:16:00Z">
                <w:pPr>
                  <w:pStyle w:val="XML1"/>
                </w:pPr>
              </w:pPrChange>
            </w:pPr>
            <w:ins w:id="11524" w:author="aas" w:date="2013-10-14T02:06:00Z">
              <w:del w:id="11525" w:author="Anees Shaikh" w:date="2013-10-19T02:16:00Z">
                <w:r w:rsidDel="00E067A3">
                  <w:delText xml:space="preserve">                          &lt;/xs:complexType&gt;</w:delText>
                </w:r>
              </w:del>
            </w:ins>
          </w:p>
          <w:p w14:paraId="1663F8BF" w14:textId="185AB074" w:rsidR="00874469" w:rsidDel="00E067A3" w:rsidRDefault="00874469">
            <w:pPr>
              <w:pStyle w:val="Appx"/>
              <w:rPr>
                <w:ins w:id="11526" w:author="aas" w:date="2013-10-14T02:06:00Z"/>
                <w:del w:id="11527" w:author="Anees Shaikh" w:date="2013-10-19T02:16:00Z"/>
              </w:rPr>
              <w:pPrChange w:id="11528" w:author="Anees Shaikh" w:date="2013-10-19T02:16:00Z">
                <w:pPr>
                  <w:pStyle w:val="XML1"/>
                </w:pPr>
              </w:pPrChange>
            </w:pPr>
            <w:ins w:id="11529" w:author="aas" w:date="2013-10-14T02:06:00Z">
              <w:del w:id="11530" w:author="Anees Shaikh" w:date="2013-10-19T02:16:00Z">
                <w:r w:rsidDel="00E067A3">
                  <w:delText xml:space="preserve">                        &lt;/xs:element&gt;</w:delText>
                </w:r>
              </w:del>
            </w:ins>
          </w:p>
          <w:p w14:paraId="144A761B" w14:textId="6A300790" w:rsidR="00874469" w:rsidDel="00E067A3" w:rsidRDefault="00874469">
            <w:pPr>
              <w:pStyle w:val="Appx"/>
              <w:rPr>
                <w:ins w:id="11531" w:author="aas" w:date="2013-10-14T02:06:00Z"/>
                <w:del w:id="11532" w:author="Anees Shaikh" w:date="2013-10-19T02:16:00Z"/>
              </w:rPr>
              <w:pPrChange w:id="11533" w:author="Anees Shaikh" w:date="2013-10-19T02:16:00Z">
                <w:pPr>
                  <w:pStyle w:val="XML1"/>
                </w:pPr>
              </w:pPrChange>
            </w:pPr>
            <w:ins w:id="11534" w:author="aas" w:date="2013-10-14T02:06:00Z">
              <w:del w:id="11535"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36" w:author="aas" w:date="2013-10-14T02:06:00Z"/>
                <w:del w:id="11537" w:author="Anees Shaikh" w:date="2013-10-19T02:16:00Z"/>
              </w:rPr>
              <w:pPrChange w:id="11538" w:author="Anees Shaikh" w:date="2013-10-19T02:16:00Z">
                <w:pPr>
                  <w:pStyle w:val="XML1"/>
                </w:pPr>
              </w:pPrChange>
            </w:pPr>
            <w:ins w:id="11539" w:author="aas" w:date="2013-10-14T02:06:00Z">
              <w:del w:id="11540"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41" w:author="aas" w:date="2013-10-14T02:06:00Z"/>
                <w:del w:id="11542" w:author="Anees Shaikh" w:date="2013-10-19T02:16:00Z"/>
              </w:rPr>
              <w:pPrChange w:id="11543" w:author="Anees Shaikh" w:date="2013-10-19T02:16:00Z">
                <w:pPr>
                  <w:pStyle w:val="XML1"/>
                </w:pPr>
              </w:pPrChange>
            </w:pPr>
            <w:ins w:id="11544" w:author="aas" w:date="2013-10-14T02:06:00Z">
              <w:del w:id="11545" w:author="Anees Shaikh" w:date="2013-10-19T02:16:00Z">
                <w:r w:rsidDel="00E067A3">
                  <w:delText xml:space="preserve">                      &lt;/xs:sequence&gt;</w:delText>
                </w:r>
              </w:del>
            </w:ins>
          </w:p>
          <w:p w14:paraId="3DFBF855" w14:textId="22E15649" w:rsidR="00874469" w:rsidDel="00E067A3" w:rsidRDefault="00874469">
            <w:pPr>
              <w:pStyle w:val="Appx"/>
              <w:rPr>
                <w:ins w:id="11546" w:author="aas" w:date="2013-10-14T02:06:00Z"/>
                <w:del w:id="11547" w:author="Anees Shaikh" w:date="2013-10-19T02:16:00Z"/>
              </w:rPr>
              <w:pPrChange w:id="11548" w:author="Anees Shaikh" w:date="2013-10-19T02:16:00Z">
                <w:pPr>
                  <w:pStyle w:val="XML1"/>
                </w:pPr>
              </w:pPrChange>
            </w:pPr>
            <w:ins w:id="11549" w:author="aas" w:date="2013-10-14T02:06:00Z">
              <w:del w:id="11550" w:author="Anees Shaikh" w:date="2013-10-19T02:16:00Z">
                <w:r w:rsidDel="00E067A3">
                  <w:delText xml:space="preserve">                      &lt;xs:sequence&gt;</w:delText>
                </w:r>
              </w:del>
            </w:ins>
          </w:p>
          <w:p w14:paraId="0672A97A" w14:textId="39B7FBD9" w:rsidR="00874469" w:rsidDel="00E067A3" w:rsidRDefault="00874469">
            <w:pPr>
              <w:pStyle w:val="Appx"/>
              <w:rPr>
                <w:ins w:id="11551" w:author="aas" w:date="2013-10-14T02:06:00Z"/>
                <w:del w:id="11552" w:author="Anees Shaikh" w:date="2013-10-19T02:16:00Z"/>
              </w:rPr>
              <w:pPrChange w:id="11553" w:author="Anees Shaikh" w:date="2013-10-19T02:16:00Z">
                <w:pPr>
                  <w:pStyle w:val="XML1"/>
                </w:pPr>
              </w:pPrChange>
            </w:pPr>
            <w:ins w:id="11554" w:author="aas" w:date="2013-10-14T02:06:00Z">
              <w:del w:id="11555"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556" w:author="aas" w:date="2013-10-14T02:06:00Z"/>
                <w:del w:id="11557" w:author="Anees Shaikh" w:date="2013-10-19T02:16:00Z"/>
              </w:rPr>
              <w:pPrChange w:id="11558" w:author="Anees Shaikh" w:date="2013-10-19T02:16:00Z">
                <w:pPr>
                  <w:pStyle w:val="XML1"/>
                </w:pPr>
              </w:pPrChange>
            </w:pPr>
            <w:ins w:id="11559" w:author="aas" w:date="2013-10-14T02:06:00Z">
              <w:del w:id="11560" w:author="Anees Shaikh" w:date="2013-10-19T02:16:00Z">
                <w:r w:rsidDel="00E067A3">
                  <w:delText xml:space="preserve">                          &lt;xs:annotation&gt;</w:delText>
                </w:r>
              </w:del>
            </w:ins>
          </w:p>
          <w:p w14:paraId="5CE49EFF" w14:textId="1E33F55F" w:rsidR="00874469" w:rsidDel="00E067A3" w:rsidRDefault="00874469">
            <w:pPr>
              <w:pStyle w:val="Appx"/>
              <w:rPr>
                <w:ins w:id="11561" w:author="aas" w:date="2013-10-14T02:06:00Z"/>
                <w:del w:id="11562" w:author="Anees Shaikh" w:date="2013-10-19T02:16:00Z"/>
              </w:rPr>
              <w:pPrChange w:id="11563" w:author="Anees Shaikh" w:date="2013-10-19T02:16:00Z">
                <w:pPr>
                  <w:pStyle w:val="XML1"/>
                </w:pPr>
              </w:pPrChange>
            </w:pPr>
            <w:ins w:id="11564" w:author="aas" w:date="2013-10-14T02:06:00Z">
              <w:del w:id="11565" w:author="Anees Shaikh" w:date="2013-10-19T02:16:00Z">
                <w:r w:rsidDel="00E067A3">
                  <w:delText xml:space="preserve">                            &lt;xs:documentation&gt;</w:delText>
                </w:r>
              </w:del>
            </w:ins>
          </w:p>
          <w:p w14:paraId="49B47713" w14:textId="5183A72F" w:rsidR="00874469" w:rsidDel="00E067A3" w:rsidRDefault="00874469">
            <w:pPr>
              <w:pStyle w:val="Appx"/>
              <w:rPr>
                <w:ins w:id="11566" w:author="aas" w:date="2013-10-14T02:06:00Z"/>
                <w:del w:id="11567" w:author="Anees Shaikh" w:date="2013-10-19T02:16:00Z"/>
              </w:rPr>
              <w:pPrChange w:id="11568" w:author="Anees Shaikh" w:date="2013-10-19T02:16:00Z">
                <w:pPr>
                  <w:pStyle w:val="XML1"/>
                </w:pPr>
              </w:pPrChange>
            </w:pPr>
            <w:ins w:id="11569" w:author="aas" w:date="2013-10-14T02:06:00Z">
              <w:del w:id="11570" w:author="Anees Shaikh" w:date="2013-10-19T02:16:00Z">
                <w:r w:rsidDel="00E067A3">
                  <w:delText xml:space="preserve">                              Properties of a VxLAN tunnel.</w:delText>
                </w:r>
              </w:del>
            </w:ins>
          </w:p>
          <w:p w14:paraId="2B48F6F6" w14:textId="42B19CCD" w:rsidR="00874469" w:rsidDel="00E067A3" w:rsidRDefault="00874469">
            <w:pPr>
              <w:pStyle w:val="Appx"/>
              <w:rPr>
                <w:ins w:id="11571" w:author="aas" w:date="2013-10-14T02:06:00Z"/>
                <w:del w:id="11572" w:author="Anees Shaikh" w:date="2013-10-19T02:16:00Z"/>
              </w:rPr>
              <w:pPrChange w:id="11573" w:author="Anees Shaikh" w:date="2013-10-19T02:16:00Z">
                <w:pPr>
                  <w:pStyle w:val="XML1"/>
                </w:pPr>
              </w:pPrChange>
            </w:pPr>
            <w:ins w:id="11574" w:author="aas" w:date="2013-10-14T02:06:00Z">
              <w:del w:id="11575" w:author="Anees Shaikh" w:date="2013-10-19T02:16:00Z">
                <w:r w:rsidDel="00E067A3">
                  <w:delText xml:space="preserve">                            &lt;/xs:documentation&gt;</w:delText>
                </w:r>
              </w:del>
            </w:ins>
          </w:p>
          <w:p w14:paraId="2936F3CA" w14:textId="32D93F70" w:rsidR="00874469" w:rsidDel="00E067A3" w:rsidRDefault="00874469">
            <w:pPr>
              <w:pStyle w:val="Appx"/>
              <w:rPr>
                <w:ins w:id="11576" w:author="aas" w:date="2013-10-14T02:06:00Z"/>
                <w:del w:id="11577" w:author="Anees Shaikh" w:date="2013-10-19T02:16:00Z"/>
              </w:rPr>
              <w:pPrChange w:id="11578" w:author="Anees Shaikh" w:date="2013-10-19T02:16:00Z">
                <w:pPr>
                  <w:pStyle w:val="XML1"/>
                </w:pPr>
              </w:pPrChange>
            </w:pPr>
            <w:ins w:id="11579" w:author="aas" w:date="2013-10-14T02:06:00Z">
              <w:del w:id="11580" w:author="Anees Shaikh" w:date="2013-10-19T02:16:00Z">
                <w:r w:rsidDel="00E067A3">
                  <w:delText xml:space="preserve">                          &lt;/xs:annotation&gt;</w:delText>
                </w:r>
              </w:del>
            </w:ins>
          </w:p>
          <w:p w14:paraId="3C335D9B" w14:textId="536372CB" w:rsidR="00874469" w:rsidDel="00E067A3" w:rsidRDefault="00874469">
            <w:pPr>
              <w:pStyle w:val="Appx"/>
              <w:rPr>
                <w:ins w:id="11581" w:author="aas" w:date="2013-10-14T02:06:00Z"/>
                <w:del w:id="11582" w:author="Anees Shaikh" w:date="2013-10-19T02:16:00Z"/>
              </w:rPr>
              <w:pPrChange w:id="11583" w:author="Anees Shaikh" w:date="2013-10-19T02:16:00Z">
                <w:pPr>
                  <w:pStyle w:val="XML1"/>
                </w:pPr>
              </w:pPrChange>
            </w:pPr>
            <w:ins w:id="11584" w:author="aas" w:date="2013-10-14T02:06:00Z">
              <w:del w:id="11585" w:author="Anees Shaikh" w:date="2013-10-19T02:16:00Z">
                <w:r w:rsidDel="00E067A3">
                  <w:delText xml:space="preserve">                          &lt;xs:complexType&gt;</w:delText>
                </w:r>
              </w:del>
            </w:ins>
          </w:p>
          <w:p w14:paraId="199AD941" w14:textId="2937BE0C" w:rsidR="00874469" w:rsidDel="00E067A3" w:rsidRDefault="00874469">
            <w:pPr>
              <w:pStyle w:val="Appx"/>
              <w:rPr>
                <w:ins w:id="11586" w:author="aas" w:date="2013-10-14T02:06:00Z"/>
                <w:del w:id="11587" w:author="Anees Shaikh" w:date="2013-10-19T02:16:00Z"/>
              </w:rPr>
              <w:pPrChange w:id="11588" w:author="Anees Shaikh" w:date="2013-10-19T02:16:00Z">
                <w:pPr>
                  <w:pStyle w:val="XML1"/>
                </w:pPr>
              </w:pPrChange>
            </w:pPr>
            <w:ins w:id="11589" w:author="aas" w:date="2013-10-14T02:06:00Z">
              <w:del w:id="11590" w:author="Anees Shaikh" w:date="2013-10-19T02:16:00Z">
                <w:r w:rsidDel="00E067A3">
                  <w:delText xml:space="preserve">                            &lt;xs:sequence&gt;</w:delText>
                </w:r>
              </w:del>
            </w:ins>
          </w:p>
          <w:p w14:paraId="648D5333" w14:textId="5A82A634" w:rsidR="00874469" w:rsidDel="00E067A3" w:rsidRDefault="00874469">
            <w:pPr>
              <w:pStyle w:val="Appx"/>
              <w:rPr>
                <w:ins w:id="11591" w:author="aas" w:date="2013-10-14T02:06:00Z"/>
                <w:del w:id="11592" w:author="Anees Shaikh" w:date="2013-10-19T02:16:00Z"/>
              </w:rPr>
              <w:pPrChange w:id="11593" w:author="Anees Shaikh" w:date="2013-10-19T02:16:00Z">
                <w:pPr>
                  <w:pStyle w:val="XML1"/>
                </w:pPr>
              </w:pPrChange>
            </w:pPr>
            <w:ins w:id="11594" w:author="aas" w:date="2013-10-14T02:06:00Z">
              <w:del w:id="11595" w:author="Anees Shaikh" w:date="2013-10-19T02:16:00Z">
                <w:r w:rsidDel="00E067A3">
                  <w:delText xml:space="preserve">                              &lt;xs:choice&gt;</w:delText>
                </w:r>
              </w:del>
            </w:ins>
          </w:p>
          <w:p w14:paraId="1CBDBB66" w14:textId="629B50A9" w:rsidR="00874469" w:rsidDel="00E067A3" w:rsidRDefault="00874469">
            <w:pPr>
              <w:pStyle w:val="Appx"/>
              <w:rPr>
                <w:ins w:id="11596" w:author="aas" w:date="2013-10-14T02:06:00Z"/>
                <w:del w:id="11597" w:author="Anees Shaikh" w:date="2013-10-19T02:16:00Z"/>
              </w:rPr>
              <w:pPrChange w:id="11598" w:author="Anees Shaikh" w:date="2013-10-19T02:16:00Z">
                <w:pPr>
                  <w:pStyle w:val="XML1"/>
                </w:pPr>
              </w:pPrChange>
            </w:pPr>
            <w:ins w:id="11599" w:author="aas" w:date="2013-10-14T02:06:00Z">
              <w:del w:id="11600" w:author="Anees Shaikh" w:date="2013-10-19T02:16:00Z">
                <w:r w:rsidDel="00E067A3">
                  <w:delText xml:space="preserve">                                &lt;xs:sequence&gt;</w:delText>
                </w:r>
              </w:del>
            </w:ins>
          </w:p>
          <w:p w14:paraId="35CAF2CD" w14:textId="7B72605F" w:rsidR="00874469" w:rsidDel="00E067A3" w:rsidRDefault="00874469">
            <w:pPr>
              <w:pStyle w:val="Appx"/>
              <w:rPr>
                <w:ins w:id="11601" w:author="aas" w:date="2013-10-14T02:06:00Z"/>
                <w:del w:id="11602" w:author="Anees Shaikh" w:date="2013-10-19T02:16:00Z"/>
              </w:rPr>
              <w:pPrChange w:id="11603" w:author="Anees Shaikh" w:date="2013-10-19T02:16:00Z">
                <w:pPr>
                  <w:pStyle w:val="XML1"/>
                </w:pPr>
              </w:pPrChange>
            </w:pPr>
            <w:ins w:id="11604" w:author="aas" w:date="2013-10-14T02:06:00Z">
              <w:del w:id="11605"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06" w:author="aas" w:date="2013-10-14T02:06:00Z"/>
                <w:del w:id="11607" w:author="Anees Shaikh" w:date="2013-10-19T02:16:00Z"/>
              </w:rPr>
              <w:pPrChange w:id="11608" w:author="Anees Shaikh" w:date="2013-10-19T02:16:00Z">
                <w:pPr>
                  <w:pStyle w:val="XML1"/>
                </w:pPr>
              </w:pPrChange>
            </w:pPr>
            <w:ins w:id="11609" w:author="aas" w:date="2013-10-14T02:06:00Z">
              <w:del w:id="11610" w:author="Anees Shaikh" w:date="2013-10-19T02:16:00Z">
                <w:r w:rsidDel="00E067A3">
                  <w:delText xml:space="preserve">                                    &lt;xs:annotation&gt;</w:delText>
                </w:r>
              </w:del>
            </w:ins>
          </w:p>
          <w:p w14:paraId="0D31020E" w14:textId="52851CD0" w:rsidR="00874469" w:rsidDel="00E067A3" w:rsidRDefault="00874469">
            <w:pPr>
              <w:pStyle w:val="Appx"/>
              <w:rPr>
                <w:ins w:id="11611" w:author="aas" w:date="2013-10-14T02:06:00Z"/>
                <w:del w:id="11612" w:author="Anees Shaikh" w:date="2013-10-19T02:16:00Z"/>
              </w:rPr>
              <w:pPrChange w:id="11613" w:author="Anees Shaikh" w:date="2013-10-19T02:16:00Z">
                <w:pPr>
                  <w:pStyle w:val="XML1"/>
                </w:pPr>
              </w:pPrChange>
            </w:pPr>
            <w:ins w:id="11614" w:author="aas" w:date="2013-10-14T02:06:00Z">
              <w:del w:id="11615" w:author="Anees Shaikh" w:date="2013-10-19T02:16:00Z">
                <w:r w:rsidDel="00E067A3">
                  <w:delText xml:space="preserve">                                      &lt;xs:documentation&gt;</w:delText>
                </w:r>
              </w:del>
            </w:ins>
          </w:p>
          <w:p w14:paraId="2C2878ED" w14:textId="57AF4A94" w:rsidR="00874469" w:rsidDel="00E067A3" w:rsidRDefault="00874469">
            <w:pPr>
              <w:pStyle w:val="Appx"/>
              <w:rPr>
                <w:ins w:id="11616" w:author="aas" w:date="2013-10-14T02:06:00Z"/>
                <w:del w:id="11617" w:author="Anees Shaikh" w:date="2013-10-19T02:16:00Z"/>
              </w:rPr>
              <w:pPrChange w:id="11618" w:author="Anees Shaikh" w:date="2013-10-19T02:16:00Z">
                <w:pPr>
                  <w:pStyle w:val="XML1"/>
                </w:pPr>
              </w:pPrChange>
            </w:pPr>
            <w:ins w:id="11619" w:author="aas" w:date="2013-10-14T02:06:00Z">
              <w:del w:id="11620"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21" w:author="aas" w:date="2013-10-14T02:06:00Z"/>
                <w:del w:id="11622" w:author="Anees Shaikh" w:date="2013-10-19T02:16:00Z"/>
              </w:rPr>
              <w:pPrChange w:id="11623" w:author="Anees Shaikh" w:date="2013-10-19T02:16:00Z">
                <w:pPr>
                  <w:pStyle w:val="XML1"/>
                </w:pPr>
              </w:pPrChange>
            </w:pPr>
            <w:ins w:id="11624" w:author="aas" w:date="2013-10-14T02:06:00Z">
              <w:del w:id="11625" w:author="Anees Shaikh" w:date="2013-10-19T02:16:00Z">
                <w:r w:rsidDel="00E067A3">
                  <w:delText xml:space="preserve">                                      &lt;/xs:documentation&gt;</w:delText>
                </w:r>
              </w:del>
            </w:ins>
          </w:p>
          <w:p w14:paraId="3C5F3BD6" w14:textId="211F5D03" w:rsidR="00874469" w:rsidDel="00E067A3" w:rsidRDefault="00874469">
            <w:pPr>
              <w:pStyle w:val="Appx"/>
              <w:rPr>
                <w:ins w:id="11626" w:author="aas" w:date="2013-10-14T02:06:00Z"/>
                <w:del w:id="11627" w:author="Anees Shaikh" w:date="2013-10-19T02:16:00Z"/>
              </w:rPr>
              <w:pPrChange w:id="11628" w:author="Anees Shaikh" w:date="2013-10-19T02:16:00Z">
                <w:pPr>
                  <w:pStyle w:val="XML1"/>
                </w:pPr>
              </w:pPrChange>
            </w:pPr>
            <w:ins w:id="11629" w:author="aas" w:date="2013-10-14T02:06:00Z">
              <w:del w:id="11630" w:author="Anees Shaikh" w:date="2013-10-19T02:16:00Z">
                <w:r w:rsidDel="00E067A3">
                  <w:delText xml:space="preserve">                                    &lt;/xs:annotation&gt;</w:delText>
                </w:r>
              </w:del>
            </w:ins>
          </w:p>
          <w:p w14:paraId="2C875783" w14:textId="4B3FEED1" w:rsidR="00874469" w:rsidDel="00E067A3" w:rsidRDefault="00874469">
            <w:pPr>
              <w:pStyle w:val="Appx"/>
              <w:rPr>
                <w:ins w:id="11631" w:author="aas" w:date="2013-10-14T02:06:00Z"/>
                <w:del w:id="11632" w:author="Anees Shaikh" w:date="2013-10-19T02:16:00Z"/>
              </w:rPr>
              <w:pPrChange w:id="11633" w:author="Anees Shaikh" w:date="2013-10-19T02:16:00Z">
                <w:pPr>
                  <w:pStyle w:val="XML1"/>
                </w:pPr>
              </w:pPrChange>
            </w:pPr>
            <w:ins w:id="11634" w:author="aas" w:date="2013-10-14T02:06:00Z">
              <w:del w:id="11635" w:author="Anees Shaikh" w:date="2013-10-19T02:16:00Z">
                <w:r w:rsidDel="00E067A3">
                  <w:delText xml:space="preserve">                                  &lt;/xs:element&gt;</w:delText>
                </w:r>
              </w:del>
            </w:ins>
          </w:p>
          <w:p w14:paraId="5F34FD1A" w14:textId="62548FD0" w:rsidR="00874469" w:rsidDel="00E067A3" w:rsidRDefault="00874469">
            <w:pPr>
              <w:pStyle w:val="Appx"/>
              <w:rPr>
                <w:ins w:id="11636" w:author="aas" w:date="2013-10-14T02:06:00Z"/>
                <w:del w:id="11637" w:author="Anees Shaikh" w:date="2013-10-19T02:16:00Z"/>
              </w:rPr>
              <w:pPrChange w:id="11638" w:author="Anees Shaikh" w:date="2013-10-19T02:16:00Z">
                <w:pPr>
                  <w:pStyle w:val="XML1"/>
                </w:pPr>
              </w:pPrChange>
            </w:pPr>
            <w:ins w:id="11639" w:author="aas" w:date="2013-10-14T02:06:00Z">
              <w:del w:id="11640"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41" w:author="aas" w:date="2013-10-14T02:06:00Z"/>
                <w:del w:id="11642" w:author="Anees Shaikh" w:date="2013-10-19T02:16:00Z"/>
              </w:rPr>
              <w:pPrChange w:id="11643" w:author="Anees Shaikh" w:date="2013-10-19T02:16:00Z">
                <w:pPr>
                  <w:pStyle w:val="XML1"/>
                </w:pPr>
              </w:pPrChange>
            </w:pPr>
            <w:ins w:id="11644" w:author="aas" w:date="2013-10-14T02:06:00Z">
              <w:del w:id="11645" w:author="Anees Shaikh" w:date="2013-10-19T02:16:00Z">
                <w:r w:rsidDel="00E067A3">
                  <w:delText xml:space="preserve">                                    &lt;xs:annotation&gt;</w:delText>
                </w:r>
              </w:del>
            </w:ins>
          </w:p>
          <w:p w14:paraId="112C9033" w14:textId="5944B142" w:rsidR="00874469" w:rsidDel="00E067A3" w:rsidRDefault="00874469">
            <w:pPr>
              <w:pStyle w:val="Appx"/>
              <w:rPr>
                <w:ins w:id="11646" w:author="aas" w:date="2013-10-14T02:06:00Z"/>
                <w:del w:id="11647" w:author="Anees Shaikh" w:date="2013-10-19T02:16:00Z"/>
              </w:rPr>
              <w:pPrChange w:id="11648" w:author="Anees Shaikh" w:date="2013-10-19T02:16:00Z">
                <w:pPr>
                  <w:pStyle w:val="XML1"/>
                </w:pPr>
              </w:pPrChange>
            </w:pPr>
            <w:ins w:id="11649" w:author="aas" w:date="2013-10-14T02:06:00Z">
              <w:del w:id="11650" w:author="Anees Shaikh" w:date="2013-10-19T02:16:00Z">
                <w:r w:rsidDel="00E067A3">
                  <w:delText xml:space="preserve">                                      &lt;xs:documentation&gt;</w:delText>
                </w:r>
              </w:del>
            </w:ins>
          </w:p>
          <w:p w14:paraId="75A4B736" w14:textId="2E890C11" w:rsidR="00874469" w:rsidDel="00E067A3" w:rsidRDefault="00874469">
            <w:pPr>
              <w:pStyle w:val="Appx"/>
              <w:rPr>
                <w:ins w:id="11651" w:author="aas" w:date="2013-10-14T02:06:00Z"/>
                <w:del w:id="11652" w:author="Anees Shaikh" w:date="2013-10-19T02:16:00Z"/>
              </w:rPr>
              <w:pPrChange w:id="11653" w:author="Anees Shaikh" w:date="2013-10-19T02:16:00Z">
                <w:pPr>
                  <w:pStyle w:val="XML1"/>
                </w:pPr>
              </w:pPrChange>
            </w:pPr>
            <w:ins w:id="11654" w:author="aas" w:date="2013-10-14T02:06:00Z">
              <w:del w:id="11655"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656" w:author="aas" w:date="2013-10-14T02:06:00Z"/>
                <w:del w:id="11657" w:author="Anees Shaikh" w:date="2013-10-19T02:16:00Z"/>
              </w:rPr>
              <w:pPrChange w:id="11658" w:author="Anees Shaikh" w:date="2013-10-19T02:16:00Z">
                <w:pPr>
                  <w:pStyle w:val="XML1"/>
                </w:pPr>
              </w:pPrChange>
            </w:pPr>
            <w:ins w:id="11659" w:author="aas" w:date="2013-10-14T02:06:00Z">
              <w:del w:id="11660" w:author="Anees Shaikh" w:date="2013-10-19T02:16:00Z">
                <w:r w:rsidDel="00E067A3">
                  <w:delText xml:space="preserve">                                      &lt;/xs:documentation&gt;</w:delText>
                </w:r>
              </w:del>
            </w:ins>
          </w:p>
          <w:p w14:paraId="13BA2A8B" w14:textId="60910F8B" w:rsidR="00874469" w:rsidDel="00E067A3" w:rsidRDefault="00874469">
            <w:pPr>
              <w:pStyle w:val="Appx"/>
              <w:rPr>
                <w:ins w:id="11661" w:author="aas" w:date="2013-10-14T02:06:00Z"/>
                <w:del w:id="11662" w:author="Anees Shaikh" w:date="2013-10-19T02:16:00Z"/>
              </w:rPr>
              <w:pPrChange w:id="11663" w:author="Anees Shaikh" w:date="2013-10-19T02:16:00Z">
                <w:pPr>
                  <w:pStyle w:val="XML1"/>
                </w:pPr>
              </w:pPrChange>
            </w:pPr>
            <w:ins w:id="11664" w:author="aas" w:date="2013-10-14T02:06:00Z">
              <w:del w:id="11665" w:author="Anees Shaikh" w:date="2013-10-19T02:16:00Z">
                <w:r w:rsidDel="00E067A3">
                  <w:delText xml:space="preserve">                                    &lt;/xs:annotation&gt;</w:delText>
                </w:r>
              </w:del>
            </w:ins>
          </w:p>
          <w:p w14:paraId="67FEC4A6" w14:textId="380E29E1" w:rsidR="00874469" w:rsidDel="00E067A3" w:rsidRDefault="00874469">
            <w:pPr>
              <w:pStyle w:val="Appx"/>
              <w:rPr>
                <w:ins w:id="11666" w:author="aas" w:date="2013-10-14T02:06:00Z"/>
                <w:del w:id="11667" w:author="Anees Shaikh" w:date="2013-10-19T02:16:00Z"/>
              </w:rPr>
              <w:pPrChange w:id="11668" w:author="Anees Shaikh" w:date="2013-10-19T02:16:00Z">
                <w:pPr>
                  <w:pStyle w:val="XML1"/>
                </w:pPr>
              </w:pPrChange>
            </w:pPr>
            <w:ins w:id="11669" w:author="aas" w:date="2013-10-14T02:06:00Z">
              <w:del w:id="11670" w:author="Anees Shaikh" w:date="2013-10-19T02:16:00Z">
                <w:r w:rsidDel="00E067A3">
                  <w:delText xml:space="preserve">                                  &lt;/xs:element&gt;</w:delText>
                </w:r>
              </w:del>
            </w:ins>
          </w:p>
          <w:p w14:paraId="33CB1050" w14:textId="700E5EEE" w:rsidR="00874469" w:rsidDel="00E067A3" w:rsidRDefault="00874469">
            <w:pPr>
              <w:pStyle w:val="Appx"/>
              <w:rPr>
                <w:ins w:id="11671" w:author="aas" w:date="2013-10-14T02:06:00Z"/>
                <w:del w:id="11672" w:author="Anees Shaikh" w:date="2013-10-19T02:16:00Z"/>
              </w:rPr>
              <w:pPrChange w:id="11673" w:author="Anees Shaikh" w:date="2013-10-19T02:16:00Z">
                <w:pPr>
                  <w:pStyle w:val="XML1"/>
                </w:pPr>
              </w:pPrChange>
            </w:pPr>
            <w:ins w:id="11674" w:author="aas" w:date="2013-10-14T02:06:00Z">
              <w:del w:id="11675"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676" w:author="aas" w:date="2013-10-14T02:06:00Z"/>
                <w:del w:id="11677" w:author="Anees Shaikh" w:date="2013-10-19T02:16:00Z"/>
              </w:rPr>
              <w:pPrChange w:id="11678" w:author="Anees Shaikh" w:date="2013-10-19T02:16:00Z">
                <w:pPr>
                  <w:pStyle w:val="XML1"/>
                </w:pPr>
              </w:pPrChange>
            </w:pPr>
            <w:ins w:id="11679" w:author="aas" w:date="2013-10-14T02:06:00Z">
              <w:del w:id="11680" w:author="Anees Shaikh" w:date="2013-10-19T02:16:00Z">
                <w:r w:rsidDel="00E067A3">
                  <w:delText xml:space="preserve">                                          namespace="##other" processContents="lax"/&gt;</w:delText>
                </w:r>
              </w:del>
            </w:ins>
          </w:p>
          <w:p w14:paraId="26027712" w14:textId="6CA7081F" w:rsidR="00874469" w:rsidDel="00E067A3" w:rsidRDefault="00874469">
            <w:pPr>
              <w:pStyle w:val="Appx"/>
              <w:rPr>
                <w:ins w:id="11681" w:author="aas" w:date="2013-10-14T02:06:00Z"/>
                <w:del w:id="11682" w:author="Anees Shaikh" w:date="2013-10-19T02:16:00Z"/>
              </w:rPr>
              <w:pPrChange w:id="11683" w:author="Anees Shaikh" w:date="2013-10-19T02:16:00Z">
                <w:pPr>
                  <w:pStyle w:val="XML1"/>
                </w:pPr>
              </w:pPrChange>
            </w:pPr>
            <w:ins w:id="11684" w:author="aas" w:date="2013-10-14T02:06:00Z">
              <w:del w:id="11685" w:author="Anees Shaikh" w:date="2013-10-19T02:16:00Z">
                <w:r w:rsidDel="00E067A3">
                  <w:delText xml:space="preserve">                                &lt;/xs:sequence&gt;</w:delText>
                </w:r>
              </w:del>
            </w:ins>
          </w:p>
          <w:p w14:paraId="479EA6C9" w14:textId="5EEF84C5" w:rsidR="00874469" w:rsidDel="00E067A3" w:rsidRDefault="00874469">
            <w:pPr>
              <w:pStyle w:val="Appx"/>
              <w:rPr>
                <w:ins w:id="11686" w:author="aas" w:date="2013-10-14T02:06:00Z"/>
                <w:del w:id="11687" w:author="Anees Shaikh" w:date="2013-10-19T02:16:00Z"/>
              </w:rPr>
              <w:pPrChange w:id="11688" w:author="Anees Shaikh" w:date="2013-10-19T02:16:00Z">
                <w:pPr>
                  <w:pStyle w:val="XML1"/>
                </w:pPr>
              </w:pPrChange>
            </w:pPr>
            <w:ins w:id="11689" w:author="aas" w:date="2013-10-14T02:06:00Z">
              <w:del w:id="11690" w:author="Anees Shaikh" w:date="2013-10-19T02:16:00Z">
                <w:r w:rsidDel="00E067A3">
                  <w:delText xml:space="preserve">                                &lt;xs:sequence&gt;</w:delText>
                </w:r>
              </w:del>
            </w:ins>
          </w:p>
          <w:p w14:paraId="2C713E2B" w14:textId="223F5EDD" w:rsidR="00874469" w:rsidDel="00E067A3" w:rsidRDefault="00874469">
            <w:pPr>
              <w:pStyle w:val="Appx"/>
              <w:rPr>
                <w:ins w:id="11691" w:author="aas" w:date="2013-10-14T02:06:00Z"/>
                <w:del w:id="11692" w:author="Anees Shaikh" w:date="2013-10-19T02:16:00Z"/>
              </w:rPr>
              <w:pPrChange w:id="11693" w:author="Anees Shaikh" w:date="2013-10-19T02:16:00Z">
                <w:pPr>
                  <w:pStyle w:val="XML1"/>
                </w:pPr>
              </w:pPrChange>
            </w:pPr>
            <w:ins w:id="11694" w:author="aas" w:date="2013-10-14T02:06:00Z">
              <w:del w:id="11695"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696" w:author="aas" w:date="2013-10-14T02:06:00Z"/>
                <w:del w:id="11697" w:author="Anees Shaikh" w:date="2013-10-19T02:16:00Z"/>
              </w:rPr>
              <w:pPrChange w:id="11698" w:author="Anees Shaikh" w:date="2013-10-19T02:16:00Z">
                <w:pPr>
                  <w:pStyle w:val="XML1"/>
                </w:pPr>
              </w:pPrChange>
            </w:pPr>
            <w:ins w:id="11699" w:author="aas" w:date="2013-10-14T02:06:00Z">
              <w:del w:id="11700" w:author="Anees Shaikh" w:date="2013-10-19T02:16:00Z">
                <w:r w:rsidDel="00E067A3">
                  <w:delText xml:space="preserve">                                    &lt;xs:annotation&gt;</w:delText>
                </w:r>
              </w:del>
            </w:ins>
          </w:p>
          <w:p w14:paraId="0E51A04B" w14:textId="189C6741" w:rsidR="00874469" w:rsidDel="00E067A3" w:rsidRDefault="00874469">
            <w:pPr>
              <w:pStyle w:val="Appx"/>
              <w:rPr>
                <w:ins w:id="11701" w:author="aas" w:date="2013-10-14T02:06:00Z"/>
                <w:del w:id="11702" w:author="Anees Shaikh" w:date="2013-10-19T02:16:00Z"/>
              </w:rPr>
              <w:pPrChange w:id="11703" w:author="Anees Shaikh" w:date="2013-10-19T02:16:00Z">
                <w:pPr>
                  <w:pStyle w:val="XML1"/>
                </w:pPr>
              </w:pPrChange>
            </w:pPr>
            <w:ins w:id="11704" w:author="aas" w:date="2013-10-14T02:06:00Z">
              <w:del w:id="11705" w:author="Anees Shaikh" w:date="2013-10-19T02:16:00Z">
                <w:r w:rsidDel="00E067A3">
                  <w:delText xml:space="preserve">                                      &lt;xs:documentation&gt;</w:delText>
                </w:r>
              </w:del>
            </w:ins>
          </w:p>
          <w:p w14:paraId="6C7F2660" w14:textId="69FAB9DB" w:rsidR="00874469" w:rsidDel="00E067A3" w:rsidRDefault="00874469">
            <w:pPr>
              <w:pStyle w:val="Appx"/>
              <w:rPr>
                <w:ins w:id="11706" w:author="aas" w:date="2013-10-14T02:06:00Z"/>
                <w:del w:id="11707" w:author="Anees Shaikh" w:date="2013-10-19T02:16:00Z"/>
              </w:rPr>
              <w:pPrChange w:id="11708" w:author="Anees Shaikh" w:date="2013-10-19T02:16:00Z">
                <w:pPr>
                  <w:pStyle w:val="XML1"/>
                </w:pPr>
              </w:pPrChange>
            </w:pPr>
            <w:ins w:id="11709" w:author="aas" w:date="2013-10-14T02:06:00Z">
              <w:del w:id="11710"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11" w:author="aas" w:date="2013-10-14T02:06:00Z"/>
                <w:del w:id="11712" w:author="Anees Shaikh" w:date="2013-10-19T02:16:00Z"/>
              </w:rPr>
              <w:pPrChange w:id="11713" w:author="Anees Shaikh" w:date="2013-10-19T02:16:00Z">
                <w:pPr>
                  <w:pStyle w:val="XML1"/>
                </w:pPr>
              </w:pPrChange>
            </w:pPr>
            <w:ins w:id="11714" w:author="aas" w:date="2013-10-14T02:06:00Z">
              <w:del w:id="11715" w:author="Anees Shaikh" w:date="2013-10-19T02:16:00Z">
                <w:r w:rsidDel="00E067A3">
                  <w:delText xml:space="preserve">                                      &lt;/xs:documentation&gt;</w:delText>
                </w:r>
              </w:del>
            </w:ins>
          </w:p>
          <w:p w14:paraId="6975CD9A" w14:textId="1A65B0A4" w:rsidR="00874469" w:rsidDel="00E067A3" w:rsidRDefault="00874469">
            <w:pPr>
              <w:pStyle w:val="Appx"/>
              <w:rPr>
                <w:ins w:id="11716" w:author="aas" w:date="2013-10-14T02:06:00Z"/>
                <w:del w:id="11717" w:author="Anees Shaikh" w:date="2013-10-19T02:16:00Z"/>
              </w:rPr>
              <w:pPrChange w:id="11718" w:author="Anees Shaikh" w:date="2013-10-19T02:16:00Z">
                <w:pPr>
                  <w:pStyle w:val="XML1"/>
                </w:pPr>
              </w:pPrChange>
            </w:pPr>
            <w:ins w:id="11719" w:author="aas" w:date="2013-10-14T02:06:00Z">
              <w:del w:id="11720" w:author="Anees Shaikh" w:date="2013-10-19T02:16:00Z">
                <w:r w:rsidDel="00E067A3">
                  <w:delText xml:space="preserve">                                    &lt;/xs:annotation&gt;</w:delText>
                </w:r>
              </w:del>
            </w:ins>
          </w:p>
          <w:p w14:paraId="675D81AE" w14:textId="4A364E6E" w:rsidR="00874469" w:rsidDel="00E067A3" w:rsidRDefault="00874469">
            <w:pPr>
              <w:pStyle w:val="Appx"/>
              <w:rPr>
                <w:ins w:id="11721" w:author="aas" w:date="2013-10-14T02:06:00Z"/>
                <w:del w:id="11722" w:author="Anees Shaikh" w:date="2013-10-19T02:16:00Z"/>
              </w:rPr>
              <w:pPrChange w:id="11723" w:author="Anees Shaikh" w:date="2013-10-19T02:16:00Z">
                <w:pPr>
                  <w:pStyle w:val="XML1"/>
                </w:pPr>
              </w:pPrChange>
            </w:pPr>
            <w:ins w:id="11724" w:author="aas" w:date="2013-10-14T02:06:00Z">
              <w:del w:id="11725" w:author="Anees Shaikh" w:date="2013-10-19T02:16:00Z">
                <w:r w:rsidDel="00E067A3">
                  <w:delText xml:space="preserve">                                  &lt;/xs:element&gt;</w:delText>
                </w:r>
              </w:del>
            </w:ins>
          </w:p>
          <w:p w14:paraId="0944F044" w14:textId="604E2AC0" w:rsidR="00874469" w:rsidDel="00E067A3" w:rsidRDefault="00874469">
            <w:pPr>
              <w:pStyle w:val="Appx"/>
              <w:rPr>
                <w:ins w:id="11726" w:author="aas" w:date="2013-10-14T02:06:00Z"/>
                <w:del w:id="11727" w:author="Anees Shaikh" w:date="2013-10-19T02:16:00Z"/>
              </w:rPr>
              <w:pPrChange w:id="11728" w:author="Anees Shaikh" w:date="2013-10-19T02:16:00Z">
                <w:pPr>
                  <w:pStyle w:val="XML1"/>
                </w:pPr>
              </w:pPrChange>
            </w:pPr>
            <w:ins w:id="11729" w:author="aas" w:date="2013-10-14T02:06:00Z">
              <w:del w:id="11730"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31" w:author="aas" w:date="2013-10-14T02:06:00Z"/>
                <w:del w:id="11732" w:author="Anees Shaikh" w:date="2013-10-19T02:16:00Z"/>
              </w:rPr>
              <w:pPrChange w:id="11733" w:author="Anees Shaikh" w:date="2013-10-19T02:16:00Z">
                <w:pPr>
                  <w:pStyle w:val="XML1"/>
                </w:pPr>
              </w:pPrChange>
            </w:pPr>
            <w:ins w:id="11734" w:author="aas" w:date="2013-10-14T02:06:00Z">
              <w:del w:id="11735" w:author="Anees Shaikh" w:date="2013-10-19T02:16:00Z">
                <w:r w:rsidDel="00E067A3">
                  <w:delText xml:space="preserve">                                    &lt;xs:annotation&gt;</w:delText>
                </w:r>
              </w:del>
            </w:ins>
          </w:p>
          <w:p w14:paraId="16FCBE52" w14:textId="53845E41" w:rsidR="00874469" w:rsidDel="00E067A3" w:rsidRDefault="00874469">
            <w:pPr>
              <w:pStyle w:val="Appx"/>
              <w:rPr>
                <w:ins w:id="11736" w:author="aas" w:date="2013-10-14T02:06:00Z"/>
                <w:del w:id="11737" w:author="Anees Shaikh" w:date="2013-10-19T02:16:00Z"/>
              </w:rPr>
              <w:pPrChange w:id="11738" w:author="Anees Shaikh" w:date="2013-10-19T02:16:00Z">
                <w:pPr>
                  <w:pStyle w:val="XML1"/>
                </w:pPr>
              </w:pPrChange>
            </w:pPr>
            <w:ins w:id="11739" w:author="aas" w:date="2013-10-14T02:06:00Z">
              <w:del w:id="11740" w:author="Anees Shaikh" w:date="2013-10-19T02:16:00Z">
                <w:r w:rsidDel="00E067A3">
                  <w:delText xml:space="preserve">                                      &lt;xs:documentation&gt;</w:delText>
                </w:r>
              </w:del>
            </w:ins>
          </w:p>
          <w:p w14:paraId="791E1D43" w14:textId="1820BFC7" w:rsidR="00874469" w:rsidDel="00E067A3" w:rsidRDefault="00874469">
            <w:pPr>
              <w:pStyle w:val="Appx"/>
              <w:rPr>
                <w:ins w:id="11741" w:author="aas" w:date="2013-10-14T02:06:00Z"/>
                <w:del w:id="11742" w:author="Anees Shaikh" w:date="2013-10-19T02:16:00Z"/>
              </w:rPr>
              <w:pPrChange w:id="11743" w:author="Anees Shaikh" w:date="2013-10-19T02:16:00Z">
                <w:pPr>
                  <w:pStyle w:val="XML1"/>
                </w:pPr>
              </w:pPrChange>
            </w:pPr>
            <w:ins w:id="11744" w:author="aas" w:date="2013-10-14T02:06:00Z">
              <w:del w:id="11745"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46" w:author="aas" w:date="2013-10-14T02:06:00Z"/>
                <w:del w:id="11747" w:author="Anees Shaikh" w:date="2013-10-19T02:16:00Z"/>
              </w:rPr>
              <w:pPrChange w:id="11748" w:author="Anees Shaikh" w:date="2013-10-19T02:16:00Z">
                <w:pPr>
                  <w:pStyle w:val="XML1"/>
                </w:pPr>
              </w:pPrChange>
            </w:pPr>
            <w:ins w:id="11749" w:author="aas" w:date="2013-10-14T02:06:00Z">
              <w:del w:id="11750" w:author="Anees Shaikh" w:date="2013-10-19T02:16:00Z">
                <w:r w:rsidDel="00E067A3">
                  <w:delText xml:space="preserve">                                      &lt;/xs:documentation&gt;</w:delText>
                </w:r>
              </w:del>
            </w:ins>
          </w:p>
          <w:p w14:paraId="53FBD966" w14:textId="5FAD4526" w:rsidR="00874469" w:rsidDel="00E067A3" w:rsidRDefault="00874469">
            <w:pPr>
              <w:pStyle w:val="Appx"/>
              <w:rPr>
                <w:ins w:id="11751" w:author="aas" w:date="2013-10-14T02:06:00Z"/>
                <w:del w:id="11752" w:author="Anees Shaikh" w:date="2013-10-19T02:16:00Z"/>
              </w:rPr>
              <w:pPrChange w:id="11753" w:author="Anees Shaikh" w:date="2013-10-19T02:16:00Z">
                <w:pPr>
                  <w:pStyle w:val="XML1"/>
                </w:pPr>
              </w:pPrChange>
            </w:pPr>
            <w:ins w:id="11754" w:author="aas" w:date="2013-10-14T02:06:00Z">
              <w:del w:id="11755" w:author="Anees Shaikh" w:date="2013-10-19T02:16:00Z">
                <w:r w:rsidDel="00E067A3">
                  <w:delText xml:space="preserve">                                    &lt;/xs:annotation&gt;</w:delText>
                </w:r>
              </w:del>
            </w:ins>
          </w:p>
          <w:p w14:paraId="7FD00228" w14:textId="1542BAEB" w:rsidR="00874469" w:rsidDel="00E067A3" w:rsidRDefault="00874469">
            <w:pPr>
              <w:pStyle w:val="Appx"/>
              <w:rPr>
                <w:ins w:id="11756" w:author="aas" w:date="2013-10-14T02:06:00Z"/>
                <w:del w:id="11757" w:author="Anees Shaikh" w:date="2013-10-19T02:16:00Z"/>
              </w:rPr>
              <w:pPrChange w:id="11758" w:author="Anees Shaikh" w:date="2013-10-19T02:16:00Z">
                <w:pPr>
                  <w:pStyle w:val="XML1"/>
                </w:pPr>
              </w:pPrChange>
            </w:pPr>
            <w:ins w:id="11759" w:author="aas" w:date="2013-10-14T02:06:00Z">
              <w:del w:id="11760" w:author="Anees Shaikh" w:date="2013-10-19T02:16:00Z">
                <w:r w:rsidDel="00E067A3">
                  <w:delText xml:space="preserve">                                  &lt;/xs:element&gt;</w:delText>
                </w:r>
              </w:del>
            </w:ins>
          </w:p>
          <w:p w14:paraId="69EFAC25" w14:textId="3C09835E" w:rsidR="00874469" w:rsidDel="00E067A3" w:rsidRDefault="00874469">
            <w:pPr>
              <w:pStyle w:val="Appx"/>
              <w:rPr>
                <w:ins w:id="11761" w:author="aas" w:date="2013-10-14T02:06:00Z"/>
                <w:del w:id="11762" w:author="Anees Shaikh" w:date="2013-10-19T02:16:00Z"/>
              </w:rPr>
              <w:pPrChange w:id="11763" w:author="Anees Shaikh" w:date="2013-10-19T02:16:00Z">
                <w:pPr>
                  <w:pStyle w:val="XML1"/>
                </w:pPr>
              </w:pPrChange>
            </w:pPr>
            <w:ins w:id="11764" w:author="aas" w:date="2013-10-14T02:06:00Z">
              <w:del w:id="11765"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766" w:author="aas" w:date="2013-10-14T02:06:00Z"/>
                <w:del w:id="11767" w:author="Anees Shaikh" w:date="2013-10-19T02:16:00Z"/>
              </w:rPr>
              <w:pPrChange w:id="11768" w:author="Anees Shaikh" w:date="2013-10-19T02:16:00Z">
                <w:pPr>
                  <w:pStyle w:val="XML1"/>
                </w:pPr>
              </w:pPrChange>
            </w:pPr>
            <w:ins w:id="11769" w:author="aas" w:date="2013-10-14T02:06:00Z">
              <w:del w:id="11770" w:author="Anees Shaikh" w:date="2013-10-19T02:16:00Z">
                <w:r w:rsidDel="00E067A3">
                  <w:delText xml:space="preserve">                                          namespace="##other" processContents="lax"/&gt;</w:delText>
                </w:r>
              </w:del>
            </w:ins>
          </w:p>
          <w:p w14:paraId="2080C6BA" w14:textId="1DB0757B" w:rsidR="00874469" w:rsidDel="00E067A3" w:rsidRDefault="00874469">
            <w:pPr>
              <w:pStyle w:val="Appx"/>
              <w:rPr>
                <w:ins w:id="11771" w:author="aas" w:date="2013-10-14T02:06:00Z"/>
                <w:del w:id="11772" w:author="Anees Shaikh" w:date="2013-10-19T02:16:00Z"/>
              </w:rPr>
              <w:pPrChange w:id="11773" w:author="Anees Shaikh" w:date="2013-10-19T02:16:00Z">
                <w:pPr>
                  <w:pStyle w:val="XML1"/>
                </w:pPr>
              </w:pPrChange>
            </w:pPr>
            <w:ins w:id="11774" w:author="aas" w:date="2013-10-14T02:06:00Z">
              <w:del w:id="11775" w:author="Anees Shaikh" w:date="2013-10-19T02:16:00Z">
                <w:r w:rsidDel="00E067A3">
                  <w:delText xml:space="preserve">                                &lt;/xs:sequence&gt;</w:delText>
                </w:r>
              </w:del>
            </w:ins>
          </w:p>
          <w:p w14:paraId="07547F1A" w14:textId="1597BBF7" w:rsidR="00874469" w:rsidDel="00E067A3" w:rsidRDefault="00874469">
            <w:pPr>
              <w:pStyle w:val="Appx"/>
              <w:rPr>
                <w:ins w:id="11776" w:author="aas" w:date="2013-10-14T02:06:00Z"/>
                <w:del w:id="11777" w:author="Anees Shaikh" w:date="2013-10-19T02:16:00Z"/>
              </w:rPr>
              <w:pPrChange w:id="11778" w:author="Anees Shaikh" w:date="2013-10-19T02:16:00Z">
                <w:pPr>
                  <w:pStyle w:val="XML1"/>
                </w:pPr>
              </w:pPrChange>
            </w:pPr>
            <w:ins w:id="11779" w:author="aas" w:date="2013-10-14T02:06:00Z">
              <w:del w:id="11780" w:author="Anees Shaikh" w:date="2013-10-19T02:16:00Z">
                <w:r w:rsidDel="00E067A3">
                  <w:delText xml:space="preserve">                                &lt;xs:sequence&gt;</w:delText>
                </w:r>
              </w:del>
            </w:ins>
          </w:p>
          <w:p w14:paraId="4F9CBE65" w14:textId="5AFAD6E0" w:rsidR="00874469" w:rsidDel="00E067A3" w:rsidRDefault="00874469">
            <w:pPr>
              <w:pStyle w:val="Appx"/>
              <w:rPr>
                <w:ins w:id="11781" w:author="aas" w:date="2013-10-14T02:06:00Z"/>
                <w:del w:id="11782" w:author="Anees Shaikh" w:date="2013-10-19T02:16:00Z"/>
              </w:rPr>
              <w:pPrChange w:id="11783" w:author="Anees Shaikh" w:date="2013-10-19T02:16:00Z">
                <w:pPr>
                  <w:pStyle w:val="XML1"/>
                </w:pPr>
              </w:pPrChange>
            </w:pPr>
            <w:ins w:id="11784" w:author="aas" w:date="2013-10-14T02:06:00Z">
              <w:del w:id="11785"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786" w:author="aas" w:date="2013-10-14T02:06:00Z"/>
                <w:del w:id="11787" w:author="Anees Shaikh" w:date="2013-10-19T02:16:00Z"/>
              </w:rPr>
              <w:pPrChange w:id="11788" w:author="Anees Shaikh" w:date="2013-10-19T02:16:00Z">
                <w:pPr>
                  <w:pStyle w:val="XML1"/>
                </w:pPr>
              </w:pPrChange>
            </w:pPr>
            <w:ins w:id="11789" w:author="aas" w:date="2013-10-14T02:06:00Z">
              <w:del w:id="11790" w:author="Anees Shaikh" w:date="2013-10-19T02:16:00Z">
                <w:r w:rsidDel="00E067A3">
                  <w:delText xml:space="preserve">                                    &lt;xs:annotation&gt;</w:delText>
                </w:r>
              </w:del>
            </w:ins>
          </w:p>
          <w:p w14:paraId="16C8FB91" w14:textId="275C794F" w:rsidR="00874469" w:rsidDel="00E067A3" w:rsidRDefault="00874469">
            <w:pPr>
              <w:pStyle w:val="Appx"/>
              <w:rPr>
                <w:ins w:id="11791" w:author="aas" w:date="2013-10-14T02:06:00Z"/>
                <w:del w:id="11792" w:author="Anees Shaikh" w:date="2013-10-19T02:16:00Z"/>
              </w:rPr>
              <w:pPrChange w:id="11793" w:author="Anees Shaikh" w:date="2013-10-19T02:16:00Z">
                <w:pPr>
                  <w:pStyle w:val="XML1"/>
                </w:pPr>
              </w:pPrChange>
            </w:pPr>
            <w:ins w:id="11794" w:author="aas" w:date="2013-10-14T02:06:00Z">
              <w:del w:id="11795" w:author="Anees Shaikh" w:date="2013-10-19T02:16:00Z">
                <w:r w:rsidDel="00E067A3">
                  <w:delText xml:space="preserve">                                      &lt;xs:documentation&gt;</w:delText>
                </w:r>
              </w:del>
            </w:ins>
          </w:p>
          <w:p w14:paraId="37679DE7" w14:textId="21A69FFF" w:rsidR="00874469" w:rsidDel="00E067A3" w:rsidRDefault="00874469">
            <w:pPr>
              <w:pStyle w:val="Appx"/>
              <w:rPr>
                <w:ins w:id="11796" w:author="aas" w:date="2013-10-14T02:06:00Z"/>
                <w:del w:id="11797" w:author="Anees Shaikh" w:date="2013-10-19T02:16:00Z"/>
              </w:rPr>
              <w:pPrChange w:id="11798" w:author="Anees Shaikh" w:date="2013-10-19T02:16:00Z">
                <w:pPr>
                  <w:pStyle w:val="XML1"/>
                </w:pPr>
              </w:pPrChange>
            </w:pPr>
            <w:ins w:id="11799" w:author="aas" w:date="2013-10-14T02:06:00Z">
              <w:del w:id="11800"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01" w:author="aas" w:date="2013-10-14T02:06:00Z"/>
                <w:del w:id="11802" w:author="Anees Shaikh" w:date="2013-10-19T02:16:00Z"/>
              </w:rPr>
              <w:pPrChange w:id="11803" w:author="Anees Shaikh" w:date="2013-10-19T02:16:00Z">
                <w:pPr>
                  <w:pStyle w:val="XML1"/>
                </w:pPr>
              </w:pPrChange>
            </w:pPr>
            <w:ins w:id="11804" w:author="aas" w:date="2013-10-14T02:06:00Z">
              <w:del w:id="11805" w:author="Anees Shaikh" w:date="2013-10-19T02:16:00Z">
                <w:r w:rsidDel="00E067A3">
                  <w:delText xml:space="preserve">                                      &lt;/xs:documentation&gt;</w:delText>
                </w:r>
              </w:del>
            </w:ins>
          </w:p>
          <w:p w14:paraId="270DDE67" w14:textId="2471184B" w:rsidR="00874469" w:rsidDel="00E067A3" w:rsidRDefault="00874469">
            <w:pPr>
              <w:pStyle w:val="Appx"/>
              <w:rPr>
                <w:ins w:id="11806" w:author="aas" w:date="2013-10-14T02:06:00Z"/>
                <w:del w:id="11807" w:author="Anees Shaikh" w:date="2013-10-19T02:16:00Z"/>
              </w:rPr>
              <w:pPrChange w:id="11808" w:author="Anees Shaikh" w:date="2013-10-19T02:16:00Z">
                <w:pPr>
                  <w:pStyle w:val="XML1"/>
                </w:pPr>
              </w:pPrChange>
            </w:pPr>
            <w:ins w:id="11809" w:author="aas" w:date="2013-10-14T02:06:00Z">
              <w:del w:id="11810" w:author="Anees Shaikh" w:date="2013-10-19T02:16:00Z">
                <w:r w:rsidDel="00E067A3">
                  <w:delText xml:space="preserve">                                    &lt;/xs:annotation&gt;</w:delText>
                </w:r>
              </w:del>
            </w:ins>
          </w:p>
          <w:p w14:paraId="5A19E763" w14:textId="21BDB90F" w:rsidR="00874469" w:rsidDel="00E067A3" w:rsidRDefault="00874469">
            <w:pPr>
              <w:pStyle w:val="Appx"/>
              <w:rPr>
                <w:ins w:id="11811" w:author="aas" w:date="2013-10-14T02:06:00Z"/>
                <w:del w:id="11812" w:author="Anees Shaikh" w:date="2013-10-19T02:16:00Z"/>
              </w:rPr>
              <w:pPrChange w:id="11813" w:author="Anees Shaikh" w:date="2013-10-19T02:16:00Z">
                <w:pPr>
                  <w:pStyle w:val="XML1"/>
                </w:pPr>
              </w:pPrChange>
            </w:pPr>
            <w:ins w:id="11814" w:author="aas" w:date="2013-10-14T02:06:00Z">
              <w:del w:id="11815" w:author="Anees Shaikh" w:date="2013-10-19T02:16:00Z">
                <w:r w:rsidDel="00E067A3">
                  <w:delText xml:space="preserve">                                  &lt;/xs:element&gt;</w:delText>
                </w:r>
              </w:del>
            </w:ins>
          </w:p>
          <w:p w14:paraId="2ECEB63B" w14:textId="067136B1" w:rsidR="00874469" w:rsidDel="00E067A3" w:rsidRDefault="00874469">
            <w:pPr>
              <w:pStyle w:val="Appx"/>
              <w:rPr>
                <w:ins w:id="11816" w:author="aas" w:date="2013-10-14T02:06:00Z"/>
                <w:del w:id="11817" w:author="Anees Shaikh" w:date="2013-10-19T02:16:00Z"/>
              </w:rPr>
              <w:pPrChange w:id="11818" w:author="Anees Shaikh" w:date="2013-10-19T02:16:00Z">
                <w:pPr>
                  <w:pStyle w:val="XML1"/>
                </w:pPr>
              </w:pPrChange>
            </w:pPr>
            <w:ins w:id="11819" w:author="aas" w:date="2013-10-14T02:06:00Z">
              <w:del w:id="11820"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21" w:author="aas" w:date="2013-10-14T02:06:00Z"/>
                <w:del w:id="11822" w:author="Anees Shaikh" w:date="2013-10-19T02:16:00Z"/>
              </w:rPr>
              <w:pPrChange w:id="11823" w:author="Anees Shaikh" w:date="2013-10-19T02:16:00Z">
                <w:pPr>
                  <w:pStyle w:val="XML1"/>
                </w:pPr>
              </w:pPrChange>
            </w:pPr>
            <w:ins w:id="11824" w:author="aas" w:date="2013-10-14T02:06:00Z">
              <w:del w:id="11825" w:author="Anees Shaikh" w:date="2013-10-19T02:16:00Z">
                <w:r w:rsidDel="00E067A3">
                  <w:delText xml:space="preserve">                                    &lt;xs:annotation&gt;</w:delText>
                </w:r>
              </w:del>
            </w:ins>
          </w:p>
          <w:p w14:paraId="4CB39299" w14:textId="6BA4E32C" w:rsidR="00874469" w:rsidDel="00E067A3" w:rsidRDefault="00874469">
            <w:pPr>
              <w:pStyle w:val="Appx"/>
              <w:rPr>
                <w:ins w:id="11826" w:author="aas" w:date="2013-10-14T02:06:00Z"/>
                <w:del w:id="11827" w:author="Anees Shaikh" w:date="2013-10-19T02:16:00Z"/>
              </w:rPr>
              <w:pPrChange w:id="11828" w:author="Anees Shaikh" w:date="2013-10-19T02:16:00Z">
                <w:pPr>
                  <w:pStyle w:val="XML1"/>
                </w:pPr>
              </w:pPrChange>
            </w:pPr>
            <w:ins w:id="11829" w:author="aas" w:date="2013-10-14T02:06:00Z">
              <w:del w:id="11830" w:author="Anees Shaikh" w:date="2013-10-19T02:16:00Z">
                <w:r w:rsidDel="00E067A3">
                  <w:delText xml:space="preserve">                                      &lt;xs:documentation&gt;</w:delText>
                </w:r>
              </w:del>
            </w:ins>
          </w:p>
          <w:p w14:paraId="200BDBD7" w14:textId="2FABFDE1" w:rsidR="00874469" w:rsidDel="00E067A3" w:rsidRDefault="00874469">
            <w:pPr>
              <w:pStyle w:val="Appx"/>
              <w:rPr>
                <w:ins w:id="11831" w:author="aas" w:date="2013-10-14T02:06:00Z"/>
                <w:del w:id="11832" w:author="Anees Shaikh" w:date="2013-10-19T02:16:00Z"/>
              </w:rPr>
              <w:pPrChange w:id="11833" w:author="Anees Shaikh" w:date="2013-10-19T02:16:00Z">
                <w:pPr>
                  <w:pStyle w:val="XML1"/>
                </w:pPr>
              </w:pPrChange>
            </w:pPr>
            <w:ins w:id="11834" w:author="aas" w:date="2013-10-14T02:06:00Z">
              <w:del w:id="11835"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36" w:author="aas" w:date="2013-10-14T02:06:00Z"/>
                <w:del w:id="11837" w:author="Anees Shaikh" w:date="2013-10-19T02:16:00Z"/>
              </w:rPr>
              <w:pPrChange w:id="11838" w:author="Anees Shaikh" w:date="2013-10-19T02:16:00Z">
                <w:pPr>
                  <w:pStyle w:val="XML1"/>
                </w:pPr>
              </w:pPrChange>
            </w:pPr>
            <w:ins w:id="11839" w:author="aas" w:date="2013-10-14T02:06:00Z">
              <w:del w:id="11840" w:author="Anees Shaikh" w:date="2013-10-19T02:16:00Z">
                <w:r w:rsidDel="00E067A3">
                  <w:delText xml:space="preserve">                                      &lt;/xs:documentation&gt;</w:delText>
                </w:r>
              </w:del>
            </w:ins>
          </w:p>
          <w:p w14:paraId="74883578" w14:textId="7B1AA8D8" w:rsidR="00874469" w:rsidDel="00E067A3" w:rsidRDefault="00874469">
            <w:pPr>
              <w:pStyle w:val="Appx"/>
              <w:rPr>
                <w:ins w:id="11841" w:author="aas" w:date="2013-10-14T02:06:00Z"/>
                <w:del w:id="11842" w:author="Anees Shaikh" w:date="2013-10-19T02:16:00Z"/>
              </w:rPr>
              <w:pPrChange w:id="11843" w:author="Anees Shaikh" w:date="2013-10-19T02:16:00Z">
                <w:pPr>
                  <w:pStyle w:val="XML1"/>
                </w:pPr>
              </w:pPrChange>
            </w:pPr>
            <w:ins w:id="11844" w:author="aas" w:date="2013-10-14T02:06:00Z">
              <w:del w:id="11845" w:author="Anees Shaikh" w:date="2013-10-19T02:16:00Z">
                <w:r w:rsidDel="00E067A3">
                  <w:delText xml:space="preserve">                                    &lt;/xs:annotation&gt;</w:delText>
                </w:r>
              </w:del>
            </w:ins>
          </w:p>
          <w:p w14:paraId="28783EE6" w14:textId="48CC6E63" w:rsidR="00874469" w:rsidDel="00E067A3" w:rsidRDefault="00874469">
            <w:pPr>
              <w:pStyle w:val="Appx"/>
              <w:rPr>
                <w:ins w:id="11846" w:author="aas" w:date="2013-10-14T02:06:00Z"/>
                <w:del w:id="11847" w:author="Anees Shaikh" w:date="2013-10-19T02:16:00Z"/>
              </w:rPr>
              <w:pPrChange w:id="11848" w:author="Anees Shaikh" w:date="2013-10-19T02:16:00Z">
                <w:pPr>
                  <w:pStyle w:val="XML1"/>
                </w:pPr>
              </w:pPrChange>
            </w:pPr>
            <w:ins w:id="11849" w:author="aas" w:date="2013-10-14T02:06:00Z">
              <w:del w:id="11850" w:author="Anees Shaikh" w:date="2013-10-19T02:16:00Z">
                <w:r w:rsidDel="00E067A3">
                  <w:delText xml:space="preserve">                                  &lt;/xs:element&gt;</w:delText>
                </w:r>
              </w:del>
            </w:ins>
          </w:p>
          <w:p w14:paraId="2811C32A" w14:textId="65B3B8FC" w:rsidR="00874469" w:rsidDel="00E067A3" w:rsidRDefault="00874469">
            <w:pPr>
              <w:pStyle w:val="Appx"/>
              <w:rPr>
                <w:ins w:id="11851" w:author="aas" w:date="2013-10-14T02:06:00Z"/>
                <w:del w:id="11852" w:author="Anees Shaikh" w:date="2013-10-19T02:16:00Z"/>
              </w:rPr>
              <w:pPrChange w:id="11853" w:author="Anees Shaikh" w:date="2013-10-19T02:16:00Z">
                <w:pPr>
                  <w:pStyle w:val="XML1"/>
                </w:pPr>
              </w:pPrChange>
            </w:pPr>
            <w:ins w:id="11854" w:author="aas" w:date="2013-10-14T02:06:00Z">
              <w:del w:id="11855"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856" w:author="aas" w:date="2013-10-14T02:06:00Z"/>
                <w:del w:id="11857" w:author="Anees Shaikh" w:date="2013-10-19T02:16:00Z"/>
              </w:rPr>
              <w:pPrChange w:id="11858" w:author="Anees Shaikh" w:date="2013-10-19T02:16:00Z">
                <w:pPr>
                  <w:pStyle w:val="XML1"/>
                </w:pPr>
              </w:pPrChange>
            </w:pPr>
            <w:ins w:id="11859" w:author="aas" w:date="2013-10-14T02:06:00Z">
              <w:del w:id="11860" w:author="Anees Shaikh" w:date="2013-10-19T02:16:00Z">
                <w:r w:rsidDel="00E067A3">
                  <w:delText xml:space="preserve">                                          namespace="##other" processContents="lax"/&gt;</w:delText>
                </w:r>
              </w:del>
            </w:ins>
          </w:p>
          <w:p w14:paraId="56F38DB2" w14:textId="49529C88" w:rsidR="00874469" w:rsidDel="00E067A3" w:rsidRDefault="00874469">
            <w:pPr>
              <w:pStyle w:val="Appx"/>
              <w:rPr>
                <w:ins w:id="11861" w:author="aas" w:date="2013-10-14T02:06:00Z"/>
                <w:del w:id="11862" w:author="Anees Shaikh" w:date="2013-10-19T02:16:00Z"/>
              </w:rPr>
              <w:pPrChange w:id="11863" w:author="Anees Shaikh" w:date="2013-10-19T02:16:00Z">
                <w:pPr>
                  <w:pStyle w:val="XML1"/>
                </w:pPr>
              </w:pPrChange>
            </w:pPr>
            <w:ins w:id="11864" w:author="aas" w:date="2013-10-14T02:06:00Z">
              <w:del w:id="11865" w:author="Anees Shaikh" w:date="2013-10-19T02:16:00Z">
                <w:r w:rsidDel="00E067A3">
                  <w:delText xml:space="preserve">                                &lt;/xs:sequence&gt;</w:delText>
                </w:r>
              </w:del>
            </w:ins>
          </w:p>
          <w:p w14:paraId="588FC1D3" w14:textId="014BEC58" w:rsidR="00874469" w:rsidDel="00E067A3" w:rsidRDefault="00874469">
            <w:pPr>
              <w:pStyle w:val="Appx"/>
              <w:rPr>
                <w:ins w:id="11866" w:author="aas" w:date="2013-10-14T02:06:00Z"/>
                <w:del w:id="11867" w:author="Anees Shaikh" w:date="2013-10-19T02:16:00Z"/>
              </w:rPr>
              <w:pPrChange w:id="11868" w:author="Anees Shaikh" w:date="2013-10-19T02:16:00Z">
                <w:pPr>
                  <w:pStyle w:val="XML1"/>
                </w:pPr>
              </w:pPrChange>
            </w:pPr>
            <w:ins w:id="11869" w:author="aas" w:date="2013-10-14T02:06:00Z">
              <w:del w:id="11870"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871" w:author="aas" w:date="2013-10-14T02:06:00Z"/>
                <w:del w:id="11872" w:author="Anees Shaikh" w:date="2013-10-19T02:16:00Z"/>
              </w:rPr>
              <w:pPrChange w:id="11873" w:author="Anees Shaikh" w:date="2013-10-19T02:16:00Z">
                <w:pPr>
                  <w:pStyle w:val="XML1"/>
                </w:pPr>
              </w:pPrChange>
            </w:pPr>
            <w:ins w:id="11874" w:author="aas" w:date="2013-10-14T02:06:00Z">
              <w:del w:id="11875" w:author="Anees Shaikh" w:date="2013-10-19T02:16:00Z">
                <w:r w:rsidDel="00E067A3">
                  <w:delText xml:space="preserve">                                        namespace="##other" processContents="lax"/&gt;</w:delText>
                </w:r>
              </w:del>
            </w:ins>
          </w:p>
          <w:p w14:paraId="3FD9F8C5" w14:textId="71DBC0E7" w:rsidR="00874469" w:rsidDel="00E067A3" w:rsidRDefault="00874469">
            <w:pPr>
              <w:pStyle w:val="Appx"/>
              <w:rPr>
                <w:ins w:id="11876" w:author="aas" w:date="2013-10-14T02:06:00Z"/>
                <w:del w:id="11877" w:author="Anees Shaikh" w:date="2013-10-19T02:16:00Z"/>
              </w:rPr>
              <w:pPrChange w:id="11878" w:author="Anees Shaikh" w:date="2013-10-19T02:16:00Z">
                <w:pPr>
                  <w:pStyle w:val="XML1"/>
                </w:pPr>
              </w:pPrChange>
            </w:pPr>
            <w:ins w:id="11879" w:author="aas" w:date="2013-10-14T02:06:00Z">
              <w:del w:id="11880" w:author="Anees Shaikh" w:date="2013-10-19T02:16:00Z">
                <w:r w:rsidDel="00E067A3">
                  <w:delText xml:space="preserve">                              &lt;/xs:choice&gt;</w:delText>
                </w:r>
              </w:del>
            </w:ins>
          </w:p>
          <w:p w14:paraId="28297768" w14:textId="6D277382" w:rsidR="00874469" w:rsidDel="00E067A3" w:rsidRDefault="00874469">
            <w:pPr>
              <w:pStyle w:val="Appx"/>
              <w:rPr>
                <w:ins w:id="11881" w:author="aas" w:date="2013-10-14T02:06:00Z"/>
                <w:del w:id="11882" w:author="Anees Shaikh" w:date="2013-10-19T02:16:00Z"/>
              </w:rPr>
              <w:pPrChange w:id="11883" w:author="Anees Shaikh" w:date="2013-10-19T02:16:00Z">
                <w:pPr>
                  <w:pStyle w:val="XML1"/>
                </w:pPr>
              </w:pPrChange>
            </w:pPr>
            <w:ins w:id="11884" w:author="aas" w:date="2013-10-14T02:06:00Z">
              <w:del w:id="11885"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886" w:author="aas" w:date="2013-10-14T02:06:00Z"/>
                <w:del w:id="11887" w:author="Anees Shaikh" w:date="2013-10-19T02:16:00Z"/>
              </w:rPr>
              <w:pPrChange w:id="11888" w:author="Anees Shaikh" w:date="2013-10-19T02:16:00Z">
                <w:pPr>
                  <w:pStyle w:val="XML1"/>
                </w:pPr>
              </w:pPrChange>
            </w:pPr>
            <w:ins w:id="11889" w:author="aas" w:date="2013-10-14T02:06:00Z">
              <w:del w:id="11890" w:author="Anees Shaikh" w:date="2013-10-19T02:16:00Z">
                <w:r w:rsidDel="00E067A3">
                  <w:delText xml:space="preserve">                                &lt;xs:annotation&gt;</w:delText>
                </w:r>
              </w:del>
            </w:ins>
          </w:p>
          <w:p w14:paraId="1A231588" w14:textId="684030D0" w:rsidR="00874469" w:rsidDel="00E067A3" w:rsidRDefault="00874469">
            <w:pPr>
              <w:pStyle w:val="Appx"/>
              <w:rPr>
                <w:ins w:id="11891" w:author="aas" w:date="2013-10-14T02:06:00Z"/>
                <w:del w:id="11892" w:author="Anees Shaikh" w:date="2013-10-19T02:16:00Z"/>
              </w:rPr>
              <w:pPrChange w:id="11893" w:author="Anees Shaikh" w:date="2013-10-19T02:16:00Z">
                <w:pPr>
                  <w:pStyle w:val="XML1"/>
                </w:pPr>
              </w:pPrChange>
            </w:pPr>
            <w:ins w:id="11894" w:author="aas" w:date="2013-10-14T02:06:00Z">
              <w:del w:id="11895" w:author="Anees Shaikh" w:date="2013-10-19T02:16:00Z">
                <w:r w:rsidDel="00E067A3">
                  <w:delText xml:space="preserve">                                  &lt;xs:documentation&gt;</w:delText>
                </w:r>
              </w:del>
            </w:ins>
          </w:p>
          <w:p w14:paraId="4EFDD0A1" w14:textId="1437395B" w:rsidR="00874469" w:rsidDel="00E067A3" w:rsidRDefault="00874469">
            <w:pPr>
              <w:pStyle w:val="Appx"/>
              <w:rPr>
                <w:ins w:id="11896" w:author="aas" w:date="2013-10-14T02:06:00Z"/>
                <w:del w:id="11897" w:author="Anees Shaikh" w:date="2013-10-19T02:16:00Z"/>
              </w:rPr>
              <w:pPrChange w:id="11898" w:author="Anees Shaikh" w:date="2013-10-19T02:16:00Z">
                <w:pPr>
                  <w:pStyle w:val="XML1"/>
                </w:pPr>
              </w:pPrChange>
            </w:pPr>
            <w:ins w:id="11899" w:author="aas" w:date="2013-10-14T02:06:00Z">
              <w:del w:id="11900"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01" w:author="aas" w:date="2013-10-14T02:06:00Z"/>
                <w:del w:id="11902" w:author="Anees Shaikh" w:date="2013-10-19T02:16:00Z"/>
              </w:rPr>
              <w:pPrChange w:id="11903" w:author="Anees Shaikh" w:date="2013-10-19T02:16:00Z">
                <w:pPr>
                  <w:pStyle w:val="XML1"/>
                </w:pPr>
              </w:pPrChange>
            </w:pPr>
            <w:ins w:id="11904" w:author="aas" w:date="2013-10-14T02:06:00Z">
              <w:del w:id="11905" w:author="Anees Shaikh" w:date="2013-10-19T02:16:00Z">
                <w:r w:rsidDel="00E067A3">
                  <w:delText xml:space="preserve">                                           the tunnel.</w:delText>
                </w:r>
              </w:del>
            </w:ins>
          </w:p>
          <w:p w14:paraId="101FE04A" w14:textId="08C4B9FD" w:rsidR="00874469" w:rsidDel="00E067A3" w:rsidRDefault="00874469">
            <w:pPr>
              <w:pStyle w:val="Appx"/>
              <w:rPr>
                <w:ins w:id="11906" w:author="aas" w:date="2013-10-14T02:06:00Z"/>
                <w:del w:id="11907" w:author="Anees Shaikh" w:date="2013-10-19T02:16:00Z"/>
              </w:rPr>
              <w:pPrChange w:id="11908" w:author="Anees Shaikh" w:date="2013-10-19T02:16:00Z">
                <w:pPr>
                  <w:pStyle w:val="XML1"/>
                </w:pPr>
              </w:pPrChange>
            </w:pPr>
            <w:ins w:id="11909" w:author="aas" w:date="2013-10-14T02:06:00Z">
              <w:del w:id="11910" w:author="Anees Shaikh" w:date="2013-10-19T02:16:00Z">
                <w:r w:rsidDel="00E067A3">
                  <w:delText xml:space="preserve">                                  &lt;/xs:documentation&gt;</w:delText>
                </w:r>
              </w:del>
            </w:ins>
          </w:p>
          <w:p w14:paraId="31EC318E" w14:textId="7E1FD62B" w:rsidR="00874469" w:rsidDel="00E067A3" w:rsidRDefault="00874469">
            <w:pPr>
              <w:pStyle w:val="Appx"/>
              <w:rPr>
                <w:ins w:id="11911" w:author="aas" w:date="2013-10-14T02:06:00Z"/>
                <w:del w:id="11912" w:author="Anees Shaikh" w:date="2013-10-19T02:16:00Z"/>
              </w:rPr>
              <w:pPrChange w:id="11913" w:author="Anees Shaikh" w:date="2013-10-19T02:16:00Z">
                <w:pPr>
                  <w:pStyle w:val="XML1"/>
                </w:pPr>
              </w:pPrChange>
            </w:pPr>
            <w:ins w:id="11914" w:author="aas" w:date="2013-10-14T02:06:00Z">
              <w:del w:id="11915" w:author="Anees Shaikh" w:date="2013-10-19T02:16:00Z">
                <w:r w:rsidDel="00E067A3">
                  <w:delText xml:space="preserve">                                &lt;/xs:annotation&gt;</w:delText>
                </w:r>
              </w:del>
            </w:ins>
          </w:p>
          <w:p w14:paraId="4D35D0AE" w14:textId="26681B1C" w:rsidR="00874469" w:rsidDel="00E067A3" w:rsidRDefault="00874469">
            <w:pPr>
              <w:pStyle w:val="Appx"/>
              <w:rPr>
                <w:ins w:id="11916" w:author="aas" w:date="2013-10-14T02:06:00Z"/>
                <w:del w:id="11917" w:author="Anees Shaikh" w:date="2013-10-19T02:16:00Z"/>
              </w:rPr>
              <w:pPrChange w:id="11918" w:author="Anees Shaikh" w:date="2013-10-19T02:16:00Z">
                <w:pPr>
                  <w:pStyle w:val="XML1"/>
                </w:pPr>
              </w:pPrChange>
            </w:pPr>
            <w:ins w:id="11919" w:author="aas" w:date="2013-10-14T02:06:00Z">
              <w:del w:id="11920" w:author="Anees Shaikh" w:date="2013-10-19T02:16:00Z">
                <w:r w:rsidDel="00E067A3">
                  <w:delText xml:space="preserve">                              &lt;/xs:element&gt;</w:delText>
                </w:r>
              </w:del>
            </w:ins>
          </w:p>
          <w:p w14:paraId="2493709D" w14:textId="1B54D195" w:rsidR="00874469" w:rsidDel="00E067A3" w:rsidRDefault="00874469">
            <w:pPr>
              <w:pStyle w:val="Appx"/>
              <w:rPr>
                <w:ins w:id="11921" w:author="aas" w:date="2013-10-14T02:06:00Z"/>
                <w:del w:id="11922" w:author="Anees Shaikh" w:date="2013-10-19T02:16:00Z"/>
              </w:rPr>
              <w:pPrChange w:id="11923" w:author="Anees Shaikh" w:date="2013-10-19T02:16:00Z">
                <w:pPr>
                  <w:pStyle w:val="XML1"/>
                </w:pPr>
              </w:pPrChange>
            </w:pPr>
            <w:ins w:id="11924" w:author="aas" w:date="2013-10-14T02:06:00Z">
              <w:del w:id="11925"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26" w:author="aas" w:date="2013-10-14T02:06:00Z"/>
                <w:del w:id="11927" w:author="Anees Shaikh" w:date="2013-10-19T02:16:00Z"/>
              </w:rPr>
              <w:pPrChange w:id="11928" w:author="Anees Shaikh" w:date="2013-10-19T02:16:00Z">
                <w:pPr>
                  <w:pStyle w:val="XML1"/>
                </w:pPr>
              </w:pPrChange>
            </w:pPr>
            <w:ins w:id="11929" w:author="aas" w:date="2013-10-14T02:06:00Z">
              <w:del w:id="11930" w:author="Anees Shaikh" w:date="2013-10-19T02:16:00Z">
                <w:r w:rsidDel="00E067A3">
                  <w:delText xml:space="preserve">                                &lt;xs:annotation&gt;</w:delText>
                </w:r>
              </w:del>
            </w:ins>
          </w:p>
          <w:p w14:paraId="7CFEAB3A" w14:textId="2EBB30BE" w:rsidR="00874469" w:rsidDel="00E067A3" w:rsidRDefault="00874469">
            <w:pPr>
              <w:pStyle w:val="Appx"/>
              <w:rPr>
                <w:ins w:id="11931" w:author="aas" w:date="2013-10-14T02:06:00Z"/>
                <w:del w:id="11932" w:author="Anees Shaikh" w:date="2013-10-19T02:16:00Z"/>
              </w:rPr>
              <w:pPrChange w:id="11933" w:author="Anees Shaikh" w:date="2013-10-19T02:16:00Z">
                <w:pPr>
                  <w:pStyle w:val="XML1"/>
                </w:pPr>
              </w:pPrChange>
            </w:pPr>
            <w:ins w:id="11934" w:author="aas" w:date="2013-10-14T02:06:00Z">
              <w:del w:id="11935" w:author="Anees Shaikh" w:date="2013-10-19T02:16:00Z">
                <w:r w:rsidDel="00E067A3">
                  <w:delText xml:space="preserve">                                  &lt;xs:documentation&gt;</w:delText>
                </w:r>
              </w:del>
            </w:ins>
          </w:p>
          <w:p w14:paraId="50FBD332" w14:textId="4A9AF9F0" w:rsidR="00874469" w:rsidDel="00E067A3" w:rsidRDefault="00874469">
            <w:pPr>
              <w:pStyle w:val="Appx"/>
              <w:rPr>
                <w:ins w:id="11936" w:author="aas" w:date="2013-10-14T02:06:00Z"/>
                <w:del w:id="11937" w:author="Anees Shaikh" w:date="2013-10-19T02:16:00Z"/>
              </w:rPr>
              <w:pPrChange w:id="11938" w:author="Anees Shaikh" w:date="2013-10-19T02:16:00Z">
                <w:pPr>
                  <w:pStyle w:val="XML1"/>
                </w:pPr>
              </w:pPrChange>
            </w:pPr>
            <w:ins w:id="11939" w:author="aas" w:date="2013-10-14T02:06:00Z">
              <w:del w:id="11940"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41" w:author="aas" w:date="2013-10-14T02:06:00Z"/>
                <w:del w:id="11942" w:author="Anees Shaikh" w:date="2013-10-19T02:16:00Z"/>
              </w:rPr>
              <w:pPrChange w:id="11943" w:author="Anees Shaikh" w:date="2013-10-19T02:16:00Z">
                <w:pPr>
                  <w:pStyle w:val="XML1"/>
                </w:pPr>
              </w:pPrChange>
            </w:pPr>
            <w:ins w:id="11944" w:author="aas" w:date="2013-10-14T02:06:00Z">
              <w:del w:id="11945"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46" w:author="aas" w:date="2013-10-14T02:06:00Z"/>
                <w:del w:id="11947" w:author="Anees Shaikh" w:date="2013-10-19T02:16:00Z"/>
              </w:rPr>
              <w:pPrChange w:id="11948" w:author="Anees Shaikh" w:date="2013-10-19T02:16:00Z">
                <w:pPr>
                  <w:pStyle w:val="XML1"/>
                </w:pPr>
              </w:pPrChange>
            </w:pPr>
            <w:ins w:id="11949" w:author="aas" w:date="2013-10-14T02:06:00Z">
              <w:del w:id="11950"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51" w:author="aas" w:date="2013-10-14T02:06:00Z"/>
                <w:del w:id="11952" w:author="Anees Shaikh" w:date="2013-10-19T02:16:00Z"/>
              </w:rPr>
              <w:pPrChange w:id="11953" w:author="Anees Shaikh" w:date="2013-10-19T02:16:00Z">
                <w:pPr>
                  <w:pStyle w:val="XML1"/>
                </w:pPr>
              </w:pPrChange>
            </w:pPr>
            <w:ins w:id="11954" w:author="aas" w:date="2013-10-14T02:06:00Z">
              <w:del w:id="11955" w:author="Anees Shaikh" w:date="2013-10-19T02:16:00Z">
                <w:r w:rsidDel="00E067A3">
                  <w:delText xml:space="preserve">                                  &lt;/xs:documentation&gt;</w:delText>
                </w:r>
              </w:del>
            </w:ins>
          </w:p>
          <w:p w14:paraId="538EF1A4" w14:textId="49192686" w:rsidR="00874469" w:rsidDel="00E067A3" w:rsidRDefault="00874469">
            <w:pPr>
              <w:pStyle w:val="Appx"/>
              <w:rPr>
                <w:ins w:id="11956" w:author="aas" w:date="2013-10-14T02:06:00Z"/>
                <w:del w:id="11957" w:author="Anees Shaikh" w:date="2013-10-19T02:16:00Z"/>
              </w:rPr>
              <w:pPrChange w:id="11958" w:author="Anees Shaikh" w:date="2013-10-19T02:16:00Z">
                <w:pPr>
                  <w:pStyle w:val="XML1"/>
                </w:pPr>
              </w:pPrChange>
            </w:pPr>
            <w:ins w:id="11959" w:author="aas" w:date="2013-10-14T02:06:00Z">
              <w:del w:id="11960" w:author="Anees Shaikh" w:date="2013-10-19T02:16:00Z">
                <w:r w:rsidDel="00E067A3">
                  <w:delText xml:space="preserve">                                &lt;/xs:annotation&gt;</w:delText>
                </w:r>
              </w:del>
            </w:ins>
          </w:p>
          <w:p w14:paraId="2DD90DE6" w14:textId="64E7C236" w:rsidR="00874469" w:rsidDel="00E067A3" w:rsidRDefault="00874469">
            <w:pPr>
              <w:pStyle w:val="Appx"/>
              <w:rPr>
                <w:ins w:id="11961" w:author="aas" w:date="2013-10-14T02:06:00Z"/>
                <w:del w:id="11962" w:author="Anees Shaikh" w:date="2013-10-19T02:16:00Z"/>
              </w:rPr>
              <w:pPrChange w:id="11963" w:author="Anees Shaikh" w:date="2013-10-19T02:16:00Z">
                <w:pPr>
                  <w:pStyle w:val="XML1"/>
                </w:pPr>
              </w:pPrChange>
            </w:pPr>
            <w:ins w:id="11964" w:author="aas" w:date="2013-10-14T02:06:00Z">
              <w:del w:id="11965" w:author="Anees Shaikh" w:date="2013-10-19T02:16:00Z">
                <w:r w:rsidDel="00E067A3">
                  <w:delText xml:space="preserve">                              &lt;/xs:element&gt;</w:delText>
                </w:r>
              </w:del>
            </w:ins>
          </w:p>
          <w:p w14:paraId="7AF70AEA" w14:textId="2A128229" w:rsidR="00874469" w:rsidDel="00E067A3" w:rsidRDefault="00874469">
            <w:pPr>
              <w:pStyle w:val="Appx"/>
              <w:rPr>
                <w:ins w:id="11966" w:author="aas" w:date="2013-10-14T02:06:00Z"/>
                <w:del w:id="11967" w:author="Anees Shaikh" w:date="2013-10-19T02:16:00Z"/>
              </w:rPr>
              <w:pPrChange w:id="11968" w:author="Anees Shaikh" w:date="2013-10-19T02:16:00Z">
                <w:pPr>
                  <w:pStyle w:val="XML1"/>
                </w:pPr>
              </w:pPrChange>
            </w:pPr>
            <w:ins w:id="11969" w:author="aas" w:date="2013-10-14T02:06:00Z">
              <w:del w:id="11970"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1971" w:author="aas" w:date="2013-10-14T02:06:00Z"/>
                <w:del w:id="11972" w:author="Anees Shaikh" w:date="2013-10-19T02:16:00Z"/>
              </w:rPr>
              <w:pPrChange w:id="11973" w:author="Anees Shaikh" w:date="2013-10-19T02:16:00Z">
                <w:pPr>
                  <w:pStyle w:val="XML1"/>
                </w:pPr>
              </w:pPrChange>
            </w:pPr>
            <w:ins w:id="11974" w:author="aas" w:date="2013-10-14T02:06:00Z">
              <w:del w:id="11975" w:author="Anees Shaikh" w:date="2013-10-19T02:16:00Z">
                <w:r w:rsidDel="00E067A3">
                  <w:delText xml:space="preserve">                                &lt;xs:annotation&gt;</w:delText>
                </w:r>
              </w:del>
            </w:ins>
          </w:p>
          <w:p w14:paraId="02C02C7D" w14:textId="013EAA54" w:rsidR="00874469" w:rsidDel="00E067A3" w:rsidRDefault="00874469">
            <w:pPr>
              <w:pStyle w:val="Appx"/>
              <w:rPr>
                <w:ins w:id="11976" w:author="aas" w:date="2013-10-14T02:06:00Z"/>
                <w:del w:id="11977" w:author="Anees Shaikh" w:date="2013-10-19T02:16:00Z"/>
              </w:rPr>
              <w:pPrChange w:id="11978" w:author="Anees Shaikh" w:date="2013-10-19T02:16:00Z">
                <w:pPr>
                  <w:pStyle w:val="XML1"/>
                </w:pPr>
              </w:pPrChange>
            </w:pPr>
            <w:ins w:id="11979" w:author="aas" w:date="2013-10-14T02:06:00Z">
              <w:del w:id="11980" w:author="Anees Shaikh" w:date="2013-10-19T02:16:00Z">
                <w:r w:rsidDel="00E067A3">
                  <w:delText xml:space="preserve">                                  &lt;xs:documentation&gt;</w:delText>
                </w:r>
              </w:del>
            </w:ins>
          </w:p>
          <w:p w14:paraId="217768F1" w14:textId="5C190519" w:rsidR="00874469" w:rsidDel="00E067A3" w:rsidRDefault="00874469">
            <w:pPr>
              <w:pStyle w:val="Appx"/>
              <w:rPr>
                <w:ins w:id="11981" w:author="aas" w:date="2013-10-14T02:06:00Z"/>
                <w:del w:id="11982" w:author="Anees Shaikh" w:date="2013-10-19T02:16:00Z"/>
              </w:rPr>
              <w:pPrChange w:id="11983" w:author="Anees Shaikh" w:date="2013-10-19T02:16:00Z">
                <w:pPr>
                  <w:pStyle w:val="XML1"/>
                </w:pPr>
              </w:pPrChange>
            </w:pPr>
            <w:ins w:id="11984" w:author="aas" w:date="2013-10-14T02:06:00Z">
              <w:del w:id="11985"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1986" w:author="aas" w:date="2013-10-14T02:06:00Z"/>
                <w:del w:id="11987" w:author="Anees Shaikh" w:date="2013-10-19T02:16:00Z"/>
              </w:rPr>
              <w:pPrChange w:id="11988" w:author="Anees Shaikh" w:date="2013-10-19T02:16:00Z">
                <w:pPr>
                  <w:pStyle w:val="XML1"/>
                </w:pPr>
              </w:pPrChange>
            </w:pPr>
            <w:ins w:id="11989" w:author="aas" w:date="2013-10-14T02:06:00Z">
              <w:del w:id="11990"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1991" w:author="aas" w:date="2013-10-14T02:06:00Z"/>
                <w:del w:id="11992" w:author="Anees Shaikh" w:date="2013-10-19T02:16:00Z"/>
              </w:rPr>
              <w:pPrChange w:id="11993" w:author="Anees Shaikh" w:date="2013-10-19T02:16:00Z">
                <w:pPr>
                  <w:pStyle w:val="XML1"/>
                </w:pPr>
              </w:pPrChange>
            </w:pPr>
            <w:ins w:id="11994" w:author="aas" w:date="2013-10-14T02:06:00Z">
              <w:del w:id="11995" w:author="Anees Shaikh" w:date="2013-10-19T02:16:00Z">
                <w:r w:rsidDel="00E067A3">
                  <w:delText xml:space="preserve">                                  &lt;/xs:documentation&gt;</w:delText>
                </w:r>
              </w:del>
            </w:ins>
          </w:p>
          <w:p w14:paraId="33CEFD36" w14:textId="39A22E64" w:rsidR="00874469" w:rsidDel="00E067A3" w:rsidRDefault="00874469">
            <w:pPr>
              <w:pStyle w:val="Appx"/>
              <w:rPr>
                <w:ins w:id="11996" w:author="aas" w:date="2013-10-14T02:06:00Z"/>
                <w:del w:id="11997" w:author="Anees Shaikh" w:date="2013-10-19T02:16:00Z"/>
              </w:rPr>
              <w:pPrChange w:id="11998" w:author="Anees Shaikh" w:date="2013-10-19T02:16:00Z">
                <w:pPr>
                  <w:pStyle w:val="XML1"/>
                </w:pPr>
              </w:pPrChange>
            </w:pPr>
            <w:ins w:id="11999" w:author="aas" w:date="2013-10-14T02:06:00Z">
              <w:del w:id="12000" w:author="Anees Shaikh" w:date="2013-10-19T02:16:00Z">
                <w:r w:rsidDel="00E067A3">
                  <w:delText xml:space="preserve">                                &lt;/xs:annotation&gt;</w:delText>
                </w:r>
              </w:del>
            </w:ins>
          </w:p>
          <w:p w14:paraId="26D4C39B" w14:textId="1DDA7AC9" w:rsidR="00874469" w:rsidDel="00E067A3" w:rsidRDefault="00874469">
            <w:pPr>
              <w:pStyle w:val="Appx"/>
              <w:rPr>
                <w:ins w:id="12001" w:author="aas" w:date="2013-10-14T02:06:00Z"/>
                <w:del w:id="12002" w:author="Anees Shaikh" w:date="2013-10-19T02:16:00Z"/>
              </w:rPr>
              <w:pPrChange w:id="12003" w:author="Anees Shaikh" w:date="2013-10-19T02:16:00Z">
                <w:pPr>
                  <w:pStyle w:val="XML1"/>
                </w:pPr>
              </w:pPrChange>
            </w:pPr>
            <w:ins w:id="12004" w:author="aas" w:date="2013-10-14T02:06:00Z">
              <w:del w:id="12005" w:author="Anees Shaikh" w:date="2013-10-19T02:16:00Z">
                <w:r w:rsidDel="00E067A3">
                  <w:delText xml:space="preserve">                              &lt;/xs:element&gt;</w:delText>
                </w:r>
              </w:del>
            </w:ins>
          </w:p>
          <w:p w14:paraId="4B60D39F" w14:textId="61A53D4B" w:rsidR="00874469" w:rsidDel="00E067A3" w:rsidRDefault="00874469">
            <w:pPr>
              <w:pStyle w:val="Appx"/>
              <w:rPr>
                <w:ins w:id="12006" w:author="aas" w:date="2013-10-14T02:06:00Z"/>
                <w:del w:id="12007" w:author="Anees Shaikh" w:date="2013-10-19T02:16:00Z"/>
              </w:rPr>
              <w:pPrChange w:id="12008" w:author="Anees Shaikh" w:date="2013-10-19T02:16:00Z">
                <w:pPr>
                  <w:pStyle w:val="XML1"/>
                </w:pPr>
              </w:pPrChange>
            </w:pPr>
            <w:ins w:id="12009" w:author="aas" w:date="2013-10-14T02:06:00Z">
              <w:del w:id="12010"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11" w:author="aas" w:date="2013-10-14T02:06:00Z"/>
                <w:del w:id="12012" w:author="Anees Shaikh" w:date="2013-10-19T02:16:00Z"/>
              </w:rPr>
              <w:pPrChange w:id="12013" w:author="Anees Shaikh" w:date="2013-10-19T02:16:00Z">
                <w:pPr>
                  <w:pStyle w:val="XML1"/>
                </w:pPr>
              </w:pPrChange>
            </w:pPr>
            <w:ins w:id="12014" w:author="aas" w:date="2013-10-14T02:06:00Z">
              <w:del w:id="12015" w:author="Anees Shaikh" w:date="2013-10-19T02:16:00Z">
                <w:r w:rsidDel="00E067A3">
                  <w:delText xml:space="preserve">                                &lt;xs:annotation&gt;</w:delText>
                </w:r>
              </w:del>
            </w:ins>
          </w:p>
          <w:p w14:paraId="7F845A0A" w14:textId="0F42DD33" w:rsidR="00874469" w:rsidDel="00E067A3" w:rsidRDefault="00874469">
            <w:pPr>
              <w:pStyle w:val="Appx"/>
              <w:rPr>
                <w:ins w:id="12016" w:author="aas" w:date="2013-10-14T02:06:00Z"/>
                <w:del w:id="12017" w:author="Anees Shaikh" w:date="2013-10-19T02:16:00Z"/>
              </w:rPr>
              <w:pPrChange w:id="12018" w:author="Anees Shaikh" w:date="2013-10-19T02:16:00Z">
                <w:pPr>
                  <w:pStyle w:val="XML1"/>
                </w:pPr>
              </w:pPrChange>
            </w:pPr>
            <w:ins w:id="12019" w:author="aas" w:date="2013-10-14T02:06:00Z">
              <w:del w:id="12020" w:author="Anees Shaikh" w:date="2013-10-19T02:16:00Z">
                <w:r w:rsidDel="00E067A3">
                  <w:delText xml:space="preserve">                                  &lt;xs:documentation&gt;</w:delText>
                </w:r>
              </w:del>
            </w:ins>
          </w:p>
          <w:p w14:paraId="137F23AD" w14:textId="132CAA86" w:rsidR="00874469" w:rsidDel="00E067A3" w:rsidRDefault="00874469">
            <w:pPr>
              <w:pStyle w:val="Appx"/>
              <w:rPr>
                <w:ins w:id="12021" w:author="aas" w:date="2013-10-14T02:06:00Z"/>
                <w:del w:id="12022" w:author="Anees Shaikh" w:date="2013-10-19T02:16:00Z"/>
              </w:rPr>
              <w:pPrChange w:id="12023" w:author="Anees Shaikh" w:date="2013-10-19T02:16:00Z">
                <w:pPr>
                  <w:pStyle w:val="XML1"/>
                </w:pPr>
              </w:pPrChange>
            </w:pPr>
            <w:ins w:id="12024" w:author="aas" w:date="2013-10-14T02:06:00Z">
              <w:del w:id="12025"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26" w:author="aas" w:date="2013-10-14T02:06:00Z"/>
                <w:del w:id="12027" w:author="Anees Shaikh" w:date="2013-10-19T02:16:00Z"/>
              </w:rPr>
              <w:pPrChange w:id="12028" w:author="Anees Shaikh" w:date="2013-10-19T02:16:00Z">
                <w:pPr>
                  <w:pStyle w:val="XML1"/>
                </w:pPr>
              </w:pPrChange>
            </w:pPr>
            <w:ins w:id="12029" w:author="aas" w:date="2013-10-14T02:06:00Z">
              <w:del w:id="12030"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31" w:author="aas" w:date="2013-10-14T02:06:00Z"/>
                <w:del w:id="12032" w:author="Anees Shaikh" w:date="2013-10-19T02:16:00Z"/>
              </w:rPr>
              <w:pPrChange w:id="12033" w:author="Anees Shaikh" w:date="2013-10-19T02:16:00Z">
                <w:pPr>
                  <w:pStyle w:val="XML1"/>
                </w:pPr>
              </w:pPrChange>
            </w:pPr>
            <w:ins w:id="12034" w:author="aas" w:date="2013-10-14T02:06:00Z">
              <w:del w:id="12035" w:author="Anees Shaikh" w:date="2013-10-19T02:16:00Z">
                <w:r w:rsidDel="00E067A3">
                  <w:delText xml:space="preserve">                                  &lt;/xs:documentation&gt;</w:delText>
                </w:r>
              </w:del>
            </w:ins>
          </w:p>
          <w:p w14:paraId="1F30023E" w14:textId="3EF5FF61" w:rsidR="00874469" w:rsidDel="00E067A3" w:rsidRDefault="00874469">
            <w:pPr>
              <w:pStyle w:val="Appx"/>
              <w:rPr>
                <w:ins w:id="12036" w:author="aas" w:date="2013-10-14T02:06:00Z"/>
                <w:del w:id="12037" w:author="Anees Shaikh" w:date="2013-10-19T02:16:00Z"/>
              </w:rPr>
              <w:pPrChange w:id="12038" w:author="Anees Shaikh" w:date="2013-10-19T02:16:00Z">
                <w:pPr>
                  <w:pStyle w:val="XML1"/>
                </w:pPr>
              </w:pPrChange>
            </w:pPr>
            <w:ins w:id="12039" w:author="aas" w:date="2013-10-14T02:06:00Z">
              <w:del w:id="12040" w:author="Anees Shaikh" w:date="2013-10-19T02:16:00Z">
                <w:r w:rsidDel="00E067A3">
                  <w:delText xml:space="preserve">                                &lt;/xs:annotation&gt;</w:delText>
                </w:r>
              </w:del>
            </w:ins>
          </w:p>
          <w:p w14:paraId="0FD2B827" w14:textId="7E52F032" w:rsidR="00874469" w:rsidDel="00E067A3" w:rsidRDefault="00874469">
            <w:pPr>
              <w:pStyle w:val="Appx"/>
              <w:rPr>
                <w:ins w:id="12041" w:author="aas" w:date="2013-10-14T02:06:00Z"/>
                <w:del w:id="12042" w:author="Anees Shaikh" w:date="2013-10-19T02:16:00Z"/>
              </w:rPr>
              <w:pPrChange w:id="12043" w:author="Anees Shaikh" w:date="2013-10-19T02:16:00Z">
                <w:pPr>
                  <w:pStyle w:val="XML1"/>
                </w:pPr>
              </w:pPrChange>
            </w:pPr>
            <w:ins w:id="12044" w:author="aas" w:date="2013-10-14T02:06:00Z">
              <w:del w:id="12045" w:author="Anees Shaikh" w:date="2013-10-19T02:16:00Z">
                <w:r w:rsidDel="00E067A3">
                  <w:delText xml:space="preserve">                              &lt;/xs:element&gt;</w:delText>
                </w:r>
              </w:del>
            </w:ins>
          </w:p>
          <w:p w14:paraId="21EF696A" w14:textId="751C4EA6" w:rsidR="00874469" w:rsidDel="00E067A3" w:rsidRDefault="00874469">
            <w:pPr>
              <w:pStyle w:val="Appx"/>
              <w:rPr>
                <w:ins w:id="12046" w:author="aas" w:date="2013-10-14T02:06:00Z"/>
                <w:del w:id="12047" w:author="Anees Shaikh" w:date="2013-10-19T02:16:00Z"/>
              </w:rPr>
              <w:pPrChange w:id="12048" w:author="Anees Shaikh" w:date="2013-10-19T02:16:00Z">
                <w:pPr>
                  <w:pStyle w:val="XML1"/>
                </w:pPr>
              </w:pPrChange>
            </w:pPr>
            <w:ins w:id="12049" w:author="aas" w:date="2013-10-14T02:06:00Z">
              <w:del w:id="12050"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51" w:author="aas" w:date="2013-10-14T02:06:00Z"/>
                <w:del w:id="12052" w:author="Anees Shaikh" w:date="2013-10-19T02:16:00Z"/>
              </w:rPr>
              <w:pPrChange w:id="12053" w:author="Anees Shaikh" w:date="2013-10-19T02:16:00Z">
                <w:pPr>
                  <w:pStyle w:val="XML1"/>
                </w:pPr>
              </w:pPrChange>
            </w:pPr>
            <w:ins w:id="12054" w:author="aas" w:date="2013-10-14T02:06:00Z">
              <w:del w:id="12055" w:author="Anees Shaikh" w:date="2013-10-19T02:16:00Z">
                <w:r w:rsidDel="00E067A3">
                  <w:delText xml:space="preserve">                                &lt;xs:annotation&gt;</w:delText>
                </w:r>
              </w:del>
            </w:ins>
          </w:p>
          <w:p w14:paraId="73A37401" w14:textId="23257D36" w:rsidR="00874469" w:rsidDel="00E067A3" w:rsidRDefault="00874469">
            <w:pPr>
              <w:pStyle w:val="Appx"/>
              <w:rPr>
                <w:ins w:id="12056" w:author="aas" w:date="2013-10-14T02:06:00Z"/>
                <w:del w:id="12057" w:author="Anees Shaikh" w:date="2013-10-19T02:16:00Z"/>
              </w:rPr>
              <w:pPrChange w:id="12058" w:author="Anees Shaikh" w:date="2013-10-19T02:16:00Z">
                <w:pPr>
                  <w:pStyle w:val="XML1"/>
                </w:pPr>
              </w:pPrChange>
            </w:pPr>
            <w:ins w:id="12059" w:author="aas" w:date="2013-10-14T02:06:00Z">
              <w:del w:id="12060" w:author="Anees Shaikh" w:date="2013-10-19T02:16:00Z">
                <w:r w:rsidDel="00E067A3">
                  <w:delText xml:space="preserve">                                  &lt;xs:documentation&gt;</w:delText>
                </w:r>
              </w:del>
            </w:ins>
          </w:p>
          <w:p w14:paraId="60A63596" w14:textId="704154FC" w:rsidR="00874469" w:rsidDel="00E067A3" w:rsidRDefault="00874469">
            <w:pPr>
              <w:pStyle w:val="Appx"/>
              <w:rPr>
                <w:ins w:id="12061" w:author="aas" w:date="2013-10-14T02:06:00Z"/>
                <w:del w:id="12062" w:author="Anees Shaikh" w:date="2013-10-19T02:16:00Z"/>
              </w:rPr>
              <w:pPrChange w:id="12063" w:author="Anees Shaikh" w:date="2013-10-19T02:16:00Z">
                <w:pPr>
                  <w:pStyle w:val="XML1"/>
                </w:pPr>
              </w:pPrChange>
            </w:pPr>
            <w:ins w:id="12064" w:author="aas" w:date="2013-10-14T02:06:00Z">
              <w:del w:id="12065"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066" w:author="aas" w:date="2013-10-14T02:06:00Z"/>
                <w:del w:id="12067" w:author="Anees Shaikh" w:date="2013-10-19T02:16:00Z"/>
              </w:rPr>
              <w:pPrChange w:id="12068" w:author="Anees Shaikh" w:date="2013-10-19T02:16:00Z">
                <w:pPr>
                  <w:pStyle w:val="XML1"/>
                </w:pPr>
              </w:pPrChange>
            </w:pPr>
            <w:ins w:id="12069" w:author="aas" w:date="2013-10-14T02:06:00Z">
              <w:del w:id="12070"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071" w:author="aas" w:date="2013-10-14T02:06:00Z"/>
                <w:del w:id="12072" w:author="Anees Shaikh" w:date="2013-10-19T02:16:00Z"/>
              </w:rPr>
              <w:pPrChange w:id="12073" w:author="Anees Shaikh" w:date="2013-10-19T02:16:00Z">
                <w:pPr>
                  <w:pStyle w:val="XML1"/>
                </w:pPr>
              </w:pPrChange>
            </w:pPr>
            <w:ins w:id="12074" w:author="aas" w:date="2013-10-14T02:06:00Z">
              <w:del w:id="12075" w:author="Anees Shaikh" w:date="2013-10-19T02:16:00Z">
                <w:r w:rsidDel="00E067A3">
                  <w:delText xml:space="preserve">                                  &lt;/xs:documentation&gt;</w:delText>
                </w:r>
              </w:del>
            </w:ins>
          </w:p>
          <w:p w14:paraId="37FFA98D" w14:textId="1C9D3B2C" w:rsidR="00874469" w:rsidDel="00E067A3" w:rsidRDefault="00874469">
            <w:pPr>
              <w:pStyle w:val="Appx"/>
              <w:rPr>
                <w:ins w:id="12076" w:author="aas" w:date="2013-10-14T02:06:00Z"/>
                <w:del w:id="12077" w:author="Anees Shaikh" w:date="2013-10-19T02:16:00Z"/>
              </w:rPr>
              <w:pPrChange w:id="12078" w:author="Anees Shaikh" w:date="2013-10-19T02:16:00Z">
                <w:pPr>
                  <w:pStyle w:val="XML1"/>
                </w:pPr>
              </w:pPrChange>
            </w:pPr>
            <w:ins w:id="12079" w:author="aas" w:date="2013-10-14T02:06:00Z">
              <w:del w:id="12080" w:author="Anees Shaikh" w:date="2013-10-19T02:16:00Z">
                <w:r w:rsidDel="00E067A3">
                  <w:delText xml:space="preserve">                                &lt;/xs:annotation&gt;</w:delText>
                </w:r>
              </w:del>
            </w:ins>
          </w:p>
          <w:p w14:paraId="661846F5" w14:textId="56F3DB5A" w:rsidR="00874469" w:rsidDel="00E067A3" w:rsidRDefault="00874469">
            <w:pPr>
              <w:pStyle w:val="Appx"/>
              <w:rPr>
                <w:ins w:id="12081" w:author="aas" w:date="2013-10-14T02:06:00Z"/>
                <w:del w:id="12082" w:author="Anees Shaikh" w:date="2013-10-19T02:16:00Z"/>
              </w:rPr>
              <w:pPrChange w:id="12083" w:author="Anees Shaikh" w:date="2013-10-19T02:16:00Z">
                <w:pPr>
                  <w:pStyle w:val="XML1"/>
                </w:pPr>
              </w:pPrChange>
            </w:pPr>
            <w:ins w:id="12084" w:author="aas" w:date="2013-10-14T02:06:00Z">
              <w:del w:id="12085" w:author="Anees Shaikh" w:date="2013-10-19T02:16:00Z">
                <w:r w:rsidDel="00E067A3">
                  <w:delText xml:space="preserve">                              &lt;/xs:element&gt;</w:delText>
                </w:r>
              </w:del>
            </w:ins>
          </w:p>
          <w:p w14:paraId="4C6722CF" w14:textId="12A4A787" w:rsidR="00874469" w:rsidDel="00E067A3" w:rsidRDefault="00874469">
            <w:pPr>
              <w:pStyle w:val="Appx"/>
              <w:rPr>
                <w:ins w:id="12086" w:author="aas" w:date="2013-10-14T02:06:00Z"/>
                <w:del w:id="12087" w:author="Anees Shaikh" w:date="2013-10-19T02:16:00Z"/>
              </w:rPr>
              <w:pPrChange w:id="12088" w:author="Anees Shaikh" w:date="2013-10-19T02:16:00Z">
                <w:pPr>
                  <w:pStyle w:val="XML1"/>
                </w:pPr>
              </w:pPrChange>
            </w:pPr>
            <w:ins w:id="12089" w:author="aas" w:date="2013-10-14T02:06:00Z">
              <w:del w:id="12090"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091" w:author="aas" w:date="2013-10-14T02:06:00Z"/>
                <w:del w:id="12092" w:author="Anees Shaikh" w:date="2013-10-19T02:16:00Z"/>
              </w:rPr>
              <w:pPrChange w:id="12093" w:author="Anees Shaikh" w:date="2013-10-19T02:16:00Z">
                <w:pPr>
                  <w:pStyle w:val="XML1"/>
                </w:pPr>
              </w:pPrChange>
            </w:pPr>
            <w:ins w:id="12094" w:author="aas" w:date="2013-10-14T02:06:00Z">
              <w:del w:id="12095" w:author="Anees Shaikh" w:date="2013-10-19T02:16:00Z">
                <w:r w:rsidDel="00E067A3">
                  <w:delText xml:space="preserve">                                &lt;xs:annotation&gt;</w:delText>
                </w:r>
              </w:del>
            </w:ins>
          </w:p>
          <w:p w14:paraId="7C06A7FC" w14:textId="24E65606" w:rsidR="00874469" w:rsidDel="00E067A3" w:rsidRDefault="00874469">
            <w:pPr>
              <w:pStyle w:val="Appx"/>
              <w:rPr>
                <w:ins w:id="12096" w:author="aas" w:date="2013-10-14T02:06:00Z"/>
                <w:del w:id="12097" w:author="Anees Shaikh" w:date="2013-10-19T02:16:00Z"/>
              </w:rPr>
              <w:pPrChange w:id="12098" w:author="Anees Shaikh" w:date="2013-10-19T02:16:00Z">
                <w:pPr>
                  <w:pStyle w:val="XML1"/>
                </w:pPr>
              </w:pPrChange>
            </w:pPr>
            <w:ins w:id="12099" w:author="aas" w:date="2013-10-14T02:06:00Z">
              <w:del w:id="12100" w:author="Anees Shaikh" w:date="2013-10-19T02:16:00Z">
                <w:r w:rsidDel="00E067A3">
                  <w:delText xml:space="preserve">                                  &lt;xs:documentation&gt;</w:delText>
                </w:r>
              </w:del>
            </w:ins>
          </w:p>
          <w:p w14:paraId="26675726" w14:textId="2903A194" w:rsidR="00874469" w:rsidDel="00E067A3" w:rsidRDefault="00874469">
            <w:pPr>
              <w:pStyle w:val="Appx"/>
              <w:rPr>
                <w:ins w:id="12101" w:author="aas" w:date="2013-10-14T02:06:00Z"/>
                <w:del w:id="12102" w:author="Anees Shaikh" w:date="2013-10-19T02:16:00Z"/>
              </w:rPr>
              <w:pPrChange w:id="12103" w:author="Anees Shaikh" w:date="2013-10-19T02:16:00Z">
                <w:pPr>
                  <w:pStyle w:val="XML1"/>
                </w:pPr>
              </w:pPrChange>
            </w:pPr>
            <w:ins w:id="12104" w:author="aas" w:date="2013-10-14T02:06:00Z">
              <w:del w:id="12105"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06" w:author="aas" w:date="2013-10-14T02:06:00Z"/>
                <w:del w:id="12107" w:author="Anees Shaikh" w:date="2013-10-19T02:16:00Z"/>
              </w:rPr>
              <w:pPrChange w:id="12108" w:author="Anees Shaikh" w:date="2013-10-19T02:16:00Z">
                <w:pPr>
                  <w:pStyle w:val="XML1"/>
                </w:pPr>
              </w:pPrChange>
            </w:pPr>
            <w:ins w:id="12109" w:author="aas" w:date="2013-10-14T02:06:00Z">
              <w:del w:id="12110" w:author="Anees Shaikh" w:date="2013-10-19T02:16:00Z">
                <w:r w:rsidDel="00E067A3">
                  <w:delText xml:space="preserve">                                           set</w:delText>
                </w:r>
              </w:del>
            </w:ins>
          </w:p>
          <w:p w14:paraId="0A69F612" w14:textId="26FAA9E2" w:rsidR="00874469" w:rsidDel="00E067A3" w:rsidRDefault="00874469">
            <w:pPr>
              <w:pStyle w:val="Appx"/>
              <w:rPr>
                <w:ins w:id="12111" w:author="aas" w:date="2013-10-14T02:06:00Z"/>
                <w:del w:id="12112" w:author="Anees Shaikh" w:date="2013-10-19T02:16:00Z"/>
              </w:rPr>
              <w:pPrChange w:id="12113" w:author="Anees Shaikh" w:date="2013-10-19T02:16:00Z">
                <w:pPr>
                  <w:pStyle w:val="XML1"/>
                </w:pPr>
              </w:pPrChange>
            </w:pPr>
            <w:ins w:id="12114" w:author="aas" w:date="2013-10-14T02:06:00Z">
              <w:del w:id="12115" w:author="Anees Shaikh" w:date="2013-10-19T02:16:00Z">
                <w:r w:rsidDel="00E067A3">
                  <w:delText xml:space="preserve">                                  &lt;/xs:documentation&gt;</w:delText>
                </w:r>
              </w:del>
            </w:ins>
          </w:p>
          <w:p w14:paraId="1E11B57B" w14:textId="795414FF" w:rsidR="00874469" w:rsidDel="00E067A3" w:rsidRDefault="00874469">
            <w:pPr>
              <w:pStyle w:val="Appx"/>
              <w:rPr>
                <w:ins w:id="12116" w:author="aas" w:date="2013-10-14T02:06:00Z"/>
                <w:del w:id="12117" w:author="Anees Shaikh" w:date="2013-10-19T02:16:00Z"/>
              </w:rPr>
              <w:pPrChange w:id="12118" w:author="Anees Shaikh" w:date="2013-10-19T02:16:00Z">
                <w:pPr>
                  <w:pStyle w:val="XML1"/>
                </w:pPr>
              </w:pPrChange>
            </w:pPr>
            <w:ins w:id="12119" w:author="aas" w:date="2013-10-14T02:06:00Z">
              <w:del w:id="12120" w:author="Anees Shaikh" w:date="2013-10-19T02:16:00Z">
                <w:r w:rsidDel="00E067A3">
                  <w:delText xml:space="preserve">                                &lt;/xs:annotation&gt;</w:delText>
                </w:r>
              </w:del>
            </w:ins>
          </w:p>
          <w:p w14:paraId="286BF837" w14:textId="29B668EF" w:rsidR="00874469" w:rsidDel="00E067A3" w:rsidRDefault="00874469">
            <w:pPr>
              <w:pStyle w:val="Appx"/>
              <w:rPr>
                <w:ins w:id="12121" w:author="aas" w:date="2013-10-14T02:06:00Z"/>
                <w:del w:id="12122" w:author="Anees Shaikh" w:date="2013-10-19T02:16:00Z"/>
              </w:rPr>
              <w:pPrChange w:id="12123" w:author="Anees Shaikh" w:date="2013-10-19T02:16:00Z">
                <w:pPr>
                  <w:pStyle w:val="XML1"/>
                </w:pPr>
              </w:pPrChange>
            </w:pPr>
            <w:ins w:id="12124" w:author="aas" w:date="2013-10-14T02:06:00Z">
              <w:del w:id="12125" w:author="Anees Shaikh" w:date="2013-10-19T02:16:00Z">
                <w:r w:rsidDel="00E067A3">
                  <w:delText xml:space="preserve">                              &lt;/xs:element&gt;</w:delText>
                </w:r>
              </w:del>
            </w:ins>
          </w:p>
          <w:p w14:paraId="511E293A" w14:textId="3477DED1" w:rsidR="00874469" w:rsidDel="00E067A3" w:rsidRDefault="00874469">
            <w:pPr>
              <w:pStyle w:val="Appx"/>
              <w:rPr>
                <w:ins w:id="12126" w:author="aas" w:date="2013-10-14T02:06:00Z"/>
                <w:del w:id="12127" w:author="Anees Shaikh" w:date="2013-10-19T02:16:00Z"/>
              </w:rPr>
              <w:pPrChange w:id="12128" w:author="Anees Shaikh" w:date="2013-10-19T02:16:00Z">
                <w:pPr>
                  <w:pStyle w:val="XML1"/>
                </w:pPr>
              </w:pPrChange>
            </w:pPr>
            <w:ins w:id="12129" w:author="aas" w:date="2013-10-14T02:06:00Z">
              <w:del w:id="12130"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31" w:author="aas" w:date="2013-10-14T02:06:00Z"/>
                <w:del w:id="12132" w:author="Anees Shaikh" w:date="2013-10-19T02:16:00Z"/>
              </w:rPr>
              <w:pPrChange w:id="12133" w:author="Anees Shaikh" w:date="2013-10-19T02:16:00Z">
                <w:pPr>
                  <w:pStyle w:val="XML1"/>
                </w:pPr>
              </w:pPrChange>
            </w:pPr>
            <w:ins w:id="12134" w:author="aas" w:date="2013-10-14T02:06:00Z">
              <w:del w:id="12135"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36" w:author="aas" w:date="2013-10-14T02:06:00Z"/>
                <w:del w:id="12137" w:author="Anees Shaikh" w:date="2013-10-19T02:16:00Z"/>
              </w:rPr>
              <w:pPrChange w:id="12138" w:author="Anees Shaikh" w:date="2013-10-19T02:16:00Z">
                <w:pPr>
                  <w:pStyle w:val="XML1"/>
                </w:pPr>
              </w:pPrChange>
            </w:pPr>
            <w:ins w:id="12139" w:author="aas" w:date="2013-10-14T02:06:00Z">
              <w:del w:id="12140" w:author="Anees Shaikh" w:date="2013-10-19T02:16:00Z">
                <w:r w:rsidDel="00E067A3">
                  <w:delText xml:space="preserve">                            &lt;/xs:sequence&gt;</w:delText>
                </w:r>
              </w:del>
            </w:ins>
          </w:p>
          <w:p w14:paraId="20FAA8DC" w14:textId="7B2B1B68" w:rsidR="00874469" w:rsidDel="00E067A3" w:rsidRDefault="00874469">
            <w:pPr>
              <w:pStyle w:val="Appx"/>
              <w:rPr>
                <w:ins w:id="12141" w:author="aas" w:date="2013-10-14T02:06:00Z"/>
                <w:del w:id="12142" w:author="Anees Shaikh" w:date="2013-10-19T02:16:00Z"/>
              </w:rPr>
              <w:pPrChange w:id="12143" w:author="Anees Shaikh" w:date="2013-10-19T02:16:00Z">
                <w:pPr>
                  <w:pStyle w:val="XML1"/>
                </w:pPr>
              </w:pPrChange>
            </w:pPr>
            <w:ins w:id="12144" w:author="aas" w:date="2013-10-14T02:06:00Z">
              <w:del w:id="12145" w:author="Anees Shaikh" w:date="2013-10-19T02:16:00Z">
                <w:r w:rsidDel="00E067A3">
                  <w:delText xml:space="preserve">                          &lt;/xs:complexType&gt;</w:delText>
                </w:r>
              </w:del>
            </w:ins>
          </w:p>
          <w:p w14:paraId="4B2CCEAC" w14:textId="3FC75254" w:rsidR="00874469" w:rsidDel="00E067A3" w:rsidRDefault="00874469">
            <w:pPr>
              <w:pStyle w:val="Appx"/>
              <w:rPr>
                <w:ins w:id="12146" w:author="aas" w:date="2013-10-14T02:06:00Z"/>
                <w:del w:id="12147" w:author="Anees Shaikh" w:date="2013-10-19T02:16:00Z"/>
              </w:rPr>
              <w:pPrChange w:id="12148" w:author="Anees Shaikh" w:date="2013-10-19T02:16:00Z">
                <w:pPr>
                  <w:pStyle w:val="XML1"/>
                </w:pPr>
              </w:pPrChange>
            </w:pPr>
            <w:ins w:id="12149" w:author="aas" w:date="2013-10-14T02:06:00Z">
              <w:del w:id="12150" w:author="Anees Shaikh" w:date="2013-10-19T02:16:00Z">
                <w:r w:rsidDel="00E067A3">
                  <w:delText xml:space="preserve">                        &lt;/xs:element&gt;</w:delText>
                </w:r>
              </w:del>
            </w:ins>
          </w:p>
          <w:p w14:paraId="110172A8" w14:textId="207DA3B4" w:rsidR="00874469" w:rsidDel="00E067A3" w:rsidRDefault="00874469">
            <w:pPr>
              <w:pStyle w:val="Appx"/>
              <w:rPr>
                <w:ins w:id="12151" w:author="aas" w:date="2013-10-14T02:06:00Z"/>
                <w:del w:id="12152" w:author="Anees Shaikh" w:date="2013-10-19T02:16:00Z"/>
              </w:rPr>
              <w:pPrChange w:id="12153" w:author="Anees Shaikh" w:date="2013-10-19T02:16:00Z">
                <w:pPr>
                  <w:pStyle w:val="XML1"/>
                </w:pPr>
              </w:pPrChange>
            </w:pPr>
            <w:ins w:id="12154" w:author="aas" w:date="2013-10-14T02:06:00Z">
              <w:del w:id="12155"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156" w:author="aas" w:date="2013-10-14T02:06:00Z"/>
                <w:del w:id="12157" w:author="Anees Shaikh" w:date="2013-10-19T02:16:00Z"/>
              </w:rPr>
              <w:pPrChange w:id="12158" w:author="Anees Shaikh" w:date="2013-10-19T02:16:00Z">
                <w:pPr>
                  <w:pStyle w:val="XML1"/>
                </w:pPr>
              </w:pPrChange>
            </w:pPr>
            <w:ins w:id="12159" w:author="aas" w:date="2013-10-14T02:06:00Z">
              <w:del w:id="12160" w:author="Anees Shaikh" w:date="2013-10-19T02:16:00Z">
                <w:r w:rsidDel="00E067A3">
                  <w:delText xml:space="preserve">                                namespace="##other" processContents="lax"/&gt;</w:delText>
                </w:r>
              </w:del>
            </w:ins>
          </w:p>
          <w:p w14:paraId="0FC87667" w14:textId="3D6649F5" w:rsidR="00874469" w:rsidDel="00E067A3" w:rsidRDefault="00874469">
            <w:pPr>
              <w:pStyle w:val="Appx"/>
              <w:rPr>
                <w:ins w:id="12161" w:author="aas" w:date="2013-10-14T02:06:00Z"/>
                <w:del w:id="12162" w:author="Anees Shaikh" w:date="2013-10-19T02:16:00Z"/>
              </w:rPr>
              <w:pPrChange w:id="12163" w:author="Anees Shaikh" w:date="2013-10-19T02:16:00Z">
                <w:pPr>
                  <w:pStyle w:val="XML1"/>
                </w:pPr>
              </w:pPrChange>
            </w:pPr>
            <w:ins w:id="12164" w:author="aas" w:date="2013-10-14T02:06:00Z">
              <w:del w:id="12165" w:author="Anees Shaikh" w:date="2013-10-19T02:16:00Z">
                <w:r w:rsidDel="00E067A3">
                  <w:delText xml:space="preserve">                      &lt;/xs:sequence&gt;</w:delText>
                </w:r>
              </w:del>
            </w:ins>
          </w:p>
          <w:p w14:paraId="1873094A" w14:textId="18301D57" w:rsidR="00874469" w:rsidDel="00E067A3" w:rsidRDefault="00874469">
            <w:pPr>
              <w:pStyle w:val="Appx"/>
              <w:rPr>
                <w:ins w:id="12166" w:author="aas" w:date="2013-10-14T02:06:00Z"/>
                <w:del w:id="12167" w:author="Anees Shaikh" w:date="2013-10-19T02:16:00Z"/>
              </w:rPr>
              <w:pPrChange w:id="12168" w:author="Anees Shaikh" w:date="2013-10-19T02:16:00Z">
                <w:pPr>
                  <w:pStyle w:val="XML1"/>
                </w:pPr>
              </w:pPrChange>
            </w:pPr>
            <w:ins w:id="12169" w:author="aas" w:date="2013-10-14T02:06:00Z">
              <w:del w:id="12170" w:author="Anees Shaikh" w:date="2013-10-19T02:16:00Z">
                <w:r w:rsidDel="00E067A3">
                  <w:delText xml:space="preserve">                      &lt;xs:sequence&gt;</w:delText>
                </w:r>
              </w:del>
            </w:ins>
          </w:p>
          <w:p w14:paraId="10381462" w14:textId="6B5F8888" w:rsidR="00874469" w:rsidDel="00E067A3" w:rsidRDefault="00874469">
            <w:pPr>
              <w:pStyle w:val="Appx"/>
              <w:rPr>
                <w:ins w:id="12171" w:author="aas" w:date="2013-10-14T02:06:00Z"/>
                <w:del w:id="12172" w:author="Anees Shaikh" w:date="2013-10-19T02:16:00Z"/>
              </w:rPr>
              <w:pPrChange w:id="12173" w:author="Anees Shaikh" w:date="2013-10-19T02:16:00Z">
                <w:pPr>
                  <w:pStyle w:val="XML1"/>
                </w:pPr>
              </w:pPrChange>
            </w:pPr>
            <w:ins w:id="12174" w:author="aas" w:date="2013-10-14T02:06:00Z">
              <w:del w:id="12175"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176" w:author="aas" w:date="2013-10-14T02:06:00Z"/>
                <w:del w:id="12177" w:author="Anees Shaikh" w:date="2013-10-19T02:16:00Z"/>
              </w:rPr>
              <w:pPrChange w:id="12178" w:author="Anees Shaikh" w:date="2013-10-19T02:16:00Z">
                <w:pPr>
                  <w:pStyle w:val="XML1"/>
                </w:pPr>
              </w:pPrChange>
            </w:pPr>
            <w:ins w:id="12179" w:author="aas" w:date="2013-10-14T02:06:00Z">
              <w:del w:id="12180" w:author="Anees Shaikh" w:date="2013-10-19T02:16:00Z">
                <w:r w:rsidDel="00E067A3">
                  <w:delText xml:space="preserve">                          &lt;xs:annotation&gt;</w:delText>
                </w:r>
              </w:del>
            </w:ins>
          </w:p>
          <w:p w14:paraId="13413EC9" w14:textId="36342CF1" w:rsidR="00874469" w:rsidDel="00E067A3" w:rsidRDefault="00874469">
            <w:pPr>
              <w:pStyle w:val="Appx"/>
              <w:rPr>
                <w:ins w:id="12181" w:author="aas" w:date="2013-10-14T02:06:00Z"/>
                <w:del w:id="12182" w:author="Anees Shaikh" w:date="2013-10-19T02:16:00Z"/>
              </w:rPr>
              <w:pPrChange w:id="12183" w:author="Anees Shaikh" w:date="2013-10-19T02:16:00Z">
                <w:pPr>
                  <w:pStyle w:val="XML1"/>
                </w:pPr>
              </w:pPrChange>
            </w:pPr>
            <w:ins w:id="12184" w:author="aas" w:date="2013-10-14T02:06:00Z">
              <w:del w:id="12185" w:author="Anees Shaikh" w:date="2013-10-19T02:16:00Z">
                <w:r w:rsidDel="00E067A3">
                  <w:delText xml:space="preserve">                            &lt;xs:documentation&gt;</w:delText>
                </w:r>
              </w:del>
            </w:ins>
          </w:p>
          <w:p w14:paraId="491265FB" w14:textId="0AACF09F" w:rsidR="00874469" w:rsidDel="00E067A3" w:rsidRDefault="00874469">
            <w:pPr>
              <w:pStyle w:val="Appx"/>
              <w:rPr>
                <w:ins w:id="12186" w:author="aas" w:date="2013-10-14T02:06:00Z"/>
                <w:del w:id="12187" w:author="Anees Shaikh" w:date="2013-10-19T02:16:00Z"/>
              </w:rPr>
              <w:pPrChange w:id="12188" w:author="Anees Shaikh" w:date="2013-10-19T02:16:00Z">
                <w:pPr>
                  <w:pStyle w:val="XML1"/>
                </w:pPr>
              </w:pPrChange>
            </w:pPr>
            <w:ins w:id="12189" w:author="aas" w:date="2013-10-14T02:06:00Z">
              <w:del w:id="12190" w:author="Anees Shaikh" w:date="2013-10-19T02:16:00Z">
                <w:r w:rsidDel="00E067A3">
                  <w:delText xml:space="preserve">                              Properties of a NVGRE tunnel.</w:delText>
                </w:r>
              </w:del>
            </w:ins>
          </w:p>
          <w:p w14:paraId="61DF3A87" w14:textId="2797B9C9" w:rsidR="00874469" w:rsidDel="00E067A3" w:rsidRDefault="00874469">
            <w:pPr>
              <w:pStyle w:val="Appx"/>
              <w:rPr>
                <w:ins w:id="12191" w:author="aas" w:date="2013-10-14T02:06:00Z"/>
                <w:del w:id="12192" w:author="Anees Shaikh" w:date="2013-10-19T02:16:00Z"/>
              </w:rPr>
              <w:pPrChange w:id="12193" w:author="Anees Shaikh" w:date="2013-10-19T02:16:00Z">
                <w:pPr>
                  <w:pStyle w:val="XML1"/>
                </w:pPr>
              </w:pPrChange>
            </w:pPr>
            <w:ins w:id="12194" w:author="aas" w:date="2013-10-14T02:06:00Z">
              <w:del w:id="12195" w:author="Anees Shaikh" w:date="2013-10-19T02:16:00Z">
                <w:r w:rsidDel="00E067A3">
                  <w:delText xml:space="preserve">                            &lt;/xs:documentation&gt;</w:delText>
                </w:r>
              </w:del>
            </w:ins>
          </w:p>
          <w:p w14:paraId="4BD53FE8" w14:textId="02BF2C70" w:rsidR="00874469" w:rsidDel="00E067A3" w:rsidRDefault="00874469">
            <w:pPr>
              <w:pStyle w:val="Appx"/>
              <w:rPr>
                <w:ins w:id="12196" w:author="aas" w:date="2013-10-14T02:06:00Z"/>
                <w:del w:id="12197" w:author="Anees Shaikh" w:date="2013-10-19T02:16:00Z"/>
              </w:rPr>
              <w:pPrChange w:id="12198" w:author="Anees Shaikh" w:date="2013-10-19T02:16:00Z">
                <w:pPr>
                  <w:pStyle w:val="XML1"/>
                </w:pPr>
              </w:pPrChange>
            </w:pPr>
            <w:ins w:id="12199" w:author="aas" w:date="2013-10-14T02:06:00Z">
              <w:del w:id="12200" w:author="Anees Shaikh" w:date="2013-10-19T02:16:00Z">
                <w:r w:rsidDel="00E067A3">
                  <w:delText xml:space="preserve">                          &lt;/xs:annotation&gt;</w:delText>
                </w:r>
              </w:del>
            </w:ins>
          </w:p>
          <w:p w14:paraId="4F019294" w14:textId="76B51EAF" w:rsidR="00874469" w:rsidDel="00E067A3" w:rsidRDefault="00874469">
            <w:pPr>
              <w:pStyle w:val="Appx"/>
              <w:rPr>
                <w:ins w:id="12201" w:author="aas" w:date="2013-10-14T02:06:00Z"/>
                <w:del w:id="12202" w:author="Anees Shaikh" w:date="2013-10-19T02:16:00Z"/>
              </w:rPr>
              <w:pPrChange w:id="12203" w:author="Anees Shaikh" w:date="2013-10-19T02:16:00Z">
                <w:pPr>
                  <w:pStyle w:val="XML1"/>
                </w:pPr>
              </w:pPrChange>
            </w:pPr>
            <w:ins w:id="12204" w:author="aas" w:date="2013-10-14T02:06:00Z">
              <w:del w:id="12205" w:author="Anees Shaikh" w:date="2013-10-19T02:16:00Z">
                <w:r w:rsidDel="00E067A3">
                  <w:delText xml:space="preserve">                          &lt;xs:complexType&gt;</w:delText>
                </w:r>
              </w:del>
            </w:ins>
          </w:p>
          <w:p w14:paraId="0A6115CE" w14:textId="1D672420" w:rsidR="00874469" w:rsidDel="00E067A3" w:rsidRDefault="00874469">
            <w:pPr>
              <w:pStyle w:val="Appx"/>
              <w:rPr>
                <w:ins w:id="12206" w:author="aas" w:date="2013-10-14T02:06:00Z"/>
                <w:del w:id="12207" w:author="Anees Shaikh" w:date="2013-10-19T02:16:00Z"/>
              </w:rPr>
              <w:pPrChange w:id="12208" w:author="Anees Shaikh" w:date="2013-10-19T02:16:00Z">
                <w:pPr>
                  <w:pStyle w:val="XML1"/>
                </w:pPr>
              </w:pPrChange>
            </w:pPr>
            <w:ins w:id="12209" w:author="aas" w:date="2013-10-14T02:06:00Z">
              <w:del w:id="12210" w:author="Anees Shaikh" w:date="2013-10-19T02:16:00Z">
                <w:r w:rsidDel="00E067A3">
                  <w:delText xml:space="preserve">                            &lt;xs:sequence&gt;</w:delText>
                </w:r>
              </w:del>
            </w:ins>
          </w:p>
          <w:p w14:paraId="498E31BD" w14:textId="18E19F8B" w:rsidR="00874469" w:rsidDel="00E067A3" w:rsidRDefault="00874469">
            <w:pPr>
              <w:pStyle w:val="Appx"/>
              <w:rPr>
                <w:ins w:id="12211" w:author="aas" w:date="2013-10-14T02:06:00Z"/>
                <w:del w:id="12212" w:author="Anees Shaikh" w:date="2013-10-19T02:16:00Z"/>
              </w:rPr>
              <w:pPrChange w:id="12213" w:author="Anees Shaikh" w:date="2013-10-19T02:16:00Z">
                <w:pPr>
                  <w:pStyle w:val="XML1"/>
                </w:pPr>
              </w:pPrChange>
            </w:pPr>
            <w:ins w:id="12214" w:author="aas" w:date="2013-10-14T02:06:00Z">
              <w:del w:id="12215" w:author="Anees Shaikh" w:date="2013-10-19T02:16:00Z">
                <w:r w:rsidDel="00E067A3">
                  <w:delText xml:space="preserve">                              &lt;xs:choice&gt;</w:delText>
                </w:r>
              </w:del>
            </w:ins>
          </w:p>
          <w:p w14:paraId="6F16F873" w14:textId="22B248A7" w:rsidR="00874469" w:rsidDel="00E067A3" w:rsidRDefault="00874469">
            <w:pPr>
              <w:pStyle w:val="Appx"/>
              <w:rPr>
                <w:ins w:id="12216" w:author="aas" w:date="2013-10-14T02:06:00Z"/>
                <w:del w:id="12217" w:author="Anees Shaikh" w:date="2013-10-19T02:16:00Z"/>
              </w:rPr>
              <w:pPrChange w:id="12218" w:author="Anees Shaikh" w:date="2013-10-19T02:16:00Z">
                <w:pPr>
                  <w:pStyle w:val="XML1"/>
                </w:pPr>
              </w:pPrChange>
            </w:pPr>
            <w:ins w:id="12219" w:author="aas" w:date="2013-10-14T02:06:00Z">
              <w:del w:id="12220" w:author="Anees Shaikh" w:date="2013-10-19T02:16:00Z">
                <w:r w:rsidDel="00E067A3">
                  <w:delText xml:space="preserve">                                &lt;xs:sequence&gt;</w:delText>
                </w:r>
              </w:del>
            </w:ins>
          </w:p>
          <w:p w14:paraId="5F4636FB" w14:textId="276B6CC5" w:rsidR="00874469" w:rsidDel="00E067A3" w:rsidRDefault="00874469">
            <w:pPr>
              <w:pStyle w:val="Appx"/>
              <w:rPr>
                <w:ins w:id="12221" w:author="aas" w:date="2013-10-14T02:06:00Z"/>
                <w:del w:id="12222" w:author="Anees Shaikh" w:date="2013-10-19T02:16:00Z"/>
              </w:rPr>
              <w:pPrChange w:id="12223" w:author="Anees Shaikh" w:date="2013-10-19T02:16:00Z">
                <w:pPr>
                  <w:pStyle w:val="XML1"/>
                </w:pPr>
              </w:pPrChange>
            </w:pPr>
            <w:ins w:id="12224" w:author="aas" w:date="2013-10-14T02:06:00Z">
              <w:del w:id="12225"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26" w:author="aas" w:date="2013-10-14T02:06:00Z"/>
                <w:del w:id="12227" w:author="Anees Shaikh" w:date="2013-10-19T02:16:00Z"/>
              </w:rPr>
              <w:pPrChange w:id="12228" w:author="Anees Shaikh" w:date="2013-10-19T02:16:00Z">
                <w:pPr>
                  <w:pStyle w:val="XML1"/>
                </w:pPr>
              </w:pPrChange>
            </w:pPr>
            <w:ins w:id="12229" w:author="aas" w:date="2013-10-14T02:06:00Z">
              <w:del w:id="12230" w:author="Anees Shaikh" w:date="2013-10-19T02:16:00Z">
                <w:r w:rsidDel="00E067A3">
                  <w:delText xml:space="preserve">                                    &lt;xs:annotation&gt;</w:delText>
                </w:r>
              </w:del>
            </w:ins>
          </w:p>
          <w:p w14:paraId="6ADFB842" w14:textId="16339E8C" w:rsidR="00874469" w:rsidDel="00E067A3" w:rsidRDefault="00874469">
            <w:pPr>
              <w:pStyle w:val="Appx"/>
              <w:rPr>
                <w:ins w:id="12231" w:author="aas" w:date="2013-10-14T02:06:00Z"/>
                <w:del w:id="12232" w:author="Anees Shaikh" w:date="2013-10-19T02:16:00Z"/>
              </w:rPr>
              <w:pPrChange w:id="12233" w:author="Anees Shaikh" w:date="2013-10-19T02:16:00Z">
                <w:pPr>
                  <w:pStyle w:val="XML1"/>
                </w:pPr>
              </w:pPrChange>
            </w:pPr>
            <w:ins w:id="12234" w:author="aas" w:date="2013-10-14T02:06:00Z">
              <w:del w:id="12235" w:author="Anees Shaikh" w:date="2013-10-19T02:16:00Z">
                <w:r w:rsidDel="00E067A3">
                  <w:delText xml:space="preserve">                                      &lt;xs:documentation&gt;</w:delText>
                </w:r>
              </w:del>
            </w:ins>
          </w:p>
          <w:p w14:paraId="23ACB909" w14:textId="55561F6C" w:rsidR="00874469" w:rsidDel="00E067A3" w:rsidRDefault="00874469">
            <w:pPr>
              <w:pStyle w:val="Appx"/>
              <w:rPr>
                <w:ins w:id="12236" w:author="aas" w:date="2013-10-14T02:06:00Z"/>
                <w:del w:id="12237" w:author="Anees Shaikh" w:date="2013-10-19T02:16:00Z"/>
              </w:rPr>
              <w:pPrChange w:id="12238" w:author="Anees Shaikh" w:date="2013-10-19T02:16:00Z">
                <w:pPr>
                  <w:pStyle w:val="XML1"/>
                </w:pPr>
              </w:pPrChange>
            </w:pPr>
            <w:ins w:id="12239" w:author="aas" w:date="2013-10-14T02:06:00Z">
              <w:del w:id="12240"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41" w:author="aas" w:date="2013-10-14T02:06:00Z"/>
                <w:del w:id="12242" w:author="Anees Shaikh" w:date="2013-10-19T02:16:00Z"/>
              </w:rPr>
              <w:pPrChange w:id="12243" w:author="Anees Shaikh" w:date="2013-10-19T02:16:00Z">
                <w:pPr>
                  <w:pStyle w:val="XML1"/>
                </w:pPr>
              </w:pPrChange>
            </w:pPr>
            <w:ins w:id="12244" w:author="aas" w:date="2013-10-14T02:06:00Z">
              <w:del w:id="12245" w:author="Anees Shaikh" w:date="2013-10-19T02:16:00Z">
                <w:r w:rsidDel="00E067A3">
                  <w:delText xml:space="preserve">                                      &lt;/xs:documentation&gt;</w:delText>
                </w:r>
              </w:del>
            </w:ins>
          </w:p>
          <w:p w14:paraId="1429C375" w14:textId="73BF2F49" w:rsidR="00874469" w:rsidDel="00E067A3" w:rsidRDefault="00874469">
            <w:pPr>
              <w:pStyle w:val="Appx"/>
              <w:rPr>
                <w:ins w:id="12246" w:author="aas" w:date="2013-10-14T02:06:00Z"/>
                <w:del w:id="12247" w:author="Anees Shaikh" w:date="2013-10-19T02:16:00Z"/>
              </w:rPr>
              <w:pPrChange w:id="12248" w:author="Anees Shaikh" w:date="2013-10-19T02:16:00Z">
                <w:pPr>
                  <w:pStyle w:val="XML1"/>
                </w:pPr>
              </w:pPrChange>
            </w:pPr>
            <w:ins w:id="12249" w:author="aas" w:date="2013-10-14T02:06:00Z">
              <w:del w:id="12250" w:author="Anees Shaikh" w:date="2013-10-19T02:16:00Z">
                <w:r w:rsidDel="00E067A3">
                  <w:delText xml:space="preserve">                                    &lt;/xs:annotation&gt;</w:delText>
                </w:r>
              </w:del>
            </w:ins>
          </w:p>
          <w:p w14:paraId="213C19E0" w14:textId="08860586" w:rsidR="00874469" w:rsidDel="00E067A3" w:rsidRDefault="00874469">
            <w:pPr>
              <w:pStyle w:val="Appx"/>
              <w:rPr>
                <w:ins w:id="12251" w:author="aas" w:date="2013-10-14T02:06:00Z"/>
                <w:del w:id="12252" w:author="Anees Shaikh" w:date="2013-10-19T02:16:00Z"/>
              </w:rPr>
              <w:pPrChange w:id="12253" w:author="Anees Shaikh" w:date="2013-10-19T02:16:00Z">
                <w:pPr>
                  <w:pStyle w:val="XML1"/>
                </w:pPr>
              </w:pPrChange>
            </w:pPr>
            <w:ins w:id="12254" w:author="aas" w:date="2013-10-14T02:06:00Z">
              <w:del w:id="12255" w:author="Anees Shaikh" w:date="2013-10-19T02:16:00Z">
                <w:r w:rsidDel="00E067A3">
                  <w:delText xml:space="preserve">                                  &lt;/xs:element&gt;</w:delText>
                </w:r>
              </w:del>
            </w:ins>
          </w:p>
          <w:p w14:paraId="19B96CF6" w14:textId="188E9EDA" w:rsidR="00874469" w:rsidDel="00E067A3" w:rsidRDefault="00874469">
            <w:pPr>
              <w:pStyle w:val="Appx"/>
              <w:rPr>
                <w:ins w:id="12256" w:author="aas" w:date="2013-10-14T02:06:00Z"/>
                <w:del w:id="12257" w:author="Anees Shaikh" w:date="2013-10-19T02:16:00Z"/>
              </w:rPr>
              <w:pPrChange w:id="12258" w:author="Anees Shaikh" w:date="2013-10-19T02:16:00Z">
                <w:pPr>
                  <w:pStyle w:val="XML1"/>
                </w:pPr>
              </w:pPrChange>
            </w:pPr>
            <w:ins w:id="12259" w:author="aas" w:date="2013-10-14T02:06:00Z">
              <w:del w:id="12260"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261" w:author="aas" w:date="2013-10-14T02:06:00Z"/>
                <w:del w:id="12262" w:author="Anees Shaikh" w:date="2013-10-19T02:16:00Z"/>
              </w:rPr>
              <w:pPrChange w:id="12263" w:author="Anees Shaikh" w:date="2013-10-19T02:16:00Z">
                <w:pPr>
                  <w:pStyle w:val="XML1"/>
                </w:pPr>
              </w:pPrChange>
            </w:pPr>
            <w:ins w:id="12264" w:author="aas" w:date="2013-10-14T02:06:00Z">
              <w:del w:id="12265" w:author="Anees Shaikh" w:date="2013-10-19T02:16:00Z">
                <w:r w:rsidDel="00E067A3">
                  <w:delText xml:space="preserve">                                    &lt;xs:annotation&gt;</w:delText>
                </w:r>
              </w:del>
            </w:ins>
          </w:p>
          <w:p w14:paraId="037B8529" w14:textId="4F3D48CB" w:rsidR="00874469" w:rsidDel="00E067A3" w:rsidRDefault="00874469">
            <w:pPr>
              <w:pStyle w:val="Appx"/>
              <w:rPr>
                <w:ins w:id="12266" w:author="aas" w:date="2013-10-14T02:06:00Z"/>
                <w:del w:id="12267" w:author="Anees Shaikh" w:date="2013-10-19T02:16:00Z"/>
              </w:rPr>
              <w:pPrChange w:id="12268" w:author="Anees Shaikh" w:date="2013-10-19T02:16:00Z">
                <w:pPr>
                  <w:pStyle w:val="XML1"/>
                </w:pPr>
              </w:pPrChange>
            </w:pPr>
            <w:ins w:id="12269" w:author="aas" w:date="2013-10-14T02:06:00Z">
              <w:del w:id="12270" w:author="Anees Shaikh" w:date="2013-10-19T02:16:00Z">
                <w:r w:rsidDel="00E067A3">
                  <w:delText xml:space="preserve">                                      &lt;xs:documentation&gt;</w:delText>
                </w:r>
              </w:del>
            </w:ins>
          </w:p>
          <w:p w14:paraId="34B03090" w14:textId="7D1E6065" w:rsidR="00874469" w:rsidDel="00E067A3" w:rsidRDefault="00874469">
            <w:pPr>
              <w:pStyle w:val="Appx"/>
              <w:rPr>
                <w:ins w:id="12271" w:author="aas" w:date="2013-10-14T02:06:00Z"/>
                <w:del w:id="12272" w:author="Anees Shaikh" w:date="2013-10-19T02:16:00Z"/>
              </w:rPr>
              <w:pPrChange w:id="12273" w:author="Anees Shaikh" w:date="2013-10-19T02:16:00Z">
                <w:pPr>
                  <w:pStyle w:val="XML1"/>
                </w:pPr>
              </w:pPrChange>
            </w:pPr>
            <w:ins w:id="12274" w:author="aas" w:date="2013-10-14T02:06:00Z">
              <w:del w:id="12275"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276" w:author="aas" w:date="2013-10-14T02:06:00Z"/>
                <w:del w:id="12277" w:author="Anees Shaikh" w:date="2013-10-19T02:16:00Z"/>
              </w:rPr>
              <w:pPrChange w:id="12278" w:author="Anees Shaikh" w:date="2013-10-19T02:16:00Z">
                <w:pPr>
                  <w:pStyle w:val="XML1"/>
                </w:pPr>
              </w:pPrChange>
            </w:pPr>
            <w:ins w:id="12279" w:author="aas" w:date="2013-10-14T02:06:00Z">
              <w:del w:id="12280" w:author="Anees Shaikh" w:date="2013-10-19T02:16:00Z">
                <w:r w:rsidDel="00E067A3">
                  <w:delText xml:space="preserve">                                      &lt;/xs:documentation&gt;</w:delText>
                </w:r>
              </w:del>
            </w:ins>
          </w:p>
          <w:p w14:paraId="55F8E0F7" w14:textId="23932B96" w:rsidR="00874469" w:rsidDel="00E067A3" w:rsidRDefault="00874469">
            <w:pPr>
              <w:pStyle w:val="Appx"/>
              <w:rPr>
                <w:ins w:id="12281" w:author="aas" w:date="2013-10-14T02:06:00Z"/>
                <w:del w:id="12282" w:author="Anees Shaikh" w:date="2013-10-19T02:16:00Z"/>
              </w:rPr>
              <w:pPrChange w:id="12283" w:author="Anees Shaikh" w:date="2013-10-19T02:16:00Z">
                <w:pPr>
                  <w:pStyle w:val="XML1"/>
                </w:pPr>
              </w:pPrChange>
            </w:pPr>
            <w:ins w:id="12284" w:author="aas" w:date="2013-10-14T02:06:00Z">
              <w:del w:id="12285" w:author="Anees Shaikh" w:date="2013-10-19T02:16:00Z">
                <w:r w:rsidDel="00E067A3">
                  <w:delText xml:space="preserve">                                    &lt;/xs:annotation&gt;</w:delText>
                </w:r>
              </w:del>
            </w:ins>
          </w:p>
          <w:p w14:paraId="47DB55EC" w14:textId="5FFBE2FF" w:rsidR="00874469" w:rsidDel="00E067A3" w:rsidRDefault="00874469">
            <w:pPr>
              <w:pStyle w:val="Appx"/>
              <w:rPr>
                <w:ins w:id="12286" w:author="aas" w:date="2013-10-14T02:06:00Z"/>
                <w:del w:id="12287" w:author="Anees Shaikh" w:date="2013-10-19T02:16:00Z"/>
              </w:rPr>
              <w:pPrChange w:id="12288" w:author="Anees Shaikh" w:date="2013-10-19T02:16:00Z">
                <w:pPr>
                  <w:pStyle w:val="XML1"/>
                </w:pPr>
              </w:pPrChange>
            </w:pPr>
            <w:ins w:id="12289" w:author="aas" w:date="2013-10-14T02:06:00Z">
              <w:del w:id="12290" w:author="Anees Shaikh" w:date="2013-10-19T02:16:00Z">
                <w:r w:rsidDel="00E067A3">
                  <w:delText xml:space="preserve">                                  &lt;/xs:element&gt;</w:delText>
                </w:r>
              </w:del>
            </w:ins>
          </w:p>
          <w:p w14:paraId="447C11AE" w14:textId="5D4031BE" w:rsidR="00874469" w:rsidDel="00E067A3" w:rsidRDefault="00874469">
            <w:pPr>
              <w:pStyle w:val="Appx"/>
              <w:rPr>
                <w:ins w:id="12291" w:author="aas" w:date="2013-10-14T02:06:00Z"/>
                <w:del w:id="12292" w:author="Anees Shaikh" w:date="2013-10-19T02:16:00Z"/>
              </w:rPr>
              <w:pPrChange w:id="12293" w:author="Anees Shaikh" w:date="2013-10-19T02:16:00Z">
                <w:pPr>
                  <w:pStyle w:val="XML1"/>
                </w:pPr>
              </w:pPrChange>
            </w:pPr>
            <w:ins w:id="12294" w:author="aas" w:date="2013-10-14T02:06:00Z">
              <w:del w:id="12295"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296" w:author="aas" w:date="2013-10-14T02:06:00Z"/>
                <w:del w:id="12297" w:author="Anees Shaikh" w:date="2013-10-19T02:16:00Z"/>
              </w:rPr>
              <w:pPrChange w:id="12298" w:author="Anees Shaikh" w:date="2013-10-19T02:16:00Z">
                <w:pPr>
                  <w:pStyle w:val="XML1"/>
                </w:pPr>
              </w:pPrChange>
            </w:pPr>
            <w:ins w:id="12299" w:author="aas" w:date="2013-10-14T02:06:00Z">
              <w:del w:id="12300"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01" w:author="aas" w:date="2013-10-14T02:06:00Z"/>
                <w:del w:id="12302" w:author="Anees Shaikh" w:date="2013-10-19T02:16:00Z"/>
              </w:rPr>
              <w:pPrChange w:id="12303" w:author="Anees Shaikh" w:date="2013-10-19T02:16:00Z">
                <w:pPr>
                  <w:pStyle w:val="XML1"/>
                </w:pPr>
              </w:pPrChange>
            </w:pPr>
            <w:ins w:id="12304" w:author="aas" w:date="2013-10-14T02:06:00Z">
              <w:del w:id="12305" w:author="Anees Shaikh" w:date="2013-10-19T02:16:00Z">
                <w:r w:rsidDel="00E067A3">
                  <w:delText xml:space="preserve">                                &lt;/xs:sequence&gt;</w:delText>
                </w:r>
              </w:del>
            </w:ins>
          </w:p>
          <w:p w14:paraId="1588BBD2" w14:textId="11FFC419" w:rsidR="00874469" w:rsidDel="00E067A3" w:rsidRDefault="00874469">
            <w:pPr>
              <w:pStyle w:val="Appx"/>
              <w:rPr>
                <w:ins w:id="12306" w:author="aas" w:date="2013-10-14T02:06:00Z"/>
                <w:del w:id="12307" w:author="Anees Shaikh" w:date="2013-10-19T02:16:00Z"/>
              </w:rPr>
              <w:pPrChange w:id="12308" w:author="Anees Shaikh" w:date="2013-10-19T02:16:00Z">
                <w:pPr>
                  <w:pStyle w:val="XML1"/>
                </w:pPr>
              </w:pPrChange>
            </w:pPr>
            <w:ins w:id="12309" w:author="aas" w:date="2013-10-14T02:06:00Z">
              <w:del w:id="12310" w:author="Anees Shaikh" w:date="2013-10-19T02:16:00Z">
                <w:r w:rsidDel="00E067A3">
                  <w:delText xml:space="preserve">                                &lt;xs:sequence&gt;</w:delText>
                </w:r>
              </w:del>
            </w:ins>
          </w:p>
          <w:p w14:paraId="399A1DC3" w14:textId="1C12B22D" w:rsidR="00874469" w:rsidDel="00E067A3" w:rsidRDefault="00874469">
            <w:pPr>
              <w:pStyle w:val="Appx"/>
              <w:rPr>
                <w:ins w:id="12311" w:author="aas" w:date="2013-10-14T02:06:00Z"/>
                <w:del w:id="12312" w:author="Anees Shaikh" w:date="2013-10-19T02:16:00Z"/>
              </w:rPr>
              <w:pPrChange w:id="12313" w:author="Anees Shaikh" w:date="2013-10-19T02:16:00Z">
                <w:pPr>
                  <w:pStyle w:val="XML1"/>
                </w:pPr>
              </w:pPrChange>
            </w:pPr>
            <w:ins w:id="12314" w:author="aas" w:date="2013-10-14T02:06:00Z">
              <w:del w:id="12315"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16" w:author="aas" w:date="2013-10-14T02:06:00Z"/>
                <w:del w:id="12317" w:author="Anees Shaikh" w:date="2013-10-19T02:16:00Z"/>
              </w:rPr>
              <w:pPrChange w:id="12318" w:author="Anees Shaikh" w:date="2013-10-19T02:16:00Z">
                <w:pPr>
                  <w:pStyle w:val="XML1"/>
                </w:pPr>
              </w:pPrChange>
            </w:pPr>
            <w:ins w:id="12319" w:author="aas" w:date="2013-10-14T02:06:00Z">
              <w:del w:id="12320" w:author="Anees Shaikh" w:date="2013-10-19T02:16:00Z">
                <w:r w:rsidDel="00E067A3">
                  <w:delText xml:space="preserve">                                    &lt;xs:annotation&gt;</w:delText>
                </w:r>
              </w:del>
            </w:ins>
          </w:p>
          <w:p w14:paraId="5CD2D064" w14:textId="6FBBC3D2" w:rsidR="00874469" w:rsidDel="00E067A3" w:rsidRDefault="00874469">
            <w:pPr>
              <w:pStyle w:val="Appx"/>
              <w:rPr>
                <w:ins w:id="12321" w:author="aas" w:date="2013-10-14T02:06:00Z"/>
                <w:del w:id="12322" w:author="Anees Shaikh" w:date="2013-10-19T02:16:00Z"/>
              </w:rPr>
              <w:pPrChange w:id="12323" w:author="Anees Shaikh" w:date="2013-10-19T02:16:00Z">
                <w:pPr>
                  <w:pStyle w:val="XML1"/>
                </w:pPr>
              </w:pPrChange>
            </w:pPr>
            <w:ins w:id="12324" w:author="aas" w:date="2013-10-14T02:06:00Z">
              <w:del w:id="12325" w:author="Anees Shaikh" w:date="2013-10-19T02:16:00Z">
                <w:r w:rsidDel="00E067A3">
                  <w:delText xml:space="preserve">                                      &lt;xs:documentation&gt;</w:delText>
                </w:r>
              </w:del>
            </w:ins>
          </w:p>
          <w:p w14:paraId="1E91698B" w14:textId="115438B7" w:rsidR="00874469" w:rsidDel="00E067A3" w:rsidRDefault="00874469">
            <w:pPr>
              <w:pStyle w:val="Appx"/>
              <w:rPr>
                <w:ins w:id="12326" w:author="aas" w:date="2013-10-14T02:06:00Z"/>
                <w:del w:id="12327" w:author="Anees Shaikh" w:date="2013-10-19T02:16:00Z"/>
              </w:rPr>
              <w:pPrChange w:id="12328" w:author="Anees Shaikh" w:date="2013-10-19T02:16:00Z">
                <w:pPr>
                  <w:pStyle w:val="XML1"/>
                </w:pPr>
              </w:pPrChange>
            </w:pPr>
            <w:ins w:id="12329" w:author="aas" w:date="2013-10-14T02:06:00Z">
              <w:del w:id="12330"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31" w:author="aas" w:date="2013-10-14T02:06:00Z"/>
                <w:del w:id="12332" w:author="Anees Shaikh" w:date="2013-10-19T02:16:00Z"/>
              </w:rPr>
              <w:pPrChange w:id="12333" w:author="Anees Shaikh" w:date="2013-10-19T02:16:00Z">
                <w:pPr>
                  <w:pStyle w:val="XML1"/>
                </w:pPr>
              </w:pPrChange>
            </w:pPr>
            <w:ins w:id="12334" w:author="aas" w:date="2013-10-14T02:06:00Z">
              <w:del w:id="12335" w:author="Anees Shaikh" w:date="2013-10-19T02:16:00Z">
                <w:r w:rsidDel="00E067A3">
                  <w:delText xml:space="preserve">                                      &lt;/xs:documentation&gt;</w:delText>
                </w:r>
              </w:del>
            </w:ins>
          </w:p>
          <w:p w14:paraId="21E120B8" w14:textId="7B6E654F" w:rsidR="00874469" w:rsidDel="00E067A3" w:rsidRDefault="00874469">
            <w:pPr>
              <w:pStyle w:val="Appx"/>
              <w:rPr>
                <w:ins w:id="12336" w:author="aas" w:date="2013-10-14T02:06:00Z"/>
                <w:del w:id="12337" w:author="Anees Shaikh" w:date="2013-10-19T02:16:00Z"/>
              </w:rPr>
              <w:pPrChange w:id="12338" w:author="Anees Shaikh" w:date="2013-10-19T02:16:00Z">
                <w:pPr>
                  <w:pStyle w:val="XML1"/>
                </w:pPr>
              </w:pPrChange>
            </w:pPr>
            <w:ins w:id="12339" w:author="aas" w:date="2013-10-14T02:06:00Z">
              <w:del w:id="12340" w:author="Anees Shaikh" w:date="2013-10-19T02:16:00Z">
                <w:r w:rsidDel="00E067A3">
                  <w:delText xml:space="preserve">                                    &lt;/xs:annotation&gt;</w:delText>
                </w:r>
              </w:del>
            </w:ins>
          </w:p>
          <w:p w14:paraId="54B0EB90" w14:textId="55317698" w:rsidR="00874469" w:rsidDel="00E067A3" w:rsidRDefault="00874469">
            <w:pPr>
              <w:pStyle w:val="Appx"/>
              <w:rPr>
                <w:ins w:id="12341" w:author="aas" w:date="2013-10-14T02:06:00Z"/>
                <w:del w:id="12342" w:author="Anees Shaikh" w:date="2013-10-19T02:16:00Z"/>
              </w:rPr>
              <w:pPrChange w:id="12343" w:author="Anees Shaikh" w:date="2013-10-19T02:16:00Z">
                <w:pPr>
                  <w:pStyle w:val="XML1"/>
                </w:pPr>
              </w:pPrChange>
            </w:pPr>
            <w:ins w:id="12344" w:author="aas" w:date="2013-10-14T02:06:00Z">
              <w:del w:id="12345" w:author="Anees Shaikh" w:date="2013-10-19T02:16:00Z">
                <w:r w:rsidDel="00E067A3">
                  <w:delText xml:space="preserve">                                  &lt;/xs:element&gt;</w:delText>
                </w:r>
              </w:del>
            </w:ins>
          </w:p>
          <w:p w14:paraId="2249E069" w14:textId="659F8400" w:rsidR="00874469" w:rsidDel="00E067A3" w:rsidRDefault="00874469">
            <w:pPr>
              <w:pStyle w:val="Appx"/>
              <w:rPr>
                <w:ins w:id="12346" w:author="aas" w:date="2013-10-14T02:06:00Z"/>
                <w:del w:id="12347" w:author="Anees Shaikh" w:date="2013-10-19T02:16:00Z"/>
              </w:rPr>
              <w:pPrChange w:id="12348" w:author="Anees Shaikh" w:date="2013-10-19T02:16:00Z">
                <w:pPr>
                  <w:pStyle w:val="XML1"/>
                </w:pPr>
              </w:pPrChange>
            </w:pPr>
            <w:ins w:id="12349" w:author="aas" w:date="2013-10-14T02:06:00Z">
              <w:del w:id="12350"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51" w:author="aas" w:date="2013-10-14T02:06:00Z"/>
                <w:del w:id="12352" w:author="Anees Shaikh" w:date="2013-10-19T02:16:00Z"/>
              </w:rPr>
              <w:pPrChange w:id="12353" w:author="Anees Shaikh" w:date="2013-10-19T02:16:00Z">
                <w:pPr>
                  <w:pStyle w:val="XML1"/>
                </w:pPr>
              </w:pPrChange>
            </w:pPr>
            <w:ins w:id="12354" w:author="aas" w:date="2013-10-14T02:06:00Z">
              <w:del w:id="12355" w:author="Anees Shaikh" w:date="2013-10-19T02:16:00Z">
                <w:r w:rsidDel="00E067A3">
                  <w:delText xml:space="preserve">                                    &lt;xs:annotation&gt;</w:delText>
                </w:r>
              </w:del>
            </w:ins>
          </w:p>
          <w:p w14:paraId="4605B965" w14:textId="34981C47" w:rsidR="00874469" w:rsidDel="00E067A3" w:rsidRDefault="00874469">
            <w:pPr>
              <w:pStyle w:val="Appx"/>
              <w:rPr>
                <w:ins w:id="12356" w:author="aas" w:date="2013-10-14T02:06:00Z"/>
                <w:del w:id="12357" w:author="Anees Shaikh" w:date="2013-10-19T02:16:00Z"/>
              </w:rPr>
              <w:pPrChange w:id="12358" w:author="Anees Shaikh" w:date="2013-10-19T02:16:00Z">
                <w:pPr>
                  <w:pStyle w:val="XML1"/>
                </w:pPr>
              </w:pPrChange>
            </w:pPr>
            <w:ins w:id="12359" w:author="aas" w:date="2013-10-14T02:06:00Z">
              <w:del w:id="12360" w:author="Anees Shaikh" w:date="2013-10-19T02:16:00Z">
                <w:r w:rsidDel="00E067A3">
                  <w:delText xml:space="preserve">                                      &lt;xs:documentation&gt;</w:delText>
                </w:r>
              </w:del>
            </w:ins>
          </w:p>
          <w:p w14:paraId="64A63979" w14:textId="4A81994C" w:rsidR="00874469" w:rsidDel="00E067A3" w:rsidRDefault="00874469">
            <w:pPr>
              <w:pStyle w:val="Appx"/>
              <w:rPr>
                <w:ins w:id="12361" w:author="aas" w:date="2013-10-14T02:06:00Z"/>
                <w:del w:id="12362" w:author="Anees Shaikh" w:date="2013-10-19T02:16:00Z"/>
              </w:rPr>
              <w:pPrChange w:id="12363" w:author="Anees Shaikh" w:date="2013-10-19T02:16:00Z">
                <w:pPr>
                  <w:pStyle w:val="XML1"/>
                </w:pPr>
              </w:pPrChange>
            </w:pPr>
            <w:ins w:id="12364" w:author="aas" w:date="2013-10-14T02:06:00Z">
              <w:del w:id="12365"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366" w:author="aas" w:date="2013-10-14T02:06:00Z"/>
                <w:del w:id="12367" w:author="Anees Shaikh" w:date="2013-10-19T02:16:00Z"/>
              </w:rPr>
              <w:pPrChange w:id="12368" w:author="Anees Shaikh" w:date="2013-10-19T02:16:00Z">
                <w:pPr>
                  <w:pStyle w:val="XML1"/>
                </w:pPr>
              </w:pPrChange>
            </w:pPr>
            <w:ins w:id="12369" w:author="aas" w:date="2013-10-14T02:06:00Z">
              <w:del w:id="12370" w:author="Anees Shaikh" w:date="2013-10-19T02:16:00Z">
                <w:r w:rsidDel="00E067A3">
                  <w:delText xml:space="preserve">                                      &lt;/xs:documentation&gt;</w:delText>
                </w:r>
              </w:del>
            </w:ins>
          </w:p>
          <w:p w14:paraId="5482B110" w14:textId="61C72AE7" w:rsidR="00874469" w:rsidDel="00E067A3" w:rsidRDefault="00874469">
            <w:pPr>
              <w:pStyle w:val="Appx"/>
              <w:rPr>
                <w:ins w:id="12371" w:author="aas" w:date="2013-10-14T02:06:00Z"/>
                <w:del w:id="12372" w:author="Anees Shaikh" w:date="2013-10-19T02:16:00Z"/>
              </w:rPr>
              <w:pPrChange w:id="12373" w:author="Anees Shaikh" w:date="2013-10-19T02:16:00Z">
                <w:pPr>
                  <w:pStyle w:val="XML1"/>
                </w:pPr>
              </w:pPrChange>
            </w:pPr>
            <w:ins w:id="12374" w:author="aas" w:date="2013-10-14T02:06:00Z">
              <w:del w:id="12375" w:author="Anees Shaikh" w:date="2013-10-19T02:16:00Z">
                <w:r w:rsidDel="00E067A3">
                  <w:delText xml:space="preserve">                                    &lt;/xs:annotation&gt;</w:delText>
                </w:r>
              </w:del>
            </w:ins>
          </w:p>
          <w:p w14:paraId="34CFA8C0" w14:textId="2FB89384" w:rsidR="00874469" w:rsidDel="00E067A3" w:rsidRDefault="00874469">
            <w:pPr>
              <w:pStyle w:val="Appx"/>
              <w:rPr>
                <w:ins w:id="12376" w:author="aas" w:date="2013-10-14T02:06:00Z"/>
                <w:del w:id="12377" w:author="Anees Shaikh" w:date="2013-10-19T02:16:00Z"/>
              </w:rPr>
              <w:pPrChange w:id="12378" w:author="Anees Shaikh" w:date="2013-10-19T02:16:00Z">
                <w:pPr>
                  <w:pStyle w:val="XML1"/>
                </w:pPr>
              </w:pPrChange>
            </w:pPr>
            <w:ins w:id="12379" w:author="aas" w:date="2013-10-14T02:06:00Z">
              <w:del w:id="12380" w:author="Anees Shaikh" w:date="2013-10-19T02:16:00Z">
                <w:r w:rsidDel="00E067A3">
                  <w:delText xml:space="preserve">                                  &lt;/xs:element&gt;</w:delText>
                </w:r>
              </w:del>
            </w:ins>
          </w:p>
          <w:p w14:paraId="1D89A3D8" w14:textId="56FFFE60" w:rsidR="00874469" w:rsidDel="00E067A3" w:rsidRDefault="00874469">
            <w:pPr>
              <w:pStyle w:val="Appx"/>
              <w:rPr>
                <w:ins w:id="12381" w:author="aas" w:date="2013-10-14T02:06:00Z"/>
                <w:del w:id="12382" w:author="Anees Shaikh" w:date="2013-10-19T02:16:00Z"/>
              </w:rPr>
              <w:pPrChange w:id="12383" w:author="Anees Shaikh" w:date="2013-10-19T02:16:00Z">
                <w:pPr>
                  <w:pStyle w:val="XML1"/>
                </w:pPr>
              </w:pPrChange>
            </w:pPr>
            <w:ins w:id="12384" w:author="aas" w:date="2013-10-14T02:06:00Z">
              <w:del w:id="12385"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386" w:author="aas" w:date="2013-10-14T02:06:00Z"/>
                <w:del w:id="12387" w:author="Anees Shaikh" w:date="2013-10-19T02:16:00Z"/>
              </w:rPr>
              <w:pPrChange w:id="12388" w:author="Anees Shaikh" w:date="2013-10-19T02:16:00Z">
                <w:pPr>
                  <w:pStyle w:val="XML1"/>
                </w:pPr>
              </w:pPrChange>
            </w:pPr>
            <w:ins w:id="12389" w:author="aas" w:date="2013-10-14T02:06:00Z">
              <w:del w:id="12390" w:author="Anees Shaikh" w:date="2013-10-19T02:16:00Z">
                <w:r w:rsidDel="00E067A3">
                  <w:delText xml:space="preserve">                                          namespace="##other" processContents="lax"/&gt;</w:delText>
                </w:r>
              </w:del>
            </w:ins>
          </w:p>
          <w:p w14:paraId="1A8BEEE7" w14:textId="5192D475" w:rsidR="00874469" w:rsidDel="00E067A3" w:rsidRDefault="00874469">
            <w:pPr>
              <w:pStyle w:val="Appx"/>
              <w:rPr>
                <w:ins w:id="12391" w:author="aas" w:date="2013-10-14T02:06:00Z"/>
                <w:del w:id="12392" w:author="Anees Shaikh" w:date="2013-10-19T02:16:00Z"/>
              </w:rPr>
              <w:pPrChange w:id="12393" w:author="Anees Shaikh" w:date="2013-10-19T02:16:00Z">
                <w:pPr>
                  <w:pStyle w:val="XML1"/>
                </w:pPr>
              </w:pPrChange>
            </w:pPr>
            <w:ins w:id="12394" w:author="aas" w:date="2013-10-14T02:06:00Z">
              <w:del w:id="12395" w:author="Anees Shaikh" w:date="2013-10-19T02:16:00Z">
                <w:r w:rsidDel="00E067A3">
                  <w:delText xml:space="preserve">                                &lt;/xs:sequence&gt;</w:delText>
                </w:r>
              </w:del>
            </w:ins>
          </w:p>
          <w:p w14:paraId="0558CF6A" w14:textId="18703924" w:rsidR="00874469" w:rsidDel="00E067A3" w:rsidRDefault="00874469">
            <w:pPr>
              <w:pStyle w:val="Appx"/>
              <w:rPr>
                <w:ins w:id="12396" w:author="aas" w:date="2013-10-14T02:06:00Z"/>
                <w:del w:id="12397" w:author="Anees Shaikh" w:date="2013-10-19T02:16:00Z"/>
              </w:rPr>
              <w:pPrChange w:id="12398" w:author="Anees Shaikh" w:date="2013-10-19T02:16:00Z">
                <w:pPr>
                  <w:pStyle w:val="XML1"/>
                </w:pPr>
              </w:pPrChange>
            </w:pPr>
            <w:ins w:id="12399" w:author="aas" w:date="2013-10-14T02:06:00Z">
              <w:del w:id="12400" w:author="Anees Shaikh" w:date="2013-10-19T02:16:00Z">
                <w:r w:rsidDel="00E067A3">
                  <w:delText xml:space="preserve">                                &lt;xs:sequence&gt;</w:delText>
                </w:r>
              </w:del>
            </w:ins>
          </w:p>
          <w:p w14:paraId="3B19D187" w14:textId="244CD8F2" w:rsidR="00874469" w:rsidDel="00E067A3" w:rsidRDefault="00874469">
            <w:pPr>
              <w:pStyle w:val="Appx"/>
              <w:rPr>
                <w:ins w:id="12401" w:author="aas" w:date="2013-10-14T02:06:00Z"/>
                <w:del w:id="12402" w:author="Anees Shaikh" w:date="2013-10-19T02:16:00Z"/>
              </w:rPr>
              <w:pPrChange w:id="12403" w:author="Anees Shaikh" w:date="2013-10-19T02:16:00Z">
                <w:pPr>
                  <w:pStyle w:val="XML1"/>
                </w:pPr>
              </w:pPrChange>
            </w:pPr>
            <w:ins w:id="12404" w:author="aas" w:date="2013-10-14T02:06:00Z">
              <w:del w:id="12405"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06" w:author="aas" w:date="2013-10-14T02:06:00Z"/>
                <w:del w:id="12407" w:author="Anees Shaikh" w:date="2013-10-19T02:16:00Z"/>
              </w:rPr>
              <w:pPrChange w:id="12408" w:author="Anees Shaikh" w:date="2013-10-19T02:16:00Z">
                <w:pPr>
                  <w:pStyle w:val="XML1"/>
                </w:pPr>
              </w:pPrChange>
            </w:pPr>
            <w:ins w:id="12409" w:author="aas" w:date="2013-10-14T02:06:00Z">
              <w:del w:id="12410" w:author="Anees Shaikh" w:date="2013-10-19T02:16:00Z">
                <w:r w:rsidDel="00E067A3">
                  <w:delText xml:space="preserve">                                    &lt;xs:annotation&gt;</w:delText>
                </w:r>
              </w:del>
            </w:ins>
          </w:p>
          <w:p w14:paraId="41D48E45" w14:textId="26A4A6C0" w:rsidR="00874469" w:rsidDel="00E067A3" w:rsidRDefault="00874469">
            <w:pPr>
              <w:pStyle w:val="Appx"/>
              <w:rPr>
                <w:ins w:id="12411" w:author="aas" w:date="2013-10-14T02:06:00Z"/>
                <w:del w:id="12412" w:author="Anees Shaikh" w:date="2013-10-19T02:16:00Z"/>
              </w:rPr>
              <w:pPrChange w:id="12413" w:author="Anees Shaikh" w:date="2013-10-19T02:16:00Z">
                <w:pPr>
                  <w:pStyle w:val="XML1"/>
                </w:pPr>
              </w:pPrChange>
            </w:pPr>
            <w:ins w:id="12414" w:author="aas" w:date="2013-10-14T02:06:00Z">
              <w:del w:id="12415" w:author="Anees Shaikh" w:date="2013-10-19T02:16:00Z">
                <w:r w:rsidDel="00E067A3">
                  <w:delText xml:space="preserve">                                      &lt;xs:documentation&gt;</w:delText>
                </w:r>
              </w:del>
            </w:ins>
          </w:p>
          <w:p w14:paraId="1262BFA4" w14:textId="61FC21B7" w:rsidR="00874469" w:rsidDel="00E067A3" w:rsidRDefault="00874469">
            <w:pPr>
              <w:pStyle w:val="Appx"/>
              <w:rPr>
                <w:ins w:id="12416" w:author="aas" w:date="2013-10-14T02:06:00Z"/>
                <w:del w:id="12417" w:author="Anees Shaikh" w:date="2013-10-19T02:16:00Z"/>
              </w:rPr>
              <w:pPrChange w:id="12418" w:author="Anees Shaikh" w:date="2013-10-19T02:16:00Z">
                <w:pPr>
                  <w:pStyle w:val="XML1"/>
                </w:pPr>
              </w:pPrChange>
            </w:pPr>
            <w:ins w:id="12419" w:author="aas" w:date="2013-10-14T02:06:00Z">
              <w:del w:id="12420"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21" w:author="aas" w:date="2013-10-14T02:06:00Z"/>
                <w:del w:id="12422" w:author="Anees Shaikh" w:date="2013-10-19T02:16:00Z"/>
              </w:rPr>
              <w:pPrChange w:id="12423" w:author="Anees Shaikh" w:date="2013-10-19T02:16:00Z">
                <w:pPr>
                  <w:pStyle w:val="XML1"/>
                </w:pPr>
              </w:pPrChange>
            </w:pPr>
            <w:ins w:id="12424" w:author="aas" w:date="2013-10-14T02:06:00Z">
              <w:del w:id="12425" w:author="Anees Shaikh" w:date="2013-10-19T02:16:00Z">
                <w:r w:rsidDel="00E067A3">
                  <w:delText xml:space="preserve">                                      &lt;/xs:documentation&gt;</w:delText>
                </w:r>
              </w:del>
            </w:ins>
          </w:p>
          <w:p w14:paraId="58A5E1A2" w14:textId="256E9298" w:rsidR="00874469" w:rsidDel="00E067A3" w:rsidRDefault="00874469">
            <w:pPr>
              <w:pStyle w:val="Appx"/>
              <w:rPr>
                <w:ins w:id="12426" w:author="aas" w:date="2013-10-14T02:06:00Z"/>
                <w:del w:id="12427" w:author="Anees Shaikh" w:date="2013-10-19T02:16:00Z"/>
              </w:rPr>
              <w:pPrChange w:id="12428" w:author="Anees Shaikh" w:date="2013-10-19T02:16:00Z">
                <w:pPr>
                  <w:pStyle w:val="XML1"/>
                </w:pPr>
              </w:pPrChange>
            </w:pPr>
            <w:ins w:id="12429" w:author="aas" w:date="2013-10-14T02:06:00Z">
              <w:del w:id="12430" w:author="Anees Shaikh" w:date="2013-10-19T02:16:00Z">
                <w:r w:rsidDel="00E067A3">
                  <w:delText xml:space="preserve">                                    &lt;/xs:annotation&gt;</w:delText>
                </w:r>
              </w:del>
            </w:ins>
          </w:p>
          <w:p w14:paraId="6ECDFA76" w14:textId="1DFA885E" w:rsidR="00874469" w:rsidDel="00E067A3" w:rsidRDefault="00874469">
            <w:pPr>
              <w:pStyle w:val="Appx"/>
              <w:rPr>
                <w:ins w:id="12431" w:author="aas" w:date="2013-10-14T02:06:00Z"/>
                <w:del w:id="12432" w:author="Anees Shaikh" w:date="2013-10-19T02:16:00Z"/>
              </w:rPr>
              <w:pPrChange w:id="12433" w:author="Anees Shaikh" w:date="2013-10-19T02:16:00Z">
                <w:pPr>
                  <w:pStyle w:val="XML1"/>
                </w:pPr>
              </w:pPrChange>
            </w:pPr>
            <w:ins w:id="12434" w:author="aas" w:date="2013-10-14T02:06:00Z">
              <w:del w:id="12435" w:author="Anees Shaikh" w:date="2013-10-19T02:16:00Z">
                <w:r w:rsidDel="00E067A3">
                  <w:delText xml:space="preserve">                                  &lt;/xs:element&gt;</w:delText>
                </w:r>
              </w:del>
            </w:ins>
          </w:p>
          <w:p w14:paraId="6F0E6F4F" w14:textId="69C66B46" w:rsidR="00874469" w:rsidDel="00E067A3" w:rsidRDefault="00874469">
            <w:pPr>
              <w:pStyle w:val="Appx"/>
              <w:rPr>
                <w:ins w:id="12436" w:author="aas" w:date="2013-10-14T02:06:00Z"/>
                <w:del w:id="12437" w:author="Anees Shaikh" w:date="2013-10-19T02:16:00Z"/>
              </w:rPr>
              <w:pPrChange w:id="12438" w:author="Anees Shaikh" w:date="2013-10-19T02:16:00Z">
                <w:pPr>
                  <w:pStyle w:val="XML1"/>
                </w:pPr>
              </w:pPrChange>
            </w:pPr>
            <w:ins w:id="12439" w:author="aas" w:date="2013-10-14T02:06:00Z">
              <w:del w:id="12440"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41" w:author="aas" w:date="2013-10-14T02:06:00Z"/>
                <w:del w:id="12442" w:author="Anees Shaikh" w:date="2013-10-19T02:16:00Z"/>
              </w:rPr>
              <w:pPrChange w:id="12443" w:author="Anees Shaikh" w:date="2013-10-19T02:16:00Z">
                <w:pPr>
                  <w:pStyle w:val="XML1"/>
                </w:pPr>
              </w:pPrChange>
            </w:pPr>
            <w:ins w:id="12444" w:author="aas" w:date="2013-10-14T02:06:00Z">
              <w:del w:id="12445" w:author="Anees Shaikh" w:date="2013-10-19T02:16:00Z">
                <w:r w:rsidDel="00E067A3">
                  <w:delText xml:space="preserve">                                    &lt;xs:annotation&gt;</w:delText>
                </w:r>
              </w:del>
            </w:ins>
          </w:p>
          <w:p w14:paraId="4CC5E5BC" w14:textId="49477B19" w:rsidR="00874469" w:rsidDel="00E067A3" w:rsidRDefault="00874469">
            <w:pPr>
              <w:pStyle w:val="Appx"/>
              <w:rPr>
                <w:ins w:id="12446" w:author="aas" w:date="2013-10-14T02:06:00Z"/>
                <w:del w:id="12447" w:author="Anees Shaikh" w:date="2013-10-19T02:16:00Z"/>
              </w:rPr>
              <w:pPrChange w:id="12448" w:author="Anees Shaikh" w:date="2013-10-19T02:16:00Z">
                <w:pPr>
                  <w:pStyle w:val="XML1"/>
                </w:pPr>
              </w:pPrChange>
            </w:pPr>
            <w:ins w:id="12449" w:author="aas" w:date="2013-10-14T02:06:00Z">
              <w:del w:id="12450" w:author="Anees Shaikh" w:date="2013-10-19T02:16:00Z">
                <w:r w:rsidDel="00E067A3">
                  <w:delText xml:space="preserve">                                      &lt;xs:documentation&gt;</w:delText>
                </w:r>
              </w:del>
            </w:ins>
          </w:p>
          <w:p w14:paraId="5F0B448C" w14:textId="7C8D6532" w:rsidR="00874469" w:rsidDel="00E067A3" w:rsidRDefault="00874469">
            <w:pPr>
              <w:pStyle w:val="Appx"/>
              <w:rPr>
                <w:ins w:id="12451" w:author="aas" w:date="2013-10-14T02:06:00Z"/>
                <w:del w:id="12452" w:author="Anees Shaikh" w:date="2013-10-19T02:16:00Z"/>
              </w:rPr>
              <w:pPrChange w:id="12453" w:author="Anees Shaikh" w:date="2013-10-19T02:16:00Z">
                <w:pPr>
                  <w:pStyle w:val="XML1"/>
                </w:pPr>
              </w:pPrChange>
            </w:pPr>
            <w:ins w:id="12454" w:author="aas" w:date="2013-10-14T02:06:00Z">
              <w:del w:id="12455"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456" w:author="aas" w:date="2013-10-14T02:06:00Z"/>
                <w:del w:id="12457" w:author="Anees Shaikh" w:date="2013-10-19T02:16:00Z"/>
              </w:rPr>
              <w:pPrChange w:id="12458" w:author="Anees Shaikh" w:date="2013-10-19T02:16:00Z">
                <w:pPr>
                  <w:pStyle w:val="XML1"/>
                </w:pPr>
              </w:pPrChange>
            </w:pPr>
            <w:ins w:id="12459" w:author="aas" w:date="2013-10-14T02:06:00Z">
              <w:del w:id="12460" w:author="Anees Shaikh" w:date="2013-10-19T02:16:00Z">
                <w:r w:rsidDel="00E067A3">
                  <w:delText xml:space="preserve">                                      &lt;/xs:documentation&gt;</w:delText>
                </w:r>
              </w:del>
            </w:ins>
          </w:p>
          <w:p w14:paraId="2AB0B8C9" w14:textId="0238648B" w:rsidR="00874469" w:rsidDel="00E067A3" w:rsidRDefault="00874469">
            <w:pPr>
              <w:pStyle w:val="Appx"/>
              <w:rPr>
                <w:ins w:id="12461" w:author="aas" w:date="2013-10-14T02:06:00Z"/>
                <w:del w:id="12462" w:author="Anees Shaikh" w:date="2013-10-19T02:16:00Z"/>
              </w:rPr>
              <w:pPrChange w:id="12463" w:author="Anees Shaikh" w:date="2013-10-19T02:16:00Z">
                <w:pPr>
                  <w:pStyle w:val="XML1"/>
                </w:pPr>
              </w:pPrChange>
            </w:pPr>
            <w:ins w:id="12464" w:author="aas" w:date="2013-10-14T02:06:00Z">
              <w:del w:id="12465" w:author="Anees Shaikh" w:date="2013-10-19T02:16:00Z">
                <w:r w:rsidDel="00E067A3">
                  <w:delText xml:space="preserve">                                    &lt;/xs:annotation&gt;</w:delText>
                </w:r>
              </w:del>
            </w:ins>
          </w:p>
          <w:p w14:paraId="58ADBB94" w14:textId="4875D2C1" w:rsidR="00874469" w:rsidDel="00E067A3" w:rsidRDefault="00874469">
            <w:pPr>
              <w:pStyle w:val="Appx"/>
              <w:rPr>
                <w:ins w:id="12466" w:author="aas" w:date="2013-10-14T02:06:00Z"/>
                <w:del w:id="12467" w:author="Anees Shaikh" w:date="2013-10-19T02:16:00Z"/>
              </w:rPr>
              <w:pPrChange w:id="12468" w:author="Anees Shaikh" w:date="2013-10-19T02:16:00Z">
                <w:pPr>
                  <w:pStyle w:val="XML1"/>
                </w:pPr>
              </w:pPrChange>
            </w:pPr>
            <w:ins w:id="12469" w:author="aas" w:date="2013-10-14T02:06:00Z">
              <w:del w:id="12470" w:author="Anees Shaikh" w:date="2013-10-19T02:16:00Z">
                <w:r w:rsidDel="00E067A3">
                  <w:delText xml:space="preserve">                                  &lt;/xs:element&gt;</w:delText>
                </w:r>
              </w:del>
            </w:ins>
          </w:p>
          <w:p w14:paraId="1C01FE53" w14:textId="3DB74ED4" w:rsidR="00874469" w:rsidDel="00E067A3" w:rsidRDefault="00874469">
            <w:pPr>
              <w:pStyle w:val="Appx"/>
              <w:rPr>
                <w:ins w:id="12471" w:author="aas" w:date="2013-10-14T02:06:00Z"/>
                <w:del w:id="12472" w:author="Anees Shaikh" w:date="2013-10-19T02:16:00Z"/>
              </w:rPr>
              <w:pPrChange w:id="12473" w:author="Anees Shaikh" w:date="2013-10-19T02:16:00Z">
                <w:pPr>
                  <w:pStyle w:val="XML1"/>
                </w:pPr>
              </w:pPrChange>
            </w:pPr>
            <w:ins w:id="12474" w:author="aas" w:date="2013-10-14T02:06:00Z">
              <w:del w:id="12475"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476" w:author="aas" w:date="2013-10-14T02:06:00Z"/>
                <w:del w:id="12477" w:author="Anees Shaikh" w:date="2013-10-19T02:16:00Z"/>
              </w:rPr>
              <w:pPrChange w:id="12478" w:author="Anees Shaikh" w:date="2013-10-19T02:16:00Z">
                <w:pPr>
                  <w:pStyle w:val="XML1"/>
                </w:pPr>
              </w:pPrChange>
            </w:pPr>
            <w:ins w:id="12479" w:author="aas" w:date="2013-10-14T02:06:00Z">
              <w:del w:id="12480" w:author="Anees Shaikh" w:date="2013-10-19T02:16:00Z">
                <w:r w:rsidDel="00E067A3">
                  <w:delText xml:space="preserve">                                          namespace="##other" processContents="lax"/&gt;</w:delText>
                </w:r>
              </w:del>
            </w:ins>
          </w:p>
          <w:p w14:paraId="29693650" w14:textId="16DA75E7" w:rsidR="00874469" w:rsidDel="00E067A3" w:rsidRDefault="00874469">
            <w:pPr>
              <w:pStyle w:val="Appx"/>
              <w:rPr>
                <w:ins w:id="12481" w:author="aas" w:date="2013-10-14T02:06:00Z"/>
                <w:del w:id="12482" w:author="Anees Shaikh" w:date="2013-10-19T02:16:00Z"/>
              </w:rPr>
              <w:pPrChange w:id="12483" w:author="Anees Shaikh" w:date="2013-10-19T02:16:00Z">
                <w:pPr>
                  <w:pStyle w:val="XML1"/>
                </w:pPr>
              </w:pPrChange>
            </w:pPr>
            <w:ins w:id="12484" w:author="aas" w:date="2013-10-14T02:06:00Z">
              <w:del w:id="12485" w:author="Anees Shaikh" w:date="2013-10-19T02:16:00Z">
                <w:r w:rsidDel="00E067A3">
                  <w:delText xml:space="preserve">                                &lt;/xs:sequence&gt;</w:delText>
                </w:r>
              </w:del>
            </w:ins>
          </w:p>
          <w:p w14:paraId="44556983" w14:textId="55E9E92C" w:rsidR="00874469" w:rsidDel="00E067A3" w:rsidRDefault="00874469">
            <w:pPr>
              <w:pStyle w:val="Appx"/>
              <w:rPr>
                <w:ins w:id="12486" w:author="aas" w:date="2013-10-14T02:06:00Z"/>
                <w:del w:id="12487" w:author="Anees Shaikh" w:date="2013-10-19T02:16:00Z"/>
              </w:rPr>
              <w:pPrChange w:id="12488" w:author="Anees Shaikh" w:date="2013-10-19T02:16:00Z">
                <w:pPr>
                  <w:pStyle w:val="XML1"/>
                </w:pPr>
              </w:pPrChange>
            </w:pPr>
            <w:ins w:id="12489" w:author="aas" w:date="2013-10-14T02:06:00Z">
              <w:del w:id="12490"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491" w:author="aas" w:date="2013-10-14T02:06:00Z"/>
                <w:del w:id="12492" w:author="Anees Shaikh" w:date="2013-10-19T02:16:00Z"/>
              </w:rPr>
              <w:pPrChange w:id="12493" w:author="Anees Shaikh" w:date="2013-10-19T02:16:00Z">
                <w:pPr>
                  <w:pStyle w:val="XML1"/>
                </w:pPr>
              </w:pPrChange>
            </w:pPr>
            <w:ins w:id="12494" w:author="aas" w:date="2013-10-14T02:06:00Z">
              <w:del w:id="12495" w:author="Anees Shaikh" w:date="2013-10-19T02:16:00Z">
                <w:r w:rsidDel="00E067A3">
                  <w:delText xml:space="preserve">                                        namespace="##other" processContents="lax"/&gt;</w:delText>
                </w:r>
              </w:del>
            </w:ins>
          </w:p>
          <w:p w14:paraId="55C601DD" w14:textId="3FFB7D37" w:rsidR="00874469" w:rsidDel="00E067A3" w:rsidRDefault="00874469">
            <w:pPr>
              <w:pStyle w:val="Appx"/>
              <w:rPr>
                <w:ins w:id="12496" w:author="aas" w:date="2013-10-14T02:06:00Z"/>
                <w:del w:id="12497" w:author="Anees Shaikh" w:date="2013-10-19T02:16:00Z"/>
              </w:rPr>
              <w:pPrChange w:id="12498" w:author="Anees Shaikh" w:date="2013-10-19T02:16:00Z">
                <w:pPr>
                  <w:pStyle w:val="XML1"/>
                </w:pPr>
              </w:pPrChange>
            </w:pPr>
            <w:ins w:id="12499" w:author="aas" w:date="2013-10-14T02:06:00Z">
              <w:del w:id="12500" w:author="Anees Shaikh" w:date="2013-10-19T02:16:00Z">
                <w:r w:rsidDel="00E067A3">
                  <w:delText xml:space="preserve">                              &lt;/xs:choice&gt;</w:delText>
                </w:r>
              </w:del>
            </w:ins>
          </w:p>
          <w:p w14:paraId="28425D4B" w14:textId="2DFF7655" w:rsidR="00874469" w:rsidDel="00E067A3" w:rsidRDefault="00874469">
            <w:pPr>
              <w:pStyle w:val="Appx"/>
              <w:rPr>
                <w:ins w:id="12501" w:author="aas" w:date="2013-10-14T02:06:00Z"/>
                <w:del w:id="12502" w:author="Anees Shaikh" w:date="2013-10-19T02:16:00Z"/>
              </w:rPr>
              <w:pPrChange w:id="12503" w:author="Anees Shaikh" w:date="2013-10-19T02:16:00Z">
                <w:pPr>
                  <w:pStyle w:val="XML1"/>
                </w:pPr>
              </w:pPrChange>
            </w:pPr>
            <w:ins w:id="12504" w:author="aas" w:date="2013-10-14T02:06:00Z">
              <w:del w:id="12505"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06" w:author="aas" w:date="2013-10-14T02:06:00Z"/>
                <w:del w:id="12507" w:author="Anees Shaikh" w:date="2013-10-19T02:16:00Z"/>
              </w:rPr>
              <w:pPrChange w:id="12508" w:author="Anees Shaikh" w:date="2013-10-19T02:16:00Z">
                <w:pPr>
                  <w:pStyle w:val="XML1"/>
                </w:pPr>
              </w:pPrChange>
            </w:pPr>
            <w:ins w:id="12509" w:author="aas" w:date="2013-10-14T02:06:00Z">
              <w:del w:id="12510" w:author="Anees Shaikh" w:date="2013-10-19T02:16:00Z">
                <w:r w:rsidDel="00E067A3">
                  <w:delText xml:space="preserve">                                &lt;xs:annotation&gt;</w:delText>
                </w:r>
              </w:del>
            </w:ins>
          </w:p>
          <w:p w14:paraId="019D1916" w14:textId="1028F351" w:rsidR="00874469" w:rsidDel="00E067A3" w:rsidRDefault="00874469">
            <w:pPr>
              <w:pStyle w:val="Appx"/>
              <w:rPr>
                <w:ins w:id="12511" w:author="aas" w:date="2013-10-14T02:06:00Z"/>
                <w:del w:id="12512" w:author="Anees Shaikh" w:date="2013-10-19T02:16:00Z"/>
              </w:rPr>
              <w:pPrChange w:id="12513" w:author="Anees Shaikh" w:date="2013-10-19T02:16:00Z">
                <w:pPr>
                  <w:pStyle w:val="XML1"/>
                </w:pPr>
              </w:pPrChange>
            </w:pPr>
            <w:ins w:id="12514" w:author="aas" w:date="2013-10-14T02:06:00Z">
              <w:del w:id="12515" w:author="Anees Shaikh" w:date="2013-10-19T02:16:00Z">
                <w:r w:rsidDel="00E067A3">
                  <w:delText xml:space="preserve">                                  &lt;xs:documentation&gt;</w:delText>
                </w:r>
              </w:del>
            </w:ins>
          </w:p>
          <w:p w14:paraId="02D80B55" w14:textId="0E0B307D" w:rsidR="00874469" w:rsidDel="00E067A3" w:rsidRDefault="00874469">
            <w:pPr>
              <w:pStyle w:val="Appx"/>
              <w:rPr>
                <w:ins w:id="12516" w:author="aas" w:date="2013-10-14T02:06:00Z"/>
                <w:del w:id="12517" w:author="Anees Shaikh" w:date="2013-10-19T02:16:00Z"/>
              </w:rPr>
              <w:pPrChange w:id="12518" w:author="Anees Shaikh" w:date="2013-10-19T02:16:00Z">
                <w:pPr>
                  <w:pStyle w:val="XML1"/>
                </w:pPr>
              </w:pPrChange>
            </w:pPr>
            <w:ins w:id="12519" w:author="aas" w:date="2013-10-14T02:06:00Z">
              <w:del w:id="12520"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21" w:author="aas" w:date="2013-10-14T02:06:00Z"/>
                <w:del w:id="12522" w:author="Anees Shaikh" w:date="2013-10-19T02:16:00Z"/>
              </w:rPr>
              <w:pPrChange w:id="12523" w:author="Anees Shaikh" w:date="2013-10-19T02:16:00Z">
                <w:pPr>
                  <w:pStyle w:val="XML1"/>
                </w:pPr>
              </w:pPrChange>
            </w:pPr>
            <w:ins w:id="12524" w:author="aas" w:date="2013-10-14T02:06:00Z">
              <w:del w:id="12525"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26" w:author="aas" w:date="2013-10-14T02:06:00Z"/>
                <w:del w:id="12527" w:author="Anees Shaikh" w:date="2013-10-19T02:16:00Z"/>
              </w:rPr>
              <w:pPrChange w:id="12528" w:author="Anees Shaikh" w:date="2013-10-19T02:16:00Z">
                <w:pPr>
                  <w:pStyle w:val="XML1"/>
                </w:pPr>
              </w:pPrChange>
            </w:pPr>
            <w:ins w:id="12529" w:author="aas" w:date="2013-10-14T02:06:00Z">
              <w:del w:id="12530" w:author="Anees Shaikh" w:date="2013-10-19T02:16:00Z">
                <w:r w:rsidDel="00E067A3">
                  <w:delText xml:space="preserve">                                  &lt;/xs:documentation&gt;</w:delText>
                </w:r>
              </w:del>
            </w:ins>
          </w:p>
          <w:p w14:paraId="22A64E5B" w14:textId="54A04CCC" w:rsidR="00874469" w:rsidDel="00E067A3" w:rsidRDefault="00874469">
            <w:pPr>
              <w:pStyle w:val="Appx"/>
              <w:rPr>
                <w:ins w:id="12531" w:author="aas" w:date="2013-10-14T02:06:00Z"/>
                <w:del w:id="12532" w:author="Anees Shaikh" w:date="2013-10-19T02:16:00Z"/>
              </w:rPr>
              <w:pPrChange w:id="12533" w:author="Anees Shaikh" w:date="2013-10-19T02:16:00Z">
                <w:pPr>
                  <w:pStyle w:val="XML1"/>
                </w:pPr>
              </w:pPrChange>
            </w:pPr>
            <w:ins w:id="12534" w:author="aas" w:date="2013-10-14T02:06:00Z">
              <w:del w:id="12535" w:author="Anees Shaikh" w:date="2013-10-19T02:16:00Z">
                <w:r w:rsidDel="00E067A3">
                  <w:delText xml:space="preserve">                                &lt;/xs:annotation&gt;</w:delText>
                </w:r>
              </w:del>
            </w:ins>
          </w:p>
          <w:p w14:paraId="6118AF91" w14:textId="24AF18BC" w:rsidR="00874469" w:rsidDel="00E067A3" w:rsidRDefault="00874469">
            <w:pPr>
              <w:pStyle w:val="Appx"/>
              <w:rPr>
                <w:ins w:id="12536" w:author="aas" w:date="2013-10-14T02:06:00Z"/>
                <w:del w:id="12537" w:author="Anees Shaikh" w:date="2013-10-19T02:16:00Z"/>
              </w:rPr>
              <w:pPrChange w:id="12538" w:author="Anees Shaikh" w:date="2013-10-19T02:16:00Z">
                <w:pPr>
                  <w:pStyle w:val="XML1"/>
                </w:pPr>
              </w:pPrChange>
            </w:pPr>
            <w:ins w:id="12539" w:author="aas" w:date="2013-10-14T02:06:00Z">
              <w:del w:id="12540" w:author="Anees Shaikh" w:date="2013-10-19T02:16:00Z">
                <w:r w:rsidDel="00E067A3">
                  <w:delText xml:space="preserve">                              &lt;/xs:element&gt;</w:delText>
                </w:r>
              </w:del>
            </w:ins>
          </w:p>
          <w:p w14:paraId="0B144035" w14:textId="6C54A9FA" w:rsidR="00874469" w:rsidDel="00E067A3" w:rsidRDefault="00874469">
            <w:pPr>
              <w:pStyle w:val="Appx"/>
              <w:rPr>
                <w:ins w:id="12541" w:author="aas" w:date="2013-10-14T02:06:00Z"/>
                <w:del w:id="12542" w:author="Anees Shaikh" w:date="2013-10-19T02:16:00Z"/>
              </w:rPr>
              <w:pPrChange w:id="12543" w:author="Anees Shaikh" w:date="2013-10-19T02:16:00Z">
                <w:pPr>
                  <w:pStyle w:val="XML1"/>
                </w:pPr>
              </w:pPrChange>
            </w:pPr>
            <w:ins w:id="12544" w:author="aas" w:date="2013-10-14T02:06:00Z">
              <w:del w:id="12545"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46" w:author="aas" w:date="2013-10-14T02:06:00Z"/>
                <w:del w:id="12547" w:author="Anees Shaikh" w:date="2013-10-19T02:16:00Z"/>
              </w:rPr>
              <w:pPrChange w:id="12548" w:author="Anees Shaikh" w:date="2013-10-19T02:16:00Z">
                <w:pPr>
                  <w:pStyle w:val="XML1"/>
                </w:pPr>
              </w:pPrChange>
            </w:pPr>
            <w:ins w:id="12549" w:author="aas" w:date="2013-10-14T02:06:00Z">
              <w:del w:id="12550" w:author="Anees Shaikh" w:date="2013-10-19T02:16:00Z">
                <w:r w:rsidDel="00E067A3">
                  <w:delText xml:space="preserve">                                &lt;xs:annotation&gt;</w:delText>
                </w:r>
              </w:del>
            </w:ins>
          </w:p>
          <w:p w14:paraId="68F2C26C" w14:textId="0C0BE39D" w:rsidR="00874469" w:rsidDel="00E067A3" w:rsidRDefault="00874469">
            <w:pPr>
              <w:pStyle w:val="Appx"/>
              <w:rPr>
                <w:ins w:id="12551" w:author="aas" w:date="2013-10-14T02:06:00Z"/>
                <w:del w:id="12552" w:author="Anees Shaikh" w:date="2013-10-19T02:16:00Z"/>
              </w:rPr>
              <w:pPrChange w:id="12553" w:author="Anees Shaikh" w:date="2013-10-19T02:16:00Z">
                <w:pPr>
                  <w:pStyle w:val="XML1"/>
                </w:pPr>
              </w:pPrChange>
            </w:pPr>
            <w:ins w:id="12554" w:author="aas" w:date="2013-10-14T02:06:00Z">
              <w:del w:id="12555" w:author="Anees Shaikh" w:date="2013-10-19T02:16:00Z">
                <w:r w:rsidDel="00E067A3">
                  <w:delText xml:space="preserve">                                  &lt;xs:documentation&gt;</w:delText>
                </w:r>
              </w:del>
            </w:ins>
          </w:p>
          <w:p w14:paraId="441990EF" w14:textId="3F27B9E7" w:rsidR="00874469" w:rsidDel="00E067A3" w:rsidRDefault="00874469">
            <w:pPr>
              <w:pStyle w:val="Appx"/>
              <w:rPr>
                <w:ins w:id="12556" w:author="aas" w:date="2013-10-14T02:06:00Z"/>
                <w:del w:id="12557" w:author="Anees Shaikh" w:date="2013-10-19T02:16:00Z"/>
              </w:rPr>
              <w:pPrChange w:id="12558" w:author="Anees Shaikh" w:date="2013-10-19T02:16:00Z">
                <w:pPr>
                  <w:pStyle w:val="XML1"/>
                </w:pPr>
              </w:pPrChange>
            </w:pPr>
            <w:ins w:id="12559" w:author="aas" w:date="2013-10-14T02:06:00Z">
              <w:del w:id="12560"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561" w:author="aas" w:date="2013-10-14T02:06:00Z"/>
                <w:del w:id="12562" w:author="Anees Shaikh" w:date="2013-10-19T02:16:00Z"/>
              </w:rPr>
              <w:pPrChange w:id="12563" w:author="Anees Shaikh" w:date="2013-10-19T02:16:00Z">
                <w:pPr>
                  <w:pStyle w:val="XML1"/>
                </w:pPr>
              </w:pPrChange>
            </w:pPr>
            <w:ins w:id="12564" w:author="aas" w:date="2013-10-14T02:06:00Z">
              <w:del w:id="12565" w:author="Anees Shaikh" w:date="2013-10-19T02:16:00Z">
                <w:r w:rsidDel="00E067A3">
                  <w:delText xml:space="preserve">                                  &lt;/xs:documentation&gt;</w:delText>
                </w:r>
              </w:del>
            </w:ins>
          </w:p>
          <w:p w14:paraId="7EB10390" w14:textId="78FE21F1" w:rsidR="00874469" w:rsidDel="00E067A3" w:rsidRDefault="00874469">
            <w:pPr>
              <w:pStyle w:val="Appx"/>
              <w:rPr>
                <w:ins w:id="12566" w:author="aas" w:date="2013-10-14T02:06:00Z"/>
                <w:del w:id="12567" w:author="Anees Shaikh" w:date="2013-10-19T02:16:00Z"/>
              </w:rPr>
              <w:pPrChange w:id="12568" w:author="Anees Shaikh" w:date="2013-10-19T02:16:00Z">
                <w:pPr>
                  <w:pStyle w:val="XML1"/>
                </w:pPr>
              </w:pPrChange>
            </w:pPr>
            <w:ins w:id="12569" w:author="aas" w:date="2013-10-14T02:06:00Z">
              <w:del w:id="12570" w:author="Anees Shaikh" w:date="2013-10-19T02:16:00Z">
                <w:r w:rsidDel="00E067A3">
                  <w:delText xml:space="preserve">                                &lt;/xs:annotation&gt;</w:delText>
                </w:r>
              </w:del>
            </w:ins>
          </w:p>
          <w:p w14:paraId="67E2987B" w14:textId="486908EC" w:rsidR="00874469" w:rsidDel="00E067A3" w:rsidRDefault="00874469">
            <w:pPr>
              <w:pStyle w:val="Appx"/>
              <w:rPr>
                <w:ins w:id="12571" w:author="aas" w:date="2013-10-14T02:06:00Z"/>
                <w:del w:id="12572" w:author="Anees Shaikh" w:date="2013-10-19T02:16:00Z"/>
              </w:rPr>
              <w:pPrChange w:id="12573" w:author="Anees Shaikh" w:date="2013-10-19T02:16:00Z">
                <w:pPr>
                  <w:pStyle w:val="XML1"/>
                </w:pPr>
              </w:pPrChange>
            </w:pPr>
            <w:ins w:id="12574" w:author="aas" w:date="2013-10-14T02:06:00Z">
              <w:del w:id="12575" w:author="Anees Shaikh" w:date="2013-10-19T02:16:00Z">
                <w:r w:rsidDel="00E067A3">
                  <w:delText xml:space="preserve">                              &lt;/xs:element&gt;</w:delText>
                </w:r>
              </w:del>
            </w:ins>
          </w:p>
          <w:p w14:paraId="7B00998C" w14:textId="00880EA5" w:rsidR="00874469" w:rsidDel="00E067A3" w:rsidRDefault="00874469">
            <w:pPr>
              <w:pStyle w:val="Appx"/>
              <w:rPr>
                <w:ins w:id="12576" w:author="aas" w:date="2013-10-14T02:06:00Z"/>
                <w:del w:id="12577" w:author="Anees Shaikh" w:date="2013-10-19T02:16:00Z"/>
              </w:rPr>
              <w:pPrChange w:id="12578" w:author="Anees Shaikh" w:date="2013-10-19T02:16:00Z">
                <w:pPr>
                  <w:pStyle w:val="XML1"/>
                </w:pPr>
              </w:pPrChange>
            </w:pPr>
            <w:ins w:id="12579" w:author="aas" w:date="2013-10-14T02:06:00Z">
              <w:del w:id="12580"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581" w:author="aas" w:date="2013-10-14T02:06:00Z"/>
                <w:del w:id="12582" w:author="Anees Shaikh" w:date="2013-10-19T02:16:00Z"/>
              </w:rPr>
              <w:pPrChange w:id="12583" w:author="Anees Shaikh" w:date="2013-10-19T02:16:00Z">
                <w:pPr>
                  <w:pStyle w:val="XML1"/>
                </w:pPr>
              </w:pPrChange>
            </w:pPr>
            <w:ins w:id="12584" w:author="aas" w:date="2013-10-14T02:06:00Z">
              <w:del w:id="12585" w:author="Anees Shaikh" w:date="2013-10-19T02:16:00Z">
                <w:r w:rsidDel="00E067A3">
                  <w:delText xml:space="preserve">                                      namespace="##other" processContents="lax"/&gt;</w:delText>
                </w:r>
              </w:del>
            </w:ins>
          </w:p>
          <w:p w14:paraId="29F48B91" w14:textId="324AEF43" w:rsidR="00874469" w:rsidDel="00E067A3" w:rsidRDefault="00874469">
            <w:pPr>
              <w:pStyle w:val="Appx"/>
              <w:rPr>
                <w:ins w:id="12586" w:author="aas" w:date="2013-10-14T02:06:00Z"/>
                <w:del w:id="12587" w:author="Anees Shaikh" w:date="2013-10-19T02:16:00Z"/>
              </w:rPr>
              <w:pPrChange w:id="12588" w:author="Anees Shaikh" w:date="2013-10-19T02:16:00Z">
                <w:pPr>
                  <w:pStyle w:val="XML1"/>
                </w:pPr>
              </w:pPrChange>
            </w:pPr>
            <w:ins w:id="12589" w:author="aas" w:date="2013-10-14T02:06:00Z">
              <w:del w:id="12590" w:author="Anees Shaikh" w:date="2013-10-19T02:16:00Z">
                <w:r w:rsidDel="00E067A3">
                  <w:delText xml:space="preserve">                            &lt;/xs:sequence&gt;</w:delText>
                </w:r>
              </w:del>
            </w:ins>
          </w:p>
          <w:p w14:paraId="259B11F1" w14:textId="7FC9A544" w:rsidR="00874469" w:rsidDel="00E067A3" w:rsidRDefault="00874469">
            <w:pPr>
              <w:pStyle w:val="Appx"/>
              <w:rPr>
                <w:ins w:id="12591" w:author="aas" w:date="2013-10-14T02:06:00Z"/>
                <w:del w:id="12592" w:author="Anees Shaikh" w:date="2013-10-19T02:16:00Z"/>
              </w:rPr>
              <w:pPrChange w:id="12593" w:author="Anees Shaikh" w:date="2013-10-19T02:16:00Z">
                <w:pPr>
                  <w:pStyle w:val="XML1"/>
                </w:pPr>
              </w:pPrChange>
            </w:pPr>
            <w:ins w:id="12594" w:author="aas" w:date="2013-10-14T02:06:00Z">
              <w:del w:id="12595" w:author="Anees Shaikh" w:date="2013-10-19T02:16:00Z">
                <w:r w:rsidDel="00E067A3">
                  <w:delText xml:space="preserve">                          &lt;/xs:complexType&gt;</w:delText>
                </w:r>
              </w:del>
            </w:ins>
          </w:p>
          <w:p w14:paraId="490C2357" w14:textId="75D6304A" w:rsidR="00874469" w:rsidDel="00E067A3" w:rsidRDefault="00874469">
            <w:pPr>
              <w:pStyle w:val="Appx"/>
              <w:rPr>
                <w:ins w:id="12596" w:author="aas" w:date="2013-10-14T02:06:00Z"/>
                <w:del w:id="12597" w:author="Anees Shaikh" w:date="2013-10-19T02:16:00Z"/>
              </w:rPr>
              <w:pPrChange w:id="12598" w:author="Anees Shaikh" w:date="2013-10-19T02:16:00Z">
                <w:pPr>
                  <w:pStyle w:val="XML1"/>
                </w:pPr>
              </w:pPrChange>
            </w:pPr>
            <w:ins w:id="12599" w:author="aas" w:date="2013-10-14T02:06:00Z">
              <w:del w:id="12600" w:author="Anees Shaikh" w:date="2013-10-19T02:16:00Z">
                <w:r w:rsidDel="00E067A3">
                  <w:delText xml:space="preserve">                        &lt;/xs:element&gt;</w:delText>
                </w:r>
              </w:del>
            </w:ins>
          </w:p>
          <w:p w14:paraId="71B4A3CF" w14:textId="35077A33" w:rsidR="00874469" w:rsidDel="00E067A3" w:rsidRDefault="00874469">
            <w:pPr>
              <w:pStyle w:val="Appx"/>
              <w:rPr>
                <w:ins w:id="12601" w:author="aas" w:date="2013-10-14T02:06:00Z"/>
                <w:del w:id="12602" w:author="Anees Shaikh" w:date="2013-10-19T02:16:00Z"/>
              </w:rPr>
              <w:pPrChange w:id="12603" w:author="Anees Shaikh" w:date="2013-10-19T02:16:00Z">
                <w:pPr>
                  <w:pStyle w:val="XML1"/>
                </w:pPr>
              </w:pPrChange>
            </w:pPr>
            <w:ins w:id="12604" w:author="aas" w:date="2013-10-14T02:06:00Z">
              <w:del w:id="12605"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06" w:author="aas" w:date="2013-10-14T02:06:00Z"/>
                <w:del w:id="12607" w:author="Anees Shaikh" w:date="2013-10-19T02:16:00Z"/>
              </w:rPr>
              <w:pPrChange w:id="12608" w:author="Anees Shaikh" w:date="2013-10-19T02:16:00Z">
                <w:pPr>
                  <w:pStyle w:val="XML1"/>
                </w:pPr>
              </w:pPrChange>
            </w:pPr>
            <w:ins w:id="12609" w:author="aas" w:date="2013-10-14T02:06:00Z">
              <w:del w:id="12610"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11" w:author="aas" w:date="2013-10-14T02:06:00Z"/>
                <w:del w:id="12612" w:author="Anees Shaikh" w:date="2013-10-19T02:16:00Z"/>
              </w:rPr>
              <w:pPrChange w:id="12613" w:author="Anees Shaikh" w:date="2013-10-19T02:16:00Z">
                <w:pPr>
                  <w:pStyle w:val="XML1"/>
                </w:pPr>
              </w:pPrChange>
            </w:pPr>
            <w:ins w:id="12614" w:author="aas" w:date="2013-10-14T02:06:00Z">
              <w:del w:id="12615" w:author="Anees Shaikh" w:date="2013-10-19T02:16:00Z">
                <w:r w:rsidDel="00E067A3">
                  <w:delText xml:space="preserve">                      &lt;/xs:sequence&gt;</w:delText>
                </w:r>
              </w:del>
            </w:ins>
          </w:p>
          <w:p w14:paraId="6799590B" w14:textId="7FD4CE22" w:rsidR="00874469" w:rsidDel="00E067A3" w:rsidRDefault="00874469">
            <w:pPr>
              <w:pStyle w:val="Appx"/>
              <w:rPr>
                <w:ins w:id="12616" w:author="aas" w:date="2013-10-14T02:06:00Z"/>
                <w:del w:id="12617" w:author="Anees Shaikh" w:date="2013-10-19T02:16:00Z"/>
              </w:rPr>
              <w:pPrChange w:id="12618" w:author="Anees Shaikh" w:date="2013-10-19T02:16:00Z">
                <w:pPr>
                  <w:pStyle w:val="XML1"/>
                </w:pPr>
              </w:pPrChange>
            </w:pPr>
            <w:ins w:id="12619" w:author="aas" w:date="2013-10-14T02:06:00Z">
              <w:del w:id="12620"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21" w:author="aas" w:date="2013-10-14T02:06:00Z"/>
                <w:del w:id="12622" w:author="Anees Shaikh" w:date="2013-10-19T02:16:00Z"/>
              </w:rPr>
              <w:pPrChange w:id="12623" w:author="Anees Shaikh" w:date="2013-10-19T02:16:00Z">
                <w:pPr>
                  <w:pStyle w:val="XML1"/>
                </w:pPr>
              </w:pPrChange>
            </w:pPr>
            <w:ins w:id="12624" w:author="aas" w:date="2013-10-14T02:06:00Z">
              <w:del w:id="12625"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26" w:author="aas" w:date="2013-10-14T02:06:00Z"/>
                <w:del w:id="12627" w:author="Anees Shaikh" w:date="2013-10-19T02:16:00Z"/>
              </w:rPr>
              <w:pPrChange w:id="12628" w:author="Anees Shaikh" w:date="2013-10-19T02:16:00Z">
                <w:pPr>
                  <w:pStyle w:val="XML1"/>
                </w:pPr>
              </w:pPrChange>
            </w:pPr>
            <w:ins w:id="12629" w:author="aas" w:date="2013-10-14T02:06:00Z">
              <w:del w:id="12630" w:author="Anees Shaikh" w:date="2013-10-19T02:16:00Z">
                <w:r w:rsidDel="00E067A3">
                  <w:delText xml:space="preserve">                    &lt;/xs:choice&gt;</w:delText>
                </w:r>
              </w:del>
            </w:ins>
          </w:p>
          <w:p w14:paraId="38EF680E" w14:textId="310F2C33" w:rsidR="00874469" w:rsidDel="00E067A3" w:rsidRDefault="00874469">
            <w:pPr>
              <w:pStyle w:val="Appx"/>
              <w:rPr>
                <w:ins w:id="12631" w:author="aas" w:date="2013-10-14T02:06:00Z"/>
                <w:del w:id="12632" w:author="Anees Shaikh" w:date="2013-10-19T02:16:00Z"/>
              </w:rPr>
              <w:pPrChange w:id="12633" w:author="Anees Shaikh" w:date="2013-10-19T02:16:00Z">
                <w:pPr>
                  <w:pStyle w:val="XML1"/>
                </w:pPr>
              </w:pPrChange>
            </w:pPr>
            <w:ins w:id="12634" w:author="aas" w:date="2013-10-14T02:06:00Z">
              <w:del w:id="12635"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36" w:author="aas" w:date="2013-10-14T02:06:00Z"/>
                <w:del w:id="12637" w:author="Anees Shaikh" w:date="2013-10-19T02:16:00Z"/>
              </w:rPr>
              <w:pPrChange w:id="12638" w:author="Anees Shaikh" w:date="2013-10-19T02:16:00Z">
                <w:pPr>
                  <w:pStyle w:val="XML1"/>
                </w:pPr>
              </w:pPrChange>
            </w:pPr>
            <w:ins w:id="12639" w:author="aas" w:date="2013-10-14T02:06:00Z">
              <w:del w:id="12640"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41" w:author="aas" w:date="2013-10-14T02:06:00Z"/>
                <w:del w:id="12642" w:author="Anees Shaikh" w:date="2013-10-19T02:16:00Z"/>
              </w:rPr>
              <w:pPrChange w:id="12643" w:author="Anees Shaikh" w:date="2013-10-19T02:16:00Z">
                <w:pPr>
                  <w:pStyle w:val="XML1"/>
                </w:pPr>
              </w:pPrChange>
            </w:pPr>
            <w:ins w:id="12644" w:author="aas" w:date="2013-10-14T02:06:00Z">
              <w:del w:id="12645" w:author="Anees Shaikh" w:date="2013-10-19T02:16:00Z">
                <w:r w:rsidDel="00E067A3">
                  <w:delText xml:space="preserve">                  &lt;/xs:sequence&gt;</w:delText>
                </w:r>
              </w:del>
            </w:ins>
          </w:p>
          <w:p w14:paraId="360100F9" w14:textId="1B1FC57F" w:rsidR="00874469" w:rsidDel="00E067A3" w:rsidRDefault="00874469">
            <w:pPr>
              <w:pStyle w:val="Appx"/>
              <w:rPr>
                <w:ins w:id="12646" w:author="aas" w:date="2013-10-14T02:06:00Z"/>
                <w:del w:id="12647" w:author="Anees Shaikh" w:date="2013-10-19T02:16:00Z"/>
              </w:rPr>
              <w:pPrChange w:id="12648" w:author="Anees Shaikh" w:date="2013-10-19T02:16:00Z">
                <w:pPr>
                  <w:pStyle w:val="XML1"/>
                </w:pPr>
              </w:pPrChange>
            </w:pPr>
            <w:ins w:id="12649" w:author="aas" w:date="2013-10-14T02:06:00Z">
              <w:del w:id="12650" w:author="Anees Shaikh" w:date="2013-10-19T02:16:00Z">
                <w:r w:rsidDel="00E067A3">
                  <w:delText xml:space="preserve">                &lt;/xs:complexType&gt;</w:delText>
                </w:r>
              </w:del>
            </w:ins>
          </w:p>
          <w:p w14:paraId="5F8F1756" w14:textId="2CE86078" w:rsidR="00874469" w:rsidDel="00E067A3" w:rsidRDefault="00874469">
            <w:pPr>
              <w:pStyle w:val="Appx"/>
              <w:rPr>
                <w:ins w:id="12651" w:author="aas" w:date="2013-10-14T02:06:00Z"/>
                <w:del w:id="12652" w:author="Anees Shaikh" w:date="2013-10-19T02:16:00Z"/>
              </w:rPr>
              <w:pPrChange w:id="12653" w:author="Anees Shaikh" w:date="2013-10-19T02:16:00Z">
                <w:pPr>
                  <w:pStyle w:val="XML1"/>
                </w:pPr>
              </w:pPrChange>
            </w:pPr>
            <w:ins w:id="12654" w:author="aas" w:date="2013-10-14T02:06:00Z">
              <w:del w:id="12655" w:author="Anees Shaikh" w:date="2013-10-19T02:16:00Z">
                <w:r w:rsidDel="00E067A3">
                  <w:delText xml:space="preserve">              &lt;/xs:element&gt;</w:delText>
                </w:r>
              </w:del>
            </w:ins>
          </w:p>
          <w:p w14:paraId="0F7F3801" w14:textId="69C9B26F" w:rsidR="00874469" w:rsidDel="00E067A3" w:rsidRDefault="00874469">
            <w:pPr>
              <w:pStyle w:val="Appx"/>
              <w:rPr>
                <w:ins w:id="12656" w:author="aas" w:date="2013-10-14T02:06:00Z"/>
                <w:del w:id="12657" w:author="Anees Shaikh" w:date="2013-10-19T02:16:00Z"/>
              </w:rPr>
              <w:pPrChange w:id="12658" w:author="Anees Shaikh" w:date="2013-10-19T02:16:00Z">
                <w:pPr>
                  <w:pStyle w:val="XML1"/>
                </w:pPr>
              </w:pPrChange>
            </w:pPr>
            <w:ins w:id="12659" w:author="aas" w:date="2013-10-14T02:06:00Z">
              <w:del w:id="12660"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661" w:author="aas" w:date="2013-10-14T02:06:00Z"/>
                <w:del w:id="12662" w:author="Anees Shaikh" w:date="2013-10-19T02:16:00Z"/>
              </w:rPr>
              <w:pPrChange w:id="12663" w:author="Anees Shaikh" w:date="2013-10-19T02:16:00Z">
                <w:pPr>
                  <w:pStyle w:val="XML1"/>
                </w:pPr>
              </w:pPrChange>
            </w:pPr>
            <w:ins w:id="12664" w:author="aas" w:date="2013-10-14T02:06:00Z">
              <w:del w:id="12665" w:author="Anees Shaikh" w:date="2013-10-19T02:16:00Z">
                <w:r w:rsidDel="00E067A3">
                  <w:delText xml:space="preserve">                &lt;xs:annotation&gt;</w:delText>
                </w:r>
              </w:del>
            </w:ins>
          </w:p>
          <w:p w14:paraId="373D2BC9" w14:textId="376CF6BC" w:rsidR="00874469" w:rsidDel="00E067A3" w:rsidRDefault="00874469">
            <w:pPr>
              <w:pStyle w:val="Appx"/>
              <w:rPr>
                <w:ins w:id="12666" w:author="aas" w:date="2013-10-14T02:06:00Z"/>
                <w:del w:id="12667" w:author="Anees Shaikh" w:date="2013-10-19T02:16:00Z"/>
              </w:rPr>
              <w:pPrChange w:id="12668" w:author="Anees Shaikh" w:date="2013-10-19T02:16:00Z">
                <w:pPr>
                  <w:pStyle w:val="XML1"/>
                </w:pPr>
              </w:pPrChange>
            </w:pPr>
            <w:ins w:id="12669" w:author="aas" w:date="2013-10-14T02:06:00Z">
              <w:del w:id="12670" w:author="Anees Shaikh" w:date="2013-10-19T02:16:00Z">
                <w:r w:rsidDel="00E067A3">
                  <w:delText xml:space="preserve">                  &lt;xs:documentation&gt;</w:delText>
                </w:r>
              </w:del>
            </w:ins>
          </w:p>
          <w:p w14:paraId="40C59264" w14:textId="6A42506D" w:rsidR="00874469" w:rsidDel="00E067A3" w:rsidRDefault="00874469">
            <w:pPr>
              <w:pStyle w:val="Appx"/>
              <w:rPr>
                <w:ins w:id="12671" w:author="aas" w:date="2013-10-14T02:06:00Z"/>
                <w:del w:id="12672" w:author="Anees Shaikh" w:date="2013-10-19T02:16:00Z"/>
              </w:rPr>
              <w:pPrChange w:id="12673" w:author="Anees Shaikh" w:date="2013-10-19T02:16:00Z">
                <w:pPr>
                  <w:pStyle w:val="XML1"/>
                </w:pPr>
              </w:pPrChange>
            </w:pPr>
            <w:ins w:id="12674" w:author="aas" w:date="2013-10-14T02:06:00Z">
              <w:del w:id="12675"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676" w:author="aas" w:date="2013-10-14T02:06:00Z"/>
                <w:del w:id="12677" w:author="Anees Shaikh" w:date="2013-10-19T02:16:00Z"/>
              </w:rPr>
              <w:pPrChange w:id="12678" w:author="Anees Shaikh" w:date="2013-10-19T02:16:00Z">
                <w:pPr>
                  <w:pStyle w:val="XML1"/>
                </w:pPr>
              </w:pPrChange>
            </w:pPr>
            <w:ins w:id="12679" w:author="aas" w:date="2013-10-14T02:06:00Z">
              <w:del w:id="12680" w:author="Anees Shaikh" w:date="2013-10-19T02:16:00Z">
                <w:r w:rsidDel="00E067A3">
                  <w:delText xml:space="preserve">                  &lt;/xs:documentation&gt;</w:delText>
                </w:r>
              </w:del>
            </w:ins>
          </w:p>
          <w:p w14:paraId="39260297" w14:textId="62A93A1C" w:rsidR="00874469" w:rsidDel="00E067A3" w:rsidRDefault="00874469">
            <w:pPr>
              <w:pStyle w:val="Appx"/>
              <w:rPr>
                <w:ins w:id="12681" w:author="aas" w:date="2013-10-14T02:06:00Z"/>
                <w:del w:id="12682" w:author="Anees Shaikh" w:date="2013-10-19T02:16:00Z"/>
              </w:rPr>
              <w:pPrChange w:id="12683" w:author="Anees Shaikh" w:date="2013-10-19T02:16:00Z">
                <w:pPr>
                  <w:pStyle w:val="XML1"/>
                </w:pPr>
              </w:pPrChange>
            </w:pPr>
            <w:ins w:id="12684" w:author="aas" w:date="2013-10-14T02:06:00Z">
              <w:del w:id="12685" w:author="Anees Shaikh" w:date="2013-10-19T02:16:00Z">
                <w:r w:rsidDel="00E067A3">
                  <w:delText xml:space="preserve">                &lt;/xs:annotation&gt;</w:delText>
                </w:r>
              </w:del>
            </w:ins>
          </w:p>
          <w:p w14:paraId="023E3419" w14:textId="112722F6" w:rsidR="00874469" w:rsidDel="00E067A3" w:rsidRDefault="00874469">
            <w:pPr>
              <w:pStyle w:val="Appx"/>
              <w:rPr>
                <w:ins w:id="12686" w:author="aas" w:date="2013-10-14T02:06:00Z"/>
                <w:del w:id="12687" w:author="Anees Shaikh" w:date="2013-10-19T02:16:00Z"/>
              </w:rPr>
              <w:pPrChange w:id="12688" w:author="Anees Shaikh" w:date="2013-10-19T02:16:00Z">
                <w:pPr>
                  <w:pStyle w:val="XML1"/>
                </w:pPr>
              </w:pPrChange>
            </w:pPr>
            <w:ins w:id="12689" w:author="aas" w:date="2013-10-14T02:06:00Z">
              <w:del w:id="12690" w:author="Anees Shaikh" w:date="2013-10-19T02:16:00Z">
                <w:r w:rsidDel="00E067A3">
                  <w:delText xml:space="preserve">                &lt;xs:complexType&gt;</w:delText>
                </w:r>
              </w:del>
            </w:ins>
          </w:p>
          <w:p w14:paraId="2761635F" w14:textId="1017A104" w:rsidR="00874469" w:rsidDel="00E067A3" w:rsidRDefault="00874469">
            <w:pPr>
              <w:pStyle w:val="Appx"/>
              <w:rPr>
                <w:ins w:id="12691" w:author="aas" w:date="2013-10-14T02:06:00Z"/>
                <w:del w:id="12692" w:author="Anees Shaikh" w:date="2013-10-19T02:16:00Z"/>
              </w:rPr>
              <w:pPrChange w:id="12693" w:author="Anees Shaikh" w:date="2013-10-19T02:16:00Z">
                <w:pPr>
                  <w:pStyle w:val="XML1"/>
                </w:pPr>
              </w:pPrChange>
            </w:pPr>
            <w:ins w:id="12694" w:author="aas" w:date="2013-10-14T02:06:00Z">
              <w:del w:id="12695" w:author="Anees Shaikh" w:date="2013-10-19T02:16:00Z">
                <w:r w:rsidDel="00E067A3">
                  <w:delText xml:space="preserve">                  &lt;xs:sequence&gt;</w:delText>
                </w:r>
              </w:del>
            </w:ins>
          </w:p>
          <w:p w14:paraId="5E2E0782" w14:textId="7588D70A" w:rsidR="00874469" w:rsidDel="00E067A3" w:rsidRDefault="00874469">
            <w:pPr>
              <w:pStyle w:val="Appx"/>
              <w:rPr>
                <w:ins w:id="12696" w:author="aas" w:date="2013-10-14T02:06:00Z"/>
                <w:del w:id="12697" w:author="Anees Shaikh" w:date="2013-10-19T02:16:00Z"/>
              </w:rPr>
              <w:pPrChange w:id="12698" w:author="Anees Shaikh" w:date="2013-10-19T02:16:00Z">
                <w:pPr>
                  <w:pStyle w:val="XML1"/>
                </w:pPr>
              </w:pPrChange>
            </w:pPr>
            <w:ins w:id="12699" w:author="aas" w:date="2013-10-14T02:06:00Z">
              <w:del w:id="12700"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01" w:author="aas" w:date="2013-10-14T02:06:00Z"/>
                <w:del w:id="12702" w:author="Anees Shaikh" w:date="2013-10-19T02:16:00Z"/>
              </w:rPr>
              <w:pPrChange w:id="12703" w:author="Anees Shaikh" w:date="2013-10-19T02:16:00Z">
                <w:pPr>
                  <w:pStyle w:val="XML1"/>
                </w:pPr>
              </w:pPrChange>
            </w:pPr>
            <w:ins w:id="12704" w:author="aas" w:date="2013-10-14T02:06:00Z">
              <w:del w:id="12705" w:author="Anees Shaikh" w:date="2013-10-19T02:16:00Z">
                <w:r w:rsidDel="00E067A3">
                  <w:delText xml:space="preserve">                      &lt;xs:annotation&gt;</w:delText>
                </w:r>
              </w:del>
            </w:ins>
          </w:p>
          <w:p w14:paraId="69FCAF5C" w14:textId="4C0431AE" w:rsidR="00874469" w:rsidDel="00E067A3" w:rsidRDefault="00874469">
            <w:pPr>
              <w:pStyle w:val="Appx"/>
              <w:rPr>
                <w:ins w:id="12706" w:author="aas" w:date="2013-10-14T02:06:00Z"/>
                <w:del w:id="12707" w:author="Anees Shaikh" w:date="2013-10-19T02:16:00Z"/>
              </w:rPr>
              <w:pPrChange w:id="12708" w:author="Anees Shaikh" w:date="2013-10-19T02:16:00Z">
                <w:pPr>
                  <w:pStyle w:val="XML1"/>
                </w:pPr>
              </w:pPrChange>
            </w:pPr>
            <w:ins w:id="12709" w:author="aas" w:date="2013-10-14T02:06:00Z">
              <w:del w:id="12710" w:author="Anees Shaikh" w:date="2013-10-19T02:16:00Z">
                <w:r w:rsidDel="00E067A3">
                  <w:delText xml:space="preserve">                        &lt;xs:documentation&gt;</w:delText>
                </w:r>
              </w:del>
            </w:ins>
          </w:p>
          <w:p w14:paraId="1DE05AFA" w14:textId="19398F78" w:rsidR="00874469" w:rsidDel="00E067A3" w:rsidRDefault="00874469">
            <w:pPr>
              <w:pStyle w:val="Appx"/>
              <w:rPr>
                <w:ins w:id="12711" w:author="aas" w:date="2013-10-14T02:06:00Z"/>
                <w:del w:id="12712" w:author="Anees Shaikh" w:date="2013-10-19T02:16:00Z"/>
              </w:rPr>
              <w:pPrChange w:id="12713" w:author="Anees Shaikh" w:date="2013-10-19T02:16:00Z">
                <w:pPr>
                  <w:pStyle w:val="XML1"/>
                </w:pPr>
              </w:pPrChange>
            </w:pPr>
            <w:ins w:id="12714" w:author="aas" w:date="2013-10-14T02:06:00Z">
              <w:del w:id="12715"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16" w:author="aas" w:date="2013-10-14T02:06:00Z"/>
                <w:del w:id="12717" w:author="Anees Shaikh" w:date="2013-10-19T02:16:00Z"/>
              </w:rPr>
              <w:pPrChange w:id="12718" w:author="Anees Shaikh" w:date="2013-10-19T02:16:00Z">
                <w:pPr>
                  <w:pStyle w:val="XML1"/>
                </w:pPr>
              </w:pPrChange>
            </w:pPr>
            <w:ins w:id="12719" w:author="aas" w:date="2013-10-14T02:06:00Z">
              <w:del w:id="12720"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21" w:author="aas" w:date="2013-10-14T02:06:00Z"/>
                <w:del w:id="12722" w:author="Anees Shaikh" w:date="2013-10-19T02:16:00Z"/>
              </w:rPr>
              <w:pPrChange w:id="12723" w:author="Anees Shaikh" w:date="2013-10-19T02:16:00Z">
                <w:pPr>
                  <w:pStyle w:val="XML1"/>
                </w:pPr>
              </w:pPrChange>
            </w:pPr>
            <w:ins w:id="12724" w:author="aas" w:date="2013-10-14T02:06:00Z">
              <w:del w:id="12725"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26" w:author="aas" w:date="2013-10-14T02:06:00Z"/>
                <w:del w:id="12727" w:author="Anees Shaikh" w:date="2013-10-19T02:16:00Z"/>
              </w:rPr>
              <w:pPrChange w:id="12728" w:author="Anees Shaikh" w:date="2013-10-19T02:16:00Z">
                <w:pPr>
                  <w:pStyle w:val="XML1"/>
                </w:pPr>
              </w:pPrChange>
            </w:pPr>
            <w:ins w:id="12729" w:author="aas" w:date="2013-10-14T02:06:00Z">
              <w:del w:id="12730" w:author="Anees Shaikh" w:date="2013-10-19T02:16:00Z">
                <w:r w:rsidDel="00E067A3">
                  <w:delText xml:space="preserve">                                 Switch.</w:delText>
                </w:r>
              </w:del>
            </w:ins>
          </w:p>
          <w:p w14:paraId="1BF1CB35" w14:textId="35D8B202" w:rsidR="00874469" w:rsidDel="00E067A3" w:rsidRDefault="00874469">
            <w:pPr>
              <w:pStyle w:val="Appx"/>
              <w:rPr>
                <w:ins w:id="12731" w:author="aas" w:date="2013-10-14T02:06:00Z"/>
                <w:del w:id="12732" w:author="Anees Shaikh" w:date="2013-10-19T02:16:00Z"/>
              </w:rPr>
              <w:pPrChange w:id="12733" w:author="Anees Shaikh" w:date="2013-10-19T02:16:00Z">
                <w:pPr>
                  <w:pStyle w:val="XML1"/>
                </w:pPr>
              </w:pPrChange>
            </w:pPr>
            <w:ins w:id="12734" w:author="aas" w:date="2013-10-14T02:06:00Z">
              <w:del w:id="12735" w:author="Anees Shaikh" w:date="2013-10-19T02:16:00Z">
                <w:r w:rsidDel="00E067A3">
                  <w:delText xml:space="preserve">                        &lt;/xs:documentation&gt;</w:delText>
                </w:r>
              </w:del>
            </w:ins>
          </w:p>
          <w:p w14:paraId="260D7531" w14:textId="5531C57A" w:rsidR="00874469" w:rsidDel="00E067A3" w:rsidRDefault="00874469">
            <w:pPr>
              <w:pStyle w:val="Appx"/>
              <w:rPr>
                <w:ins w:id="12736" w:author="aas" w:date="2013-10-14T02:06:00Z"/>
                <w:del w:id="12737" w:author="Anees Shaikh" w:date="2013-10-19T02:16:00Z"/>
              </w:rPr>
              <w:pPrChange w:id="12738" w:author="Anees Shaikh" w:date="2013-10-19T02:16:00Z">
                <w:pPr>
                  <w:pStyle w:val="XML1"/>
                </w:pPr>
              </w:pPrChange>
            </w:pPr>
            <w:ins w:id="12739" w:author="aas" w:date="2013-10-14T02:06:00Z">
              <w:del w:id="12740" w:author="Anees Shaikh" w:date="2013-10-19T02:16:00Z">
                <w:r w:rsidDel="00E067A3">
                  <w:delText xml:space="preserve">                      &lt;/xs:annotation&gt;</w:delText>
                </w:r>
              </w:del>
            </w:ins>
          </w:p>
          <w:p w14:paraId="6D559078" w14:textId="7171AF7C" w:rsidR="00874469" w:rsidDel="00E067A3" w:rsidRDefault="00874469">
            <w:pPr>
              <w:pStyle w:val="Appx"/>
              <w:rPr>
                <w:ins w:id="12741" w:author="aas" w:date="2013-10-14T02:06:00Z"/>
                <w:del w:id="12742" w:author="Anees Shaikh" w:date="2013-10-19T02:16:00Z"/>
              </w:rPr>
              <w:pPrChange w:id="12743" w:author="Anees Shaikh" w:date="2013-10-19T02:16:00Z">
                <w:pPr>
                  <w:pStyle w:val="XML1"/>
                </w:pPr>
              </w:pPrChange>
            </w:pPr>
            <w:ins w:id="12744" w:author="aas" w:date="2013-10-14T02:06:00Z">
              <w:del w:id="12745" w:author="Anees Shaikh" w:date="2013-10-19T02:16:00Z">
                <w:r w:rsidDel="00E067A3">
                  <w:delText xml:space="preserve">                    &lt;/xs:element&gt;</w:delText>
                </w:r>
              </w:del>
            </w:ins>
          </w:p>
          <w:p w14:paraId="06944A3A" w14:textId="316623E8" w:rsidR="00874469" w:rsidDel="00E067A3" w:rsidRDefault="00874469">
            <w:pPr>
              <w:pStyle w:val="Appx"/>
              <w:rPr>
                <w:ins w:id="12746" w:author="aas" w:date="2013-10-14T02:06:00Z"/>
                <w:del w:id="12747" w:author="Anees Shaikh" w:date="2013-10-19T02:16:00Z"/>
              </w:rPr>
              <w:pPrChange w:id="12748" w:author="Anees Shaikh" w:date="2013-10-19T02:16:00Z">
                <w:pPr>
                  <w:pStyle w:val="XML1"/>
                </w:pPr>
              </w:pPrChange>
            </w:pPr>
            <w:ins w:id="12749" w:author="aas" w:date="2013-10-14T02:06:00Z">
              <w:del w:id="12750"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51" w:author="aas" w:date="2013-10-14T02:06:00Z"/>
                <w:del w:id="12752" w:author="Anees Shaikh" w:date="2013-10-19T02:16:00Z"/>
              </w:rPr>
              <w:pPrChange w:id="12753" w:author="Anees Shaikh" w:date="2013-10-19T02:16:00Z">
                <w:pPr>
                  <w:pStyle w:val="XML1"/>
                </w:pPr>
              </w:pPrChange>
            </w:pPr>
            <w:ins w:id="12754" w:author="aas" w:date="2013-10-14T02:06:00Z">
              <w:del w:id="12755" w:author="Anees Shaikh" w:date="2013-10-19T02:16:00Z">
                <w:r w:rsidDel="00E067A3">
                  <w:delText xml:space="preserve">                      &lt;xs:annotation&gt;</w:delText>
                </w:r>
              </w:del>
            </w:ins>
          </w:p>
          <w:p w14:paraId="79ACBC14" w14:textId="785A42FA" w:rsidR="00874469" w:rsidDel="00E067A3" w:rsidRDefault="00874469">
            <w:pPr>
              <w:pStyle w:val="Appx"/>
              <w:rPr>
                <w:ins w:id="12756" w:author="aas" w:date="2013-10-14T02:06:00Z"/>
                <w:del w:id="12757" w:author="Anees Shaikh" w:date="2013-10-19T02:16:00Z"/>
              </w:rPr>
              <w:pPrChange w:id="12758" w:author="Anees Shaikh" w:date="2013-10-19T02:16:00Z">
                <w:pPr>
                  <w:pStyle w:val="XML1"/>
                </w:pPr>
              </w:pPrChange>
            </w:pPr>
            <w:ins w:id="12759" w:author="aas" w:date="2013-10-14T02:06:00Z">
              <w:del w:id="12760" w:author="Anees Shaikh" w:date="2013-10-19T02:16:00Z">
                <w:r w:rsidDel="00E067A3">
                  <w:delText xml:space="preserve">                        &lt;xs:documentation&gt;</w:delText>
                </w:r>
              </w:del>
            </w:ins>
          </w:p>
          <w:p w14:paraId="72B8561B" w14:textId="39C86FC0" w:rsidR="00874469" w:rsidDel="00E067A3" w:rsidRDefault="00874469">
            <w:pPr>
              <w:pStyle w:val="Appx"/>
              <w:rPr>
                <w:ins w:id="12761" w:author="aas" w:date="2013-10-14T02:06:00Z"/>
                <w:del w:id="12762" w:author="Anees Shaikh" w:date="2013-10-19T02:16:00Z"/>
              </w:rPr>
              <w:pPrChange w:id="12763" w:author="Anees Shaikh" w:date="2013-10-19T02:16:00Z">
                <w:pPr>
                  <w:pStyle w:val="XML1"/>
                </w:pPr>
              </w:pPrChange>
            </w:pPr>
            <w:ins w:id="12764" w:author="aas" w:date="2013-10-14T02:06:00Z">
              <w:del w:id="12765"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766" w:author="aas" w:date="2013-10-14T02:06:00Z"/>
                <w:del w:id="12767" w:author="Anees Shaikh" w:date="2013-10-19T02:16:00Z"/>
              </w:rPr>
              <w:pPrChange w:id="12768" w:author="Anees Shaikh" w:date="2013-10-19T02:16:00Z">
                <w:pPr>
                  <w:pStyle w:val="XML1"/>
                </w:pPr>
              </w:pPrChange>
            </w:pPr>
            <w:ins w:id="12769" w:author="aas" w:date="2013-10-14T02:06:00Z">
              <w:del w:id="12770"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771" w:author="aas" w:date="2013-10-14T02:06:00Z"/>
                <w:del w:id="12772" w:author="Anees Shaikh" w:date="2013-10-19T02:16:00Z"/>
              </w:rPr>
              <w:pPrChange w:id="12773" w:author="Anees Shaikh" w:date="2013-10-19T02:16:00Z">
                <w:pPr>
                  <w:pStyle w:val="XML1"/>
                </w:pPr>
              </w:pPrChange>
            </w:pPr>
            <w:ins w:id="12774" w:author="aas" w:date="2013-10-14T02:06:00Z">
              <w:del w:id="12775"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776" w:author="aas" w:date="2013-10-14T02:06:00Z"/>
                <w:del w:id="12777" w:author="Anees Shaikh" w:date="2013-10-19T02:16:00Z"/>
              </w:rPr>
              <w:pPrChange w:id="12778" w:author="Anees Shaikh" w:date="2013-10-19T02:16:00Z">
                <w:pPr>
                  <w:pStyle w:val="XML1"/>
                </w:pPr>
              </w:pPrChange>
            </w:pPr>
            <w:ins w:id="12779" w:author="aas" w:date="2013-10-14T02:06:00Z">
              <w:del w:id="12780"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781" w:author="aas" w:date="2013-10-14T02:06:00Z"/>
                <w:del w:id="12782" w:author="Anees Shaikh" w:date="2013-10-19T02:16:00Z"/>
              </w:rPr>
              <w:pPrChange w:id="12783" w:author="Anees Shaikh" w:date="2013-10-19T02:16:00Z">
                <w:pPr>
                  <w:pStyle w:val="XML1"/>
                </w:pPr>
              </w:pPrChange>
            </w:pPr>
            <w:ins w:id="12784" w:author="aas" w:date="2013-10-14T02:06:00Z">
              <w:del w:id="12785"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786" w:author="aas" w:date="2013-10-14T02:06:00Z"/>
                <w:del w:id="12787" w:author="Anees Shaikh" w:date="2013-10-19T02:16:00Z"/>
              </w:rPr>
              <w:pPrChange w:id="12788" w:author="Anees Shaikh" w:date="2013-10-19T02:16:00Z">
                <w:pPr>
                  <w:pStyle w:val="XML1"/>
                </w:pPr>
              </w:pPrChange>
            </w:pPr>
            <w:ins w:id="12789" w:author="aas" w:date="2013-10-14T02:06:00Z">
              <w:del w:id="12790" w:author="Anees Shaikh" w:date="2013-10-19T02:16:00Z">
                <w:r w:rsidDel="00E067A3">
                  <w:delText xml:space="preserve">                                 Logical Switch.</w:delText>
                </w:r>
              </w:del>
            </w:ins>
          </w:p>
          <w:p w14:paraId="1144706B" w14:textId="6181007B" w:rsidR="00874469" w:rsidDel="00E067A3" w:rsidRDefault="00874469">
            <w:pPr>
              <w:pStyle w:val="Appx"/>
              <w:rPr>
                <w:ins w:id="12791" w:author="aas" w:date="2013-10-14T02:06:00Z"/>
                <w:del w:id="12792" w:author="Anees Shaikh" w:date="2013-10-19T02:16:00Z"/>
              </w:rPr>
              <w:pPrChange w:id="12793" w:author="Anees Shaikh" w:date="2013-10-19T02:16:00Z">
                <w:pPr>
                  <w:pStyle w:val="XML1"/>
                </w:pPr>
              </w:pPrChange>
            </w:pPr>
            <w:ins w:id="12794" w:author="aas" w:date="2013-10-14T02:06:00Z">
              <w:del w:id="12795" w:author="Anees Shaikh" w:date="2013-10-19T02:16:00Z">
                <w:r w:rsidDel="00E067A3">
                  <w:delText xml:space="preserve">                              </w:delText>
                </w:r>
              </w:del>
            </w:ins>
          </w:p>
          <w:p w14:paraId="09996D8D" w14:textId="2CFC4C1F" w:rsidR="00874469" w:rsidDel="00E067A3" w:rsidRDefault="00874469">
            <w:pPr>
              <w:pStyle w:val="Appx"/>
              <w:rPr>
                <w:ins w:id="12796" w:author="aas" w:date="2013-10-14T02:06:00Z"/>
                <w:del w:id="12797" w:author="Anees Shaikh" w:date="2013-10-19T02:16:00Z"/>
              </w:rPr>
              <w:pPrChange w:id="12798" w:author="Anees Shaikh" w:date="2013-10-19T02:16:00Z">
                <w:pPr>
                  <w:pStyle w:val="XML1"/>
                </w:pPr>
              </w:pPrChange>
            </w:pPr>
            <w:ins w:id="12799" w:author="aas" w:date="2013-10-14T02:06:00Z">
              <w:del w:id="12800"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01" w:author="aas" w:date="2013-10-14T02:06:00Z"/>
                <w:del w:id="12802" w:author="Anees Shaikh" w:date="2013-10-19T02:16:00Z"/>
              </w:rPr>
              <w:pPrChange w:id="12803" w:author="Anees Shaikh" w:date="2013-10-19T02:16:00Z">
                <w:pPr>
                  <w:pStyle w:val="XML1"/>
                </w:pPr>
              </w:pPrChange>
            </w:pPr>
            <w:ins w:id="12804" w:author="aas" w:date="2013-10-14T02:06:00Z">
              <w:del w:id="12805"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06" w:author="aas" w:date="2013-10-14T02:06:00Z"/>
                <w:del w:id="12807" w:author="Anees Shaikh" w:date="2013-10-19T02:16:00Z"/>
              </w:rPr>
              <w:pPrChange w:id="12808" w:author="Anees Shaikh" w:date="2013-10-19T02:16:00Z">
                <w:pPr>
                  <w:pStyle w:val="XML1"/>
                </w:pPr>
              </w:pPrChange>
            </w:pPr>
            <w:ins w:id="12809" w:author="aas" w:date="2013-10-14T02:06:00Z">
              <w:del w:id="12810"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11" w:author="aas" w:date="2013-10-14T02:06:00Z"/>
                <w:del w:id="12812" w:author="Anees Shaikh" w:date="2013-10-19T02:16:00Z"/>
              </w:rPr>
              <w:pPrChange w:id="12813" w:author="Anees Shaikh" w:date="2013-10-19T02:16:00Z">
                <w:pPr>
                  <w:pStyle w:val="XML1"/>
                </w:pPr>
              </w:pPrChange>
            </w:pPr>
            <w:ins w:id="12814" w:author="aas" w:date="2013-10-14T02:06:00Z">
              <w:del w:id="12815"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16" w:author="aas" w:date="2013-10-14T02:06:00Z"/>
                <w:del w:id="12817" w:author="Anees Shaikh" w:date="2013-10-19T02:16:00Z"/>
              </w:rPr>
              <w:pPrChange w:id="12818" w:author="Anees Shaikh" w:date="2013-10-19T02:16:00Z">
                <w:pPr>
                  <w:pStyle w:val="XML1"/>
                </w:pPr>
              </w:pPrChange>
            </w:pPr>
            <w:ins w:id="12819" w:author="aas" w:date="2013-10-14T02:06:00Z">
              <w:del w:id="12820" w:author="Anees Shaikh" w:date="2013-10-19T02:16:00Z">
                <w:r w:rsidDel="00E067A3">
                  <w:delText xml:space="preserve">                                 Switches. </w:delText>
                </w:r>
              </w:del>
            </w:ins>
          </w:p>
          <w:p w14:paraId="2FD8CDE7" w14:textId="14E7E4B2" w:rsidR="00874469" w:rsidDel="00E067A3" w:rsidRDefault="00874469">
            <w:pPr>
              <w:pStyle w:val="Appx"/>
              <w:rPr>
                <w:ins w:id="12821" w:author="aas" w:date="2013-10-14T02:06:00Z"/>
                <w:del w:id="12822" w:author="Anees Shaikh" w:date="2013-10-19T02:16:00Z"/>
              </w:rPr>
              <w:pPrChange w:id="12823" w:author="Anees Shaikh" w:date="2013-10-19T02:16:00Z">
                <w:pPr>
                  <w:pStyle w:val="XML1"/>
                </w:pPr>
              </w:pPrChange>
            </w:pPr>
            <w:ins w:id="12824" w:author="aas" w:date="2013-10-14T02:06:00Z">
              <w:del w:id="12825" w:author="Anees Shaikh" w:date="2013-10-19T02:16:00Z">
                <w:r w:rsidDel="00E067A3">
                  <w:delText xml:space="preserve">                              </w:delText>
                </w:r>
              </w:del>
            </w:ins>
          </w:p>
          <w:p w14:paraId="2B5FEF69" w14:textId="09794117" w:rsidR="00874469" w:rsidDel="00E067A3" w:rsidRDefault="00874469">
            <w:pPr>
              <w:pStyle w:val="Appx"/>
              <w:rPr>
                <w:ins w:id="12826" w:author="aas" w:date="2013-10-14T02:06:00Z"/>
                <w:del w:id="12827" w:author="Anees Shaikh" w:date="2013-10-19T02:16:00Z"/>
              </w:rPr>
              <w:pPrChange w:id="12828" w:author="Anees Shaikh" w:date="2013-10-19T02:16:00Z">
                <w:pPr>
                  <w:pStyle w:val="XML1"/>
                </w:pPr>
              </w:pPrChange>
            </w:pPr>
            <w:ins w:id="12829" w:author="aas" w:date="2013-10-14T02:06:00Z">
              <w:del w:id="12830"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31" w:author="aas" w:date="2013-10-14T02:06:00Z"/>
                <w:del w:id="12832" w:author="Anees Shaikh" w:date="2013-10-19T02:16:00Z"/>
              </w:rPr>
              <w:pPrChange w:id="12833" w:author="Anees Shaikh" w:date="2013-10-19T02:16:00Z">
                <w:pPr>
                  <w:pStyle w:val="XML1"/>
                </w:pPr>
              </w:pPrChange>
            </w:pPr>
            <w:ins w:id="12834" w:author="aas" w:date="2013-10-14T02:06:00Z">
              <w:del w:id="12835"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36" w:author="aas" w:date="2013-10-14T02:06:00Z"/>
                <w:del w:id="12837" w:author="Anees Shaikh" w:date="2013-10-19T02:16:00Z"/>
              </w:rPr>
              <w:pPrChange w:id="12838" w:author="Anees Shaikh" w:date="2013-10-19T02:16:00Z">
                <w:pPr>
                  <w:pStyle w:val="XML1"/>
                </w:pPr>
              </w:pPrChange>
            </w:pPr>
            <w:ins w:id="12839" w:author="aas" w:date="2013-10-14T02:06:00Z">
              <w:del w:id="12840" w:author="Anees Shaikh" w:date="2013-10-19T02:16:00Z">
                <w:r w:rsidDel="00E067A3">
                  <w:delText xml:space="preserve">                                 Logical Switch.</w:delText>
                </w:r>
              </w:del>
            </w:ins>
          </w:p>
          <w:p w14:paraId="6FACDBBD" w14:textId="72FD2301" w:rsidR="00874469" w:rsidDel="00E067A3" w:rsidRDefault="00874469">
            <w:pPr>
              <w:pStyle w:val="Appx"/>
              <w:rPr>
                <w:ins w:id="12841" w:author="aas" w:date="2013-10-14T02:06:00Z"/>
                <w:del w:id="12842" w:author="Anees Shaikh" w:date="2013-10-19T02:16:00Z"/>
              </w:rPr>
              <w:pPrChange w:id="12843" w:author="Anees Shaikh" w:date="2013-10-19T02:16:00Z">
                <w:pPr>
                  <w:pStyle w:val="XML1"/>
                </w:pPr>
              </w:pPrChange>
            </w:pPr>
            <w:ins w:id="12844" w:author="aas" w:date="2013-10-14T02:06:00Z">
              <w:del w:id="12845" w:author="Anees Shaikh" w:date="2013-10-19T02:16:00Z">
                <w:r w:rsidDel="00E067A3">
                  <w:delText xml:space="preserve">                        &lt;/xs:documentation&gt;</w:delText>
                </w:r>
              </w:del>
            </w:ins>
          </w:p>
          <w:p w14:paraId="5576C670" w14:textId="2AE59845" w:rsidR="00874469" w:rsidDel="00E067A3" w:rsidRDefault="00874469">
            <w:pPr>
              <w:pStyle w:val="Appx"/>
              <w:rPr>
                <w:ins w:id="12846" w:author="aas" w:date="2013-10-14T02:06:00Z"/>
                <w:del w:id="12847" w:author="Anees Shaikh" w:date="2013-10-19T02:16:00Z"/>
              </w:rPr>
              <w:pPrChange w:id="12848" w:author="Anees Shaikh" w:date="2013-10-19T02:16:00Z">
                <w:pPr>
                  <w:pStyle w:val="XML1"/>
                </w:pPr>
              </w:pPrChange>
            </w:pPr>
            <w:ins w:id="12849" w:author="aas" w:date="2013-10-14T02:06:00Z">
              <w:del w:id="12850" w:author="Anees Shaikh" w:date="2013-10-19T02:16:00Z">
                <w:r w:rsidDel="00E067A3">
                  <w:delText xml:space="preserve">                      &lt;/xs:annotation&gt;</w:delText>
                </w:r>
              </w:del>
            </w:ins>
          </w:p>
          <w:p w14:paraId="48A79C5D" w14:textId="450F5713" w:rsidR="00874469" w:rsidDel="00E067A3" w:rsidRDefault="00874469">
            <w:pPr>
              <w:pStyle w:val="Appx"/>
              <w:rPr>
                <w:ins w:id="12851" w:author="aas" w:date="2013-10-14T02:06:00Z"/>
                <w:del w:id="12852" w:author="Anees Shaikh" w:date="2013-10-19T02:16:00Z"/>
              </w:rPr>
              <w:pPrChange w:id="12853" w:author="Anees Shaikh" w:date="2013-10-19T02:16:00Z">
                <w:pPr>
                  <w:pStyle w:val="XML1"/>
                </w:pPr>
              </w:pPrChange>
            </w:pPr>
            <w:ins w:id="12854" w:author="aas" w:date="2013-10-14T02:06:00Z">
              <w:del w:id="12855" w:author="Anees Shaikh" w:date="2013-10-19T02:16:00Z">
                <w:r w:rsidDel="00E067A3">
                  <w:delText xml:space="preserve">                    &lt;/xs:element&gt;</w:delText>
                </w:r>
              </w:del>
            </w:ins>
          </w:p>
          <w:p w14:paraId="61268848" w14:textId="788C3CBB" w:rsidR="00874469" w:rsidDel="00E067A3" w:rsidRDefault="00874469">
            <w:pPr>
              <w:pStyle w:val="Appx"/>
              <w:rPr>
                <w:ins w:id="12856" w:author="aas" w:date="2013-10-14T02:06:00Z"/>
                <w:del w:id="12857" w:author="Anees Shaikh" w:date="2013-10-19T02:16:00Z"/>
              </w:rPr>
              <w:pPrChange w:id="12858" w:author="Anees Shaikh" w:date="2013-10-19T02:16:00Z">
                <w:pPr>
                  <w:pStyle w:val="XML1"/>
                </w:pPr>
              </w:pPrChange>
            </w:pPr>
            <w:ins w:id="12859" w:author="aas" w:date="2013-10-14T02:06:00Z">
              <w:del w:id="12860" w:author="Anees Shaikh" w:date="2013-10-19T02:16:00Z">
                <w:r w:rsidDel="00E067A3">
                  <w:delText xml:space="preserve">                    &lt;xs:element name="port" minOccurs="0"&gt;</w:delText>
                </w:r>
              </w:del>
            </w:ins>
          </w:p>
          <w:p w14:paraId="1E470C99" w14:textId="3702C10E" w:rsidR="00874469" w:rsidDel="00E067A3" w:rsidRDefault="00874469">
            <w:pPr>
              <w:pStyle w:val="Appx"/>
              <w:rPr>
                <w:ins w:id="12861" w:author="aas" w:date="2013-10-14T02:06:00Z"/>
                <w:del w:id="12862" w:author="Anees Shaikh" w:date="2013-10-19T02:16:00Z"/>
              </w:rPr>
              <w:pPrChange w:id="12863" w:author="Anees Shaikh" w:date="2013-10-19T02:16:00Z">
                <w:pPr>
                  <w:pStyle w:val="XML1"/>
                </w:pPr>
              </w:pPrChange>
            </w:pPr>
            <w:ins w:id="12864" w:author="aas" w:date="2013-10-14T02:06:00Z">
              <w:del w:id="12865" w:author="Anees Shaikh" w:date="2013-10-19T02:16:00Z">
                <w:r w:rsidDel="00E067A3">
                  <w:delText xml:space="preserve">                      &lt;xs:annotation&gt;</w:delText>
                </w:r>
              </w:del>
            </w:ins>
          </w:p>
          <w:p w14:paraId="26BB0647" w14:textId="7FB4F7F2" w:rsidR="00874469" w:rsidDel="00E067A3" w:rsidRDefault="00874469">
            <w:pPr>
              <w:pStyle w:val="Appx"/>
              <w:rPr>
                <w:ins w:id="12866" w:author="aas" w:date="2013-10-14T02:06:00Z"/>
                <w:del w:id="12867" w:author="Anees Shaikh" w:date="2013-10-19T02:16:00Z"/>
              </w:rPr>
              <w:pPrChange w:id="12868" w:author="Anees Shaikh" w:date="2013-10-19T02:16:00Z">
                <w:pPr>
                  <w:pStyle w:val="XML1"/>
                </w:pPr>
              </w:pPrChange>
            </w:pPr>
            <w:ins w:id="12869" w:author="aas" w:date="2013-10-14T02:06:00Z">
              <w:del w:id="12870" w:author="Anees Shaikh" w:date="2013-10-19T02:16:00Z">
                <w:r w:rsidDel="00E067A3">
                  <w:delText xml:space="preserve">                        &lt;xs:documentation&gt;</w:delText>
                </w:r>
              </w:del>
            </w:ins>
          </w:p>
          <w:p w14:paraId="6FEC8A36" w14:textId="728EAA17" w:rsidR="00874469" w:rsidDel="00E067A3" w:rsidRDefault="00874469">
            <w:pPr>
              <w:pStyle w:val="Appx"/>
              <w:rPr>
                <w:ins w:id="12871" w:author="aas" w:date="2013-10-14T02:06:00Z"/>
                <w:del w:id="12872" w:author="Anees Shaikh" w:date="2013-10-19T02:16:00Z"/>
              </w:rPr>
              <w:pPrChange w:id="12873" w:author="Anees Shaikh" w:date="2013-10-19T02:16:00Z">
                <w:pPr>
                  <w:pStyle w:val="XML1"/>
                </w:pPr>
              </w:pPrChange>
            </w:pPr>
            <w:ins w:id="12874" w:author="aas" w:date="2013-10-14T02:06:00Z">
              <w:del w:id="12875"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876" w:author="aas" w:date="2013-10-14T02:06:00Z"/>
                <w:del w:id="12877" w:author="Anees Shaikh" w:date="2013-10-19T02:16:00Z"/>
              </w:rPr>
              <w:pPrChange w:id="12878" w:author="Anees Shaikh" w:date="2013-10-19T02:16:00Z">
                <w:pPr>
                  <w:pStyle w:val="XML1"/>
                </w:pPr>
              </w:pPrChange>
            </w:pPr>
            <w:ins w:id="12879" w:author="aas" w:date="2013-10-14T02:06:00Z">
              <w:del w:id="12880" w:author="Anees Shaikh" w:date="2013-10-19T02:16:00Z">
                <w:r w:rsidDel="00E067A3">
                  <w:delText xml:space="preserve">                              </w:delText>
                </w:r>
              </w:del>
            </w:ins>
          </w:p>
          <w:p w14:paraId="0A8F6DD6" w14:textId="7C2E4809" w:rsidR="00874469" w:rsidDel="00E067A3" w:rsidRDefault="00874469">
            <w:pPr>
              <w:pStyle w:val="Appx"/>
              <w:rPr>
                <w:ins w:id="12881" w:author="aas" w:date="2013-10-14T02:06:00Z"/>
                <w:del w:id="12882" w:author="Anees Shaikh" w:date="2013-10-19T02:16:00Z"/>
              </w:rPr>
              <w:pPrChange w:id="12883" w:author="Anees Shaikh" w:date="2013-10-19T02:16:00Z">
                <w:pPr>
                  <w:pStyle w:val="XML1"/>
                </w:pPr>
              </w:pPrChange>
            </w:pPr>
            <w:ins w:id="12884" w:author="aas" w:date="2013-10-14T02:06:00Z">
              <w:del w:id="12885"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886" w:author="aas" w:date="2013-10-14T02:06:00Z"/>
                <w:del w:id="12887" w:author="Anees Shaikh" w:date="2013-10-19T02:16:00Z"/>
              </w:rPr>
              <w:pPrChange w:id="12888" w:author="Anees Shaikh" w:date="2013-10-19T02:16:00Z">
                <w:pPr>
                  <w:pStyle w:val="XML1"/>
                </w:pPr>
              </w:pPrChange>
            </w:pPr>
            <w:ins w:id="12889" w:author="aas" w:date="2013-10-14T02:06:00Z">
              <w:del w:id="12890"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891" w:author="aas" w:date="2013-10-14T02:06:00Z"/>
                <w:del w:id="12892" w:author="Anees Shaikh" w:date="2013-10-19T02:16:00Z"/>
              </w:rPr>
              <w:pPrChange w:id="12893" w:author="Anees Shaikh" w:date="2013-10-19T02:16:00Z">
                <w:pPr>
                  <w:pStyle w:val="XML1"/>
                </w:pPr>
              </w:pPrChange>
            </w:pPr>
            <w:ins w:id="12894" w:author="aas" w:date="2013-10-14T02:06:00Z">
              <w:del w:id="12895"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896" w:author="aas" w:date="2013-10-14T02:06:00Z"/>
                <w:del w:id="12897" w:author="Anees Shaikh" w:date="2013-10-19T02:16:00Z"/>
              </w:rPr>
              <w:pPrChange w:id="12898" w:author="Anees Shaikh" w:date="2013-10-19T02:16:00Z">
                <w:pPr>
                  <w:pStyle w:val="XML1"/>
                </w:pPr>
              </w:pPrChange>
            </w:pPr>
            <w:ins w:id="12899" w:author="aas" w:date="2013-10-14T02:06:00Z">
              <w:del w:id="12900"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01" w:author="aas" w:date="2013-10-14T02:06:00Z"/>
                <w:del w:id="12902" w:author="Anees Shaikh" w:date="2013-10-19T02:16:00Z"/>
              </w:rPr>
              <w:pPrChange w:id="12903" w:author="Anees Shaikh" w:date="2013-10-19T02:16:00Z">
                <w:pPr>
                  <w:pStyle w:val="XML1"/>
                </w:pPr>
              </w:pPrChange>
            </w:pPr>
            <w:ins w:id="12904" w:author="aas" w:date="2013-10-14T02:06:00Z">
              <w:del w:id="12905"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06" w:author="aas" w:date="2013-10-14T02:06:00Z"/>
                <w:del w:id="12907" w:author="Anees Shaikh" w:date="2013-10-19T02:16:00Z"/>
              </w:rPr>
              <w:pPrChange w:id="12908" w:author="Anees Shaikh" w:date="2013-10-19T02:16:00Z">
                <w:pPr>
                  <w:pStyle w:val="XML1"/>
                </w:pPr>
              </w:pPrChange>
            </w:pPr>
            <w:ins w:id="12909" w:author="aas" w:date="2013-10-14T02:06:00Z">
              <w:del w:id="12910" w:author="Anees Shaikh" w:date="2013-10-19T02:16:00Z">
                <w:r w:rsidDel="00E067A3">
                  <w:delText xml:space="preserve">                        &lt;/xs:documentation&gt;</w:delText>
                </w:r>
              </w:del>
            </w:ins>
          </w:p>
          <w:p w14:paraId="5A2FEB58" w14:textId="44418574" w:rsidR="00874469" w:rsidDel="00E067A3" w:rsidRDefault="00874469">
            <w:pPr>
              <w:pStyle w:val="Appx"/>
              <w:rPr>
                <w:ins w:id="12911" w:author="aas" w:date="2013-10-14T02:06:00Z"/>
                <w:del w:id="12912" w:author="Anees Shaikh" w:date="2013-10-19T02:16:00Z"/>
              </w:rPr>
              <w:pPrChange w:id="12913" w:author="Anees Shaikh" w:date="2013-10-19T02:16:00Z">
                <w:pPr>
                  <w:pStyle w:val="XML1"/>
                </w:pPr>
              </w:pPrChange>
            </w:pPr>
            <w:ins w:id="12914" w:author="aas" w:date="2013-10-14T02:06:00Z">
              <w:del w:id="12915" w:author="Anees Shaikh" w:date="2013-10-19T02:16:00Z">
                <w:r w:rsidDel="00E067A3">
                  <w:delText xml:space="preserve">                      &lt;/xs:annotation&gt;</w:delText>
                </w:r>
              </w:del>
            </w:ins>
          </w:p>
          <w:p w14:paraId="7B6480A2" w14:textId="20A995F9" w:rsidR="00874469" w:rsidDel="00E067A3" w:rsidRDefault="00874469">
            <w:pPr>
              <w:pStyle w:val="Appx"/>
              <w:rPr>
                <w:ins w:id="12916" w:author="aas" w:date="2013-10-14T02:06:00Z"/>
                <w:del w:id="12917" w:author="Anees Shaikh" w:date="2013-10-19T02:16:00Z"/>
              </w:rPr>
              <w:pPrChange w:id="12918" w:author="Anees Shaikh" w:date="2013-10-19T02:16:00Z">
                <w:pPr>
                  <w:pStyle w:val="XML1"/>
                </w:pPr>
              </w:pPrChange>
            </w:pPr>
            <w:ins w:id="12919" w:author="aas" w:date="2013-10-14T02:06:00Z">
              <w:del w:id="12920" w:author="Anees Shaikh" w:date="2013-10-19T02:16:00Z">
                <w:r w:rsidDel="00E067A3">
                  <w:delText xml:space="preserve">                      &lt;xs:simpleType&gt;</w:delText>
                </w:r>
              </w:del>
            </w:ins>
          </w:p>
          <w:p w14:paraId="59A7B5BF" w14:textId="24EB3B57" w:rsidR="00874469" w:rsidDel="00E067A3" w:rsidRDefault="00874469">
            <w:pPr>
              <w:pStyle w:val="Appx"/>
              <w:rPr>
                <w:ins w:id="12921" w:author="aas" w:date="2013-10-14T02:06:00Z"/>
                <w:del w:id="12922" w:author="Anees Shaikh" w:date="2013-10-19T02:16:00Z"/>
              </w:rPr>
              <w:pPrChange w:id="12923" w:author="Anees Shaikh" w:date="2013-10-19T02:16:00Z">
                <w:pPr>
                  <w:pStyle w:val="XML1"/>
                </w:pPr>
              </w:pPrChange>
            </w:pPr>
            <w:ins w:id="12924" w:author="aas" w:date="2013-10-14T02:06:00Z">
              <w:del w:id="12925" w:author="Anees Shaikh" w:date="2013-10-19T02:16:00Z">
                <w:r w:rsidDel="00E067A3">
                  <w:delText xml:space="preserve">                        &lt;xs:restriction base="inet:uri"&gt;</w:delText>
                </w:r>
              </w:del>
            </w:ins>
          </w:p>
          <w:p w14:paraId="11F433A3" w14:textId="6F502FD3" w:rsidR="00874469" w:rsidDel="00E067A3" w:rsidRDefault="00874469">
            <w:pPr>
              <w:pStyle w:val="Appx"/>
              <w:rPr>
                <w:ins w:id="12926" w:author="aas" w:date="2013-10-14T02:06:00Z"/>
                <w:del w:id="12927" w:author="Anees Shaikh" w:date="2013-10-19T02:16:00Z"/>
              </w:rPr>
              <w:pPrChange w:id="12928" w:author="Anees Shaikh" w:date="2013-10-19T02:16:00Z">
                <w:pPr>
                  <w:pStyle w:val="XML1"/>
                </w:pPr>
              </w:pPrChange>
            </w:pPr>
            <w:ins w:id="12929" w:author="aas" w:date="2013-10-14T02:06:00Z">
              <w:del w:id="12930" w:author="Anees Shaikh" w:date="2013-10-19T02:16:00Z">
                <w:r w:rsidDel="00E067A3">
                  <w:delText xml:space="preserve">                        &lt;/xs:restriction&gt;</w:delText>
                </w:r>
              </w:del>
            </w:ins>
          </w:p>
          <w:p w14:paraId="606DA01F" w14:textId="7247ACD5" w:rsidR="00874469" w:rsidDel="00E067A3" w:rsidRDefault="00874469">
            <w:pPr>
              <w:pStyle w:val="Appx"/>
              <w:rPr>
                <w:ins w:id="12931" w:author="aas" w:date="2013-10-14T02:06:00Z"/>
                <w:del w:id="12932" w:author="Anees Shaikh" w:date="2013-10-19T02:16:00Z"/>
              </w:rPr>
              <w:pPrChange w:id="12933" w:author="Anees Shaikh" w:date="2013-10-19T02:16:00Z">
                <w:pPr>
                  <w:pStyle w:val="XML1"/>
                </w:pPr>
              </w:pPrChange>
            </w:pPr>
            <w:ins w:id="12934" w:author="aas" w:date="2013-10-14T02:06:00Z">
              <w:del w:id="12935" w:author="Anees Shaikh" w:date="2013-10-19T02:16:00Z">
                <w:r w:rsidDel="00E067A3">
                  <w:delText xml:space="preserve">                      &lt;/xs:simpleType&gt;</w:delText>
                </w:r>
              </w:del>
            </w:ins>
          </w:p>
          <w:p w14:paraId="68A4B008" w14:textId="1B652A3A" w:rsidR="00874469" w:rsidDel="00E067A3" w:rsidRDefault="00874469">
            <w:pPr>
              <w:pStyle w:val="Appx"/>
              <w:rPr>
                <w:ins w:id="12936" w:author="aas" w:date="2013-10-14T02:06:00Z"/>
                <w:del w:id="12937" w:author="Anees Shaikh" w:date="2013-10-19T02:16:00Z"/>
              </w:rPr>
              <w:pPrChange w:id="12938" w:author="Anees Shaikh" w:date="2013-10-19T02:16:00Z">
                <w:pPr>
                  <w:pStyle w:val="XML1"/>
                </w:pPr>
              </w:pPrChange>
            </w:pPr>
            <w:ins w:id="12939" w:author="aas" w:date="2013-10-14T02:06:00Z">
              <w:del w:id="12940" w:author="Anees Shaikh" w:date="2013-10-19T02:16:00Z">
                <w:r w:rsidDel="00E067A3">
                  <w:delText xml:space="preserve">                    &lt;/xs:element&gt;</w:delText>
                </w:r>
              </w:del>
            </w:ins>
          </w:p>
          <w:p w14:paraId="11021CE5" w14:textId="1311AF2A" w:rsidR="00874469" w:rsidDel="00E067A3" w:rsidRDefault="00874469">
            <w:pPr>
              <w:pStyle w:val="Appx"/>
              <w:rPr>
                <w:ins w:id="12941" w:author="aas" w:date="2013-10-14T02:06:00Z"/>
                <w:del w:id="12942" w:author="Anees Shaikh" w:date="2013-10-19T02:16:00Z"/>
              </w:rPr>
              <w:pPrChange w:id="12943" w:author="Anees Shaikh" w:date="2013-10-19T02:16:00Z">
                <w:pPr>
                  <w:pStyle w:val="XML1"/>
                </w:pPr>
              </w:pPrChange>
            </w:pPr>
            <w:ins w:id="12944" w:author="aas" w:date="2013-10-14T02:06:00Z">
              <w:del w:id="12945"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46" w:author="aas" w:date="2013-10-14T02:06:00Z"/>
                <w:del w:id="12947" w:author="Anees Shaikh" w:date="2013-10-19T02:16:00Z"/>
              </w:rPr>
              <w:pPrChange w:id="12948" w:author="Anees Shaikh" w:date="2013-10-19T02:16:00Z">
                <w:pPr>
                  <w:pStyle w:val="XML1"/>
                </w:pPr>
              </w:pPrChange>
            </w:pPr>
            <w:ins w:id="12949" w:author="aas" w:date="2013-10-14T02:06:00Z">
              <w:del w:id="12950" w:author="Anees Shaikh" w:date="2013-10-19T02:16:00Z">
                <w:r w:rsidDel="00E067A3">
                  <w:delText xml:space="preserve">                      &lt;xs:annotation&gt;</w:delText>
                </w:r>
              </w:del>
            </w:ins>
          </w:p>
          <w:p w14:paraId="417D74EF" w14:textId="5EBB3E38" w:rsidR="00874469" w:rsidDel="00E067A3" w:rsidRDefault="00874469">
            <w:pPr>
              <w:pStyle w:val="Appx"/>
              <w:rPr>
                <w:ins w:id="12951" w:author="aas" w:date="2013-10-14T02:06:00Z"/>
                <w:del w:id="12952" w:author="Anees Shaikh" w:date="2013-10-19T02:16:00Z"/>
              </w:rPr>
              <w:pPrChange w:id="12953" w:author="Anees Shaikh" w:date="2013-10-19T02:16:00Z">
                <w:pPr>
                  <w:pStyle w:val="XML1"/>
                </w:pPr>
              </w:pPrChange>
            </w:pPr>
            <w:ins w:id="12954" w:author="aas" w:date="2013-10-14T02:06:00Z">
              <w:del w:id="12955" w:author="Anees Shaikh" w:date="2013-10-19T02:16:00Z">
                <w:r w:rsidDel="00E067A3">
                  <w:delText xml:space="preserve">                        &lt;xs:documentation&gt;</w:delText>
                </w:r>
              </w:del>
            </w:ins>
          </w:p>
          <w:p w14:paraId="04FBCA52" w14:textId="504EE3A7" w:rsidR="00874469" w:rsidDel="00E067A3" w:rsidRDefault="00874469">
            <w:pPr>
              <w:pStyle w:val="Appx"/>
              <w:rPr>
                <w:ins w:id="12956" w:author="aas" w:date="2013-10-14T02:06:00Z"/>
                <w:del w:id="12957" w:author="Anees Shaikh" w:date="2013-10-19T02:16:00Z"/>
              </w:rPr>
              <w:pPrChange w:id="12958" w:author="Anees Shaikh" w:date="2013-10-19T02:16:00Z">
                <w:pPr>
                  <w:pStyle w:val="XML1"/>
                </w:pPr>
              </w:pPrChange>
            </w:pPr>
            <w:ins w:id="12959" w:author="aas" w:date="2013-10-14T02:06:00Z">
              <w:del w:id="12960"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2961" w:author="aas" w:date="2013-10-14T02:06:00Z"/>
                <w:del w:id="12962" w:author="Anees Shaikh" w:date="2013-10-19T02:16:00Z"/>
              </w:rPr>
              <w:pPrChange w:id="12963" w:author="Anees Shaikh" w:date="2013-10-19T02:16:00Z">
                <w:pPr>
                  <w:pStyle w:val="XML1"/>
                </w:pPr>
              </w:pPrChange>
            </w:pPr>
            <w:ins w:id="12964" w:author="aas" w:date="2013-10-14T02:06:00Z">
              <w:del w:id="12965" w:author="Anees Shaikh" w:date="2013-10-19T02:16:00Z">
                <w:r w:rsidDel="00E067A3">
                  <w:delText xml:space="preserve">                        &lt;/xs:documentation&gt;</w:delText>
                </w:r>
              </w:del>
            </w:ins>
          </w:p>
          <w:p w14:paraId="2DFF54B1" w14:textId="40EC5DC1" w:rsidR="00874469" w:rsidDel="00E067A3" w:rsidRDefault="00874469">
            <w:pPr>
              <w:pStyle w:val="Appx"/>
              <w:rPr>
                <w:ins w:id="12966" w:author="aas" w:date="2013-10-14T02:06:00Z"/>
                <w:del w:id="12967" w:author="Anees Shaikh" w:date="2013-10-19T02:16:00Z"/>
              </w:rPr>
              <w:pPrChange w:id="12968" w:author="Anees Shaikh" w:date="2013-10-19T02:16:00Z">
                <w:pPr>
                  <w:pStyle w:val="XML1"/>
                </w:pPr>
              </w:pPrChange>
            </w:pPr>
            <w:ins w:id="12969" w:author="aas" w:date="2013-10-14T02:06:00Z">
              <w:del w:id="12970" w:author="Anees Shaikh" w:date="2013-10-19T02:16:00Z">
                <w:r w:rsidDel="00E067A3">
                  <w:delText xml:space="preserve">                      &lt;/xs:annotation&gt;</w:delText>
                </w:r>
              </w:del>
            </w:ins>
          </w:p>
          <w:p w14:paraId="3760E929" w14:textId="46D598EB" w:rsidR="00874469" w:rsidDel="00E067A3" w:rsidRDefault="00874469">
            <w:pPr>
              <w:pStyle w:val="Appx"/>
              <w:rPr>
                <w:ins w:id="12971" w:author="aas" w:date="2013-10-14T02:06:00Z"/>
                <w:del w:id="12972" w:author="Anees Shaikh" w:date="2013-10-19T02:16:00Z"/>
              </w:rPr>
              <w:pPrChange w:id="12973" w:author="Anees Shaikh" w:date="2013-10-19T02:16:00Z">
                <w:pPr>
                  <w:pStyle w:val="XML1"/>
                </w:pPr>
              </w:pPrChange>
            </w:pPr>
            <w:ins w:id="12974" w:author="aas" w:date="2013-10-14T02:06:00Z">
              <w:del w:id="12975" w:author="Anees Shaikh" w:date="2013-10-19T02:16:00Z">
                <w:r w:rsidDel="00E067A3">
                  <w:delText xml:space="preserve">                      &lt;xs:complexType&gt;</w:delText>
                </w:r>
              </w:del>
            </w:ins>
          </w:p>
          <w:p w14:paraId="1BDDA216" w14:textId="0B58471E" w:rsidR="00874469" w:rsidDel="00E067A3" w:rsidRDefault="00874469">
            <w:pPr>
              <w:pStyle w:val="Appx"/>
              <w:rPr>
                <w:ins w:id="12976" w:author="aas" w:date="2013-10-14T02:06:00Z"/>
                <w:del w:id="12977" w:author="Anees Shaikh" w:date="2013-10-19T02:16:00Z"/>
              </w:rPr>
              <w:pPrChange w:id="12978" w:author="Anees Shaikh" w:date="2013-10-19T02:16:00Z">
                <w:pPr>
                  <w:pStyle w:val="XML1"/>
                </w:pPr>
              </w:pPrChange>
            </w:pPr>
            <w:ins w:id="12979" w:author="aas" w:date="2013-10-14T02:06:00Z">
              <w:del w:id="12980" w:author="Anees Shaikh" w:date="2013-10-19T02:16:00Z">
                <w:r w:rsidDel="00E067A3">
                  <w:delText xml:space="preserve">                        &lt;xs:sequence&gt;</w:delText>
                </w:r>
              </w:del>
            </w:ins>
          </w:p>
          <w:p w14:paraId="209FF7D1" w14:textId="54ACF1E9" w:rsidR="00874469" w:rsidDel="00E067A3" w:rsidRDefault="00874469">
            <w:pPr>
              <w:pStyle w:val="Appx"/>
              <w:rPr>
                <w:ins w:id="12981" w:author="aas" w:date="2013-10-14T02:06:00Z"/>
                <w:del w:id="12982" w:author="Anees Shaikh" w:date="2013-10-19T02:16:00Z"/>
              </w:rPr>
              <w:pPrChange w:id="12983" w:author="Anees Shaikh" w:date="2013-10-19T02:16:00Z">
                <w:pPr>
                  <w:pStyle w:val="XML1"/>
                </w:pPr>
              </w:pPrChange>
            </w:pPr>
            <w:ins w:id="12984" w:author="aas" w:date="2013-10-14T02:06:00Z">
              <w:del w:id="12985"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2986" w:author="aas" w:date="2013-10-14T02:06:00Z"/>
                <w:del w:id="12987" w:author="Anees Shaikh" w:date="2013-10-19T02:16:00Z"/>
              </w:rPr>
              <w:pPrChange w:id="12988" w:author="Anees Shaikh" w:date="2013-10-19T02:16:00Z">
                <w:pPr>
                  <w:pStyle w:val="XML1"/>
                </w:pPr>
              </w:pPrChange>
            </w:pPr>
            <w:ins w:id="12989" w:author="aas" w:date="2013-10-14T02:06:00Z">
              <w:del w:id="12990" w:author="Anees Shaikh" w:date="2013-10-19T02:16:00Z">
                <w:r w:rsidDel="00E067A3">
                  <w:delText xml:space="preserve">                            &lt;xs:annotation&gt;</w:delText>
                </w:r>
              </w:del>
            </w:ins>
          </w:p>
          <w:p w14:paraId="04D169D1" w14:textId="01053F75" w:rsidR="00874469" w:rsidDel="00E067A3" w:rsidRDefault="00874469">
            <w:pPr>
              <w:pStyle w:val="Appx"/>
              <w:rPr>
                <w:ins w:id="12991" w:author="aas" w:date="2013-10-14T02:06:00Z"/>
                <w:del w:id="12992" w:author="Anees Shaikh" w:date="2013-10-19T02:16:00Z"/>
              </w:rPr>
              <w:pPrChange w:id="12993" w:author="Anees Shaikh" w:date="2013-10-19T02:16:00Z">
                <w:pPr>
                  <w:pStyle w:val="XML1"/>
                </w:pPr>
              </w:pPrChange>
            </w:pPr>
            <w:ins w:id="12994" w:author="aas" w:date="2013-10-14T02:06:00Z">
              <w:del w:id="12995" w:author="Anees Shaikh" w:date="2013-10-19T02:16:00Z">
                <w:r w:rsidDel="00E067A3">
                  <w:delText xml:space="preserve">                              &lt;xs:documentation&gt;</w:delText>
                </w:r>
              </w:del>
            </w:ins>
          </w:p>
          <w:p w14:paraId="70D51D10" w14:textId="4160129E" w:rsidR="00874469" w:rsidDel="00E067A3" w:rsidRDefault="00874469">
            <w:pPr>
              <w:pStyle w:val="Appx"/>
              <w:rPr>
                <w:ins w:id="12996" w:author="aas" w:date="2013-10-14T02:06:00Z"/>
                <w:del w:id="12997" w:author="Anees Shaikh" w:date="2013-10-19T02:16:00Z"/>
              </w:rPr>
              <w:pPrChange w:id="12998" w:author="Anees Shaikh" w:date="2013-10-19T02:16:00Z">
                <w:pPr>
                  <w:pStyle w:val="XML1"/>
                </w:pPr>
              </w:pPrChange>
            </w:pPr>
            <w:ins w:id="12999" w:author="aas" w:date="2013-10-14T02:06:00Z">
              <w:del w:id="13000"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01" w:author="aas" w:date="2013-10-14T02:06:00Z"/>
                <w:del w:id="13002" w:author="Anees Shaikh" w:date="2013-10-19T02:16:00Z"/>
              </w:rPr>
              <w:pPrChange w:id="13003" w:author="Anees Shaikh" w:date="2013-10-19T02:16:00Z">
                <w:pPr>
                  <w:pStyle w:val="XML1"/>
                </w:pPr>
              </w:pPrChange>
            </w:pPr>
            <w:ins w:id="13004" w:author="aas" w:date="2013-10-14T02:06:00Z">
              <w:del w:id="13005" w:author="Anees Shaikh" w:date="2013-10-19T02:16:00Z">
                <w:r w:rsidDel="00E067A3">
                  <w:delText xml:space="preserve">                                       the actual rate.</w:delText>
                </w:r>
              </w:del>
            </w:ins>
          </w:p>
          <w:p w14:paraId="46644235" w14:textId="120EFA75" w:rsidR="00874469" w:rsidDel="00E067A3" w:rsidRDefault="00874469">
            <w:pPr>
              <w:pStyle w:val="Appx"/>
              <w:rPr>
                <w:ins w:id="13006" w:author="aas" w:date="2013-10-14T02:06:00Z"/>
                <w:del w:id="13007" w:author="Anees Shaikh" w:date="2013-10-19T02:16:00Z"/>
              </w:rPr>
              <w:pPrChange w:id="13008" w:author="Anees Shaikh" w:date="2013-10-19T02:16:00Z">
                <w:pPr>
                  <w:pStyle w:val="XML1"/>
                </w:pPr>
              </w:pPrChange>
            </w:pPr>
          </w:p>
          <w:p w14:paraId="0F4CC386" w14:textId="338F1001" w:rsidR="00874469" w:rsidDel="00E067A3" w:rsidRDefault="00874469">
            <w:pPr>
              <w:pStyle w:val="Appx"/>
              <w:rPr>
                <w:ins w:id="13009" w:author="aas" w:date="2013-10-14T02:06:00Z"/>
                <w:del w:id="13010" w:author="Anees Shaikh" w:date="2013-10-19T02:16:00Z"/>
              </w:rPr>
              <w:pPrChange w:id="13011" w:author="Anees Shaikh" w:date="2013-10-19T02:16:00Z">
                <w:pPr>
                  <w:pStyle w:val="XML1"/>
                </w:pPr>
              </w:pPrChange>
            </w:pPr>
            <w:ins w:id="13012" w:author="aas" w:date="2013-10-14T02:06:00Z">
              <w:del w:id="13013"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14" w:author="aas" w:date="2013-10-14T02:06:00Z"/>
                <w:del w:id="13015" w:author="Anees Shaikh" w:date="2013-10-19T02:16:00Z"/>
              </w:rPr>
              <w:pPrChange w:id="13016" w:author="Anees Shaikh" w:date="2013-10-19T02:16:00Z">
                <w:pPr>
                  <w:pStyle w:val="XML1"/>
                </w:pPr>
              </w:pPrChange>
            </w:pPr>
            <w:ins w:id="13017" w:author="aas" w:date="2013-10-14T02:06:00Z">
              <w:del w:id="13018" w:author="Anees Shaikh" w:date="2013-10-19T02:16:00Z">
                <w:r w:rsidDel="00E067A3">
                  <w:delText xml:space="preserve">                                       set.</w:delText>
                </w:r>
              </w:del>
            </w:ins>
          </w:p>
          <w:p w14:paraId="7FBF5503" w14:textId="6589DCBA" w:rsidR="00874469" w:rsidDel="00E067A3" w:rsidRDefault="00874469">
            <w:pPr>
              <w:pStyle w:val="Appx"/>
              <w:rPr>
                <w:ins w:id="13019" w:author="aas" w:date="2013-10-14T02:06:00Z"/>
                <w:del w:id="13020" w:author="Anees Shaikh" w:date="2013-10-19T02:16:00Z"/>
              </w:rPr>
              <w:pPrChange w:id="13021" w:author="Anees Shaikh" w:date="2013-10-19T02:16:00Z">
                <w:pPr>
                  <w:pStyle w:val="XML1"/>
                </w:pPr>
              </w:pPrChange>
            </w:pPr>
            <w:ins w:id="13022" w:author="aas" w:date="2013-10-14T02:06:00Z">
              <w:del w:id="13023" w:author="Anees Shaikh" w:date="2013-10-19T02:16:00Z">
                <w:r w:rsidDel="00E067A3">
                  <w:delText xml:space="preserve">                              &lt;/xs:documentation&gt;</w:delText>
                </w:r>
              </w:del>
            </w:ins>
          </w:p>
          <w:p w14:paraId="6A2D40CF" w14:textId="74E5B55E" w:rsidR="00874469" w:rsidDel="00E067A3" w:rsidRDefault="00874469">
            <w:pPr>
              <w:pStyle w:val="Appx"/>
              <w:rPr>
                <w:ins w:id="13024" w:author="aas" w:date="2013-10-14T02:06:00Z"/>
                <w:del w:id="13025" w:author="Anees Shaikh" w:date="2013-10-19T02:16:00Z"/>
              </w:rPr>
              <w:pPrChange w:id="13026" w:author="Anees Shaikh" w:date="2013-10-19T02:16:00Z">
                <w:pPr>
                  <w:pStyle w:val="XML1"/>
                </w:pPr>
              </w:pPrChange>
            </w:pPr>
            <w:ins w:id="13027" w:author="aas" w:date="2013-10-14T02:06:00Z">
              <w:del w:id="13028" w:author="Anees Shaikh" w:date="2013-10-19T02:16:00Z">
                <w:r w:rsidDel="00E067A3">
                  <w:delText xml:space="preserve">                            &lt;/xs:annotation&gt;</w:delText>
                </w:r>
              </w:del>
            </w:ins>
          </w:p>
          <w:p w14:paraId="651C349E" w14:textId="2B6BC346" w:rsidR="00874469" w:rsidDel="00E067A3" w:rsidRDefault="00874469">
            <w:pPr>
              <w:pStyle w:val="Appx"/>
              <w:rPr>
                <w:ins w:id="13029" w:author="aas" w:date="2013-10-14T02:06:00Z"/>
                <w:del w:id="13030" w:author="Anees Shaikh" w:date="2013-10-19T02:16:00Z"/>
              </w:rPr>
              <w:pPrChange w:id="13031" w:author="Anees Shaikh" w:date="2013-10-19T02:16:00Z">
                <w:pPr>
                  <w:pStyle w:val="XML1"/>
                </w:pPr>
              </w:pPrChange>
            </w:pPr>
            <w:ins w:id="13032" w:author="aas" w:date="2013-10-14T02:06:00Z">
              <w:del w:id="13033" w:author="Anees Shaikh" w:date="2013-10-19T02:16:00Z">
                <w:r w:rsidDel="00E067A3">
                  <w:delText xml:space="preserve">                          &lt;/xs:element&gt;</w:delText>
                </w:r>
              </w:del>
            </w:ins>
          </w:p>
          <w:p w14:paraId="061B6F10" w14:textId="07F019B7" w:rsidR="00874469" w:rsidDel="00E067A3" w:rsidRDefault="00874469">
            <w:pPr>
              <w:pStyle w:val="Appx"/>
              <w:rPr>
                <w:ins w:id="13034" w:author="aas" w:date="2013-10-14T02:06:00Z"/>
                <w:del w:id="13035" w:author="Anees Shaikh" w:date="2013-10-19T02:16:00Z"/>
              </w:rPr>
              <w:pPrChange w:id="13036" w:author="Anees Shaikh" w:date="2013-10-19T02:16:00Z">
                <w:pPr>
                  <w:pStyle w:val="XML1"/>
                </w:pPr>
              </w:pPrChange>
            </w:pPr>
            <w:ins w:id="13037" w:author="aas" w:date="2013-10-14T02:06:00Z">
              <w:del w:id="13038"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39" w:author="aas" w:date="2013-10-14T02:06:00Z"/>
                <w:del w:id="13040" w:author="Anees Shaikh" w:date="2013-10-19T02:16:00Z"/>
              </w:rPr>
              <w:pPrChange w:id="13041" w:author="Anees Shaikh" w:date="2013-10-19T02:16:00Z">
                <w:pPr>
                  <w:pStyle w:val="XML1"/>
                </w:pPr>
              </w:pPrChange>
            </w:pPr>
            <w:ins w:id="13042" w:author="aas" w:date="2013-10-14T02:06:00Z">
              <w:del w:id="13043" w:author="Anees Shaikh" w:date="2013-10-19T02:16:00Z">
                <w:r w:rsidDel="00E067A3">
                  <w:delText xml:space="preserve">                            &lt;xs:annotation&gt;</w:delText>
                </w:r>
              </w:del>
            </w:ins>
          </w:p>
          <w:p w14:paraId="0B11E132" w14:textId="122F2E7D" w:rsidR="00874469" w:rsidDel="00E067A3" w:rsidRDefault="00874469">
            <w:pPr>
              <w:pStyle w:val="Appx"/>
              <w:rPr>
                <w:ins w:id="13044" w:author="aas" w:date="2013-10-14T02:06:00Z"/>
                <w:del w:id="13045" w:author="Anees Shaikh" w:date="2013-10-19T02:16:00Z"/>
              </w:rPr>
              <w:pPrChange w:id="13046" w:author="Anees Shaikh" w:date="2013-10-19T02:16:00Z">
                <w:pPr>
                  <w:pStyle w:val="XML1"/>
                </w:pPr>
              </w:pPrChange>
            </w:pPr>
            <w:ins w:id="13047" w:author="aas" w:date="2013-10-14T02:06:00Z">
              <w:del w:id="13048" w:author="Anees Shaikh" w:date="2013-10-19T02:16:00Z">
                <w:r w:rsidDel="00E067A3">
                  <w:delText xml:space="preserve">                              &lt;xs:documentation&gt;</w:delText>
                </w:r>
              </w:del>
            </w:ins>
          </w:p>
          <w:p w14:paraId="47F8F622" w14:textId="10C3498D" w:rsidR="00874469" w:rsidDel="00E067A3" w:rsidRDefault="00874469">
            <w:pPr>
              <w:pStyle w:val="Appx"/>
              <w:rPr>
                <w:ins w:id="13049" w:author="aas" w:date="2013-10-14T02:06:00Z"/>
                <w:del w:id="13050" w:author="Anees Shaikh" w:date="2013-10-19T02:16:00Z"/>
              </w:rPr>
              <w:pPrChange w:id="13051" w:author="Anees Shaikh" w:date="2013-10-19T02:16:00Z">
                <w:pPr>
                  <w:pStyle w:val="XML1"/>
                </w:pPr>
              </w:pPrChange>
            </w:pPr>
            <w:ins w:id="13052" w:author="aas" w:date="2013-10-14T02:06:00Z">
              <w:del w:id="13053"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054" w:author="aas" w:date="2013-10-14T02:06:00Z"/>
                <w:del w:id="13055" w:author="Anees Shaikh" w:date="2013-10-19T02:16:00Z"/>
              </w:rPr>
              <w:pPrChange w:id="13056" w:author="Anees Shaikh" w:date="2013-10-19T02:16:00Z">
                <w:pPr>
                  <w:pStyle w:val="XML1"/>
                </w:pPr>
              </w:pPrChange>
            </w:pPr>
            <w:ins w:id="13057" w:author="aas" w:date="2013-10-14T02:06:00Z">
              <w:del w:id="13058" w:author="Anees Shaikh" w:date="2013-10-19T02:16:00Z">
                <w:r w:rsidDel="00E067A3">
                  <w:delText xml:space="preserve">                                       the actual rate.</w:delText>
                </w:r>
              </w:del>
            </w:ins>
          </w:p>
          <w:p w14:paraId="74545CB4" w14:textId="48AA3F21" w:rsidR="00874469" w:rsidDel="00E067A3" w:rsidRDefault="00874469">
            <w:pPr>
              <w:pStyle w:val="Appx"/>
              <w:rPr>
                <w:ins w:id="13059" w:author="aas" w:date="2013-10-14T02:06:00Z"/>
                <w:del w:id="13060" w:author="Anees Shaikh" w:date="2013-10-19T02:16:00Z"/>
              </w:rPr>
              <w:pPrChange w:id="13061" w:author="Anees Shaikh" w:date="2013-10-19T02:16:00Z">
                <w:pPr>
                  <w:pStyle w:val="XML1"/>
                </w:pPr>
              </w:pPrChange>
            </w:pPr>
          </w:p>
          <w:p w14:paraId="63755914" w14:textId="4644C202" w:rsidR="00874469" w:rsidDel="00E067A3" w:rsidRDefault="00874469">
            <w:pPr>
              <w:pStyle w:val="Appx"/>
              <w:rPr>
                <w:ins w:id="13062" w:author="aas" w:date="2013-10-14T02:06:00Z"/>
                <w:del w:id="13063" w:author="Anees Shaikh" w:date="2013-10-19T02:16:00Z"/>
              </w:rPr>
              <w:pPrChange w:id="13064" w:author="Anees Shaikh" w:date="2013-10-19T02:16:00Z">
                <w:pPr>
                  <w:pStyle w:val="XML1"/>
                </w:pPr>
              </w:pPrChange>
            </w:pPr>
            <w:ins w:id="13065" w:author="aas" w:date="2013-10-14T02:06:00Z">
              <w:del w:id="13066"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067" w:author="aas" w:date="2013-10-14T02:06:00Z"/>
                <w:del w:id="13068" w:author="Anees Shaikh" w:date="2013-10-19T02:16:00Z"/>
              </w:rPr>
              <w:pPrChange w:id="13069" w:author="Anees Shaikh" w:date="2013-10-19T02:16:00Z">
                <w:pPr>
                  <w:pStyle w:val="XML1"/>
                </w:pPr>
              </w:pPrChange>
            </w:pPr>
            <w:ins w:id="13070" w:author="aas" w:date="2013-10-14T02:06:00Z">
              <w:del w:id="13071" w:author="Anees Shaikh" w:date="2013-10-19T02:16:00Z">
                <w:r w:rsidDel="00E067A3">
                  <w:delText xml:space="preserve">                                       set.</w:delText>
                </w:r>
              </w:del>
            </w:ins>
          </w:p>
          <w:p w14:paraId="6D7B7579" w14:textId="332679A6" w:rsidR="00874469" w:rsidDel="00E067A3" w:rsidRDefault="00874469">
            <w:pPr>
              <w:pStyle w:val="Appx"/>
              <w:rPr>
                <w:ins w:id="13072" w:author="aas" w:date="2013-10-14T02:06:00Z"/>
                <w:del w:id="13073" w:author="Anees Shaikh" w:date="2013-10-19T02:16:00Z"/>
              </w:rPr>
              <w:pPrChange w:id="13074" w:author="Anees Shaikh" w:date="2013-10-19T02:16:00Z">
                <w:pPr>
                  <w:pStyle w:val="XML1"/>
                </w:pPr>
              </w:pPrChange>
            </w:pPr>
            <w:ins w:id="13075" w:author="aas" w:date="2013-10-14T02:06:00Z">
              <w:del w:id="13076" w:author="Anees Shaikh" w:date="2013-10-19T02:16:00Z">
                <w:r w:rsidDel="00E067A3">
                  <w:delText xml:space="preserve">                              &lt;/xs:documentation&gt;</w:delText>
                </w:r>
              </w:del>
            </w:ins>
          </w:p>
          <w:p w14:paraId="3456A5B5" w14:textId="6615B43D" w:rsidR="00874469" w:rsidDel="00E067A3" w:rsidRDefault="00874469">
            <w:pPr>
              <w:pStyle w:val="Appx"/>
              <w:rPr>
                <w:ins w:id="13077" w:author="aas" w:date="2013-10-14T02:06:00Z"/>
                <w:del w:id="13078" w:author="Anees Shaikh" w:date="2013-10-19T02:16:00Z"/>
              </w:rPr>
              <w:pPrChange w:id="13079" w:author="Anees Shaikh" w:date="2013-10-19T02:16:00Z">
                <w:pPr>
                  <w:pStyle w:val="XML1"/>
                </w:pPr>
              </w:pPrChange>
            </w:pPr>
            <w:ins w:id="13080" w:author="aas" w:date="2013-10-14T02:06:00Z">
              <w:del w:id="13081" w:author="Anees Shaikh" w:date="2013-10-19T02:16:00Z">
                <w:r w:rsidDel="00E067A3">
                  <w:delText xml:space="preserve">                            &lt;/xs:annotation&gt;</w:delText>
                </w:r>
              </w:del>
            </w:ins>
          </w:p>
          <w:p w14:paraId="7B1FE93E" w14:textId="69B06751" w:rsidR="00874469" w:rsidDel="00E067A3" w:rsidRDefault="00874469">
            <w:pPr>
              <w:pStyle w:val="Appx"/>
              <w:rPr>
                <w:ins w:id="13082" w:author="aas" w:date="2013-10-14T02:06:00Z"/>
                <w:del w:id="13083" w:author="Anees Shaikh" w:date="2013-10-19T02:16:00Z"/>
              </w:rPr>
              <w:pPrChange w:id="13084" w:author="Anees Shaikh" w:date="2013-10-19T02:16:00Z">
                <w:pPr>
                  <w:pStyle w:val="XML1"/>
                </w:pPr>
              </w:pPrChange>
            </w:pPr>
            <w:ins w:id="13085" w:author="aas" w:date="2013-10-14T02:06:00Z">
              <w:del w:id="13086" w:author="Anees Shaikh" w:date="2013-10-19T02:16:00Z">
                <w:r w:rsidDel="00E067A3">
                  <w:delText xml:space="preserve">                          &lt;/xs:element&gt;</w:delText>
                </w:r>
              </w:del>
            </w:ins>
          </w:p>
          <w:p w14:paraId="1243DD39" w14:textId="2F78827E" w:rsidR="00874469" w:rsidDel="00E067A3" w:rsidRDefault="00874469">
            <w:pPr>
              <w:pStyle w:val="Appx"/>
              <w:rPr>
                <w:ins w:id="13087" w:author="aas" w:date="2013-10-14T02:06:00Z"/>
                <w:del w:id="13088" w:author="Anees Shaikh" w:date="2013-10-19T02:16:00Z"/>
              </w:rPr>
              <w:pPrChange w:id="13089" w:author="Anees Shaikh" w:date="2013-10-19T02:16:00Z">
                <w:pPr>
                  <w:pStyle w:val="XML1"/>
                </w:pPr>
              </w:pPrChange>
            </w:pPr>
            <w:ins w:id="13090" w:author="aas" w:date="2013-10-14T02:06:00Z">
              <w:del w:id="13091"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092" w:author="aas" w:date="2013-10-14T02:06:00Z"/>
                <w:del w:id="13093" w:author="Anees Shaikh" w:date="2013-10-19T02:16:00Z"/>
              </w:rPr>
              <w:pPrChange w:id="13094" w:author="Anees Shaikh" w:date="2013-10-19T02:16:00Z">
                <w:pPr>
                  <w:pStyle w:val="XML1"/>
                </w:pPr>
              </w:pPrChange>
            </w:pPr>
            <w:ins w:id="13095" w:author="aas" w:date="2013-10-14T02:06:00Z">
              <w:del w:id="13096" w:author="Anees Shaikh" w:date="2013-10-19T02:16:00Z">
                <w:r w:rsidDel="00E067A3">
                  <w:delText xml:space="preserve">                            &lt;xs:annotation&gt;</w:delText>
                </w:r>
              </w:del>
            </w:ins>
          </w:p>
          <w:p w14:paraId="6CFDECEB" w14:textId="775E0BE5" w:rsidR="00874469" w:rsidDel="00E067A3" w:rsidRDefault="00874469">
            <w:pPr>
              <w:pStyle w:val="Appx"/>
              <w:rPr>
                <w:ins w:id="13097" w:author="aas" w:date="2013-10-14T02:06:00Z"/>
                <w:del w:id="13098" w:author="Anees Shaikh" w:date="2013-10-19T02:16:00Z"/>
              </w:rPr>
              <w:pPrChange w:id="13099" w:author="Anees Shaikh" w:date="2013-10-19T02:16:00Z">
                <w:pPr>
                  <w:pStyle w:val="XML1"/>
                </w:pPr>
              </w:pPrChange>
            </w:pPr>
            <w:ins w:id="13100" w:author="aas" w:date="2013-10-14T02:06:00Z">
              <w:del w:id="13101" w:author="Anees Shaikh" w:date="2013-10-19T02:16:00Z">
                <w:r w:rsidDel="00E067A3">
                  <w:delText xml:space="preserve">                              &lt;xs:documentation&gt;</w:delText>
                </w:r>
              </w:del>
            </w:ins>
          </w:p>
          <w:p w14:paraId="6476D826" w14:textId="6DFB3D5C" w:rsidR="00874469" w:rsidDel="00E067A3" w:rsidRDefault="00874469">
            <w:pPr>
              <w:pStyle w:val="Appx"/>
              <w:rPr>
                <w:ins w:id="13102" w:author="aas" w:date="2013-10-14T02:06:00Z"/>
                <w:del w:id="13103" w:author="Anees Shaikh" w:date="2013-10-19T02:16:00Z"/>
              </w:rPr>
              <w:pPrChange w:id="13104" w:author="Anees Shaikh" w:date="2013-10-19T02:16:00Z">
                <w:pPr>
                  <w:pStyle w:val="XML1"/>
                </w:pPr>
              </w:pPrChange>
            </w:pPr>
            <w:ins w:id="13105" w:author="aas" w:date="2013-10-14T02:06:00Z">
              <w:del w:id="13106"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07" w:author="aas" w:date="2013-10-14T02:06:00Z"/>
                <w:del w:id="13108" w:author="Anees Shaikh" w:date="2013-10-19T02:16:00Z"/>
              </w:rPr>
              <w:pPrChange w:id="13109" w:author="Anees Shaikh" w:date="2013-10-19T02:16:00Z">
                <w:pPr>
                  <w:pStyle w:val="XML1"/>
                </w:pPr>
              </w:pPrChange>
            </w:pPr>
          </w:p>
          <w:p w14:paraId="7A11CE2D" w14:textId="45020CE4" w:rsidR="00874469" w:rsidDel="00E067A3" w:rsidRDefault="00874469">
            <w:pPr>
              <w:pStyle w:val="Appx"/>
              <w:rPr>
                <w:ins w:id="13110" w:author="aas" w:date="2013-10-14T02:06:00Z"/>
                <w:del w:id="13111" w:author="Anees Shaikh" w:date="2013-10-19T02:16:00Z"/>
              </w:rPr>
              <w:pPrChange w:id="13112" w:author="Anees Shaikh" w:date="2013-10-19T02:16:00Z">
                <w:pPr>
                  <w:pStyle w:val="XML1"/>
                </w:pPr>
              </w:pPrChange>
            </w:pPr>
            <w:ins w:id="13113" w:author="aas" w:date="2013-10-14T02:06:00Z">
              <w:del w:id="13114" w:author="Anees Shaikh" w:date="2013-10-19T02:16:00Z">
                <w:r w:rsidDel="00E067A3">
                  <w:delText xml:space="preserve">                                       This element is optional.</w:delText>
                </w:r>
              </w:del>
            </w:ins>
          </w:p>
          <w:p w14:paraId="181F9527" w14:textId="1CF69E87" w:rsidR="00874469" w:rsidDel="00E067A3" w:rsidRDefault="00874469">
            <w:pPr>
              <w:pStyle w:val="Appx"/>
              <w:rPr>
                <w:ins w:id="13115" w:author="aas" w:date="2013-10-14T02:06:00Z"/>
                <w:del w:id="13116" w:author="Anees Shaikh" w:date="2013-10-19T02:16:00Z"/>
              </w:rPr>
              <w:pPrChange w:id="13117" w:author="Anees Shaikh" w:date="2013-10-19T02:16:00Z">
                <w:pPr>
                  <w:pStyle w:val="XML1"/>
                </w:pPr>
              </w:pPrChange>
            </w:pPr>
            <w:ins w:id="13118" w:author="aas" w:date="2013-10-14T02:06:00Z">
              <w:del w:id="13119" w:author="Anees Shaikh" w:date="2013-10-19T02:16:00Z">
                <w:r w:rsidDel="00E067A3">
                  <w:delText xml:space="preserve">                              &lt;/xs:documentation&gt;</w:delText>
                </w:r>
              </w:del>
            </w:ins>
          </w:p>
          <w:p w14:paraId="0EA9B5F0" w14:textId="3C2C53EB" w:rsidR="00874469" w:rsidDel="00E067A3" w:rsidRDefault="00874469">
            <w:pPr>
              <w:pStyle w:val="Appx"/>
              <w:rPr>
                <w:ins w:id="13120" w:author="aas" w:date="2013-10-14T02:06:00Z"/>
                <w:del w:id="13121" w:author="Anees Shaikh" w:date="2013-10-19T02:16:00Z"/>
              </w:rPr>
              <w:pPrChange w:id="13122" w:author="Anees Shaikh" w:date="2013-10-19T02:16:00Z">
                <w:pPr>
                  <w:pStyle w:val="XML1"/>
                </w:pPr>
              </w:pPrChange>
            </w:pPr>
            <w:ins w:id="13123" w:author="aas" w:date="2013-10-14T02:06:00Z">
              <w:del w:id="13124" w:author="Anees Shaikh" w:date="2013-10-19T02:16:00Z">
                <w:r w:rsidDel="00E067A3">
                  <w:delText xml:space="preserve">                            &lt;/xs:annotation&gt;</w:delText>
                </w:r>
              </w:del>
            </w:ins>
          </w:p>
          <w:p w14:paraId="1FB57794" w14:textId="0B9C4507" w:rsidR="00874469" w:rsidDel="00E067A3" w:rsidRDefault="00874469">
            <w:pPr>
              <w:pStyle w:val="Appx"/>
              <w:rPr>
                <w:ins w:id="13125" w:author="aas" w:date="2013-10-14T02:06:00Z"/>
                <w:del w:id="13126" w:author="Anees Shaikh" w:date="2013-10-19T02:16:00Z"/>
              </w:rPr>
              <w:pPrChange w:id="13127" w:author="Anees Shaikh" w:date="2013-10-19T02:16:00Z">
                <w:pPr>
                  <w:pStyle w:val="XML1"/>
                </w:pPr>
              </w:pPrChange>
            </w:pPr>
            <w:ins w:id="13128" w:author="aas" w:date="2013-10-14T02:06:00Z">
              <w:del w:id="13129" w:author="Anees Shaikh" w:date="2013-10-19T02:16:00Z">
                <w:r w:rsidDel="00E067A3">
                  <w:delText xml:space="preserve">                          &lt;/xs:element&gt;</w:delText>
                </w:r>
              </w:del>
            </w:ins>
          </w:p>
          <w:p w14:paraId="0FB935DF" w14:textId="0510CB2E" w:rsidR="00874469" w:rsidDel="00E067A3" w:rsidRDefault="00874469">
            <w:pPr>
              <w:pStyle w:val="Appx"/>
              <w:rPr>
                <w:ins w:id="13130" w:author="aas" w:date="2013-10-14T02:06:00Z"/>
                <w:del w:id="13131" w:author="Anees Shaikh" w:date="2013-10-19T02:16:00Z"/>
              </w:rPr>
              <w:pPrChange w:id="13132" w:author="Anees Shaikh" w:date="2013-10-19T02:16:00Z">
                <w:pPr>
                  <w:pStyle w:val="XML1"/>
                </w:pPr>
              </w:pPrChange>
            </w:pPr>
            <w:ins w:id="13133" w:author="aas" w:date="2013-10-14T02:06:00Z">
              <w:del w:id="13134"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35" w:author="aas" w:date="2013-10-14T02:06:00Z"/>
                <w:del w:id="13136" w:author="Anees Shaikh" w:date="2013-10-19T02:16:00Z"/>
              </w:rPr>
              <w:pPrChange w:id="13137" w:author="Anees Shaikh" w:date="2013-10-19T02:16:00Z">
                <w:pPr>
                  <w:pStyle w:val="XML1"/>
                </w:pPr>
              </w:pPrChange>
            </w:pPr>
            <w:ins w:id="13138" w:author="aas" w:date="2013-10-14T02:06:00Z">
              <w:del w:id="13139"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40" w:author="aas" w:date="2013-10-14T02:06:00Z"/>
                <w:del w:id="13141" w:author="Anees Shaikh" w:date="2013-10-19T02:16:00Z"/>
              </w:rPr>
              <w:pPrChange w:id="13142" w:author="Anees Shaikh" w:date="2013-10-19T02:16:00Z">
                <w:pPr>
                  <w:pStyle w:val="XML1"/>
                </w:pPr>
              </w:pPrChange>
            </w:pPr>
            <w:ins w:id="13143" w:author="aas" w:date="2013-10-14T02:06:00Z">
              <w:del w:id="13144" w:author="Anees Shaikh" w:date="2013-10-19T02:16:00Z">
                <w:r w:rsidDel="00E067A3">
                  <w:delText xml:space="preserve">                        &lt;/xs:sequence&gt;</w:delText>
                </w:r>
              </w:del>
            </w:ins>
          </w:p>
          <w:p w14:paraId="59E85E28" w14:textId="1D4937DF" w:rsidR="00874469" w:rsidDel="00E067A3" w:rsidRDefault="00874469">
            <w:pPr>
              <w:pStyle w:val="Appx"/>
              <w:rPr>
                <w:ins w:id="13145" w:author="aas" w:date="2013-10-14T02:06:00Z"/>
                <w:del w:id="13146" w:author="Anees Shaikh" w:date="2013-10-19T02:16:00Z"/>
              </w:rPr>
              <w:pPrChange w:id="13147" w:author="Anees Shaikh" w:date="2013-10-19T02:16:00Z">
                <w:pPr>
                  <w:pStyle w:val="XML1"/>
                </w:pPr>
              </w:pPrChange>
            </w:pPr>
            <w:ins w:id="13148" w:author="aas" w:date="2013-10-14T02:06:00Z">
              <w:del w:id="13149" w:author="Anees Shaikh" w:date="2013-10-19T02:16:00Z">
                <w:r w:rsidDel="00E067A3">
                  <w:delText xml:space="preserve">                      &lt;/xs:complexType&gt;</w:delText>
                </w:r>
              </w:del>
            </w:ins>
          </w:p>
          <w:p w14:paraId="427107A9" w14:textId="1CF129D3" w:rsidR="00874469" w:rsidDel="00E067A3" w:rsidRDefault="00874469">
            <w:pPr>
              <w:pStyle w:val="Appx"/>
              <w:rPr>
                <w:ins w:id="13150" w:author="aas" w:date="2013-10-14T02:06:00Z"/>
                <w:del w:id="13151" w:author="Anees Shaikh" w:date="2013-10-19T02:16:00Z"/>
              </w:rPr>
              <w:pPrChange w:id="13152" w:author="Anees Shaikh" w:date="2013-10-19T02:16:00Z">
                <w:pPr>
                  <w:pStyle w:val="XML1"/>
                </w:pPr>
              </w:pPrChange>
            </w:pPr>
            <w:ins w:id="13153" w:author="aas" w:date="2013-10-14T02:06:00Z">
              <w:del w:id="13154" w:author="Anees Shaikh" w:date="2013-10-19T02:16:00Z">
                <w:r w:rsidDel="00E067A3">
                  <w:delText xml:space="preserve">                    &lt;/xs:element&gt;</w:delText>
                </w:r>
              </w:del>
            </w:ins>
          </w:p>
          <w:p w14:paraId="053FC427" w14:textId="6ADE45E3" w:rsidR="00874469" w:rsidDel="00E067A3" w:rsidRDefault="00874469">
            <w:pPr>
              <w:pStyle w:val="Appx"/>
              <w:rPr>
                <w:ins w:id="13155" w:author="aas" w:date="2013-10-14T02:06:00Z"/>
                <w:del w:id="13156" w:author="Anees Shaikh" w:date="2013-10-19T02:16:00Z"/>
              </w:rPr>
              <w:pPrChange w:id="13157" w:author="Anees Shaikh" w:date="2013-10-19T02:16:00Z">
                <w:pPr>
                  <w:pStyle w:val="XML1"/>
                </w:pPr>
              </w:pPrChange>
            </w:pPr>
            <w:ins w:id="13158" w:author="aas" w:date="2013-10-14T02:06:00Z">
              <w:del w:id="13159"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160" w:author="aas" w:date="2013-10-14T02:06:00Z"/>
                <w:del w:id="13161" w:author="Anees Shaikh" w:date="2013-10-19T02:16:00Z"/>
              </w:rPr>
              <w:pPrChange w:id="13162" w:author="Anees Shaikh" w:date="2013-10-19T02:16:00Z">
                <w:pPr>
                  <w:pStyle w:val="XML1"/>
                </w:pPr>
              </w:pPrChange>
            </w:pPr>
            <w:ins w:id="13163" w:author="aas" w:date="2013-10-14T02:06:00Z">
              <w:del w:id="13164" w:author="Anees Shaikh" w:date="2013-10-19T02:16:00Z">
                <w:r w:rsidDel="00E067A3">
                  <w:delText xml:space="preserve">                            namespace="##other" processContents="lax"/&gt;</w:delText>
                </w:r>
              </w:del>
            </w:ins>
          </w:p>
          <w:p w14:paraId="1E60449A" w14:textId="0D85AF23" w:rsidR="00874469" w:rsidDel="00E067A3" w:rsidRDefault="00874469">
            <w:pPr>
              <w:pStyle w:val="Appx"/>
              <w:rPr>
                <w:ins w:id="13165" w:author="aas" w:date="2013-10-14T02:06:00Z"/>
                <w:del w:id="13166" w:author="Anees Shaikh" w:date="2013-10-19T02:16:00Z"/>
              </w:rPr>
              <w:pPrChange w:id="13167" w:author="Anees Shaikh" w:date="2013-10-19T02:16:00Z">
                <w:pPr>
                  <w:pStyle w:val="XML1"/>
                </w:pPr>
              </w:pPrChange>
            </w:pPr>
            <w:ins w:id="13168" w:author="aas" w:date="2013-10-14T02:06:00Z">
              <w:del w:id="13169" w:author="Anees Shaikh" w:date="2013-10-19T02:16:00Z">
                <w:r w:rsidDel="00E067A3">
                  <w:delText xml:space="preserve">                  &lt;/xs:sequence&gt;</w:delText>
                </w:r>
              </w:del>
            </w:ins>
          </w:p>
          <w:p w14:paraId="6E348502" w14:textId="5C9C9D2B" w:rsidR="00874469" w:rsidDel="00E067A3" w:rsidRDefault="00874469">
            <w:pPr>
              <w:pStyle w:val="Appx"/>
              <w:rPr>
                <w:ins w:id="13170" w:author="aas" w:date="2013-10-14T02:06:00Z"/>
                <w:del w:id="13171" w:author="Anees Shaikh" w:date="2013-10-19T02:16:00Z"/>
              </w:rPr>
              <w:pPrChange w:id="13172" w:author="Anees Shaikh" w:date="2013-10-19T02:16:00Z">
                <w:pPr>
                  <w:pStyle w:val="XML1"/>
                </w:pPr>
              </w:pPrChange>
            </w:pPr>
            <w:ins w:id="13173" w:author="aas" w:date="2013-10-14T02:06:00Z">
              <w:del w:id="13174" w:author="Anees Shaikh" w:date="2013-10-19T02:16:00Z">
                <w:r w:rsidDel="00E067A3">
                  <w:delText xml:space="preserve">                &lt;/xs:complexType&gt;</w:delText>
                </w:r>
              </w:del>
            </w:ins>
          </w:p>
          <w:p w14:paraId="6FDF9F5A" w14:textId="7F465116" w:rsidR="00874469" w:rsidDel="00E067A3" w:rsidRDefault="00874469">
            <w:pPr>
              <w:pStyle w:val="Appx"/>
              <w:rPr>
                <w:ins w:id="13175" w:author="aas" w:date="2013-10-14T02:06:00Z"/>
                <w:del w:id="13176" w:author="Anees Shaikh" w:date="2013-10-19T02:16:00Z"/>
              </w:rPr>
              <w:pPrChange w:id="13177" w:author="Anees Shaikh" w:date="2013-10-19T02:16:00Z">
                <w:pPr>
                  <w:pStyle w:val="XML1"/>
                </w:pPr>
              </w:pPrChange>
            </w:pPr>
            <w:ins w:id="13178" w:author="aas" w:date="2013-10-14T02:06:00Z">
              <w:del w:id="13179" w:author="Anees Shaikh" w:date="2013-10-19T02:16:00Z">
                <w:r w:rsidDel="00E067A3">
                  <w:delText xml:space="preserve">              &lt;/xs:element&gt;</w:delText>
                </w:r>
              </w:del>
            </w:ins>
          </w:p>
          <w:p w14:paraId="70F122D3" w14:textId="47A1AA5C" w:rsidR="00874469" w:rsidDel="00E067A3" w:rsidRDefault="00874469">
            <w:pPr>
              <w:pStyle w:val="Appx"/>
              <w:rPr>
                <w:ins w:id="13180" w:author="aas" w:date="2013-10-14T02:06:00Z"/>
                <w:del w:id="13181" w:author="Anees Shaikh" w:date="2013-10-19T02:16:00Z"/>
              </w:rPr>
              <w:pPrChange w:id="13182" w:author="Anees Shaikh" w:date="2013-10-19T02:16:00Z">
                <w:pPr>
                  <w:pStyle w:val="XML1"/>
                </w:pPr>
              </w:pPrChange>
            </w:pPr>
            <w:ins w:id="13183" w:author="aas" w:date="2013-10-14T02:06:00Z">
              <w:del w:id="13184"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185" w:author="aas" w:date="2013-10-14T02:06:00Z"/>
                <w:del w:id="13186" w:author="Anees Shaikh" w:date="2013-10-19T02:16:00Z"/>
              </w:rPr>
              <w:pPrChange w:id="13187" w:author="Anees Shaikh" w:date="2013-10-19T02:16:00Z">
                <w:pPr>
                  <w:pStyle w:val="XML1"/>
                </w:pPr>
              </w:pPrChange>
            </w:pPr>
            <w:ins w:id="13188" w:author="aas" w:date="2013-10-14T02:06:00Z">
              <w:del w:id="13189" w:author="Anees Shaikh" w:date="2013-10-19T02:16:00Z">
                <w:r w:rsidDel="00E067A3">
                  <w:delText xml:space="preserve">                &lt;xs:annotation&gt;</w:delText>
                </w:r>
              </w:del>
            </w:ins>
          </w:p>
          <w:p w14:paraId="2750E8D4" w14:textId="5563D8A6" w:rsidR="00874469" w:rsidDel="00E067A3" w:rsidRDefault="00874469">
            <w:pPr>
              <w:pStyle w:val="Appx"/>
              <w:rPr>
                <w:ins w:id="13190" w:author="aas" w:date="2013-10-14T02:06:00Z"/>
                <w:del w:id="13191" w:author="Anees Shaikh" w:date="2013-10-19T02:16:00Z"/>
              </w:rPr>
              <w:pPrChange w:id="13192" w:author="Anees Shaikh" w:date="2013-10-19T02:16:00Z">
                <w:pPr>
                  <w:pStyle w:val="XML1"/>
                </w:pPr>
              </w:pPrChange>
            </w:pPr>
            <w:ins w:id="13193" w:author="aas" w:date="2013-10-14T02:06:00Z">
              <w:del w:id="13194" w:author="Anees Shaikh" w:date="2013-10-19T02:16:00Z">
                <w:r w:rsidDel="00E067A3">
                  <w:delText xml:space="preserve">                  &lt;xs:documentation&gt;</w:delText>
                </w:r>
              </w:del>
            </w:ins>
          </w:p>
          <w:p w14:paraId="6600E641" w14:textId="7F055BA8" w:rsidR="00874469" w:rsidDel="00E067A3" w:rsidRDefault="00874469">
            <w:pPr>
              <w:pStyle w:val="Appx"/>
              <w:rPr>
                <w:ins w:id="13195" w:author="aas" w:date="2013-10-14T02:06:00Z"/>
                <w:del w:id="13196" w:author="Anees Shaikh" w:date="2013-10-19T02:16:00Z"/>
              </w:rPr>
              <w:pPrChange w:id="13197" w:author="Anees Shaikh" w:date="2013-10-19T02:16:00Z">
                <w:pPr>
                  <w:pStyle w:val="XML1"/>
                </w:pPr>
              </w:pPrChange>
            </w:pPr>
            <w:ins w:id="13198" w:author="aas" w:date="2013-10-14T02:06:00Z">
              <w:del w:id="13199"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00" w:author="aas" w:date="2013-10-14T02:06:00Z"/>
                <w:del w:id="13201" w:author="Anees Shaikh" w:date="2013-10-19T02:16:00Z"/>
              </w:rPr>
              <w:pPrChange w:id="13202" w:author="Anees Shaikh" w:date="2013-10-19T02:16:00Z">
                <w:pPr>
                  <w:pStyle w:val="XML1"/>
                </w:pPr>
              </w:pPrChange>
            </w:pPr>
            <w:ins w:id="13203" w:author="aas" w:date="2013-10-14T02:06:00Z">
              <w:del w:id="13204" w:author="Anees Shaikh" w:date="2013-10-19T02:16:00Z">
                <w:r w:rsidDel="00E067A3">
                  <w:delText xml:space="preserve">                           Capable Switch.</w:delText>
                </w:r>
              </w:del>
            </w:ins>
          </w:p>
          <w:p w14:paraId="292B2EB3" w14:textId="36702245" w:rsidR="00874469" w:rsidDel="00E067A3" w:rsidRDefault="00874469">
            <w:pPr>
              <w:pStyle w:val="Appx"/>
              <w:rPr>
                <w:ins w:id="13205" w:author="aas" w:date="2013-10-14T02:06:00Z"/>
                <w:del w:id="13206" w:author="Anees Shaikh" w:date="2013-10-19T02:16:00Z"/>
              </w:rPr>
              <w:pPrChange w:id="13207" w:author="Anees Shaikh" w:date="2013-10-19T02:16:00Z">
                <w:pPr>
                  <w:pStyle w:val="XML1"/>
                </w:pPr>
              </w:pPrChange>
            </w:pPr>
            <w:ins w:id="13208" w:author="aas" w:date="2013-10-14T02:06:00Z">
              <w:del w:id="13209" w:author="Anees Shaikh" w:date="2013-10-19T02:16:00Z">
                <w:r w:rsidDel="00E067A3">
                  <w:delText xml:space="preserve">                  &lt;/xs:documentation&gt;</w:delText>
                </w:r>
              </w:del>
            </w:ins>
          </w:p>
          <w:p w14:paraId="78AB5441" w14:textId="06DF818B" w:rsidR="00874469" w:rsidDel="00E067A3" w:rsidRDefault="00874469">
            <w:pPr>
              <w:pStyle w:val="Appx"/>
              <w:rPr>
                <w:ins w:id="13210" w:author="aas" w:date="2013-10-14T02:06:00Z"/>
                <w:del w:id="13211" w:author="Anees Shaikh" w:date="2013-10-19T02:16:00Z"/>
              </w:rPr>
              <w:pPrChange w:id="13212" w:author="Anees Shaikh" w:date="2013-10-19T02:16:00Z">
                <w:pPr>
                  <w:pStyle w:val="XML1"/>
                </w:pPr>
              </w:pPrChange>
            </w:pPr>
            <w:ins w:id="13213" w:author="aas" w:date="2013-10-14T02:06:00Z">
              <w:del w:id="13214" w:author="Anees Shaikh" w:date="2013-10-19T02:16:00Z">
                <w:r w:rsidDel="00E067A3">
                  <w:delText xml:space="preserve">                &lt;/xs:annotation&gt;</w:delText>
                </w:r>
              </w:del>
            </w:ins>
          </w:p>
          <w:p w14:paraId="5FCC298A" w14:textId="4779681E" w:rsidR="00874469" w:rsidDel="00E067A3" w:rsidRDefault="00874469">
            <w:pPr>
              <w:pStyle w:val="Appx"/>
              <w:rPr>
                <w:ins w:id="13215" w:author="aas" w:date="2013-10-14T02:06:00Z"/>
                <w:del w:id="13216" w:author="Anees Shaikh" w:date="2013-10-19T02:16:00Z"/>
              </w:rPr>
              <w:pPrChange w:id="13217" w:author="Anees Shaikh" w:date="2013-10-19T02:16:00Z">
                <w:pPr>
                  <w:pStyle w:val="XML1"/>
                </w:pPr>
              </w:pPrChange>
            </w:pPr>
            <w:ins w:id="13218" w:author="aas" w:date="2013-10-14T02:06:00Z">
              <w:del w:id="13219" w:author="Anees Shaikh" w:date="2013-10-19T02:16:00Z">
                <w:r w:rsidDel="00E067A3">
                  <w:delText xml:space="preserve">                &lt;xs:complexType&gt;</w:delText>
                </w:r>
              </w:del>
            </w:ins>
          </w:p>
          <w:p w14:paraId="36626A93" w14:textId="179C30B3" w:rsidR="00874469" w:rsidDel="00E067A3" w:rsidRDefault="00874469">
            <w:pPr>
              <w:pStyle w:val="Appx"/>
              <w:rPr>
                <w:ins w:id="13220" w:author="aas" w:date="2013-10-14T02:06:00Z"/>
                <w:del w:id="13221" w:author="Anees Shaikh" w:date="2013-10-19T02:16:00Z"/>
              </w:rPr>
              <w:pPrChange w:id="13222" w:author="Anees Shaikh" w:date="2013-10-19T02:16:00Z">
                <w:pPr>
                  <w:pStyle w:val="XML1"/>
                </w:pPr>
              </w:pPrChange>
            </w:pPr>
            <w:ins w:id="13223" w:author="aas" w:date="2013-10-14T02:06:00Z">
              <w:del w:id="13224" w:author="Anees Shaikh" w:date="2013-10-19T02:16:00Z">
                <w:r w:rsidDel="00E067A3">
                  <w:delText xml:space="preserve">                  &lt;xs:sequence&gt;</w:delText>
                </w:r>
              </w:del>
            </w:ins>
          </w:p>
          <w:p w14:paraId="789F6244" w14:textId="022EE4FC" w:rsidR="00874469" w:rsidDel="00E067A3" w:rsidRDefault="00874469">
            <w:pPr>
              <w:pStyle w:val="Appx"/>
              <w:rPr>
                <w:ins w:id="13225" w:author="aas" w:date="2013-10-14T02:06:00Z"/>
                <w:del w:id="13226" w:author="Anees Shaikh" w:date="2013-10-19T02:16:00Z"/>
              </w:rPr>
              <w:pPrChange w:id="13227" w:author="Anees Shaikh" w:date="2013-10-19T02:16:00Z">
                <w:pPr>
                  <w:pStyle w:val="XML1"/>
                </w:pPr>
              </w:pPrChange>
            </w:pPr>
            <w:ins w:id="13228" w:author="aas" w:date="2013-10-14T02:06:00Z">
              <w:del w:id="13229"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30" w:author="aas" w:date="2013-10-14T02:06:00Z"/>
                <w:del w:id="13231" w:author="Anees Shaikh" w:date="2013-10-19T02:16:00Z"/>
              </w:rPr>
              <w:pPrChange w:id="13232" w:author="Anees Shaikh" w:date="2013-10-19T02:16:00Z">
                <w:pPr>
                  <w:pStyle w:val="XML1"/>
                </w:pPr>
              </w:pPrChange>
            </w:pPr>
            <w:ins w:id="13233" w:author="aas" w:date="2013-10-14T02:06:00Z">
              <w:del w:id="13234" w:author="Anees Shaikh" w:date="2013-10-19T02:16:00Z">
                <w:r w:rsidDel="00E067A3">
                  <w:delText xml:space="preserve">                      &lt;xs:annotation&gt;</w:delText>
                </w:r>
              </w:del>
            </w:ins>
          </w:p>
          <w:p w14:paraId="5EECDE0C" w14:textId="69EA4598" w:rsidR="00874469" w:rsidDel="00E067A3" w:rsidRDefault="00874469">
            <w:pPr>
              <w:pStyle w:val="Appx"/>
              <w:rPr>
                <w:ins w:id="13235" w:author="aas" w:date="2013-10-14T02:06:00Z"/>
                <w:del w:id="13236" w:author="Anees Shaikh" w:date="2013-10-19T02:16:00Z"/>
              </w:rPr>
              <w:pPrChange w:id="13237" w:author="Anees Shaikh" w:date="2013-10-19T02:16:00Z">
                <w:pPr>
                  <w:pStyle w:val="XML1"/>
                </w:pPr>
              </w:pPrChange>
            </w:pPr>
            <w:ins w:id="13238" w:author="aas" w:date="2013-10-14T02:06:00Z">
              <w:del w:id="13239" w:author="Anees Shaikh" w:date="2013-10-19T02:16:00Z">
                <w:r w:rsidDel="00E067A3">
                  <w:delText xml:space="preserve">                        &lt;xs:documentation&gt;</w:delText>
                </w:r>
              </w:del>
            </w:ins>
          </w:p>
          <w:p w14:paraId="400F690C" w14:textId="5B7CD20D" w:rsidR="00874469" w:rsidDel="00E067A3" w:rsidRDefault="00874469">
            <w:pPr>
              <w:pStyle w:val="Appx"/>
              <w:rPr>
                <w:ins w:id="13240" w:author="aas" w:date="2013-10-14T02:06:00Z"/>
                <w:del w:id="13241" w:author="Anees Shaikh" w:date="2013-10-19T02:16:00Z"/>
              </w:rPr>
              <w:pPrChange w:id="13242" w:author="Anees Shaikh" w:date="2013-10-19T02:16:00Z">
                <w:pPr>
                  <w:pStyle w:val="XML1"/>
                </w:pPr>
              </w:pPrChange>
            </w:pPr>
            <w:ins w:id="13243" w:author="aas" w:date="2013-10-14T02:06:00Z">
              <w:del w:id="13244"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45" w:author="aas" w:date="2013-10-14T02:06:00Z"/>
                <w:del w:id="13246" w:author="Anees Shaikh" w:date="2013-10-19T02:16:00Z"/>
              </w:rPr>
              <w:pPrChange w:id="13247" w:author="Anees Shaikh" w:date="2013-10-19T02:16:00Z">
                <w:pPr>
                  <w:pStyle w:val="XML1"/>
                </w:pPr>
              </w:pPrChange>
            </w:pPr>
            <w:ins w:id="13248" w:author="aas" w:date="2013-10-14T02:06:00Z">
              <w:del w:id="13249"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50" w:author="aas" w:date="2013-10-14T02:06:00Z"/>
                <w:del w:id="13251" w:author="Anees Shaikh" w:date="2013-10-19T02:16:00Z"/>
              </w:rPr>
              <w:pPrChange w:id="13252" w:author="Anees Shaikh" w:date="2013-10-19T02:16:00Z">
                <w:pPr>
                  <w:pStyle w:val="XML1"/>
                </w:pPr>
              </w:pPrChange>
            </w:pPr>
            <w:ins w:id="13253" w:author="aas" w:date="2013-10-14T02:06:00Z">
              <w:del w:id="13254"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255" w:author="aas" w:date="2013-10-14T02:06:00Z"/>
                <w:del w:id="13256" w:author="Anees Shaikh" w:date="2013-10-19T02:16:00Z"/>
              </w:rPr>
              <w:pPrChange w:id="13257" w:author="Anees Shaikh" w:date="2013-10-19T02:16:00Z">
                <w:pPr>
                  <w:pStyle w:val="XML1"/>
                </w:pPr>
              </w:pPrChange>
            </w:pPr>
            <w:ins w:id="13258" w:author="aas" w:date="2013-10-14T02:06:00Z">
              <w:del w:id="13259" w:author="Anees Shaikh" w:date="2013-10-19T02:16:00Z">
                <w:r w:rsidDel="00E067A3">
                  <w:delText xml:space="preserve">                                 Switch.</w:delText>
                </w:r>
              </w:del>
            </w:ins>
          </w:p>
          <w:p w14:paraId="743DEE65" w14:textId="2D142921" w:rsidR="00874469" w:rsidDel="00E067A3" w:rsidRDefault="00874469">
            <w:pPr>
              <w:pStyle w:val="Appx"/>
              <w:rPr>
                <w:ins w:id="13260" w:author="aas" w:date="2013-10-14T02:06:00Z"/>
                <w:del w:id="13261" w:author="Anees Shaikh" w:date="2013-10-19T02:16:00Z"/>
              </w:rPr>
              <w:pPrChange w:id="13262" w:author="Anees Shaikh" w:date="2013-10-19T02:16:00Z">
                <w:pPr>
                  <w:pStyle w:val="XML1"/>
                </w:pPr>
              </w:pPrChange>
            </w:pPr>
            <w:ins w:id="13263" w:author="aas" w:date="2013-10-14T02:06:00Z">
              <w:del w:id="13264" w:author="Anees Shaikh" w:date="2013-10-19T02:16:00Z">
                <w:r w:rsidDel="00E067A3">
                  <w:delText xml:space="preserve">                        &lt;/xs:documentation&gt;</w:delText>
                </w:r>
              </w:del>
            </w:ins>
          </w:p>
          <w:p w14:paraId="06EF9334" w14:textId="797AA403" w:rsidR="00874469" w:rsidDel="00E067A3" w:rsidRDefault="00874469">
            <w:pPr>
              <w:pStyle w:val="Appx"/>
              <w:rPr>
                <w:ins w:id="13265" w:author="aas" w:date="2013-10-14T02:06:00Z"/>
                <w:del w:id="13266" w:author="Anees Shaikh" w:date="2013-10-19T02:16:00Z"/>
              </w:rPr>
              <w:pPrChange w:id="13267" w:author="Anees Shaikh" w:date="2013-10-19T02:16:00Z">
                <w:pPr>
                  <w:pStyle w:val="XML1"/>
                </w:pPr>
              </w:pPrChange>
            </w:pPr>
            <w:ins w:id="13268" w:author="aas" w:date="2013-10-14T02:06:00Z">
              <w:del w:id="13269" w:author="Anees Shaikh" w:date="2013-10-19T02:16:00Z">
                <w:r w:rsidDel="00E067A3">
                  <w:delText xml:space="preserve">                      &lt;/xs:annotation&gt;</w:delText>
                </w:r>
              </w:del>
            </w:ins>
          </w:p>
          <w:p w14:paraId="2FEEE4C5" w14:textId="70F2FCCD" w:rsidR="00874469" w:rsidDel="00E067A3" w:rsidRDefault="00874469">
            <w:pPr>
              <w:pStyle w:val="Appx"/>
              <w:rPr>
                <w:ins w:id="13270" w:author="aas" w:date="2013-10-14T02:06:00Z"/>
                <w:del w:id="13271" w:author="Anees Shaikh" w:date="2013-10-19T02:16:00Z"/>
              </w:rPr>
              <w:pPrChange w:id="13272" w:author="Anees Shaikh" w:date="2013-10-19T02:16:00Z">
                <w:pPr>
                  <w:pStyle w:val="XML1"/>
                </w:pPr>
              </w:pPrChange>
            </w:pPr>
            <w:ins w:id="13273" w:author="aas" w:date="2013-10-14T02:06:00Z">
              <w:del w:id="13274" w:author="Anees Shaikh" w:date="2013-10-19T02:16:00Z">
                <w:r w:rsidDel="00E067A3">
                  <w:delText xml:space="preserve">                    &lt;/xs:element&gt;</w:delText>
                </w:r>
              </w:del>
            </w:ins>
          </w:p>
          <w:p w14:paraId="7ACB19DA" w14:textId="34D92C19" w:rsidR="00874469" w:rsidDel="00E067A3" w:rsidRDefault="00874469">
            <w:pPr>
              <w:pStyle w:val="Appx"/>
              <w:rPr>
                <w:ins w:id="13275" w:author="aas" w:date="2013-10-14T02:06:00Z"/>
                <w:del w:id="13276" w:author="Anees Shaikh" w:date="2013-10-19T02:16:00Z"/>
              </w:rPr>
              <w:pPrChange w:id="13277" w:author="Anees Shaikh" w:date="2013-10-19T02:16:00Z">
                <w:pPr>
                  <w:pStyle w:val="XML1"/>
                </w:pPr>
              </w:pPrChange>
            </w:pPr>
            <w:ins w:id="13278" w:author="aas" w:date="2013-10-14T02:06:00Z">
              <w:del w:id="13279"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280" w:author="aas" w:date="2013-10-14T02:06:00Z"/>
                <w:del w:id="13281" w:author="Anees Shaikh" w:date="2013-10-19T02:16:00Z"/>
              </w:rPr>
              <w:pPrChange w:id="13282" w:author="Anees Shaikh" w:date="2013-10-19T02:16:00Z">
                <w:pPr>
                  <w:pStyle w:val="XML1"/>
                </w:pPr>
              </w:pPrChange>
            </w:pPr>
            <w:ins w:id="13283" w:author="aas" w:date="2013-10-14T02:06:00Z">
              <w:del w:id="13284" w:author="Anees Shaikh" w:date="2013-10-19T02:16:00Z">
                <w:r w:rsidDel="00E067A3">
                  <w:delText xml:space="preserve">                      &lt;xs:annotation&gt;</w:delText>
                </w:r>
              </w:del>
            </w:ins>
          </w:p>
          <w:p w14:paraId="4320A4E4" w14:textId="0FFD6571" w:rsidR="00874469" w:rsidDel="00E067A3" w:rsidRDefault="00874469">
            <w:pPr>
              <w:pStyle w:val="Appx"/>
              <w:rPr>
                <w:ins w:id="13285" w:author="aas" w:date="2013-10-14T02:06:00Z"/>
                <w:del w:id="13286" w:author="Anees Shaikh" w:date="2013-10-19T02:16:00Z"/>
              </w:rPr>
              <w:pPrChange w:id="13287" w:author="Anees Shaikh" w:date="2013-10-19T02:16:00Z">
                <w:pPr>
                  <w:pStyle w:val="XML1"/>
                </w:pPr>
              </w:pPrChange>
            </w:pPr>
            <w:ins w:id="13288" w:author="aas" w:date="2013-10-14T02:06:00Z">
              <w:del w:id="13289" w:author="Anees Shaikh" w:date="2013-10-19T02:16:00Z">
                <w:r w:rsidDel="00E067A3">
                  <w:delText xml:space="preserve">                        &lt;xs:documentation&gt;</w:delText>
                </w:r>
              </w:del>
            </w:ins>
          </w:p>
          <w:p w14:paraId="5662875C" w14:textId="59AF5A1B" w:rsidR="00874469" w:rsidDel="00E067A3" w:rsidRDefault="00874469">
            <w:pPr>
              <w:pStyle w:val="Appx"/>
              <w:rPr>
                <w:ins w:id="13290" w:author="aas" w:date="2013-10-14T02:06:00Z"/>
                <w:del w:id="13291" w:author="Anees Shaikh" w:date="2013-10-19T02:16:00Z"/>
              </w:rPr>
              <w:pPrChange w:id="13292" w:author="Anees Shaikh" w:date="2013-10-19T02:16:00Z">
                <w:pPr>
                  <w:pStyle w:val="XML1"/>
                </w:pPr>
              </w:pPrChange>
            </w:pPr>
            <w:ins w:id="13293" w:author="aas" w:date="2013-10-14T02:06:00Z">
              <w:del w:id="13294"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295" w:author="aas" w:date="2013-10-14T02:06:00Z"/>
                <w:del w:id="13296" w:author="Anees Shaikh" w:date="2013-10-19T02:16:00Z"/>
              </w:rPr>
              <w:pPrChange w:id="13297" w:author="Anees Shaikh" w:date="2013-10-19T02:16:00Z">
                <w:pPr>
                  <w:pStyle w:val="XML1"/>
                </w:pPr>
              </w:pPrChange>
            </w:pPr>
            <w:ins w:id="13298" w:author="aas" w:date="2013-10-14T02:06:00Z">
              <w:del w:id="13299" w:author="Anees Shaikh" w:date="2013-10-19T02:16:00Z">
                <w:r w:rsidDel="00E067A3">
                  <w:delText xml:space="preserve">                        &lt;/xs:documentation&gt;</w:delText>
                </w:r>
              </w:del>
            </w:ins>
          </w:p>
          <w:p w14:paraId="31001D65" w14:textId="7C885D62" w:rsidR="00874469" w:rsidDel="00E067A3" w:rsidRDefault="00874469">
            <w:pPr>
              <w:pStyle w:val="Appx"/>
              <w:rPr>
                <w:ins w:id="13300" w:author="aas" w:date="2013-10-14T02:06:00Z"/>
                <w:del w:id="13301" w:author="Anees Shaikh" w:date="2013-10-19T02:16:00Z"/>
              </w:rPr>
              <w:pPrChange w:id="13302" w:author="Anees Shaikh" w:date="2013-10-19T02:16:00Z">
                <w:pPr>
                  <w:pStyle w:val="XML1"/>
                </w:pPr>
              </w:pPrChange>
            </w:pPr>
            <w:ins w:id="13303" w:author="aas" w:date="2013-10-14T02:06:00Z">
              <w:del w:id="13304" w:author="Anees Shaikh" w:date="2013-10-19T02:16:00Z">
                <w:r w:rsidDel="00E067A3">
                  <w:delText xml:space="preserve">                      &lt;/xs:annotation&gt;</w:delText>
                </w:r>
              </w:del>
            </w:ins>
          </w:p>
          <w:p w14:paraId="6C747019" w14:textId="167363FA" w:rsidR="00874469" w:rsidDel="00E067A3" w:rsidRDefault="00874469">
            <w:pPr>
              <w:pStyle w:val="Appx"/>
              <w:rPr>
                <w:ins w:id="13305" w:author="aas" w:date="2013-10-14T02:06:00Z"/>
                <w:del w:id="13306" w:author="Anees Shaikh" w:date="2013-10-19T02:16:00Z"/>
              </w:rPr>
              <w:pPrChange w:id="13307" w:author="Anees Shaikh" w:date="2013-10-19T02:16:00Z">
                <w:pPr>
                  <w:pStyle w:val="XML1"/>
                </w:pPr>
              </w:pPrChange>
            </w:pPr>
            <w:ins w:id="13308" w:author="aas" w:date="2013-10-14T02:06:00Z">
              <w:del w:id="13309" w:author="Anees Shaikh" w:date="2013-10-19T02:16:00Z">
                <w:r w:rsidDel="00E067A3">
                  <w:delText xml:space="preserve">                    &lt;/xs:element&gt;</w:delText>
                </w:r>
              </w:del>
            </w:ins>
          </w:p>
          <w:p w14:paraId="49FD6911" w14:textId="63CF2C89" w:rsidR="00874469" w:rsidDel="00E067A3" w:rsidRDefault="00874469">
            <w:pPr>
              <w:pStyle w:val="Appx"/>
              <w:rPr>
                <w:ins w:id="13310" w:author="aas" w:date="2013-10-14T02:06:00Z"/>
                <w:del w:id="13311" w:author="Anees Shaikh" w:date="2013-10-19T02:16:00Z"/>
              </w:rPr>
              <w:pPrChange w:id="13312" w:author="Anees Shaikh" w:date="2013-10-19T02:16:00Z">
                <w:pPr>
                  <w:pStyle w:val="XML1"/>
                </w:pPr>
              </w:pPrChange>
            </w:pPr>
            <w:ins w:id="13313" w:author="aas" w:date="2013-10-14T02:06:00Z">
              <w:del w:id="13314"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15" w:author="aas" w:date="2013-10-14T02:06:00Z"/>
                <w:del w:id="13316" w:author="Anees Shaikh" w:date="2013-10-19T02:16:00Z"/>
              </w:rPr>
              <w:pPrChange w:id="13317" w:author="Anees Shaikh" w:date="2013-10-19T02:16:00Z">
                <w:pPr>
                  <w:pStyle w:val="XML1"/>
                </w:pPr>
              </w:pPrChange>
            </w:pPr>
            <w:ins w:id="13318" w:author="aas" w:date="2013-10-14T02:06:00Z">
              <w:del w:id="13319" w:author="Anees Shaikh" w:date="2013-10-19T02:16:00Z">
                <w:r w:rsidDel="00E067A3">
                  <w:delText xml:space="preserve">                      &lt;xs:annotation&gt;</w:delText>
                </w:r>
              </w:del>
            </w:ins>
          </w:p>
          <w:p w14:paraId="3C9C7D44" w14:textId="0B974081" w:rsidR="00874469" w:rsidDel="00E067A3" w:rsidRDefault="00874469">
            <w:pPr>
              <w:pStyle w:val="Appx"/>
              <w:rPr>
                <w:ins w:id="13320" w:author="aas" w:date="2013-10-14T02:06:00Z"/>
                <w:del w:id="13321" w:author="Anees Shaikh" w:date="2013-10-19T02:16:00Z"/>
              </w:rPr>
              <w:pPrChange w:id="13322" w:author="Anees Shaikh" w:date="2013-10-19T02:16:00Z">
                <w:pPr>
                  <w:pStyle w:val="XML1"/>
                </w:pPr>
              </w:pPrChange>
            </w:pPr>
            <w:ins w:id="13323" w:author="aas" w:date="2013-10-14T02:06:00Z">
              <w:del w:id="13324" w:author="Anees Shaikh" w:date="2013-10-19T02:16:00Z">
                <w:r w:rsidDel="00E067A3">
                  <w:delText xml:space="preserve">                        &lt;xs:documentation&gt;</w:delText>
                </w:r>
              </w:del>
            </w:ins>
          </w:p>
          <w:p w14:paraId="5A7E6F32" w14:textId="44924318" w:rsidR="00874469" w:rsidDel="00E067A3" w:rsidRDefault="00874469">
            <w:pPr>
              <w:pStyle w:val="Appx"/>
              <w:rPr>
                <w:ins w:id="13325" w:author="aas" w:date="2013-10-14T02:06:00Z"/>
                <w:del w:id="13326" w:author="Anees Shaikh" w:date="2013-10-19T02:16:00Z"/>
              </w:rPr>
              <w:pPrChange w:id="13327" w:author="Anees Shaikh" w:date="2013-10-19T02:16:00Z">
                <w:pPr>
                  <w:pStyle w:val="XML1"/>
                </w:pPr>
              </w:pPrChange>
            </w:pPr>
            <w:ins w:id="13328" w:author="aas" w:date="2013-10-14T02:06:00Z">
              <w:del w:id="13329"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30" w:author="aas" w:date="2013-10-14T02:06:00Z"/>
                <w:del w:id="13331" w:author="Anees Shaikh" w:date="2013-10-19T02:16:00Z"/>
              </w:rPr>
              <w:pPrChange w:id="13332" w:author="Anees Shaikh" w:date="2013-10-19T02:16:00Z">
                <w:pPr>
                  <w:pStyle w:val="XML1"/>
                </w:pPr>
              </w:pPrChange>
            </w:pPr>
            <w:ins w:id="13333" w:author="aas" w:date="2013-10-14T02:06:00Z">
              <w:del w:id="13334"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35" w:author="aas" w:date="2013-10-14T02:06:00Z"/>
                <w:del w:id="13336" w:author="Anees Shaikh" w:date="2013-10-19T02:16:00Z"/>
              </w:rPr>
              <w:pPrChange w:id="13337" w:author="Anees Shaikh" w:date="2013-10-19T02:16:00Z">
                <w:pPr>
                  <w:pStyle w:val="XML1"/>
                </w:pPr>
              </w:pPrChange>
            </w:pPr>
            <w:ins w:id="13338" w:author="aas" w:date="2013-10-14T02:06:00Z">
              <w:del w:id="13339" w:author="Anees Shaikh" w:date="2013-10-19T02:16:00Z">
                <w:r w:rsidDel="00E067A3">
                  <w:delText xml:space="preserve">                                XML-Signature Syntax and Processing</w:delText>
                </w:r>
              </w:del>
            </w:ins>
          </w:p>
          <w:p w14:paraId="6530E98D" w14:textId="05417AE6" w:rsidR="00874469" w:rsidDel="00E067A3" w:rsidRDefault="00874469">
            <w:pPr>
              <w:pStyle w:val="Appx"/>
              <w:rPr>
                <w:ins w:id="13340" w:author="aas" w:date="2013-10-14T02:06:00Z"/>
                <w:del w:id="13341" w:author="Anees Shaikh" w:date="2013-10-19T02:16:00Z"/>
              </w:rPr>
              <w:pPrChange w:id="13342" w:author="Anees Shaikh" w:date="2013-10-19T02:16:00Z">
                <w:pPr>
                  <w:pStyle w:val="XML1"/>
                </w:pPr>
              </w:pPrChange>
            </w:pPr>
            <w:ins w:id="13343" w:author="aas" w:date="2013-10-14T02:06:00Z">
              <w:del w:id="13344"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45" w:author="aas" w:date="2013-10-14T02:06:00Z"/>
                <w:del w:id="13346" w:author="Anees Shaikh" w:date="2013-10-19T02:16:00Z"/>
              </w:rPr>
              <w:pPrChange w:id="13347" w:author="Anees Shaikh" w:date="2013-10-19T02:16:00Z">
                <w:pPr>
                  <w:pStyle w:val="XML1"/>
                </w:pPr>
              </w:pPrChange>
            </w:pPr>
            <w:ins w:id="13348" w:author="aas" w:date="2013-10-14T02:06:00Z">
              <w:del w:id="13349"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50" w:author="aas" w:date="2013-10-14T02:06:00Z"/>
                <w:del w:id="13351" w:author="Anees Shaikh" w:date="2013-10-19T02:16:00Z"/>
              </w:rPr>
              <w:pPrChange w:id="13352" w:author="Anees Shaikh" w:date="2013-10-19T02:16:00Z">
                <w:pPr>
                  <w:pStyle w:val="XML1"/>
                </w:pPr>
              </w:pPrChange>
            </w:pPr>
            <w:ins w:id="13353" w:author="aas" w:date="2013-10-14T02:06:00Z">
              <w:del w:id="13354" w:author="Anees Shaikh" w:date="2013-10-19T02:16:00Z">
                <w:r w:rsidDel="00E067A3">
                  <w:delText xml:space="preserve">                        &lt;/xs:documentation&gt;</w:delText>
                </w:r>
              </w:del>
            </w:ins>
          </w:p>
          <w:p w14:paraId="2890B7DD" w14:textId="00EBD572" w:rsidR="00874469" w:rsidDel="00E067A3" w:rsidRDefault="00874469">
            <w:pPr>
              <w:pStyle w:val="Appx"/>
              <w:rPr>
                <w:ins w:id="13355" w:author="aas" w:date="2013-10-14T02:06:00Z"/>
                <w:del w:id="13356" w:author="Anees Shaikh" w:date="2013-10-19T02:16:00Z"/>
              </w:rPr>
              <w:pPrChange w:id="13357" w:author="Anees Shaikh" w:date="2013-10-19T02:16:00Z">
                <w:pPr>
                  <w:pStyle w:val="XML1"/>
                </w:pPr>
              </w:pPrChange>
            </w:pPr>
            <w:ins w:id="13358" w:author="aas" w:date="2013-10-14T02:06:00Z">
              <w:del w:id="13359" w:author="Anees Shaikh" w:date="2013-10-19T02:16:00Z">
                <w:r w:rsidDel="00E067A3">
                  <w:delText xml:space="preserve">                      &lt;/xs:annotation&gt;</w:delText>
                </w:r>
              </w:del>
            </w:ins>
          </w:p>
          <w:p w14:paraId="52EA5F58" w14:textId="7268259E" w:rsidR="00874469" w:rsidDel="00E067A3" w:rsidRDefault="00874469">
            <w:pPr>
              <w:pStyle w:val="Appx"/>
              <w:rPr>
                <w:ins w:id="13360" w:author="aas" w:date="2013-10-14T02:06:00Z"/>
                <w:del w:id="13361" w:author="Anees Shaikh" w:date="2013-10-19T02:16:00Z"/>
              </w:rPr>
              <w:pPrChange w:id="13362" w:author="Anees Shaikh" w:date="2013-10-19T02:16:00Z">
                <w:pPr>
                  <w:pStyle w:val="XML1"/>
                </w:pPr>
              </w:pPrChange>
            </w:pPr>
            <w:ins w:id="13363" w:author="aas" w:date="2013-10-14T02:06:00Z">
              <w:del w:id="13364" w:author="Anees Shaikh" w:date="2013-10-19T02:16:00Z">
                <w:r w:rsidDel="00E067A3">
                  <w:delText xml:space="preserve">                      &lt;xs:complexType&gt;</w:delText>
                </w:r>
              </w:del>
            </w:ins>
          </w:p>
          <w:p w14:paraId="04588671" w14:textId="207808E0" w:rsidR="00874469" w:rsidDel="00E067A3" w:rsidRDefault="00874469">
            <w:pPr>
              <w:pStyle w:val="Appx"/>
              <w:rPr>
                <w:ins w:id="13365" w:author="aas" w:date="2013-10-14T02:06:00Z"/>
                <w:del w:id="13366" w:author="Anees Shaikh" w:date="2013-10-19T02:16:00Z"/>
              </w:rPr>
              <w:pPrChange w:id="13367" w:author="Anees Shaikh" w:date="2013-10-19T02:16:00Z">
                <w:pPr>
                  <w:pStyle w:val="XML1"/>
                </w:pPr>
              </w:pPrChange>
            </w:pPr>
            <w:ins w:id="13368" w:author="aas" w:date="2013-10-14T02:06:00Z">
              <w:del w:id="13369" w:author="Anees Shaikh" w:date="2013-10-19T02:16:00Z">
                <w:r w:rsidDel="00E067A3">
                  <w:delText xml:space="preserve">                        &lt;xs:sequence&gt;</w:delText>
                </w:r>
              </w:del>
            </w:ins>
          </w:p>
          <w:p w14:paraId="532A5DDD" w14:textId="37F93CBD" w:rsidR="00874469" w:rsidDel="00E067A3" w:rsidRDefault="00874469">
            <w:pPr>
              <w:pStyle w:val="Appx"/>
              <w:rPr>
                <w:ins w:id="13370" w:author="aas" w:date="2013-10-14T02:06:00Z"/>
                <w:del w:id="13371" w:author="Anees Shaikh" w:date="2013-10-19T02:16:00Z"/>
              </w:rPr>
              <w:pPrChange w:id="13372" w:author="Anees Shaikh" w:date="2013-10-19T02:16:00Z">
                <w:pPr>
                  <w:pStyle w:val="XML1"/>
                </w:pPr>
              </w:pPrChange>
            </w:pPr>
            <w:ins w:id="13373" w:author="aas" w:date="2013-10-14T02:06:00Z">
              <w:del w:id="13374" w:author="Anees Shaikh" w:date="2013-10-19T02:16:00Z">
                <w:r w:rsidDel="00E067A3">
                  <w:delText xml:space="preserve">                          &lt;xs:choice&gt;</w:delText>
                </w:r>
              </w:del>
            </w:ins>
          </w:p>
          <w:p w14:paraId="1B5FC5B3" w14:textId="6F9BDD73" w:rsidR="00874469" w:rsidDel="00E067A3" w:rsidRDefault="00874469">
            <w:pPr>
              <w:pStyle w:val="Appx"/>
              <w:rPr>
                <w:ins w:id="13375" w:author="aas" w:date="2013-10-14T02:06:00Z"/>
                <w:del w:id="13376" w:author="Anees Shaikh" w:date="2013-10-19T02:16:00Z"/>
              </w:rPr>
              <w:pPrChange w:id="13377" w:author="Anees Shaikh" w:date="2013-10-19T02:16:00Z">
                <w:pPr>
                  <w:pStyle w:val="XML1"/>
                </w:pPr>
              </w:pPrChange>
            </w:pPr>
            <w:ins w:id="13378" w:author="aas" w:date="2013-10-14T02:06:00Z">
              <w:del w:id="13379" w:author="Anees Shaikh" w:date="2013-10-19T02:16:00Z">
                <w:r w:rsidDel="00E067A3">
                  <w:delText xml:space="preserve">                            &lt;xs:sequence&gt;</w:delText>
                </w:r>
              </w:del>
            </w:ins>
          </w:p>
          <w:p w14:paraId="44301268" w14:textId="03F5D6EC" w:rsidR="00874469" w:rsidDel="00E067A3" w:rsidRDefault="00874469">
            <w:pPr>
              <w:pStyle w:val="Appx"/>
              <w:rPr>
                <w:ins w:id="13380" w:author="aas" w:date="2013-10-14T02:06:00Z"/>
                <w:del w:id="13381" w:author="Anees Shaikh" w:date="2013-10-19T02:16:00Z"/>
              </w:rPr>
              <w:pPrChange w:id="13382" w:author="Anees Shaikh" w:date="2013-10-19T02:16:00Z">
                <w:pPr>
                  <w:pStyle w:val="XML1"/>
                </w:pPr>
              </w:pPrChange>
            </w:pPr>
            <w:ins w:id="13383" w:author="aas" w:date="2013-10-14T02:06:00Z">
              <w:del w:id="13384"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385" w:author="aas" w:date="2013-10-14T02:06:00Z"/>
                <w:del w:id="13386" w:author="Anees Shaikh" w:date="2013-10-19T02:16:00Z"/>
              </w:rPr>
              <w:pPrChange w:id="13387" w:author="Anees Shaikh" w:date="2013-10-19T02:16:00Z">
                <w:pPr>
                  <w:pStyle w:val="XML1"/>
                </w:pPr>
              </w:pPrChange>
            </w:pPr>
            <w:ins w:id="13388" w:author="aas" w:date="2013-10-14T02:06:00Z">
              <w:del w:id="13389" w:author="Anees Shaikh" w:date="2013-10-19T02:16:00Z">
                <w:r w:rsidDel="00E067A3">
                  <w:delText xml:space="preserve">                                &lt;xs:complexType&gt;</w:delText>
                </w:r>
              </w:del>
            </w:ins>
          </w:p>
          <w:p w14:paraId="247C1D99" w14:textId="651C64E1" w:rsidR="00874469" w:rsidDel="00E067A3" w:rsidRDefault="00874469">
            <w:pPr>
              <w:pStyle w:val="Appx"/>
              <w:rPr>
                <w:ins w:id="13390" w:author="aas" w:date="2013-10-14T02:06:00Z"/>
                <w:del w:id="13391" w:author="Anees Shaikh" w:date="2013-10-19T02:16:00Z"/>
              </w:rPr>
              <w:pPrChange w:id="13392" w:author="Anees Shaikh" w:date="2013-10-19T02:16:00Z">
                <w:pPr>
                  <w:pStyle w:val="XML1"/>
                </w:pPr>
              </w:pPrChange>
            </w:pPr>
            <w:ins w:id="13393" w:author="aas" w:date="2013-10-14T02:06:00Z">
              <w:del w:id="13394" w:author="Anees Shaikh" w:date="2013-10-19T02:16:00Z">
                <w:r w:rsidDel="00E067A3">
                  <w:delText xml:space="preserve">                                  &lt;xs:sequence&gt;</w:delText>
                </w:r>
              </w:del>
            </w:ins>
          </w:p>
          <w:p w14:paraId="48882B55" w14:textId="0D56FA7C" w:rsidR="00874469" w:rsidDel="00E067A3" w:rsidRDefault="00874469">
            <w:pPr>
              <w:pStyle w:val="Appx"/>
              <w:rPr>
                <w:ins w:id="13395" w:author="aas" w:date="2013-10-14T02:06:00Z"/>
                <w:del w:id="13396" w:author="Anees Shaikh" w:date="2013-10-19T02:16:00Z"/>
              </w:rPr>
              <w:pPrChange w:id="13397" w:author="Anees Shaikh" w:date="2013-10-19T02:16:00Z">
                <w:pPr>
                  <w:pStyle w:val="XML1"/>
                </w:pPr>
              </w:pPrChange>
            </w:pPr>
            <w:ins w:id="13398" w:author="aas" w:date="2013-10-14T02:06:00Z">
              <w:del w:id="13399"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00" w:author="aas" w:date="2013-10-14T02:06:00Z"/>
                <w:del w:id="13401" w:author="Anees Shaikh" w:date="2013-10-19T02:16:00Z"/>
              </w:rPr>
              <w:pPrChange w:id="13402" w:author="Anees Shaikh" w:date="2013-10-19T02:16:00Z">
                <w:pPr>
                  <w:pStyle w:val="XML1"/>
                </w:pPr>
              </w:pPrChange>
            </w:pPr>
            <w:ins w:id="13403" w:author="aas" w:date="2013-10-14T02:06:00Z">
              <w:del w:id="13404" w:author="Anees Shaikh" w:date="2013-10-19T02:16:00Z">
                <w:r w:rsidDel="00E067A3">
                  <w:delText xml:space="preserve">                                      &lt;xs:annotation&gt;</w:delText>
                </w:r>
              </w:del>
            </w:ins>
          </w:p>
          <w:p w14:paraId="521B2617" w14:textId="3D62C010" w:rsidR="00874469" w:rsidDel="00E067A3" w:rsidRDefault="00874469">
            <w:pPr>
              <w:pStyle w:val="Appx"/>
              <w:rPr>
                <w:ins w:id="13405" w:author="aas" w:date="2013-10-14T02:06:00Z"/>
                <w:del w:id="13406" w:author="Anees Shaikh" w:date="2013-10-19T02:16:00Z"/>
              </w:rPr>
              <w:pPrChange w:id="13407" w:author="Anees Shaikh" w:date="2013-10-19T02:16:00Z">
                <w:pPr>
                  <w:pStyle w:val="XML1"/>
                </w:pPr>
              </w:pPrChange>
            </w:pPr>
            <w:ins w:id="13408" w:author="aas" w:date="2013-10-14T02:06:00Z">
              <w:del w:id="13409" w:author="Anees Shaikh" w:date="2013-10-19T02:16:00Z">
                <w:r w:rsidDel="00E067A3">
                  <w:delText xml:space="preserve">                                        &lt;xs:documentation&gt;</w:delText>
                </w:r>
              </w:del>
            </w:ins>
          </w:p>
          <w:p w14:paraId="769115C5" w14:textId="106F007B" w:rsidR="00874469" w:rsidDel="00E067A3" w:rsidRDefault="00874469">
            <w:pPr>
              <w:pStyle w:val="Appx"/>
              <w:rPr>
                <w:ins w:id="13410" w:author="aas" w:date="2013-10-14T02:06:00Z"/>
                <w:del w:id="13411" w:author="Anees Shaikh" w:date="2013-10-19T02:16:00Z"/>
              </w:rPr>
              <w:pPrChange w:id="13412" w:author="Anees Shaikh" w:date="2013-10-19T02:16:00Z">
                <w:pPr>
                  <w:pStyle w:val="XML1"/>
                </w:pPr>
              </w:pPrChange>
            </w:pPr>
            <w:ins w:id="13413" w:author="aas" w:date="2013-10-14T02:06:00Z">
              <w:del w:id="13414"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15" w:author="aas" w:date="2013-10-14T02:06:00Z"/>
                <w:del w:id="13416" w:author="Anees Shaikh" w:date="2013-10-19T02:16:00Z"/>
              </w:rPr>
              <w:pPrChange w:id="13417" w:author="Anees Shaikh" w:date="2013-10-19T02:16:00Z">
                <w:pPr>
                  <w:pStyle w:val="XML1"/>
                </w:pPr>
              </w:pPrChange>
            </w:pPr>
            <w:ins w:id="13418" w:author="aas" w:date="2013-10-14T02:06:00Z">
              <w:del w:id="13419" w:author="Anees Shaikh" w:date="2013-10-19T02:16:00Z">
                <w:r w:rsidDel="00E067A3">
                  <w:delText xml:space="preserve">                                                 above</w:delText>
                </w:r>
              </w:del>
            </w:ins>
          </w:p>
          <w:p w14:paraId="292CA0A9" w14:textId="0EFF2418" w:rsidR="00874469" w:rsidDel="00E067A3" w:rsidRDefault="00874469">
            <w:pPr>
              <w:pStyle w:val="Appx"/>
              <w:rPr>
                <w:ins w:id="13420" w:author="aas" w:date="2013-10-14T02:06:00Z"/>
                <w:del w:id="13421" w:author="Anees Shaikh" w:date="2013-10-19T02:16:00Z"/>
              </w:rPr>
              <w:pPrChange w:id="13422" w:author="Anees Shaikh" w:date="2013-10-19T02:16:00Z">
                <w:pPr>
                  <w:pStyle w:val="XML1"/>
                </w:pPr>
              </w:pPrChange>
            </w:pPr>
            <w:ins w:id="13423" w:author="aas" w:date="2013-10-14T02:06:00Z">
              <w:del w:id="13424" w:author="Anees Shaikh" w:date="2013-10-19T02:16:00Z">
                <w:r w:rsidDel="00E067A3">
                  <w:delText xml:space="preserve">                                        &lt;/xs:documentation&gt;</w:delText>
                </w:r>
              </w:del>
            </w:ins>
          </w:p>
          <w:p w14:paraId="301C327C" w14:textId="6D18782B" w:rsidR="00874469" w:rsidDel="00E067A3" w:rsidRDefault="00874469">
            <w:pPr>
              <w:pStyle w:val="Appx"/>
              <w:rPr>
                <w:ins w:id="13425" w:author="aas" w:date="2013-10-14T02:06:00Z"/>
                <w:del w:id="13426" w:author="Anees Shaikh" w:date="2013-10-19T02:16:00Z"/>
              </w:rPr>
              <w:pPrChange w:id="13427" w:author="Anees Shaikh" w:date="2013-10-19T02:16:00Z">
                <w:pPr>
                  <w:pStyle w:val="XML1"/>
                </w:pPr>
              </w:pPrChange>
            </w:pPr>
            <w:ins w:id="13428" w:author="aas" w:date="2013-10-14T02:06:00Z">
              <w:del w:id="13429" w:author="Anees Shaikh" w:date="2013-10-19T02:16:00Z">
                <w:r w:rsidDel="00E067A3">
                  <w:delText xml:space="preserve">                                      &lt;/xs:annotation&gt;</w:delText>
                </w:r>
              </w:del>
            </w:ins>
          </w:p>
          <w:p w14:paraId="44C996A3" w14:textId="5EC70673" w:rsidR="00874469" w:rsidDel="00E067A3" w:rsidRDefault="00874469">
            <w:pPr>
              <w:pStyle w:val="Appx"/>
              <w:rPr>
                <w:ins w:id="13430" w:author="aas" w:date="2013-10-14T02:06:00Z"/>
                <w:del w:id="13431" w:author="Anees Shaikh" w:date="2013-10-19T02:16:00Z"/>
              </w:rPr>
              <w:pPrChange w:id="13432" w:author="Anees Shaikh" w:date="2013-10-19T02:16:00Z">
                <w:pPr>
                  <w:pStyle w:val="XML1"/>
                </w:pPr>
              </w:pPrChange>
            </w:pPr>
            <w:ins w:id="13433" w:author="aas" w:date="2013-10-14T02:06:00Z">
              <w:del w:id="13434" w:author="Anees Shaikh" w:date="2013-10-19T02:16:00Z">
                <w:r w:rsidDel="00E067A3">
                  <w:delText xml:space="preserve">                                    &lt;/xs:element&gt;</w:delText>
                </w:r>
              </w:del>
            </w:ins>
          </w:p>
          <w:p w14:paraId="04A4D205" w14:textId="144F5B4C" w:rsidR="00874469" w:rsidDel="00E067A3" w:rsidRDefault="00874469">
            <w:pPr>
              <w:pStyle w:val="Appx"/>
              <w:rPr>
                <w:ins w:id="13435" w:author="aas" w:date="2013-10-14T02:06:00Z"/>
                <w:del w:id="13436" w:author="Anees Shaikh" w:date="2013-10-19T02:16:00Z"/>
              </w:rPr>
              <w:pPrChange w:id="13437" w:author="Anees Shaikh" w:date="2013-10-19T02:16:00Z">
                <w:pPr>
                  <w:pStyle w:val="XML1"/>
                </w:pPr>
              </w:pPrChange>
            </w:pPr>
            <w:ins w:id="13438" w:author="aas" w:date="2013-10-14T02:06:00Z">
              <w:del w:id="13439"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40" w:author="aas" w:date="2013-10-14T02:06:00Z"/>
                <w:del w:id="13441" w:author="Anees Shaikh" w:date="2013-10-19T02:16:00Z"/>
              </w:rPr>
              <w:pPrChange w:id="13442" w:author="Anees Shaikh" w:date="2013-10-19T02:16:00Z">
                <w:pPr>
                  <w:pStyle w:val="XML1"/>
                </w:pPr>
              </w:pPrChange>
            </w:pPr>
            <w:ins w:id="13443" w:author="aas" w:date="2013-10-14T02:06:00Z">
              <w:del w:id="13444" w:author="Anees Shaikh" w:date="2013-10-19T02:16:00Z">
                <w:r w:rsidDel="00E067A3">
                  <w:delText xml:space="preserve">                                      &lt;xs:annotation&gt;</w:delText>
                </w:r>
              </w:del>
            </w:ins>
          </w:p>
          <w:p w14:paraId="71B629F3" w14:textId="5DF9FDC2" w:rsidR="00874469" w:rsidDel="00E067A3" w:rsidRDefault="00874469">
            <w:pPr>
              <w:pStyle w:val="Appx"/>
              <w:rPr>
                <w:ins w:id="13445" w:author="aas" w:date="2013-10-14T02:06:00Z"/>
                <w:del w:id="13446" w:author="Anees Shaikh" w:date="2013-10-19T02:16:00Z"/>
              </w:rPr>
              <w:pPrChange w:id="13447" w:author="Anees Shaikh" w:date="2013-10-19T02:16:00Z">
                <w:pPr>
                  <w:pStyle w:val="XML1"/>
                </w:pPr>
              </w:pPrChange>
            </w:pPr>
            <w:ins w:id="13448" w:author="aas" w:date="2013-10-14T02:06:00Z">
              <w:del w:id="13449" w:author="Anees Shaikh" w:date="2013-10-19T02:16:00Z">
                <w:r w:rsidDel="00E067A3">
                  <w:delText xml:space="preserve">                                        &lt;xs:documentation&gt;</w:delText>
                </w:r>
              </w:del>
            </w:ins>
          </w:p>
          <w:p w14:paraId="747437F3" w14:textId="5A88ED4B" w:rsidR="00874469" w:rsidDel="00E067A3" w:rsidRDefault="00874469">
            <w:pPr>
              <w:pStyle w:val="Appx"/>
              <w:rPr>
                <w:ins w:id="13450" w:author="aas" w:date="2013-10-14T02:06:00Z"/>
                <w:del w:id="13451" w:author="Anees Shaikh" w:date="2013-10-19T02:16:00Z"/>
              </w:rPr>
              <w:pPrChange w:id="13452" w:author="Anees Shaikh" w:date="2013-10-19T02:16:00Z">
                <w:pPr>
                  <w:pStyle w:val="XML1"/>
                </w:pPr>
              </w:pPrChange>
            </w:pPr>
            <w:ins w:id="13453" w:author="aas" w:date="2013-10-14T02:06:00Z">
              <w:del w:id="13454"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455" w:author="aas" w:date="2013-10-14T02:06:00Z"/>
                <w:del w:id="13456" w:author="Anees Shaikh" w:date="2013-10-19T02:16:00Z"/>
              </w:rPr>
              <w:pPrChange w:id="13457" w:author="Anees Shaikh" w:date="2013-10-19T02:16:00Z">
                <w:pPr>
                  <w:pStyle w:val="XML1"/>
                </w:pPr>
              </w:pPrChange>
            </w:pPr>
            <w:ins w:id="13458" w:author="aas" w:date="2013-10-14T02:06:00Z">
              <w:del w:id="13459" w:author="Anees Shaikh" w:date="2013-10-19T02:16:00Z">
                <w:r w:rsidDel="00E067A3">
                  <w:delText xml:space="preserve">                                                 prime divisor of P-1</w:delText>
                </w:r>
              </w:del>
            </w:ins>
          </w:p>
          <w:p w14:paraId="153EC1BA" w14:textId="3EA7EF11" w:rsidR="00874469" w:rsidDel="00E067A3" w:rsidRDefault="00874469">
            <w:pPr>
              <w:pStyle w:val="Appx"/>
              <w:rPr>
                <w:ins w:id="13460" w:author="aas" w:date="2013-10-14T02:06:00Z"/>
                <w:del w:id="13461" w:author="Anees Shaikh" w:date="2013-10-19T02:16:00Z"/>
              </w:rPr>
              <w:pPrChange w:id="13462" w:author="Anees Shaikh" w:date="2013-10-19T02:16:00Z">
                <w:pPr>
                  <w:pStyle w:val="XML1"/>
                </w:pPr>
              </w:pPrChange>
            </w:pPr>
            <w:ins w:id="13463" w:author="aas" w:date="2013-10-14T02:06:00Z">
              <w:del w:id="13464" w:author="Anees Shaikh" w:date="2013-10-19T02:16:00Z">
                <w:r w:rsidDel="00E067A3">
                  <w:delText xml:space="preserve">                                        &lt;/xs:documentation&gt;</w:delText>
                </w:r>
              </w:del>
            </w:ins>
          </w:p>
          <w:p w14:paraId="239ACB19" w14:textId="4B8B42E8" w:rsidR="00874469" w:rsidDel="00E067A3" w:rsidRDefault="00874469">
            <w:pPr>
              <w:pStyle w:val="Appx"/>
              <w:rPr>
                <w:ins w:id="13465" w:author="aas" w:date="2013-10-14T02:06:00Z"/>
                <w:del w:id="13466" w:author="Anees Shaikh" w:date="2013-10-19T02:16:00Z"/>
              </w:rPr>
              <w:pPrChange w:id="13467" w:author="Anees Shaikh" w:date="2013-10-19T02:16:00Z">
                <w:pPr>
                  <w:pStyle w:val="XML1"/>
                </w:pPr>
              </w:pPrChange>
            </w:pPr>
            <w:ins w:id="13468" w:author="aas" w:date="2013-10-14T02:06:00Z">
              <w:del w:id="13469" w:author="Anees Shaikh" w:date="2013-10-19T02:16:00Z">
                <w:r w:rsidDel="00E067A3">
                  <w:delText xml:space="preserve">                                      &lt;/xs:annotation&gt;</w:delText>
                </w:r>
              </w:del>
            </w:ins>
          </w:p>
          <w:p w14:paraId="046E3F59" w14:textId="38928F0E" w:rsidR="00874469" w:rsidDel="00E067A3" w:rsidRDefault="00874469">
            <w:pPr>
              <w:pStyle w:val="Appx"/>
              <w:rPr>
                <w:ins w:id="13470" w:author="aas" w:date="2013-10-14T02:06:00Z"/>
                <w:del w:id="13471" w:author="Anees Shaikh" w:date="2013-10-19T02:16:00Z"/>
              </w:rPr>
              <w:pPrChange w:id="13472" w:author="Anees Shaikh" w:date="2013-10-19T02:16:00Z">
                <w:pPr>
                  <w:pStyle w:val="XML1"/>
                </w:pPr>
              </w:pPrChange>
            </w:pPr>
            <w:ins w:id="13473" w:author="aas" w:date="2013-10-14T02:06:00Z">
              <w:del w:id="13474" w:author="Anees Shaikh" w:date="2013-10-19T02:16:00Z">
                <w:r w:rsidDel="00E067A3">
                  <w:delText xml:space="preserve">                                    &lt;/xs:element&gt;</w:delText>
                </w:r>
              </w:del>
            </w:ins>
          </w:p>
          <w:p w14:paraId="1480F4D4" w14:textId="6986DE94" w:rsidR="00874469" w:rsidDel="00E067A3" w:rsidRDefault="00874469">
            <w:pPr>
              <w:pStyle w:val="Appx"/>
              <w:rPr>
                <w:ins w:id="13475" w:author="aas" w:date="2013-10-14T02:06:00Z"/>
                <w:del w:id="13476" w:author="Anees Shaikh" w:date="2013-10-19T02:16:00Z"/>
              </w:rPr>
              <w:pPrChange w:id="13477" w:author="Anees Shaikh" w:date="2013-10-19T02:16:00Z">
                <w:pPr>
                  <w:pStyle w:val="XML1"/>
                </w:pPr>
              </w:pPrChange>
            </w:pPr>
            <w:ins w:id="13478" w:author="aas" w:date="2013-10-14T02:06:00Z">
              <w:del w:id="13479"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480" w:author="aas" w:date="2013-10-14T02:06:00Z"/>
                <w:del w:id="13481" w:author="Anees Shaikh" w:date="2013-10-19T02:16:00Z"/>
              </w:rPr>
              <w:pPrChange w:id="13482" w:author="Anees Shaikh" w:date="2013-10-19T02:16:00Z">
                <w:pPr>
                  <w:pStyle w:val="XML1"/>
                </w:pPr>
              </w:pPrChange>
            </w:pPr>
            <w:ins w:id="13483" w:author="aas" w:date="2013-10-14T02:06:00Z">
              <w:del w:id="13484" w:author="Anees Shaikh" w:date="2013-10-19T02:16:00Z">
                <w:r w:rsidDel="00E067A3">
                  <w:delText xml:space="preserve">                                      &lt;xs:annotation&gt;</w:delText>
                </w:r>
              </w:del>
            </w:ins>
          </w:p>
          <w:p w14:paraId="6EC290B3" w14:textId="24912D6F" w:rsidR="00874469" w:rsidDel="00E067A3" w:rsidRDefault="00874469">
            <w:pPr>
              <w:pStyle w:val="Appx"/>
              <w:rPr>
                <w:ins w:id="13485" w:author="aas" w:date="2013-10-14T02:06:00Z"/>
                <w:del w:id="13486" w:author="Anees Shaikh" w:date="2013-10-19T02:16:00Z"/>
              </w:rPr>
              <w:pPrChange w:id="13487" w:author="Anees Shaikh" w:date="2013-10-19T02:16:00Z">
                <w:pPr>
                  <w:pStyle w:val="XML1"/>
                </w:pPr>
              </w:pPrChange>
            </w:pPr>
            <w:ins w:id="13488" w:author="aas" w:date="2013-10-14T02:06:00Z">
              <w:del w:id="13489" w:author="Anees Shaikh" w:date="2013-10-19T02:16:00Z">
                <w:r w:rsidDel="00E067A3">
                  <w:delText xml:space="preserve">                                        &lt;xs:documentation&gt;</w:delText>
                </w:r>
              </w:del>
            </w:ins>
          </w:p>
          <w:p w14:paraId="39361957" w14:textId="7088CDE4" w:rsidR="00874469" w:rsidDel="00E067A3" w:rsidRDefault="00874469">
            <w:pPr>
              <w:pStyle w:val="Appx"/>
              <w:rPr>
                <w:ins w:id="13490" w:author="aas" w:date="2013-10-14T02:06:00Z"/>
                <w:del w:id="13491" w:author="Anees Shaikh" w:date="2013-10-19T02:16:00Z"/>
              </w:rPr>
              <w:pPrChange w:id="13492" w:author="Anees Shaikh" w:date="2013-10-19T02:16:00Z">
                <w:pPr>
                  <w:pStyle w:val="XML1"/>
                </w:pPr>
              </w:pPrChange>
            </w:pPr>
            <w:ins w:id="13493" w:author="aas" w:date="2013-10-14T02:06:00Z">
              <w:del w:id="13494" w:author="Anees Shaikh" w:date="2013-10-19T02:16:00Z">
                <w:r w:rsidDel="00E067A3">
                  <w:delText xml:space="preserve">                                          (P - 1) / Q</w:delText>
                </w:r>
              </w:del>
            </w:ins>
          </w:p>
          <w:p w14:paraId="6B76F140" w14:textId="4B4FAA79" w:rsidR="00874469" w:rsidDel="00E067A3" w:rsidRDefault="00874469">
            <w:pPr>
              <w:pStyle w:val="Appx"/>
              <w:rPr>
                <w:ins w:id="13495" w:author="aas" w:date="2013-10-14T02:06:00Z"/>
                <w:del w:id="13496" w:author="Anees Shaikh" w:date="2013-10-19T02:16:00Z"/>
              </w:rPr>
              <w:pPrChange w:id="13497" w:author="Anees Shaikh" w:date="2013-10-19T02:16:00Z">
                <w:pPr>
                  <w:pStyle w:val="XML1"/>
                </w:pPr>
              </w:pPrChange>
            </w:pPr>
            <w:ins w:id="13498" w:author="aas" w:date="2013-10-14T02:06:00Z">
              <w:del w:id="13499" w:author="Anees Shaikh" w:date="2013-10-19T02:16:00Z">
                <w:r w:rsidDel="00E067A3">
                  <w:delText xml:space="preserve">                                        &lt;/xs:documentation&gt;</w:delText>
                </w:r>
              </w:del>
            </w:ins>
          </w:p>
          <w:p w14:paraId="4D120B80" w14:textId="5918B19F" w:rsidR="00874469" w:rsidDel="00E067A3" w:rsidRDefault="00874469">
            <w:pPr>
              <w:pStyle w:val="Appx"/>
              <w:rPr>
                <w:ins w:id="13500" w:author="aas" w:date="2013-10-14T02:06:00Z"/>
                <w:del w:id="13501" w:author="Anees Shaikh" w:date="2013-10-19T02:16:00Z"/>
              </w:rPr>
              <w:pPrChange w:id="13502" w:author="Anees Shaikh" w:date="2013-10-19T02:16:00Z">
                <w:pPr>
                  <w:pStyle w:val="XML1"/>
                </w:pPr>
              </w:pPrChange>
            </w:pPr>
            <w:ins w:id="13503" w:author="aas" w:date="2013-10-14T02:06:00Z">
              <w:del w:id="13504" w:author="Anees Shaikh" w:date="2013-10-19T02:16:00Z">
                <w:r w:rsidDel="00E067A3">
                  <w:delText xml:space="preserve">                                      &lt;/xs:annotation&gt;</w:delText>
                </w:r>
              </w:del>
            </w:ins>
          </w:p>
          <w:p w14:paraId="48501307" w14:textId="23630B16" w:rsidR="00874469" w:rsidDel="00E067A3" w:rsidRDefault="00874469">
            <w:pPr>
              <w:pStyle w:val="Appx"/>
              <w:rPr>
                <w:ins w:id="13505" w:author="aas" w:date="2013-10-14T02:06:00Z"/>
                <w:del w:id="13506" w:author="Anees Shaikh" w:date="2013-10-19T02:16:00Z"/>
              </w:rPr>
              <w:pPrChange w:id="13507" w:author="Anees Shaikh" w:date="2013-10-19T02:16:00Z">
                <w:pPr>
                  <w:pStyle w:val="XML1"/>
                </w:pPr>
              </w:pPrChange>
            </w:pPr>
            <w:ins w:id="13508" w:author="aas" w:date="2013-10-14T02:06:00Z">
              <w:del w:id="13509" w:author="Anees Shaikh" w:date="2013-10-19T02:16:00Z">
                <w:r w:rsidDel="00E067A3">
                  <w:delText xml:space="preserve">                                    &lt;/xs:element&gt;</w:delText>
                </w:r>
              </w:del>
            </w:ins>
          </w:p>
          <w:p w14:paraId="42F6D21A" w14:textId="29AD1B2B" w:rsidR="00874469" w:rsidDel="00E067A3" w:rsidRDefault="00874469">
            <w:pPr>
              <w:pStyle w:val="Appx"/>
              <w:rPr>
                <w:ins w:id="13510" w:author="aas" w:date="2013-10-14T02:06:00Z"/>
                <w:del w:id="13511" w:author="Anees Shaikh" w:date="2013-10-19T02:16:00Z"/>
              </w:rPr>
              <w:pPrChange w:id="13512" w:author="Anees Shaikh" w:date="2013-10-19T02:16:00Z">
                <w:pPr>
                  <w:pStyle w:val="XML1"/>
                </w:pPr>
              </w:pPrChange>
            </w:pPr>
            <w:ins w:id="13513" w:author="aas" w:date="2013-10-14T02:06:00Z">
              <w:del w:id="13514"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15" w:author="aas" w:date="2013-10-14T02:06:00Z"/>
                <w:del w:id="13516" w:author="Anees Shaikh" w:date="2013-10-19T02:16:00Z"/>
              </w:rPr>
              <w:pPrChange w:id="13517" w:author="Anees Shaikh" w:date="2013-10-19T02:16:00Z">
                <w:pPr>
                  <w:pStyle w:val="XML1"/>
                </w:pPr>
              </w:pPrChange>
            </w:pPr>
            <w:ins w:id="13518" w:author="aas" w:date="2013-10-14T02:06:00Z">
              <w:del w:id="13519" w:author="Anees Shaikh" w:date="2013-10-19T02:16:00Z">
                <w:r w:rsidDel="00E067A3">
                  <w:delText xml:space="preserve">                                      &lt;xs:annotation&gt;</w:delText>
                </w:r>
              </w:del>
            </w:ins>
          </w:p>
          <w:p w14:paraId="68AF37EE" w14:textId="196FF19B" w:rsidR="00874469" w:rsidDel="00E067A3" w:rsidRDefault="00874469">
            <w:pPr>
              <w:pStyle w:val="Appx"/>
              <w:rPr>
                <w:ins w:id="13520" w:author="aas" w:date="2013-10-14T02:06:00Z"/>
                <w:del w:id="13521" w:author="Anees Shaikh" w:date="2013-10-19T02:16:00Z"/>
              </w:rPr>
              <w:pPrChange w:id="13522" w:author="Anees Shaikh" w:date="2013-10-19T02:16:00Z">
                <w:pPr>
                  <w:pStyle w:val="XML1"/>
                </w:pPr>
              </w:pPrChange>
            </w:pPr>
            <w:ins w:id="13523" w:author="aas" w:date="2013-10-14T02:06:00Z">
              <w:del w:id="13524" w:author="Anees Shaikh" w:date="2013-10-19T02:16:00Z">
                <w:r w:rsidDel="00E067A3">
                  <w:delText xml:space="preserve">                                        &lt;xs:documentation&gt;</w:delText>
                </w:r>
              </w:del>
            </w:ins>
          </w:p>
          <w:p w14:paraId="25018B4A" w14:textId="76948D10" w:rsidR="00874469" w:rsidDel="00E067A3" w:rsidRDefault="00874469">
            <w:pPr>
              <w:pStyle w:val="Appx"/>
              <w:rPr>
                <w:ins w:id="13525" w:author="aas" w:date="2013-10-14T02:06:00Z"/>
                <w:del w:id="13526" w:author="Anees Shaikh" w:date="2013-10-19T02:16:00Z"/>
              </w:rPr>
              <w:pPrChange w:id="13527" w:author="Anees Shaikh" w:date="2013-10-19T02:16:00Z">
                <w:pPr>
                  <w:pStyle w:val="XML1"/>
                </w:pPr>
              </w:pPrChange>
            </w:pPr>
            <w:ins w:id="13528" w:author="aas" w:date="2013-10-14T02:06:00Z">
              <w:del w:id="13529"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30" w:author="aas" w:date="2013-10-14T02:06:00Z"/>
                <w:del w:id="13531" w:author="Anees Shaikh" w:date="2013-10-19T02:16:00Z"/>
              </w:rPr>
              <w:pPrChange w:id="13532" w:author="Anees Shaikh" w:date="2013-10-19T02:16:00Z">
                <w:pPr>
                  <w:pStyle w:val="XML1"/>
                </w:pPr>
              </w:pPrChange>
            </w:pPr>
            <w:ins w:id="13533" w:author="aas" w:date="2013-10-14T02:06:00Z">
              <w:del w:id="13534" w:author="Anees Shaikh" w:date="2013-10-19T02:16:00Z">
                <w:r w:rsidDel="00E067A3">
                  <w:delText xml:space="preserve">                                        &lt;/xs:documentation&gt;</w:delText>
                </w:r>
              </w:del>
            </w:ins>
          </w:p>
          <w:p w14:paraId="667287D6" w14:textId="3323472A" w:rsidR="00874469" w:rsidDel="00E067A3" w:rsidRDefault="00874469">
            <w:pPr>
              <w:pStyle w:val="Appx"/>
              <w:rPr>
                <w:ins w:id="13535" w:author="aas" w:date="2013-10-14T02:06:00Z"/>
                <w:del w:id="13536" w:author="Anees Shaikh" w:date="2013-10-19T02:16:00Z"/>
              </w:rPr>
              <w:pPrChange w:id="13537" w:author="Anees Shaikh" w:date="2013-10-19T02:16:00Z">
                <w:pPr>
                  <w:pStyle w:val="XML1"/>
                </w:pPr>
              </w:pPrChange>
            </w:pPr>
            <w:ins w:id="13538" w:author="aas" w:date="2013-10-14T02:06:00Z">
              <w:del w:id="13539" w:author="Anees Shaikh" w:date="2013-10-19T02:16:00Z">
                <w:r w:rsidDel="00E067A3">
                  <w:delText xml:space="preserve">                                      &lt;/xs:annotation&gt;</w:delText>
                </w:r>
              </w:del>
            </w:ins>
          </w:p>
          <w:p w14:paraId="52D2008C" w14:textId="706D859C" w:rsidR="00874469" w:rsidDel="00E067A3" w:rsidRDefault="00874469">
            <w:pPr>
              <w:pStyle w:val="Appx"/>
              <w:rPr>
                <w:ins w:id="13540" w:author="aas" w:date="2013-10-14T02:06:00Z"/>
                <w:del w:id="13541" w:author="Anees Shaikh" w:date="2013-10-19T02:16:00Z"/>
              </w:rPr>
              <w:pPrChange w:id="13542" w:author="Anees Shaikh" w:date="2013-10-19T02:16:00Z">
                <w:pPr>
                  <w:pStyle w:val="XML1"/>
                </w:pPr>
              </w:pPrChange>
            </w:pPr>
            <w:ins w:id="13543" w:author="aas" w:date="2013-10-14T02:06:00Z">
              <w:del w:id="13544" w:author="Anees Shaikh" w:date="2013-10-19T02:16:00Z">
                <w:r w:rsidDel="00E067A3">
                  <w:delText xml:space="preserve">                                    &lt;/xs:element&gt;</w:delText>
                </w:r>
              </w:del>
            </w:ins>
          </w:p>
          <w:p w14:paraId="5D6BD299" w14:textId="34ABA2BD" w:rsidR="00874469" w:rsidDel="00E067A3" w:rsidRDefault="00874469">
            <w:pPr>
              <w:pStyle w:val="Appx"/>
              <w:rPr>
                <w:ins w:id="13545" w:author="aas" w:date="2013-10-14T02:06:00Z"/>
                <w:del w:id="13546" w:author="Anees Shaikh" w:date="2013-10-19T02:16:00Z"/>
              </w:rPr>
              <w:pPrChange w:id="13547" w:author="Anees Shaikh" w:date="2013-10-19T02:16:00Z">
                <w:pPr>
                  <w:pStyle w:val="XML1"/>
                </w:pPr>
              </w:pPrChange>
            </w:pPr>
            <w:ins w:id="13548" w:author="aas" w:date="2013-10-14T02:06:00Z">
              <w:del w:id="13549"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50" w:author="aas" w:date="2013-10-14T02:06:00Z"/>
                <w:del w:id="13551" w:author="Anees Shaikh" w:date="2013-10-19T02:16:00Z"/>
              </w:rPr>
              <w:pPrChange w:id="13552" w:author="Anees Shaikh" w:date="2013-10-19T02:16:00Z">
                <w:pPr>
                  <w:pStyle w:val="XML1"/>
                </w:pPr>
              </w:pPrChange>
            </w:pPr>
            <w:ins w:id="13553" w:author="aas" w:date="2013-10-14T02:06:00Z">
              <w:del w:id="13554" w:author="Anees Shaikh" w:date="2013-10-19T02:16:00Z">
                <w:r w:rsidDel="00E067A3">
                  <w:delText xml:space="preserve">                                      &lt;xs:annotation&gt;</w:delText>
                </w:r>
              </w:del>
            </w:ins>
          </w:p>
          <w:p w14:paraId="6C601F7A" w14:textId="0588E7B6" w:rsidR="00874469" w:rsidDel="00E067A3" w:rsidRDefault="00874469">
            <w:pPr>
              <w:pStyle w:val="Appx"/>
              <w:rPr>
                <w:ins w:id="13555" w:author="aas" w:date="2013-10-14T02:06:00Z"/>
                <w:del w:id="13556" w:author="Anees Shaikh" w:date="2013-10-19T02:16:00Z"/>
              </w:rPr>
              <w:pPrChange w:id="13557" w:author="Anees Shaikh" w:date="2013-10-19T02:16:00Z">
                <w:pPr>
                  <w:pStyle w:val="XML1"/>
                </w:pPr>
              </w:pPrChange>
            </w:pPr>
            <w:ins w:id="13558" w:author="aas" w:date="2013-10-14T02:06:00Z">
              <w:del w:id="13559" w:author="Anees Shaikh" w:date="2013-10-19T02:16:00Z">
                <w:r w:rsidDel="00E067A3">
                  <w:delText xml:space="preserve">                                        &lt;xs:documentation&gt;</w:delText>
                </w:r>
              </w:del>
            </w:ins>
          </w:p>
          <w:p w14:paraId="3EA4756B" w14:textId="2974063D" w:rsidR="00874469" w:rsidDel="00E067A3" w:rsidRDefault="00874469">
            <w:pPr>
              <w:pStyle w:val="Appx"/>
              <w:rPr>
                <w:ins w:id="13560" w:author="aas" w:date="2013-10-14T02:06:00Z"/>
                <w:del w:id="13561" w:author="Anees Shaikh" w:date="2013-10-19T02:16:00Z"/>
              </w:rPr>
              <w:pPrChange w:id="13562" w:author="Anees Shaikh" w:date="2013-10-19T02:16:00Z">
                <w:pPr>
                  <w:pStyle w:val="XML1"/>
                </w:pPr>
              </w:pPrChange>
            </w:pPr>
            <w:ins w:id="13563" w:author="aas" w:date="2013-10-14T02:06:00Z">
              <w:del w:id="13564"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565" w:author="aas" w:date="2013-10-14T02:06:00Z"/>
                <w:del w:id="13566" w:author="Anees Shaikh" w:date="2013-10-19T02:16:00Z"/>
              </w:rPr>
              <w:pPrChange w:id="13567" w:author="Anees Shaikh" w:date="2013-10-19T02:16:00Z">
                <w:pPr>
                  <w:pStyle w:val="XML1"/>
                </w:pPr>
              </w:pPrChange>
            </w:pPr>
            <w:ins w:id="13568" w:author="aas" w:date="2013-10-14T02:06:00Z">
              <w:del w:id="13569" w:author="Anees Shaikh" w:date="2013-10-19T02:16:00Z">
                <w:r w:rsidDel="00E067A3">
                  <w:delText xml:space="preserve">                                                 public)</w:delText>
                </w:r>
              </w:del>
            </w:ins>
          </w:p>
          <w:p w14:paraId="23DE0157" w14:textId="6489CA91" w:rsidR="00874469" w:rsidDel="00E067A3" w:rsidRDefault="00874469">
            <w:pPr>
              <w:pStyle w:val="Appx"/>
              <w:rPr>
                <w:ins w:id="13570" w:author="aas" w:date="2013-10-14T02:06:00Z"/>
                <w:del w:id="13571" w:author="Anees Shaikh" w:date="2013-10-19T02:16:00Z"/>
              </w:rPr>
              <w:pPrChange w:id="13572" w:author="Anees Shaikh" w:date="2013-10-19T02:16:00Z">
                <w:pPr>
                  <w:pStyle w:val="XML1"/>
                </w:pPr>
              </w:pPrChange>
            </w:pPr>
            <w:ins w:id="13573" w:author="aas" w:date="2013-10-14T02:06:00Z">
              <w:del w:id="13574" w:author="Anees Shaikh" w:date="2013-10-19T02:16:00Z">
                <w:r w:rsidDel="00E067A3">
                  <w:delText xml:space="preserve">                                        &lt;/xs:documentation&gt;</w:delText>
                </w:r>
              </w:del>
            </w:ins>
          </w:p>
          <w:p w14:paraId="16E63967" w14:textId="152D0641" w:rsidR="00874469" w:rsidDel="00E067A3" w:rsidRDefault="00874469">
            <w:pPr>
              <w:pStyle w:val="Appx"/>
              <w:rPr>
                <w:ins w:id="13575" w:author="aas" w:date="2013-10-14T02:06:00Z"/>
                <w:del w:id="13576" w:author="Anees Shaikh" w:date="2013-10-19T02:16:00Z"/>
              </w:rPr>
              <w:pPrChange w:id="13577" w:author="Anees Shaikh" w:date="2013-10-19T02:16:00Z">
                <w:pPr>
                  <w:pStyle w:val="XML1"/>
                </w:pPr>
              </w:pPrChange>
            </w:pPr>
            <w:ins w:id="13578" w:author="aas" w:date="2013-10-14T02:06:00Z">
              <w:del w:id="13579" w:author="Anees Shaikh" w:date="2013-10-19T02:16:00Z">
                <w:r w:rsidDel="00E067A3">
                  <w:delText xml:space="preserve">                                      &lt;/xs:annotation&gt;</w:delText>
                </w:r>
              </w:del>
            </w:ins>
          </w:p>
          <w:p w14:paraId="1934F33F" w14:textId="1E606B8E" w:rsidR="00874469" w:rsidDel="00E067A3" w:rsidRDefault="00874469">
            <w:pPr>
              <w:pStyle w:val="Appx"/>
              <w:rPr>
                <w:ins w:id="13580" w:author="aas" w:date="2013-10-14T02:06:00Z"/>
                <w:del w:id="13581" w:author="Anees Shaikh" w:date="2013-10-19T02:16:00Z"/>
              </w:rPr>
              <w:pPrChange w:id="13582" w:author="Anees Shaikh" w:date="2013-10-19T02:16:00Z">
                <w:pPr>
                  <w:pStyle w:val="XML1"/>
                </w:pPr>
              </w:pPrChange>
            </w:pPr>
            <w:ins w:id="13583" w:author="aas" w:date="2013-10-14T02:06:00Z">
              <w:del w:id="13584" w:author="Anees Shaikh" w:date="2013-10-19T02:16:00Z">
                <w:r w:rsidDel="00E067A3">
                  <w:delText xml:space="preserve">                                    &lt;/xs:element&gt;</w:delText>
                </w:r>
              </w:del>
            </w:ins>
          </w:p>
          <w:p w14:paraId="1F646EA9" w14:textId="740AF6D5" w:rsidR="00874469" w:rsidDel="00E067A3" w:rsidRDefault="00874469">
            <w:pPr>
              <w:pStyle w:val="Appx"/>
              <w:rPr>
                <w:ins w:id="13585" w:author="aas" w:date="2013-10-14T02:06:00Z"/>
                <w:del w:id="13586" w:author="Anees Shaikh" w:date="2013-10-19T02:16:00Z"/>
              </w:rPr>
              <w:pPrChange w:id="13587" w:author="Anees Shaikh" w:date="2013-10-19T02:16:00Z">
                <w:pPr>
                  <w:pStyle w:val="XML1"/>
                </w:pPr>
              </w:pPrChange>
            </w:pPr>
            <w:ins w:id="13588" w:author="aas" w:date="2013-10-14T02:06:00Z">
              <w:del w:id="13589"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590" w:author="aas" w:date="2013-10-14T02:06:00Z"/>
                <w:del w:id="13591" w:author="Anees Shaikh" w:date="2013-10-19T02:16:00Z"/>
              </w:rPr>
              <w:pPrChange w:id="13592" w:author="Anees Shaikh" w:date="2013-10-19T02:16:00Z">
                <w:pPr>
                  <w:pStyle w:val="XML1"/>
                </w:pPr>
              </w:pPrChange>
            </w:pPr>
            <w:ins w:id="13593" w:author="aas" w:date="2013-10-14T02:06:00Z">
              <w:del w:id="13594" w:author="Anees Shaikh" w:date="2013-10-19T02:16:00Z">
                <w:r w:rsidDel="00E067A3">
                  <w:delText xml:space="preserve">                                      &lt;xs:annotation&gt;</w:delText>
                </w:r>
              </w:del>
            </w:ins>
          </w:p>
          <w:p w14:paraId="7E6DB514" w14:textId="60E66999" w:rsidR="00874469" w:rsidDel="00E067A3" w:rsidRDefault="00874469">
            <w:pPr>
              <w:pStyle w:val="Appx"/>
              <w:rPr>
                <w:ins w:id="13595" w:author="aas" w:date="2013-10-14T02:06:00Z"/>
                <w:del w:id="13596" w:author="Anees Shaikh" w:date="2013-10-19T02:16:00Z"/>
              </w:rPr>
              <w:pPrChange w:id="13597" w:author="Anees Shaikh" w:date="2013-10-19T02:16:00Z">
                <w:pPr>
                  <w:pStyle w:val="XML1"/>
                </w:pPr>
              </w:pPrChange>
            </w:pPr>
            <w:ins w:id="13598" w:author="aas" w:date="2013-10-14T02:06:00Z">
              <w:del w:id="13599" w:author="Anees Shaikh" w:date="2013-10-19T02:16:00Z">
                <w:r w:rsidDel="00E067A3">
                  <w:delText xml:space="preserve">                                        &lt;xs:documentation&gt;</w:delText>
                </w:r>
              </w:del>
            </w:ins>
          </w:p>
          <w:p w14:paraId="51C8C56A" w14:textId="52BCA73C" w:rsidR="00874469" w:rsidDel="00E067A3" w:rsidRDefault="00874469">
            <w:pPr>
              <w:pStyle w:val="Appx"/>
              <w:rPr>
                <w:ins w:id="13600" w:author="aas" w:date="2013-10-14T02:06:00Z"/>
                <w:del w:id="13601" w:author="Anees Shaikh" w:date="2013-10-19T02:16:00Z"/>
              </w:rPr>
              <w:pPrChange w:id="13602" w:author="Anees Shaikh" w:date="2013-10-19T02:16:00Z">
                <w:pPr>
                  <w:pStyle w:val="XML1"/>
                </w:pPr>
              </w:pPrChange>
            </w:pPr>
            <w:ins w:id="13603" w:author="aas" w:date="2013-10-14T02:06:00Z">
              <w:del w:id="13604" w:author="Anees Shaikh" w:date="2013-10-19T02:16:00Z">
                <w:r w:rsidDel="00E067A3">
                  <w:delText xml:space="preserve">                                          A DSA prime generation seed</w:delText>
                </w:r>
              </w:del>
            </w:ins>
          </w:p>
          <w:p w14:paraId="1E4A44CF" w14:textId="2A68924D" w:rsidR="00874469" w:rsidDel="00E067A3" w:rsidRDefault="00874469">
            <w:pPr>
              <w:pStyle w:val="Appx"/>
              <w:rPr>
                <w:ins w:id="13605" w:author="aas" w:date="2013-10-14T02:06:00Z"/>
                <w:del w:id="13606" w:author="Anees Shaikh" w:date="2013-10-19T02:16:00Z"/>
              </w:rPr>
              <w:pPrChange w:id="13607" w:author="Anees Shaikh" w:date="2013-10-19T02:16:00Z">
                <w:pPr>
                  <w:pStyle w:val="XML1"/>
                </w:pPr>
              </w:pPrChange>
            </w:pPr>
            <w:ins w:id="13608" w:author="aas" w:date="2013-10-14T02:06:00Z">
              <w:del w:id="13609" w:author="Anees Shaikh" w:date="2013-10-19T02:16:00Z">
                <w:r w:rsidDel="00E067A3">
                  <w:delText xml:space="preserve">                                        &lt;/xs:documentation&gt;</w:delText>
                </w:r>
              </w:del>
            </w:ins>
          </w:p>
          <w:p w14:paraId="223E6FC0" w14:textId="08C154DD" w:rsidR="00874469" w:rsidDel="00E067A3" w:rsidRDefault="00874469">
            <w:pPr>
              <w:pStyle w:val="Appx"/>
              <w:rPr>
                <w:ins w:id="13610" w:author="aas" w:date="2013-10-14T02:06:00Z"/>
                <w:del w:id="13611" w:author="Anees Shaikh" w:date="2013-10-19T02:16:00Z"/>
              </w:rPr>
              <w:pPrChange w:id="13612" w:author="Anees Shaikh" w:date="2013-10-19T02:16:00Z">
                <w:pPr>
                  <w:pStyle w:val="XML1"/>
                </w:pPr>
              </w:pPrChange>
            </w:pPr>
            <w:ins w:id="13613" w:author="aas" w:date="2013-10-14T02:06:00Z">
              <w:del w:id="13614" w:author="Anees Shaikh" w:date="2013-10-19T02:16:00Z">
                <w:r w:rsidDel="00E067A3">
                  <w:delText xml:space="preserve">                                      &lt;/xs:annotation&gt;</w:delText>
                </w:r>
              </w:del>
            </w:ins>
          </w:p>
          <w:p w14:paraId="5051D537" w14:textId="7BE1614C" w:rsidR="00874469" w:rsidDel="00E067A3" w:rsidRDefault="00874469">
            <w:pPr>
              <w:pStyle w:val="Appx"/>
              <w:rPr>
                <w:ins w:id="13615" w:author="aas" w:date="2013-10-14T02:06:00Z"/>
                <w:del w:id="13616" w:author="Anees Shaikh" w:date="2013-10-19T02:16:00Z"/>
              </w:rPr>
              <w:pPrChange w:id="13617" w:author="Anees Shaikh" w:date="2013-10-19T02:16:00Z">
                <w:pPr>
                  <w:pStyle w:val="XML1"/>
                </w:pPr>
              </w:pPrChange>
            </w:pPr>
            <w:ins w:id="13618" w:author="aas" w:date="2013-10-14T02:06:00Z">
              <w:del w:id="13619" w:author="Anees Shaikh" w:date="2013-10-19T02:16:00Z">
                <w:r w:rsidDel="00E067A3">
                  <w:delText xml:space="preserve">                                    &lt;/xs:element&gt;</w:delText>
                </w:r>
              </w:del>
            </w:ins>
          </w:p>
          <w:p w14:paraId="6E6D8F38" w14:textId="17EA8D25" w:rsidR="00874469" w:rsidDel="00E067A3" w:rsidRDefault="00874469">
            <w:pPr>
              <w:pStyle w:val="Appx"/>
              <w:rPr>
                <w:ins w:id="13620" w:author="aas" w:date="2013-10-14T02:06:00Z"/>
                <w:del w:id="13621" w:author="Anees Shaikh" w:date="2013-10-19T02:16:00Z"/>
              </w:rPr>
              <w:pPrChange w:id="13622" w:author="Anees Shaikh" w:date="2013-10-19T02:16:00Z">
                <w:pPr>
                  <w:pStyle w:val="XML1"/>
                </w:pPr>
              </w:pPrChange>
            </w:pPr>
            <w:ins w:id="13623" w:author="aas" w:date="2013-10-14T02:06:00Z">
              <w:del w:id="13624"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25" w:author="aas" w:date="2013-10-14T02:06:00Z"/>
                <w:del w:id="13626" w:author="Anees Shaikh" w:date="2013-10-19T02:16:00Z"/>
              </w:rPr>
              <w:pPrChange w:id="13627" w:author="Anees Shaikh" w:date="2013-10-19T02:16:00Z">
                <w:pPr>
                  <w:pStyle w:val="XML1"/>
                </w:pPr>
              </w:pPrChange>
            </w:pPr>
            <w:ins w:id="13628" w:author="aas" w:date="2013-10-14T02:06:00Z">
              <w:del w:id="13629" w:author="Anees Shaikh" w:date="2013-10-19T02:16:00Z">
                <w:r w:rsidDel="00E067A3">
                  <w:delText xml:space="preserve">                                      &lt;xs:annotation&gt;</w:delText>
                </w:r>
              </w:del>
            </w:ins>
          </w:p>
          <w:p w14:paraId="66E72123" w14:textId="4B6E56B9" w:rsidR="00874469" w:rsidDel="00E067A3" w:rsidRDefault="00874469">
            <w:pPr>
              <w:pStyle w:val="Appx"/>
              <w:rPr>
                <w:ins w:id="13630" w:author="aas" w:date="2013-10-14T02:06:00Z"/>
                <w:del w:id="13631" w:author="Anees Shaikh" w:date="2013-10-19T02:16:00Z"/>
              </w:rPr>
              <w:pPrChange w:id="13632" w:author="Anees Shaikh" w:date="2013-10-19T02:16:00Z">
                <w:pPr>
                  <w:pStyle w:val="XML1"/>
                </w:pPr>
              </w:pPrChange>
            </w:pPr>
            <w:ins w:id="13633" w:author="aas" w:date="2013-10-14T02:06:00Z">
              <w:del w:id="13634" w:author="Anees Shaikh" w:date="2013-10-19T02:16:00Z">
                <w:r w:rsidDel="00E067A3">
                  <w:delText xml:space="preserve">                                        &lt;xs:documentation&gt;</w:delText>
                </w:r>
              </w:del>
            </w:ins>
          </w:p>
          <w:p w14:paraId="4BEF3446" w14:textId="6301CE1F" w:rsidR="00874469" w:rsidDel="00E067A3" w:rsidRDefault="00874469">
            <w:pPr>
              <w:pStyle w:val="Appx"/>
              <w:rPr>
                <w:ins w:id="13635" w:author="aas" w:date="2013-10-14T02:06:00Z"/>
                <w:del w:id="13636" w:author="Anees Shaikh" w:date="2013-10-19T02:16:00Z"/>
              </w:rPr>
              <w:pPrChange w:id="13637" w:author="Anees Shaikh" w:date="2013-10-19T02:16:00Z">
                <w:pPr>
                  <w:pStyle w:val="XML1"/>
                </w:pPr>
              </w:pPrChange>
            </w:pPr>
            <w:ins w:id="13638" w:author="aas" w:date="2013-10-14T02:06:00Z">
              <w:del w:id="13639" w:author="Anees Shaikh" w:date="2013-10-19T02:16:00Z">
                <w:r w:rsidDel="00E067A3">
                  <w:delText xml:space="preserve">                                          A DSA prime generation counter</w:delText>
                </w:r>
              </w:del>
            </w:ins>
          </w:p>
          <w:p w14:paraId="32B5453C" w14:textId="50D1698F" w:rsidR="00874469" w:rsidDel="00E067A3" w:rsidRDefault="00874469">
            <w:pPr>
              <w:pStyle w:val="Appx"/>
              <w:rPr>
                <w:ins w:id="13640" w:author="aas" w:date="2013-10-14T02:06:00Z"/>
                <w:del w:id="13641" w:author="Anees Shaikh" w:date="2013-10-19T02:16:00Z"/>
              </w:rPr>
              <w:pPrChange w:id="13642" w:author="Anees Shaikh" w:date="2013-10-19T02:16:00Z">
                <w:pPr>
                  <w:pStyle w:val="XML1"/>
                </w:pPr>
              </w:pPrChange>
            </w:pPr>
            <w:ins w:id="13643" w:author="aas" w:date="2013-10-14T02:06:00Z">
              <w:del w:id="13644" w:author="Anees Shaikh" w:date="2013-10-19T02:16:00Z">
                <w:r w:rsidDel="00E067A3">
                  <w:delText xml:space="preserve">                                        &lt;/xs:documentation&gt;</w:delText>
                </w:r>
              </w:del>
            </w:ins>
          </w:p>
          <w:p w14:paraId="6F2DE689" w14:textId="0CCB78EE" w:rsidR="00874469" w:rsidDel="00E067A3" w:rsidRDefault="00874469">
            <w:pPr>
              <w:pStyle w:val="Appx"/>
              <w:rPr>
                <w:ins w:id="13645" w:author="aas" w:date="2013-10-14T02:06:00Z"/>
                <w:del w:id="13646" w:author="Anees Shaikh" w:date="2013-10-19T02:16:00Z"/>
              </w:rPr>
              <w:pPrChange w:id="13647" w:author="Anees Shaikh" w:date="2013-10-19T02:16:00Z">
                <w:pPr>
                  <w:pStyle w:val="XML1"/>
                </w:pPr>
              </w:pPrChange>
            </w:pPr>
            <w:ins w:id="13648" w:author="aas" w:date="2013-10-14T02:06:00Z">
              <w:del w:id="13649" w:author="Anees Shaikh" w:date="2013-10-19T02:16:00Z">
                <w:r w:rsidDel="00E067A3">
                  <w:delText xml:space="preserve">                                      &lt;/xs:annotation&gt;</w:delText>
                </w:r>
              </w:del>
            </w:ins>
          </w:p>
          <w:p w14:paraId="4EF20A82" w14:textId="74EAFE1A" w:rsidR="00874469" w:rsidDel="00E067A3" w:rsidRDefault="00874469">
            <w:pPr>
              <w:pStyle w:val="Appx"/>
              <w:rPr>
                <w:ins w:id="13650" w:author="aas" w:date="2013-10-14T02:06:00Z"/>
                <w:del w:id="13651" w:author="Anees Shaikh" w:date="2013-10-19T02:16:00Z"/>
              </w:rPr>
              <w:pPrChange w:id="13652" w:author="Anees Shaikh" w:date="2013-10-19T02:16:00Z">
                <w:pPr>
                  <w:pStyle w:val="XML1"/>
                </w:pPr>
              </w:pPrChange>
            </w:pPr>
            <w:ins w:id="13653" w:author="aas" w:date="2013-10-14T02:06:00Z">
              <w:del w:id="13654" w:author="Anees Shaikh" w:date="2013-10-19T02:16:00Z">
                <w:r w:rsidDel="00E067A3">
                  <w:delText xml:space="preserve">                                    &lt;/xs:element&gt;</w:delText>
                </w:r>
              </w:del>
            </w:ins>
          </w:p>
          <w:p w14:paraId="3689F711" w14:textId="76231BC3" w:rsidR="00874469" w:rsidDel="00E067A3" w:rsidRDefault="00874469">
            <w:pPr>
              <w:pStyle w:val="Appx"/>
              <w:rPr>
                <w:ins w:id="13655" w:author="aas" w:date="2013-10-14T02:06:00Z"/>
                <w:del w:id="13656" w:author="Anees Shaikh" w:date="2013-10-19T02:16:00Z"/>
              </w:rPr>
              <w:pPrChange w:id="13657" w:author="Anees Shaikh" w:date="2013-10-19T02:16:00Z">
                <w:pPr>
                  <w:pStyle w:val="XML1"/>
                </w:pPr>
              </w:pPrChange>
            </w:pPr>
            <w:ins w:id="13658" w:author="aas" w:date="2013-10-14T02:06:00Z">
              <w:del w:id="13659"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660" w:author="aas" w:date="2013-10-14T02:06:00Z"/>
                <w:del w:id="13661" w:author="Anees Shaikh" w:date="2013-10-19T02:16:00Z"/>
              </w:rPr>
              <w:pPrChange w:id="13662" w:author="Anees Shaikh" w:date="2013-10-19T02:16:00Z">
                <w:pPr>
                  <w:pStyle w:val="XML1"/>
                </w:pPr>
              </w:pPrChange>
            </w:pPr>
            <w:ins w:id="13663" w:author="aas" w:date="2013-10-14T02:06:00Z">
              <w:del w:id="13664" w:author="Anees Shaikh" w:date="2013-10-19T02:16:00Z">
                <w:r w:rsidDel="00E067A3">
                  <w:delText xml:space="preserve">                                            namespace="##other" processContents="lax"/&gt;</w:delText>
                </w:r>
              </w:del>
            </w:ins>
          </w:p>
          <w:p w14:paraId="2E3E1639" w14:textId="13DFA49F" w:rsidR="00874469" w:rsidDel="00E067A3" w:rsidRDefault="00874469">
            <w:pPr>
              <w:pStyle w:val="Appx"/>
              <w:rPr>
                <w:ins w:id="13665" w:author="aas" w:date="2013-10-14T02:06:00Z"/>
                <w:del w:id="13666" w:author="Anees Shaikh" w:date="2013-10-19T02:16:00Z"/>
              </w:rPr>
              <w:pPrChange w:id="13667" w:author="Anees Shaikh" w:date="2013-10-19T02:16:00Z">
                <w:pPr>
                  <w:pStyle w:val="XML1"/>
                </w:pPr>
              </w:pPrChange>
            </w:pPr>
            <w:ins w:id="13668" w:author="aas" w:date="2013-10-14T02:06:00Z">
              <w:del w:id="13669" w:author="Anees Shaikh" w:date="2013-10-19T02:16:00Z">
                <w:r w:rsidDel="00E067A3">
                  <w:delText xml:space="preserve">                                  &lt;/xs:sequence&gt;</w:delText>
                </w:r>
              </w:del>
            </w:ins>
          </w:p>
          <w:p w14:paraId="1EE756EF" w14:textId="05BB1B17" w:rsidR="00874469" w:rsidDel="00E067A3" w:rsidRDefault="00874469">
            <w:pPr>
              <w:pStyle w:val="Appx"/>
              <w:rPr>
                <w:ins w:id="13670" w:author="aas" w:date="2013-10-14T02:06:00Z"/>
                <w:del w:id="13671" w:author="Anees Shaikh" w:date="2013-10-19T02:16:00Z"/>
              </w:rPr>
              <w:pPrChange w:id="13672" w:author="Anees Shaikh" w:date="2013-10-19T02:16:00Z">
                <w:pPr>
                  <w:pStyle w:val="XML1"/>
                </w:pPr>
              </w:pPrChange>
            </w:pPr>
            <w:ins w:id="13673" w:author="aas" w:date="2013-10-14T02:06:00Z">
              <w:del w:id="13674" w:author="Anees Shaikh" w:date="2013-10-19T02:16:00Z">
                <w:r w:rsidDel="00E067A3">
                  <w:delText xml:space="preserve">                                &lt;/xs:complexType&gt;</w:delText>
                </w:r>
              </w:del>
            </w:ins>
          </w:p>
          <w:p w14:paraId="2BFEDA94" w14:textId="760B0516" w:rsidR="00874469" w:rsidDel="00E067A3" w:rsidRDefault="00874469">
            <w:pPr>
              <w:pStyle w:val="Appx"/>
              <w:rPr>
                <w:ins w:id="13675" w:author="aas" w:date="2013-10-14T02:06:00Z"/>
                <w:del w:id="13676" w:author="Anees Shaikh" w:date="2013-10-19T02:16:00Z"/>
              </w:rPr>
              <w:pPrChange w:id="13677" w:author="Anees Shaikh" w:date="2013-10-19T02:16:00Z">
                <w:pPr>
                  <w:pStyle w:val="XML1"/>
                </w:pPr>
              </w:pPrChange>
            </w:pPr>
            <w:ins w:id="13678" w:author="aas" w:date="2013-10-14T02:06:00Z">
              <w:del w:id="13679" w:author="Anees Shaikh" w:date="2013-10-19T02:16:00Z">
                <w:r w:rsidDel="00E067A3">
                  <w:delText xml:space="preserve">                              &lt;/xs:element&gt;</w:delText>
                </w:r>
              </w:del>
            </w:ins>
          </w:p>
          <w:p w14:paraId="6B142BBE" w14:textId="68CACB75" w:rsidR="00874469" w:rsidDel="00E067A3" w:rsidRDefault="00874469">
            <w:pPr>
              <w:pStyle w:val="Appx"/>
              <w:rPr>
                <w:ins w:id="13680" w:author="aas" w:date="2013-10-14T02:06:00Z"/>
                <w:del w:id="13681" w:author="Anees Shaikh" w:date="2013-10-19T02:16:00Z"/>
              </w:rPr>
              <w:pPrChange w:id="13682" w:author="Anees Shaikh" w:date="2013-10-19T02:16:00Z">
                <w:pPr>
                  <w:pStyle w:val="XML1"/>
                </w:pPr>
              </w:pPrChange>
            </w:pPr>
            <w:ins w:id="13683" w:author="aas" w:date="2013-10-14T02:06:00Z">
              <w:del w:id="13684"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685" w:author="aas" w:date="2013-10-14T02:06:00Z"/>
                <w:del w:id="13686" w:author="Anees Shaikh" w:date="2013-10-19T02:16:00Z"/>
              </w:rPr>
              <w:pPrChange w:id="13687" w:author="Anees Shaikh" w:date="2013-10-19T02:16:00Z">
                <w:pPr>
                  <w:pStyle w:val="XML1"/>
                </w:pPr>
              </w:pPrChange>
            </w:pPr>
            <w:ins w:id="13688" w:author="aas" w:date="2013-10-14T02:06:00Z">
              <w:del w:id="13689" w:author="Anees Shaikh" w:date="2013-10-19T02:16:00Z">
                <w:r w:rsidDel="00E067A3">
                  <w:delText xml:space="preserve">                                      namespace="##other" processContents="lax"/&gt;</w:delText>
                </w:r>
              </w:del>
            </w:ins>
          </w:p>
          <w:p w14:paraId="27FFB0E1" w14:textId="7184DC8D" w:rsidR="00874469" w:rsidDel="00E067A3" w:rsidRDefault="00874469">
            <w:pPr>
              <w:pStyle w:val="Appx"/>
              <w:rPr>
                <w:ins w:id="13690" w:author="aas" w:date="2013-10-14T02:06:00Z"/>
                <w:del w:id="13691" w:author="Anees Shaikh" w:date="2013-10-19T02:16:00Z"/>
              </w:rPr>
              <w:pPrChange w:id="13692" w:author="Anees Shaikh" w:date="2013-10-19T02:16:00Z">
                <w:pPr>
                  <w:pStyle w:val="XML1"/>
                </w:pPr>
              </w:pPrChange>
            </w:pPr>
            <w:ins w:id="13693" w:author="aas" w:date="2013-10-14T02:06:00Z">
              <w:del w:id="13694" w:author="Anees Shaikh" w:date="2013-10-19T02:16:00Z">
                <w:r w:rsidDel="00E067A3">
                  <w:delText xml:space="preserve">                            &lt;/xs:sequence&gt;</w:delText>
                </w:r>
              </w:del>
            </w:ins>
          </w:p>
          <w:p w14:paraId="17315E10" w14:textId="110E111A" w:rsidR="00874469" w:rsidDel="00E067A3" w:rsidRDefault="00874469">
            <w:pPr>
              <w:pStyle w:val="Appx"/>
              <w:rPr>
                <w:ins w:id="13695" w:author="aas" w:date="2013-10-14T02:06:00Z"/>
                <w:del w:id="13696" w:author="Anees Shaikh" w:date="2013-10-19T02:16:00Z"/>
              </w:rPr>
              <w:pPrChange w:id="13697" w:author="Anees Shaikh" w:date="2013-10-19T02:16:00Z">
                <w:pPr>
                  <w:pStyle w:val="XML1"/>
                </w:pPr>
              </w:pPrChange>
            </w:pPr>
            <w:ins w:id="13698" w:author="aas" w:date="2013-10-14T02:06:00Z">
              <w:del w:id="13699" w:author="Anees Shaikh" w:date="2013-10-19T02:16:00Z">
                <w:r w:rsidDel="00E067A3">
                  <w:delText xml:space="preserve">                            &lt;xs:sequence&gt;</w:delText>
                </w:r>
              </w:del>
            </w:ins>
          </w:p>
          <w:p w14:paraId="5BF259BD" w14:textId="5A93D519" w:rsidR="00874469" w:rsidDel="00E067A3" w:rsidRDefault="00874469">
            <w:pPr>
              <w:pStyle w:val="Appx"/>
              <w:rPr>
                <w:ins w:id="13700" w:author="aas" w:date="2013-10-14T02:06:00Z"/>
                <w:del w:id="13701" w:author="Anees Shaikh" w:date="2013-10-19T02:16:00Z"/>
              </w:rPr>
              <w:pPrChange w:id="13702" w:author="Anees Shaikh" w:date="2013-10-19T02:16:00Z">
                <w:pPr>
                  <w:pStyle w:val="XML1"/>
                </w:pPr>
              </w:pPrChange>
            </w:pPr>
            <w:ins w:id="13703" w:author="aas" w:date="2013-10-14T02:06:00Z">
              <w:del w:id="13704"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05" w:author="aas" w:date="2013-10-14T02:06:00Z"/>
                <w:del w:id="13706" w:author="Anees Shaikh" w:date="2013-10-19T02:16:00Z"/>
              </w:rPr>
              <w:pPrChange w:id="13707" w:author="Anees Shaikh" w:date="2013-10-19T02:16:00Z">
                <w:pPr>
                  <w:pStyle w:val="XML1"/>
                </w:pPr>
              </w:pPrChange>
            </w:pPr>
            <w:ins w:id="13708" w:author="aas" w:date="2013-10-14T02:06:00Z">
              <w:del w:id="13709" w:author="Anees Shaikh" w:date="2013-10-19T02:16:00Z">
                <w:r w:rsidDel="00E067A3">
                  <w:delText xml:space="preserve">                                &lt;xs:complexType&gt;</w:delText>
                </w:r>
              </w:del>
            </w:ins>
          </w:p>
          <w:p w14:paraId="190FE362" w14:textId="151D58C5" w:rsidR="00874469" w:rsidDel="00E067A3" w:rsidRDefault="00874469">
            <w:pPr>
              <w:pStyle w:val="Appx"/>
              <w:rPr>
                <w:ins w:id="13710" w:author="aas" w:date="2013-10-14T02:06:00Z"/>
                <w:del w:id="13711" w:author="Anees Shaikh" w:date="2013-10-19T02:16:00Z"/>
              </w:rPr>
              <w:pPrChange w:id="13712" w:author="Anees Shaikh" w:date="2013-10-19T02:16:00Z">
                <w:pPr>
                  <w:pStyle w:val="XML1"/>
                </w:pPr>
              </w:pPrChange>
            </w:pPr>
            <w:ins w:id="13713" w:author="aas" w:date="2013-10-14T02:06:00Z">
              <w:del w:id="13714" w:author="Anees Shaikh" w:date="2013-10-19T02:16:00Z">
                <w:r w:rsidDel="00E067A3">
                  <w:delText xml:space="preserve">                                  &lt;xs:sequence&gt;</w:delText>
                </w:r>
              </w:del>
            </w:ins>
          </w:p>
          <w:p w14:paraId="1192DFC6" w14:textId="21E33D55" w:rsidR="00874469" w:rsidDel="00E067A3" w:rsidRDefault="00874469">
            <w:pPr>
              <w:pStyle w:val="Appx"/>
              <w:rPr>
                <w:ins w:id="13715" w:author="aas" w:date="2013-10-14T02:06:00Z"/>
                <w:del w:id="13716" w:author="Anees Shaikh" w:date="2013-10-19T02:16:00Z"/>
              </w:rPr>
              <w:pPrChange w:id="13717" w:author="Anees Shaikh" w:date="2013-10-19T02:16:00Z">
                <w:pPr>
                  <w:pStyle w:val="XML1"/>
                </w:pPr>
              </w:pPrChange>
            </w:pPr>
            <w:ins w:id="13718" w:author="aas" w:date="2013-10-14T02:06:00Z">
              <w:del w:id="13719"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20" w:author="aas" w:date="2013-10-14T02:06:00Z"/>
                <w:del w:id="13721" w:author="Anees Shaikh" w:date="2013-10-19T02:16:00Z"/>
              </w:rPr>
              <w:pPrChange w:id="13722" w:author="Anees Shaikh" w:date="2013-10-19T02:16:00Z">
                <w:pPr>
                  <w:pStyle w:val="XML1"/>
                </w:pPr>
              </w:pPrChange>
            </w:pPr>
            <w:ins w:id="13723" w:author="aas" w:date="2013-10-14T02:06:00Z">
              <w:del w:id="13724"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25" w:author="aas" w:date="2013-10-14T02:06:00Z"/>
                <w:del w:id="13726" w:author="Anees Shaikh" w:date="2013-10-19T02:16:00Z"/>
              </w:rPr>
              <w:pPrChange w:id="13727" w:author="Anees Shaikh" w:date="2013-10-19T02:16:00Z">
                <w:pPr>
                  <w:pStyle w:val="XML1"/>
                </w:pPr>
              </w:pPrChange>
            </w:pPr>
            <w:ins w:id="13728" w:author="aas" w:date="2013-10-14T02:06:00Z">
              <w:del w:id="13729"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30" w:author="aas" w:date="2013-10-14T02:06:00Z"/>
                <w:del w:id="13731" w:author="Anees Shaikh" w:date="2013-10-19T02:16:00Z"/>
              </w:rPr>
              <w:pPrChange w:id="13732" w:author="Anees Shaikh" w:date="2013-10-19T02:16:00Z">
                <w:pPr>
                  <w:pStyle w:val="XML1"/>
                </w:pPr>
              </w:pPrChange>
            </w:pPr>
            <w:ins w:id="13733" w:author="aas" w:date="2013-10-14T02:06:00Z">
              <w:del w:id="13734"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35" w:author="aas" w:date="2013-10-14T02:06:00Z"/>
                <w:del w:id="13736" w:author="Anees Shaikh" w:date="2013-10-19T02:16:00Z"/>
              </w:rPr>
              <w:pPrChange w:id="13737" w:author="Anees Shaikh" w:date="2013-10-19T02:16:00Z">
                <w:pPr>
                  <w:pStyle w:val="XML1"/>
                </w:pPr>
              </w:pPrChange>
            </w:pPr>
            <w:ins w:id="13738" w:author="aas" w:date="2013-10-14T02:06:00Z">
              <w:del w:id="13739" w:author="Anees Shaikh" w:date="2013-10-19T02:16:00Z">
                <w:r w:rsidDel="00E067A3">
                  <w:delText xml:space="preserve">                                  &lt;/xs:sequence&gt;</w:delText>
                </w:r>
              </w:del>
            </w:ins>
          </w:p>
          <w:p w14:paraId="466A6669" w14:textId="1C405FB3" w:rsidR="00874469" w:rsidDel="00E067A3" w:rsidRDefault="00874469">
            <w:pPr>
              <w:pStyle w:val="Appx"/>
              <w:rPr>
                <w:ins w:id="13740" w:author="aas" w:date="2013-10-14T02:06:00Z"/>
                <w:del w:id="13741" w:author="Anees Shaikh" w:date="2013-10-19T02:16:00Z"/>
              </w:rPr>
              <w:pPrChange w:id="13742" w:author="Anees Shaikh" w:date="2013-10-19T02:16:00Z">
                <w:pPr>
                  <w:pStyle w:val="XML1"/>
                </w:pPr>
              </w:pPrChange>
            </w:pPr>
            <w:ins w:id="13743" w:author="aas" w:date="2013-10-14T02:06:00Z">
              <w:del w:id="13744" w:author="Anees Shaikh" w:date="2013-10-19T02:16:00Z">
                <w:r w:rsidDel="00E067A3">
                  <w:delText xml:space="preserve">                                &lt;/xs:complexType&gt;</w:delText>
                </w:r>
              </w:del>
            </w:ins>
          </w:p>
          <w:p w14:paraId="7AE79FEF" w14:textId="6CA41B2F" w:rsidR="00874469" w:rsidDel="00E067A3" w:rsidRDefault="00874469">
            <w:pPr>
              <w:pStyle w:val="Appx"/>
              <w:rPr>
                <w:ins w:id="13745" w:author="aas" w:date="2013-10-14T02:06:00Z"/>
                <w:del w:id="13746" w:author="Anees Shaikh" w:date="2013-10-19T02:16:00Z"/>
              </w:rPr>
              <w:pPrChange w:id="13747" w:author="Anees Shaikh" w:date="2013-10-19T02:16:00Z">
                <w:pPr>
                  <w:pStyle w:val="XML1"/>
                </w:pPr>
              </w:pPrChange>
            </w:pPr>
            <w:ins w:id="13748" w:author="aas" w:date="2013-10-14T02:06:00Z">
              <w:del w:id="13749" w:author="Anees Shaikh" w:date="2013-10-19T02:16:00Z">
                <w:r w:rsidDel="00E067A3">
                  <w:delText xml:space="preserve">                              &lt;/xs:element&gt;</w:delText>
                </w:r>
              </w:del>
            </w:ins>
          </w:p>
          <w:p w14:paraId="22EF9334" w14:textId="6EB3CD03" w:rsidR="00874469" w:rsidDel="00E067A3" w:rsidRDefault="00874469">
            <w:pPr>
              <w:pStyle w:val="Appx"/>
              <w:rPr>
                <w:ins w:id="13750" w:author="aas" w:date="2013-10-14T02:06:00Z"/>
                <w:del w:id="13751" w:author="Anees Shaikh" w:date="2013-10-19T02:16:00Z"/>
              </w:rPr>
              <w:pPrChange w:id="13752" w:author="Anees Shaikh" w:date="2013-10-19T02:16:00Z">
                <w:pPr>
                  <w:pStyle w:val="XML1"/>
                </w:pPr>
              </w:pPrChange>
            </w:pPr>
            <w:ins w:id="13753" w:author="aas" w:date="2013-10-14T02:06:00Z">
              <w:del w:id="13754"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755" w:author="aas" w:date="2013-10-14T02:06:00Z"/>
                <w:del w:id="13756" w:author="Anees Shaikh" w:date="2013-10-19T02:16:00Z"/>
              </w:rPr>
              <w:pPrChange w:id="13757" w:author="Anees Shaikh" w:date="2013-10-19T02:16:00Z">
                <w:pPr>
                  <w:pStyle w:val="XML1"/>
                </w:pPr>
              </w:pPrChange>
            </w:pPr>
            <w:ins w:id="13758" w:author="aas" w:date="2013-10-14T02:06:00Z">
              <w:del w:id="13759" w:author="Anees Shaikh" w:date="2013-10-19T02:16:00Z">
                <w:r w:rsidDel="00E067A3">
                  <w:delText xml:space="preserve">                                      namespace="##other" processContents="lax"/&gt;</w:delText>
                </w:r>
              </w:del>
            </w:ins>
          </w:p>
          <w:p w14:paraId="7B6B6492" w14:textId="538936C0" w:rsidR="00874469" w:rsidDel="00E067A3" w:rsidRDefault="00874469">
            <w:pPr>
              <w:pStyle w:val="Appx"/>
              <w:rPr>
                <w:ins w:id="13760" w:author="aas" w:date="2013-10-14T02:06:00Z"/>
                <w:del w:id="13761" w:author="Anees Shaikh" w:date="2013-10-19T02:16:00Z"/>
              </w:rPr>
              <w:pPrChange w:id="13762" w:author="Anees Shaikh" w:date="2013-10-19T02:16:00Z">
                <w:pPr>
                  <w:pStyle w:val="XML1"/>
                </w:pPr>
              </w:pPrChange>
            </w:pPr>
            <w:ins w:id="13763" w:author="aas" w:date="2013-10-14T02:06:00Z">
              <w:del w:id="13764" w:author="Anees Shaikh" w:date="2013-10-19T02:16:00Z">
                <w:r w:rsidDel="00E067A3">
                  <w:delText xml:space="preserve">                            &lt;/xs:sequence&gt;</w:delText>
                </w:r>
              </w:del>
            </w:ins>
          </w:p>
          <w:p w14:paraId="61FE2581" w14:textId="52064CA4" w:rsidR="00874469" w:rsidDel="00E067A3" w:rsidRDefault="00874469">
            <w:pPr>
              <w:pStyle w:val="Appx"/>
              <w:rPr>
                <w:ins w:id="13765" w:author="aas" w:date="2013-10-14T02:06:00Z"/>
                <w:del w:id="13766" w:author="Anees Shaikh" w:date="2013-10-19T02:16:00Z"/>
              </w:rPr>
              <w:pPrChange w:id="13767" w:author="Anees Shaikh" w:date="2013-10-19T02:16:00Z">
                <w:pPr>
                  <w:pStyle w:val="XML1"/>
                </w:pPr>
              </w:pPrChange>
            </w:pPr>
            <w:ins w:id="13768" w:author="aas" w:date="2013-10-14T02:06:00Z">
              <w:del w:id="13769"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770" w:author="aas" w:date="2013-10-14T02:06:00Z"/>
                <w:del w:id="13771" w:author="Anees Shaikh" w:date="2013-10-19T02:16:00Z"/>
              </w:rPr>
              <w:pPrChange w:id="13772" w:author="Anees Shaikh" w:date="2013-10-19T02:16:00Z">
                <w:pPr>
                  <w:pStyle w:val="XML1"/>
                </w:pPr>
              </w:pPrChange>
            </w:pPr>
            <w:ins w:id="13773" w:author="aas" w:date="2013-10-14T02:06:00Z">
              <w:del w:id="13774" w:author="Anees Shaikh" w:date="2013-10-19T02:16:00Z">
                <w:r w:rsidDel="00E067A3">
                  <w:delText xml:space="preserve">                                    namespace="##other" processContents="lax"/&gt;</w:delText>
                </w:r>
              </w:del>
            </w:ins>
          </w:p>
          <w:p w14:paraId="6D3D2362" w14:textId="465BA645" w:rsidR="00874469" w:rsidDel="00E067A3" w:rsidRDefault="00874469">
            <w:pPr>
              <w:pStyle w:val="Appx"/>
              <w:rPr>
                <w:ins w:id="13775" w:author="aas" w:date="2013-10-14T02:06:00Z"/>
                <w:del w:id="13776" w:author="Anees Shaikh" w:date="2013-10-19T02:16:00Z"/>
              </w:rPr>
              <w:pPrChange w:id="13777" w:author="Anees Shaikh" w:date="2013-10-19T02:16:00Z">
                <w:pPr>
                  <w:pStyle w:val="XML1"/>
                </w:pPr>
              </w:pPrChange>
            </w:pPr>
            <w:ins w:id="13778" w:author="aas" w:date="2013-10-14T02:06:00Z">
              <w:del w:id="13779" w:author="Anees Shaikh" w:date="2013-10-19T02:16:00Z">
                <w:r w:rsidDel="00E067A3">
                  <w:delText xml:space="preserve">                          &lt;/xs:choice&gt;</w:delText>
                </w:r>
              </w:del>
            </w:ins>
          </w:p>
          <w:p w14:paraId="5D83551F" w14:textId="22CCB826" w:rsidR="00874469" w:rsidDel="00E067A3" w:rsidRDefault="00874469">
            <w:pPr>
              <w:pStyle w:val="Appx"/>
              <w:rPr>
                <w:ins w:id="13780" w:author="aas" w:date="2013-10-14T02:06:00Z"/>
                <w:del w:id="13781" w:author="Anees Shaikh" w:date="2013-10-19T02:16:00Z"/>
              </w:rPr>
              <w:pPrChange w:id="13782" w:author="Anees Shaikh" w:date="2013-10-19T02:16:00Z">
                <w:pPr>
                  <w:pStyle w:val="XML1"/>
                </w:pPr>
              </w:pPrChange>
            </w:pPr>
            <w:ins w:id="13783" w:author="aas" w:date="2013-10-14T02:06:00Z">
              <w:del w:id="13784"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785" w:author="aas" w:date="2013-10-14T02:06:00Z"/>
                <w:del w:id="13786" w:author="Anees Shaikh" w:date="2013-10-19T02:16:00Z"/>
              </w:rPr>
              <w:pPrChange w:id="13787" w:author="Anees Shaikh" w:date="2013-10-19T02:16:00Z">
                <w:pPr>
                  <w:pStyle w:val="XML1"/>
                </w:pPr>
              </w:pPrChange>
            </w:pPr>
            <w:ins w:id="13788" w:author="aas" w:date="2013-10-14T02:06:00Z">
              <w:del w:id="13789" w:author="Anees Shaikh" w:date="2013-10-19T02:16:00Z">
                <w:r w:rsidDel="00E067A3">
                  <w:delText xml:space="preserve">                                  namespace="##other" processContents="lax"/&gt;</w:delText>
                </w:r>
              </w:del>
            </w:ins>
          </w:p>
          <w:p w14:paraId="55B19C4A" w14:textId="6CAEA9ED" w:rsidR="00874469" w:rsidDel="00E067A3" w:rsidRDefault="00874469">
            <w:pPr>
              <w:pStyle w:val="Appx"/>
              <w:rPr>
                <w:ins w:id="13790" w:author="aas" w:date="2013-10-14T02:06:00Z"/>
                <w:del w:id="13791" w:author="Anees Shaikh" w:date="2013-10-19T02:16:00Z"/>
              </w:rPr>
              <w:pPrChange w:id="13792" w:author="Anees Shaikh" w:date="2013-10-19T02:16:00Z">
                <w:pPr>
                  <w:pStyle w:val="XML1"/>
                </w:pPr>
              </w:pPrChange>
            </w:pPr>
            <w:ins w:id="13793" w:author="aas" w:date="2013-10-14T02:06:00Z">
              <w:del w:id="13794" w:author="Anees Shaikh" w:date="2013-10-19T02:16:00Z">
                <w:r w:rsidDel="00E067A3">
                  <w:delText xml:space="preserve">                        &lt;/xs:sequence&gt;</w:delText>
                </w:r>
              </w:del>
            </w:ins>
          </w:p>
          <w:p w14:paraId="19C5A7AA" w14:textId="03B9DBAB" w:rsidR="00874469" w:rsidDel="00E067A3" w:rsidRDefault="00874469">
            <w:pPr>
              <w:pStyle w:val="Appx"/>
              <w:rPr>
                <w:ins w:id="13795" w:author="aas" w:date="2013-10-14T02:06:00Z"/>
                <w:del w:id="13796" w:author="Anees Shaikh" w:date="2013-10-19T02:16:00Z"/>
              </w:rPr>
              <w:pPrChange w:id="13797" w:author="Anees Shaikh" w:date="2013-10-19T02:16:00Z">
                <w:pPr>
                  <w:pStyle w:val="XML1"/>
                </w:pPr>
              </w:pPrChange>
            </w:pPr>
            <w:ins w:id="13798" w:author="aas" w:date="2013-10-14T02:06:00Z">
              <w:del w:id="13799" w:author="Anees Shaikh" w:date="2013-10-19T02:16:00Z">
                <w:r w:rsidDel="00E067A3">
                  <w:delText xml:space="preserve">                      &lt;/xs:complexType&gt;</w:delText>
                </w:r>
              </w:del>
            </w:ins>
          </w:p>
          <w:p w14:paraId="4EBDE3FF" w14:textId="0C2CD843" w:rsidR="00874469" w:rsidDel="00E067A3" w:rsidRDefault="00874469">
            <w:pPr>
              <w:pStyle w:val="Appx"/>
              <w:rPr>
                <w:ins w:id="13800" w:author="aas" w:date="2013-10-14T02:06:00Z"/>
                <w:del w:id="13801" w:author="Anees Shaikh" w:date="2013-10-19T02:16:00Z"/>
              </w:rPr>
              <w:pPrChange w:id="13802" w:author="Anees Shaikh" w:date="2013-10-19T02:16:00Z">
                <w:pPr>
                  <w:pStyle w:val="XML1"/>
                </w:pPr>
              </w:pPrChange>
            </w:pPr>
            <w:ins w:id="13803" w:author="aas" w:date="2013-10-14T02:06:00Z">
              <w:del w:id="13804" w:author="Anees Shaikh" w:date="2013-10-19T02:16:00Z">
                <w:r w:rsidDel="00E067A3">
                  <w:delText xml:space="preserve">                    &lt;/xs:element&gt;</w:delText>
                </w:r>
              </w:del>
            </w:ins>
          </w:p>
          <w:p w14:paraId="65E0932A" w14:textId="238F5718" w:rsidR="00874469" w:rsidDel="00E067A3" w:rsidRDefault="00874469">
            <w:pPr>
              <w:pStyle w:val="Appx"/>
              <w:rPr>
                <w:ins w:id="13805" w:author="aas" w:date="2013-10-14T02:06:00Z"/>
                <w:del w:id="13806" w:author="Anees Shaikh" w:date="2013-10-19T02:16:00Z"/>
              </w:rPr>
              <w:pPrChange w:id="13807" w:author="Anees Shaikh" w:date="2013-10-19T02:16:00Z">
                <w:pPr>
                  <w:pStyle w:val="XML1"/>
                </w:pPr>
              </w:pPrChange>
            </w:pPr>
            <w:ins w:id="13808" w:author="aas" w:date="2013-10-14T02:06:00Z">
              <w:del w:id="13809"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10" w:author="aas" w:date="2013-10-14T02:06:00Z"/>
                <w:del w:id="13811" w:author="Anees Shaikh" w:date="2013-10-19T02:16:00Z"/>
              </w:rPr>
              <w:pPrChange w:id="13812" w:author="Anees Shaikh" w:date="2013-10-19T02:16:00Z">
                <w:pPr>
                  <w:pStyle w:val="XML1"/>
                </w:pPr>
              </w:pPrChange>
            </w:pPr>
            <w:ins w:id="13813" w:author="aas" w:date="2013-10-14T02:06:00Z">
              <w:del w:id="13814"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15" w:author="aas" w:date="2013-10-14T02:06:00Z"/>
                <w:del w:id="13816" w:author="Anees Shaikh" w:date="2013-10-19T02:16:00Z"/>
              </w:rPr>
              <w:pPrChange w:id="13817" w:author="Anees Shaikh" w:date="2013-10-19T02:16:00Z">
                <w:pPr>
                  <w:pStyle w:val="XML1"/>
                </w:pPr>
              </w:pPrChange>
            </w:pPr>
            <w:ins w:id="13818" w:author="aas" w:date="2013-10-14T02:06:00Z">
              <w:del w:id="13819" w:author="Anees Shaikh" w:date="2013-10-19T02:16:00Z">
                <w:r w:rsidDel="00E067A3">
                  <w:delText xml:space="preserve">                  &lt;/xs:sequence&gt;</w:delText>
                </w:r>
              </w:del>
            </w:ins>
          </w:p>
          <w:p w14:paraId="217610B1" w14:textId="6F30078F" w:rsidR="00874469" w:rsidDel="00E067A3" w:rsidRDefault="00874469">
            <w:pPr>
              <w:pStyle w:val="Appx"/>
              <w:rPr>
                <w:ins w:id="13820" w:author="aas" w:date="2013-10-14T02:06:00Z"/>
                <w:del w:id="13821" w:author="Anees Shaikh" w:date="2013-10-19T02:16:00Z"/>
              </w:rPr>
              <w:pPrChange w:id="13822" w:author="Anees Shaikh" w:date="2013-10-19T02:16:00Z">
                <w:pPr>
                  <w:pStyle w:val="XML1"/>
                </w:pPr>
              </w:pPrChange>
            </w:pPr>
            <w:ins w:id="13823" w:author="aas" w:date="2013-10-14T02:06:00Z">
              <w:del w:id="13824" w:author="Anees Shaikh" w:date="2013-10-19T02:16:00Z">
                <w:r w:rsidDel="00E067A3">
                  <w:delText xml:space="preserve">                &lt;/xs:complexType&gt;</w:delText>
                </w:r>
              </w:del>
            </w:ins>
          </w:p>
          <w:p w14:paraId="496B1CBC" w14:textId="209EE3E0" w:rsidR="00874469" w:rsidDel="00E067A3" w:rsidRDefault="00874469">
            <w:pPr>
              <w:pStyle w:val="Appx"/>
              <w:rPr>
                <w:ins w:id="13825" w:author="aas" w:date="2013-10-14T02:06:00Z"/>
                <w:del w:id="13826" w:author="Anees Shaikh" w:date="2013-10-19T02:16:00Z"/>
              </w:rPr>
              <w:pPrChange w:id="13827" w:author="Anees Shaikh" w:date="2013-10-19T02:16:00Z">
                <w:pPr>
                  <w:pStyle w:val="XML1"/>
                </w:pPr>
              </w:pPrChange>
            </w:pPr>
            <w:ins w:id="13828" w:author="aas" w:date="2013-10-14T02:06:00Z">
              <w:del w:id="13829" w:author="Anees Shaikh" w:date="2013-10-19T02:16:00Z">
                <w:r w:rsidDel="00E067A3">
                  <w:delText xml:space="preserve">              &lt;/xs:element&gt;</w:delText>
                </w:r>
              </w:del>
            </w:ins>
          </w:p>
          <w:p w14:paraId="2D3A283F" w14:textId="21965E6B" w:rsidR="00874469" w:rsidDel="00E067A3" w:rsidRDefault="00874469">
            <w:pPr>
              <w:pStyle w:val="Appx"/>
              <w:rPr>
                <w:ins w:id="13830" w:author="aas" w:date="2013-10-14T02:06:00Z"/>
                <w:del w:id="13831" w:author="Anees Shaikh" w:date="2013-10-19T02:16:00Z"/>
              </w:rPr>
              <w:pPrChange w:id="13832" w:author="Anees Shaikh" w:date="2013-10-19T02:16:00Z">
                <w:pPr>
                  <w:pStyle w:val="XML1"/>
                </w:pPr>
              </w:pPrChange>
            </w:pPr>
            <w:ins w:id="13833" w:author="aas" w:date="2013-10-14T02:06:00Z">
              <w:del w:id="13834"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35" w:author="aas" w:date="2013-10-14T02:06:00Z"/>
                <w:del w:id="13836" w:author="Anees Shaikh" w:date="2013-10-19T02:16:00Z"/>
              </w:rPr>
              <w:pPrChange w:id="13837" w:author="Anees Shaikh" w:date="2013-10-19T02:16:00Z">
                <w:pPr>
                  <w:pStyle w:val="XML1"/>
                </w:pPr>
              </w:pPrChange>
            </w:pPr>
            <w:ins w:id="13838" w:author="aas" w:date="2013-10-14T02:06:00Z">
              <w:del w:id="13839" w:author="Anees Shaikh" w:date="2013-10-19T02:16:00Z">
                <w:r w:rsidDel="00E067A3">
                  <w:delText xml:space="preserve">                &lt;xs:annotation&gt;</w:delText>
                </w:r>
              </w:del>
            </w:ins>
          </w:p>
          <w:p w14:paraId="0A5827CA" w14:textId="4199CBF2" w:rsidR="00874469" w:rsidDel="00E067A3" w:rsidRDefault="00874469">
            <w:pPr>
              <w:pStyle w:val="Appx"/>
              <w:rPr>
                <w:ins w:id="13840" w:author="aas" w:date="2013-10-14T02:06:00Z"/>
                <w:del w:id="13841" w:author="Anees Shaikh" w:date="2013-10-19T02:16:00Z"/>
              </w:rPr>
              <w:pPrChange w:id="13842" w:author="Anees Shaikh" w:date="2013-10-19T02:16:00Z">
                <w:pPr>
                  <w:pStyle w:val="XML1"/>
                </w:pPr>
              </w:pPrChange>
            </w:pPr>
            <w:ins w:id="13843" w:author="aas" w:date="2013-10-14T02:06:00Z">
              <w:del w:id="13844" w:author="Anees Shaikh" w:date="2013-10-19T02:16:00Z">
                <w:r w:rsidDel="00E067A3">
                  <w:delText xml:space="preserve">                  &lt;xs:documentation&gt;</w:delText>
                </w:r>
              </w:del>
            </w:ins>
          </w:p>
          <w:p w14:paraId="72FB3384" w14:textId="4431E00D" w:rsidR="00874469" w:rsidDel="00E067A3" w:rsidRDefault="00874469">
            <w:pPr>
              <w:pStyle w:val="Appx"/>
              <w:rPr>
                <w:ins w:id="13845" w:author="aas" w:date="2013-10-14T02:06:00Z"/>
                <w:del w:id="13846" w:author="Anees Shaikh" w:date="2013-10-19T02:16:00Z"/>
              </w:rPr>
              <w:pPrChange w:id="13847" w:author="Anees Shaikh" w:date="2013-10-19T02:16:00Z">
                <w:pPr>
                  <w:pStyle w:val="XML1"/>
                </w:pPr>
              </w:pPrChange>
            </w:pPr>
            <w:ins w:id="13848" w:author="aas" w:date="2013-10-14T02:06:00Z">
              <w:del w:id="13849"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50" w:author="aas" w:date="2013-10-14T02:06:00Z"/>
                <w:del w:id="13851" w:author="Anees Shaikh" w:date="2013-10-19T02:16:00Z"/>
              </w:rPr>
              <w:pPrChange w:id="13852" w:author="Anees Shaikh" w:date="2013-10-19T02:16:00Z">
                <w:pPr>
                  <w:pStyle w:val="XML1"/>
                </w:pPr>
              </w:pPrChange>
            </w:pPr>
            <w:ins w:id="13853" w:author="aas" w:date="2013-10-14T02:06:00Z">
              <w:del w:id="13854" w:author="Anees Shaikh" w:date="2013-10-19T02:16:00Z">
                <w:r w:rsidDel="00E067A3">
                  <w:delText xml:space="preserve">                           Capable Switch.</w:delText>
                </w:r>
              </w:del>
            </w:ins>
          </w:p>
          <w:p w14:paraId="1B1D93D6" w14:textId="2FCE1C4B" w:rsidR="00874469" w:rsidDel="00E067A3" w:rsidRDefault="00874469">
            <w:pPr>
              <w:pStyle w:val="Appx"/>
              <w:rPr>
                <w:ins w:id="13855" w:author="aas" w:date="2013-10-14T02:06:00Z"/>
                <w:del w:id="13856" w:author="Anees Shaikh" w:date="2013-10-19T02:16:00Z"/>
              </w:rPr>
              <w:pPrChange w:id="13857" w:author="Anees Shaikh" w:date="2013-10-19T02:16:00Z">
                <w:pPr>
                  <w:pStyle w:val="XML1"/>
                </w:pPr>
              </w:pPrChange>
            </w:pPr>
            <w:ins w:id="13858" w:author="aas" w:date="2013-10-14T02:06:00Z">
              <w:del w:id="13859" w:author="Anees Shaikh" w:date="2013-10-19T02:16:00Z">
                <w:r w:rsidDel="00E067A3">
                  <w:delText xml:space="preserve">                  &lt;/xs:documentation&gt;</w:delText>
                </w:r>
              </w:del>
            </w:ins>
          </w:p>
          <w:p w14:paraId="58BD2925" w14:textId="11203381" w:rsidR="00874469" w:rsidDel="00E067A3" w:rsidRDefault="00874469">
            <w:pPr>
              <w:pStyle w:val="Appx"/>
              <w:rPr>
                <w:ins w:id="13860" w:author="aas" w:date="2013-10-14T02:06:00Z"/>
                <w:del w:id="13861" w:author="Anees Shaikh" w:date="2013-10-19T02:16:00Z"/>
              </w:rPr>
              <w:pPrChange w:id="13862" w:author="Anees Shaikh" w:date="2013-10-19T02:16:00Z">
                <w:pPr>
                  <w:pStyle w:val="XML1"/>
                </w:pPr>
              </w:pPrChange>
            </w:pPr>
            <w:ins w:id="13863" w:author="aas" w:date="2013-10-14T02:06:00Z">
              <w:del w:id="13864" w:author="Anees Shaikh" w:date="2013-10-19T02:16:00Z">
                <w:r w:rsidDel="00E067A3">
                  <w:delText xml:space="preserve">                &lt;/xs:annotation&gt;</w:delText>
                </w:r>
              </w:del>
            </w:ins>
          </w:p>
          <w:p w14:paraId="6BE05751" w14:textId="1B648F91" w:rsidR="00874469" w:rsidDel="00E067A3" w:rsidRDefault="00874469">
            <w:pPr>
              <w:pStyle w:val="Appx"/>
              <w:rPr>
                <w:ins w:id="13865" w:author="aas" w:date="2013-10-14T02:06:00Z"/>
                <w:del w:id="13866" w:author="Anees Shaikh" w:date="2013-10-19T02:16:00Z"/>
              </w:rPr>
              <w:pPrChange w:id="13867" w:author="Anees Shaikh" w:date="2013-10-19T02:16:00Z">
                <w:pPr>
                  <w:pStyle w:val="XML1"/>
                </w:pPr>
              </w:pPrChange>
            </w:pPr>
            <w:ins w:id="13868" w:author="aas" w:date="2013-10-14T02:06:00Z">
              <w:del w:id="13869" w:author="Anees Shaikh" w:date="2013-10-19T02:16:00Z">
                <w:r w:rsidDel="00E067A3">
                  <w:delText xml:space="preserve">                &lt;xs:complexType&gt;</w:delText>
                </w:r>
              </w:del>
            </w:ins>
          </w:p>
          <w:p w14:paraId="1882A754" w14:textId="7BE46DE3" w:rsidR="00874469" w:rsidDel="00E067A3" w:rsidRDefault="00874469">
            <w:pPr>
              <w:pStyle w:val="Appx"/>
              <w:rPr>
                <w:ins w:id="13870" w:author="aas" w:date="2013-10-14T02:06:00Z"/>
                <w:del w:id="13871" w:author="Anees Shaikh" w:date="2013-10-19T02:16:00Z"/>
              </w:rPr>
              <w:pPrChange w:id="13872" w:author="Anees Shaikh" w:date="2013-10-19T02:16:00Z">
                <w:pPr>
                  <w:pStyle w:val="XML1"/>
                </w:pPr>
              </w:pPrChange>
            </w:pPr>
            <w:ins w:id="13873" w:author="aas" w:date="2013-10-14T02:06:00Z">
              <w:del w:id="13874" w:author="Anees Shaikh" w:date="2013-10-19T02:16:00Z">
                <w:r w:rsidDel="00E067A3">
                  <w:delText xml:space="preserve">                  &lt;xs:sequence&gt;</w:delText>
                </w:r>
              </w:del>
            </w:ins>
          </w:p>
          <w:p w14:paraId="675A0061" w14:textId="055890DC" w:rsidR="00874469" w:rsidDel="00E067A3" w:rsidRDefault="00874469">
            <w:pPr>
              <w:pStyle w:val="Appx"/>
              <w:rPr>
                <w:ins w:id="13875" w:author="aas" w:date="2013-10-14T02:06:00Z"/>
                <w:del w:id="13876" w:author="Anees Shaikh" w:date="2013-10-19T02:16:00Z"/>
              </w:rPr>
              <w:pPrChange w:id="13877" w:author="Anees Shaikh" w:date="2013-10-19T02:16:00Z">
                <w:pPr>
                  <w:pStyle w:val="XML1"/>
                </w:pPr>
              </w:pPrChange>
            </w:pPr>
            <w:ins w:id="13878" w:author="aas" w:date="2013-10-14T02:06:00Z">
              <w:del w:id="13879"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880" w:author="aas" w:date="2013-10-14T02:06:00Z"/>
                <w:del w:id="13881" w:author="Anees Shaikh" w:date="2013-10-19T02:16:00Z"/>
              </w:rPr>
              <w:pPrChange w:id="13882" w:author="Anees Shaikh" w:date="2013-10-19T02:16:00Z">
                <w:pPr>
                  <w:pStyle w:val="XML1"/>
                </w:pPr>
              </w:pPrChange>
            </w:pPr>
            <w:ins w:id="13883" w:author="aas" w:date="2013-10-14T02:06:00Z">
              <w:del w:id="13884" w:author="Anees Shaikh" w:date="2013-10-19T02:16:00Z">
                <w:r w:rsidDel="00E067A3">
                  <w:delText xml:space="preserve">                      &lt;xs:annotation&gt;</w:delText>
                </w:r>
              </w:del>
            </w:ins>
          </w:p>
          <w:p w14:paraId="1EA64DB0" w14:textId="700D5544" w:rsidR="00874469" w:rsidDel="00E067A3" w:rsidRDefault="00874469">
            <w:pPr>
              <w:pStyle w:val="Appx"/>
              <w:rPr>
                <w:ins w:id="13885" w:author="aas" w:date="2013-10-14T02:06:00Z"/>
                <w:del w:id="13886" w:author="Anees Shaikh" w:date="2013-10-19T02:16:00Z"/>
              </w:rPr>
              <w:pPrChange w:id="13887" w:author="Anees Shaikh" w:date="2013-10-19T02:16:00Z">
                <w:pPr>
                  <w:pStyle w:val="XML1"/>
                </w:pPr>
              </w:pPrChange>
            </w:pPr>
            <w:ins w:id="13888" w:author="aas" w:date="2013-10-14T02:06:00Z">
              <w:del w:id="13889" w:author="Anees Shaikh" w:date="2013-10-19T02:16:00Z">
                <w:r w:rsidDel="00E067A3">
                  <w:delText xml:space="preserve">                        &lt;xs:documentation&gt;</w:delText>
                </w:r>
              </w:del>
            </w:ins>
          </w:p>
          <w:p w14:paraId="6CFF1362" w14:textId="4A8CF834" w:rsidR="00874469" w:rsidDel="00E067A3" w:rsidRDefault="00874469">
            <w:pPr>
              <w:pStyle w:val="Appx"/>
              <w:rPr>
                <w:ins w:id="13890" w:author="aas" w:date="2013-10-14T02:06:00Z"/>
                <w:del w:id="13891" w:author="Anees Shaikh" w:date="2013-10-19T02:16:00Z"/>
              </w:rPr>
              <w:pPrChange w:id="13892" w:author="Anees Shaikh" w:date="2013-10-19T02:16:00Z">
                <w:pPr>
                  <w:pStyle w:val="XML1"/>
                </w:pPr>
              </w:pPrChange>
            </w:pPr>
            <w:ins w:id="13893" w:author="aas" w:date="2013-10-14T02:06:00Z">
              <w:del w:id="13894"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895" w:author="aas" w:date="2013-10-14T02:06:00Z"/>
                <w:del w:id="13896" w:author="Anees Shaikh" w:date="2013-10-19T02:16:00Z"/>
              </w:rPr>
              <w:pPrChange w:id="13897" w:author="Anees Shaikh" w:date="2013-10-19T02:16:00Z">
                <w:pPr>
                  <w:pStyle w:val="XML1"/>
                </w:pPr>
              </w:pPrChange>
            </w:pPr>
            <w:ins w:id="13898" w:author="aas" w:date="2013-10-14T02:06:00Z">
              <w:del w:id="13899"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00" w:author="aas" w:date="2013-10-14T02:06:00Z"/>
                <w:del w:id="13901" w:author="Anees Shaikh" w:date="2013-10-19T02:16:00Z"/>
              </w:rPr>
              <w:pPrChange w:id="13902" w:author="Anees Shaikh" w:date="2013-10-19T02:16:00Z">
                <w:pPr>
                  <w:pStyle w:val="XML1"/>
                </w:pPr>
              </w:pPrChange>
            </w:pPr>
            <w:ins w:id="13903" w:author="aas" w:date="2013-10-14T02:06:00Z">
              <w:del w:id="13904"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05" w:author="aas" w:date="2013-10-14T02:06:00Z"/>
                <w:del w:id="13906" w:author="Anees Shaikh" w:date="2013-10-19T02:16:00Z"/>
              </w:rPr>
              <w:pPrChange w:id="13907" w:author="Anees Shaikh" w:date="2013-10-19T02:16:00Z">
                <w:pPr>
                  <w:pStyle w:val="XML1"/>
                </w:pPr>
              </w:pPrChange>
            </w:pPr>
            <w:ins w:id="13908" w:author="aas" w:date="2013-10-14T02:06:00Z">
              <w:del w:id="13909" w:author="Anees Shaikh" w:date="2013-10-19T02:16:00Z">
                <w:r w:rsidDel="00E067A3">
                  <w:delText xml:space="preserve">                                 Switch.</w:delText>
                </w:r>
              </w:del>
            </w:ins>
          </w:p>
          <w:p w14:paraId="264B5696" w14:textId="0DC843E1" w:rsidR="00874469" w:rsidDel="00E067A3" w:rsidRDefault="00874469">
            <w:pPr>
              <w:pStyle w:val="Appx"/>
              <w:rPr>
                <w:ins w:id="13910" w:author="aas" w:date="2013-10-14T02:06:00Z"/>
                <w:del w:id="13911" w:author="Anees Shaikh" w:date="2013-10-19T02:16:00Z"/>
              </w:rPr>
              <w:pPrChange w:id="13912" w:author="Anees Shaikh" w:date="2013-10-19T02:16:00Z">
                <w:pPr>
                  <w:pStyle w:val="XML1"/>
                </w:pPr>
              </w:pPrChange>
            </w:pPr>
            <w:ins w:id="13913" w:author="aas" w:date="2013-10-14T02:06:00Z">
              <w:del w:id="13914" w:author="Anees Shaikh" w:date="2013-10-19T02:16:00Z">
                <w:r w:rsidDel="00E067A3">
                  <w:delText xml:space="preserve">                        &lt;/xs:documentation&gt;</w:delText>
                </w:r>
              </w:del>
            </w:ins>
          </w:p>
          <w:p w14:paraId="33458020" w14:textId="56E0D2EC" w:rsidR="00874469" w:rsidDel="00E067A3" w:rsidRDefault="00874469">
            <w:pPr>
              <w:pStyle w:val="Appx"/>
              <w:rPr>
                <w:ins w:id="13915" w:author="aas" w:date="2013-10-14T02:06:00Z"/>
                <w:del w:id="13916" w:author="Anees Shaikh" w:date="2013-10-19T02:16:00Z"/>
              </w:rPr>
              <w:pPrChange w:id="13917" w:author="Anees Shaikh" w:date="2013-10-19T02:16:00Z">
                <w:pPr>
                  <w:pStyle w:val="XML1"/>
                </w:pPr>
              </w:pPrChange>
            </w:pPr>
            <w:ins w:id="13918" w:author="aas" w:date="2013-10-14T02:06:00Z">
              <w:del w:id="13919" w:author="Anees Shaikh" w:date="2013-10-19T02:16:00Z">
                <w:r w:rsidDel="00E067A3">
                  <w:delText xml:space="preserve">                      &lt;/xs:annotation&gt;</w:delText>
                </w:r>
              </w:del>
            </w:ins>
          </w:p>
          <w:p w14:paraId="0C5117FB" w14:textId="0A088CD1" w:rsidR="00874469" w:rsidDel="00E067A3" w:rsidRDefault="00874469">
            <w:pPr>
              <w:pStyle w:val="Appx"/>
              <w:rPr>
                <w:ins w:id="13920" w:author="aas" w:date="2013-10-14T02:06:00Z"/>
                <w:del w:id="13921" w:author="Anees Shaikh" w:date="2013-10-19T02:16:00Z"/>
              </w:rPr>
              <w:pPrChange w:id="13922" w:author="Anees Shaikh" w:date="2013-10-19T02:16:00Z">
                <w:pPr>
                  <w:pStyle w:val="XML1"/>
                </w:pPr>
              </w:pPrChange>
            </w:pPr>
            <w:ins w:id="13923" w:author="aas" w:date="2013-10-14T02:06:00Z">
              <w:del w:id="13924" w:author="Anees Shaikh" w:date="2013-10-19T02:16:00Z">
                <w:r w:rsidDel="00E067A3">
                  <w:delText xml:space="preserve">                    &lt;/xs:element&gt;</w:delText>
                </w:r>
              </w:del>
            </w:ins>
          </w:p>
          <w:p w14:paraId="1E11AF2F" w14:textId="271ADBE5" w:rsidR="00874469" w:rsidDel="00E067A3" w:rsidRDefault="00874469">
            <w:pPr>
              <w:pStyle w:val="Appx"/>
              <w:rPr>
                <w:ins w:id="13925" w:author="aas" w:date="2013-10-14T02:06:00Z"/>
                <w:del w:id="13926" w:author="Anees Shaikh" w:date="2013-10-19T02:16:00Z"/>
              </w:rPr>
              <w:pPrChange w:id="13927" w:author="Anees Shaikh" w:date="2013-10-19T02:16:00Z">
                <w:pPr>
                  <w:pStyle w:val="XML1"/>
                </w:pPr>
              </w:pPrChange>
            </w:pPr>
            <w:ins w:id="13928" w:author="aas" w:date="2013-10-14T02:06:00Z">
              <w:del w:id="13929"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30" w:author="aas" w:date="2013-10-14T02:06:00Z"/>
                <w:del w:id="13931" w:author="Anees Shaikh" w:date="2013-10-19T02:16:00Z"/>
              </w:rPr>
              <w:pPrChange w:id="13932" w:author="Anees Shaikh" w:date="2013-10-19T02:16:00Z">
                <w:pPr>
                  <w:pStyle w:val="XML1"/>
                </w:pPr>
              </w:pPrChange>
            </w:pPr>
            <w:ins w:id="13933" w:author="aas" w:date="2013-10-14T02:06:00Z">
              <w:del w:id="13934" w:author="Anees Shaikh" w:date="2013-10-19T02:16:00Z">
                <w:r w:rsidDel="00E067A3">
                  <w:delText xml:space="preserve">                      &lt;xs:annotation&gt;</w:delText>
                </w:r>
              </w:del>
            </w:ins>
          </w:p>
          <w:p w14:paraId="1C748A6E" w14:textId="63866E0F" w:rsidR="00874469" w:rsidDel="00E067A3" w:rsidRDefault="00874469">
            <w:pPr>
              <w:pStyle w:val="Appx"/>
              <w:rPr>
                <w:ins w:id="13935" w:author="aas" w:date="2013-10-14T02:06:00Z"/>
                <w:del w:id="13936" w:author="Anees Shaikh" w:date="2013-10-19T02:16:00Z"/>
              </w:rPr>
              <w:pPrChange w:id="13937" w:author="Anees Shaikh" w:date="2013-10-19T02:16:00Z">
                <w:pPr>
                  <w:pStyle w:val="XML1"/>
                </w:pPr>
              </w:pPrChange>
            </w:pPr>
            <w:ins w:id="13938" w:author="aas" w:date="2013-10-14T02:06:00Z">
              <w:del w:id="13939" w:author="Anees Shaikh" w:date="2013-10-19T02:16:00Z">
                <w:r w:rsidDel="00E067A3">
                  <w:delText xml:space="preserve">                        &lt;xs:documentation&gt;</w:delText>
                </w:r>
              </w:del>
            </w:ins>
          </w:p>
          <w:p w14:paraId="3DEF576E" w14:textId="37391210" w:rsidR="00874469" w:rsidDel="00E067A3" w:rsidRDefault="00874469">
            <w:pPr>
              <w:pStyle w:val="Appx"/>
              <w:rPr>
                <w:ins w:id="13940" w:author="aas" w:date="2013-10-14T02:06:00Z"/>
                <w:del w:id="13941" w:author="Anees Shaikh" w:date="2013-10-19T02:16:00Z"/>
              </w:rPr>
              <w:pPrChange w:id="13942" w:author="Anees Shaikh" w:date="2013-10-19T02:16:00Z">
                <w:pPr>
                  <w:pStyle w:val="XML1"/>
                </w:pPr>
              </w:pPrChange>
            </w:pPr>
            <w:ins w:id="13943" w:author="aas" w:date="2013-10-14T02:06:00Z">
              <w:del w:id="13944"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45" w:author="aas" w:date="2013-10-14T02:06:00Z"/>
                <w:del w:id="13946" w:author="Anees Shaikh" w:date="2013-10-19T02:16:00Z"/>
              </w:rPr>
              <w:pPrChange w:id="13947" w:author="Anees Shaikh" w:date="2013-10-19T02:16:00Z">
                <w:pPr>
                  <w:pStyle w:val="XML1"/>
                </w:pPr>
              </w:pPrChange>
            </w:pPr>
            <w:ins w:id="13948" w:author="aas" w:date="2013-10-14T02:06:00Z">
              <w:del w:id="13949" w:author="Anees Shaikh" w:date="2013-10-19T02:16:00Z">
                <w:r w:rsidDel="00E067A3">
                  <w:delText xml:space="preserve">                        &lt;/xs:documentation&gt;</w:delText>
                </w:r>
              </w:del>
            </w:ins>
          </w:p>
          <w:p w14:paraId="0E6C4511" w14:textId="1C4E7DEF" w:rsidR="00874469" w:rsidDel="00E067A3" w:rsidRDefault="00874469">
            <w:pPr>
              <w:pStyle w:val="Appx"/>
              <w:rPr>
                <w:ins w:id="13950" w:author="aas" w:date="2013-10-14T02:06:00Z"/>
                <w:del w:id="13951" w:author="Anees Shaikh" w:date="2013-10-19T02:16:00Z"/>
              </w:rPr>
              <w:pPrChange w:id="13952" w:author="Anees Shaikh" w:date="2013-10-19T02:16:00Z">
                <w:pPr>
                  <w:pStyle w:val="XML1"/>
                </w:pPr>
              </w:pPrChange>
            </w:pPr>
            <w:ins w:id="13953" w:author="aas" w:date="2013-10-14T02:06:00Z">
              <w:del w:id="13954" w:author="Anees Shaikh" w:date="2013-10-19T02:16:00Z">
                <w:r w:rsidDel="00E067A3">
                  <w:delText xml:space="preserve">                      &lt;/xs:annotation&gt;</w:delText>
                </w:r>
              </w:del>
            </w:ins>
          </w:p>
          <w:p w14:paraId="6AA26302" w14:textId="1E8FB0C4" w:rsidR="00874469" w:rsidDel="00E067A3" w:rsidRDefault="00874469">
            <w:pPr>
              <w:pStyle w:val="Appx"/>
              <w:rPr>
                <w:ins w:id="13955" w:author="aas" w:date="2013-10-14T02:06:00Z"/>
                <w:del w:id="13956" w:author="Anees Shaikh" w:date="2013-10-19T02:16:00Z"/>
              </w:rPr>
              <w:pPrChange w:id="13957" w:author="Anees Shaikh" w:date="2013-10-19T02:16:00Z">
                <w:pPr>
                  <w:pStyle w:val="XML1"/>
                </w:pPr>
              </w:pPrChange>
            </w:pPr>
            <w:ins w:id="13958" w:author="aas" w:date="2013-10-14T02:06:00Z">
              <w:del w:id="13959" w:author="Anees Shaikh" w:date="2013-10-19T02:16:00Z">
                <w:r w:rsidDel="00E067A3">
                  <w:delText xml:space="preserve">                    &lt;/xs:element&gt;</w:delText>
                </w:r>
              </w:del>
            </w:ins>
          </w:p>
          <w:p w14:paraId="72BD28A7" w14:textId="097D200E" w:rsidR="00874469" w:rsidDel="00E067A3" w:rsidRDefault="00874469">
            <w:pPr>
              <w:pStyle w:val="Appx"/>
              <w:rPr>
                <w:ins w:id="13960" w:author="aas" w:date="2013-10-14T02:06:00Z"/>
                <w:del w:id="13961" w:author="Anees Shaikh" w:date="2013-10-19T02:16:00Z"/>
              </w:rPr>
              <w:pPrChange w:id="13962" w:author="Anees Shaikh" w:date="2013-10-19T02:16:00Z">
                <w:pPr>
                  <w:pStyle w:val="XML1"/>
                </w:pPr>
              </w:pPrChange>
            </w:pPr>
            <w:ins w:id="13963" w:author="aas" w:date="2013-10-14T02:06:00Z">
              <w:del w:id="13964"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3965" w:author="aas" w:date="2013-10-14T02:06:00Z"/>
                <w:del w:id="13966" w:author="Anees Shaikh" w:date="2013-10-19T02:16:00Z"/>
              </w:rPr>
              <w:pPrChange w:id="13967" w:author="Anees Shaikh" w:date="2013-10-19T02:16:00Z">
                <w:pPr>
                  <w:pStyle w:val="XML1"/>
                </w:pPr>
              </w:pPrChange>
            </w:pPr>
            <w:ins w:id="13968" w:author="aas" w:date="2013-10-14T02:06:00Z">
              <w:del w:id="13969" w:author="Anees Shaikh" w:date="2013-10-19T02:16:00Z">
                <w:r w:rsidDel="00E067A3">
                  <w:delText xml:space="preserve">                            namespace="##other" processContents="lax"/&gt;</w:delText>
                </w:r>
              </w:del>
            </w:ins>
          </w:p>
          <w:p w14:paraId="300908B1" w14:textId="559A42A1" w:rsidR="00874469" w:rsidDel="00E067A3" w:rsidRDefault="00874469">
            <w:pPr>
              <w:pStyle w:val="Appx"/>
              <w:rPr>
                <w:ins w:id="13970" w:author="aas" w:date="2013-10-14T02:06:00Z"/>
                <w:del w:id="13971" w:author="Anees Shaikh" w:date="2013-10-19T02:16:00Z"/>
              </w:rPr>
              <w:pPrChange w:id="13972" w:author="Anees Shaikh" w:date="2013-10-19T02:16:00Z">
                <w:pPr>
                  <w:pStyle w:val="XML1"/>
                </w:pPr>
              </w:pPrChange>
            </w:pPr>
            <w:ins w:id="13973" w:author="aas" w:date="2013-10-14T02:06:00Z">
              <w:del w:id="13974" w:author="Anees Shaikh" w:date="2013-10-19T02:16:00Z">
                <w:r w:rsidDel="00E067A3">
                  <w:delText xml:space="preserve">                  &lt;/xs:sequence&gt;</w:delText>
                </w:r>
              </w:del>
            </w:ins>
          </w:p>
          <w:p w14:paraId="659F352E" w14:textId="19FB087C" w:rsidR="00874469" w:rsidDel="00E067A3" w:rsidRDefault="00874469">
            <w:pPr>
              <w:pStyle w:val="Appx"/>
              <w:rPr>
                <w:ins w:id="13975" w:author="aas" w:date="2013-10-14T02:06:00Z"/>
                <w:del w:id="13976" w:author="Anees Shaikh" w:date="2013-10-19T02:16:00Z"/>
              </w:rPr>
              <w:pPrChange w:id="13977" w:author="Anees Shaikh" w:date="2013-10-19T02:16:00Z">
                <w:pPr>
                  <w:pStyle w:val="XML1"/>
                </w:pPr>
              </w:pPrChange>
            </w:pPr>
            <w:ins w:id="13978" w:author="aas" w:date="2013-10-14T02:06:00Z">
              <w:del w:id="13979" w:author="Anees Shaikh" w:date="2013-10-19T02:16:00Z">
                <w:r w:rsidDel="00E067A3">
                  <w:delText xml:space="preserve">                &lt;/xs:complexType&gt;</w:delText>
                </w:r>
              </w:del>
            </w:ins>
          </w:p>
          <w:p w14:paraId="27C81F79" w14:textId="4E814966" w:rsidR="00874469" w:rsidDel="00E067A3" w:rsidRDefault="00874469">
            <w:pPr>
              <w:pStyle w:val="Appx"/>
              <w:rPr>
                <w:ins w:id="13980" w:author="aas" w:date="2013-10-14T02:06:00Z"/>
                <w:del w:id="13981" w:author="Anees Shaikh" w:date="2013-10-19T02:16:00Z"/>
              </w:rPr>
              <w:pPrChange w:id="13982" w:author="Anees Shaikh" w:date="2013-10-19T02:16:00Z">
                <w:pPr>
                  <w:pStyle w:val="XML1"/>
                </w:pPr>
              </w:pPrChange>
            </w:pPr>
            <w:ins w:id="13983" w:author="aas" w:date="2013-10-14T02:06:00Z">
              <w:del w:id="13984" w:author="Anees Shaikh" w:date="2013-10-19T02:16:00Z">
                <w:r w:rsidDel="00E067A3">
                  <w:delText xml:space="preserve">              &lt;/xs:element&gt;</w:delText>
                </w:r>
              </w:del>
            </w:ins>
          </w:p>
          <w:p w14:paraId="436C1ECD" w14:textId="2F61E7C9" w:rsidR="00874469" w:rsidDel="00E067A3" w:rsidRDefault="00874469">
            <w:pPr>
              <w:pStyle w:val="Appx"/>
              <w:rPr>
                <w:ins w:id="13985" w:author="aas" w:date="2013-10-14T02:06:00Z"/>
                <w:del w:id="13986" w:author="Anees Shaikh" w:date="2013-10-19T02:16:00Z"/>
              </w:rPr>
              <w:pPrChange w:id="13987" w:author="Anees Shaikh" w:date="2013-10-19T02:16:00Z">
                <w:pPr>
                  <w:pStyle w:val="XML1"/>
                </w:pPr>
              </w:pPrChange>
            </w:pPr>
            <w:ins w:id="13988" w:author="aas" w:date="2013-10-14T02:06:00Z">
              <w:del w:id="13989"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3990" w:author="aas" w:date="2013-10-14T02:06:00Z"/>
                <w:del w:id="13991" w:author="Anees Shaikh" w:date="2013-10-19T02:16:00Z"/>
              </w:rPr>
              <w:pPrChange w:id="13992" w:author="Anees Shaikh" w:date="2013-10-19T02:16:00Z">
                <w:pPr>
                  <w:pStyle w:val="XML1"/>
                </w:pPr>
              </w:pPrChange>
            </w:pPr>
            <w:ins w:id="13993" w:author="aas" w:date="2013-10-14T02:06:00Z">
              <w:del w:id="13994" w:author="Anees Shaikh" w:date="2013-10-19T02:16:00Z">
                <w:r w:rsidDel="00E067A3">
                  <w:delText xml:space="preserve">                &lt;xs:annotation&gt;</w:delText>
                </w:r>
              </w:del>
            </w:ins>
          </w:p>
          <w:p w14:paraId="16EFD7BC" w14:textId="2EAA249B" w:rsidR="00874469" w:rsidDel="00E067A3" w:rsidRDefault="00874469">
            <w:pPr>
              <w:pStyle w:val="Appx"/>
              <w:rPr>
                <w:ins w:id="13995" w:author="aas" w:date="2013-10-14T02:06:00Z"/>
                <w:del w:id="13996" w:author="Anees Shaikh" w:date="2013-10-19T02:16:00Z"/>
              </w:rPr>
              <w:pPrChange w:id="13997" w:author="Anees Shaikh" w:date="2013-10-19T02:16:00Z">
                <w:pPr>
                  <w:pStyle w:val="XML1"/>
                </w:pPr>
              </w:pPrChange>
            </w:pPr>
            <w:ins w:id="13998" w:author="aas" w:date="2013-10-14T02:06:00Z">
              <w:del w:id="13999" w:author="Anees Shaikh" w:date="2013-10-19T02:16:00Z">
                <w:r w:rsidDel="00E067A3">
                  <w:delText xml:space="preserve">                  &lt;xs:documentation&gt;</w:delText>
                </w:r>
              </w:del>
            </w:ins>
          </w:p>
          <w:p w14:paraId="0A340F02" w14:textId="504B0DFF" w:rsidR="00874469" w:rsidDel="00E067A3" w:rsidRDefault="00874469">
            <w:pPr>
              <w:pStyle w:val="Appx"/>
              <w:rPr>
                <w:ins w:id="14000" w:author="aas" w:date="2013-10-14T02:06:00Z"/>
                <w:del w:id="14001" w:author="Anees Shaikh" w:date="2013-10-19T02:16:00Z"/>
              </w:rPr>
              <w:pPrChange w:id="14002" w:author="Anees Shaikh" w:date="2013-10-19T02:16:00Z">
                <w:pPr>
                  <w:pStyle w:val="XML1"/>
                </w:pPr>
              </w:pPrChange>
            </w:pPr>
            <w:ins w:id="14003" w:author="aas" w:date="2013-10-14T02:06:00Z">
              <w:del w:id="14004"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05" w:author="aas" w:date="2013-10-14T02:06:00Z"/>
                <w:del w:id="14006" w:author="Anees Shaikh" w:date="2013-10-19T02:16:00Z"/>
              </w:rPr>
              <w:pPrChange w:id="14007" w:author="Anees Shaikh" w:date="2013-10-19T02:16:00Z">
                <w:pPr>
                  <w:pStyle w:val="XML1"/>
                </w:pPr>
              </w:pPrChange>
            </w:pPr>
            <w:ins w:id="14008" w:author="aas" w:date="2013-10-14T02:06:00Z">
              <w:del w:id="14009" w:author="Anees Shaikh" w:date="2013-10-19T02:16:00Z">
                <w:r w:rsidDel="00E067A3">
                  <w:delText xml:space="preserve">                           Switch.</w:delText>
                </w:r>
              </w:del>
            </w:ins>
          </w:p>
          <w:p w14:paraId="7EC64ECF" w14:textId="7F4B5D93" w:rsidR="00874469" w:rsidDel="00E067A3" w:rsidRDefault="00874469">
            <w:pPr>
              <w:pStyle w:val="Appx"/>
              <w:rPr>
                <w:ins w:id="14010" w:author="aas" w:date="2013-10-14T02:06:00Z"/>
                <w:del w:id="14011" w:author="Anees Shaikh" w:date="2013-10-19T02:16:00Z"/>
              </w:rPr>
              <w:pPrChange w:id="14012" w:author="Anees Shaikh" w:date="2013-10-19T02:16:00Z">
                <w:pPr>
                  <w:pStyle w:val="XML1"/>
                </w:pPr>
              </w:pPrChange>
            </w:pPr>
            <w:ins w:id="14013" w:author="aas" w:date="2013-10-14T02:06:00Z">
              <w:del w:id="14014" w:author="Anees Shaikh" w:date="2013-10-19T02:16:00Z">
                <w:r w:rsidDel="00E067A3">
                  <w:delText xml:space="preserve">                  &lt;/xs:documentation&gt;</w:delText>
                </w:r>
              </w:del>
            </w:ins>
          </w:p>
          <w:p w14:paraId="18CA6838" w14:textId="0951C3F2" w:rsidR="00874469" w:rsidDel="00E067A3" w:rsidRDefault="00874469">
            <w:pPr>
              <w:pStyle w:val="Appx"/>
              <w:rPr>
                <w:ins w:id="14015" w:author="aas" w:date="2013-10-14T02:06:00Z"/>
                <w:del w:id="14016" w:author="Anees Shaikh" w:date="2013-10-19T02:16:00Z"/>
              </w:rPr>
              <w:pPrChange w:id="14017" w:author="Anees Shaikh" w:date="2013-10-19T02:16:00Z">
                <w:pPr>
                  <w:pStyle w:val="XML1"/>
                </w:pPr>
              </w:pPrChange>
            </w:pPr>
            <w:ins w:id="14018" w:author="aas" w:date="2013-10-14T02:06:00Z">
              <w:del w:id="14019" w:author="Anees Shaikh" w:date="2013-10-19T02:16:00Z">
                <w:r w:rsidDel="00E067A3">
                  <w:delText xml:space="preserve">                &lt;/xs:annotation&gt;</w:delText>
                </w:r>
              </w:del>
            </w:ins>
          </w:p>
          <w:p w14:paraId="280CDA20" w14:textId="20D6D1FD" w:rsidR="00874469" w:rsidDel="00E067A3" w:rsidRDefault="00874469">
            <w:pPr>
              <w:pStyle w:val="Appx"/>
              <w:rPr>
                <w:ins w:id="14020" w:author="aas" w:date="2013-10-14T02:06:00Z"/>
                <w:del w:id="14021" w:author="Anees Shaikh" w:date="2013-10-19T02:16:00Z"/>
              </w:rPr>
              <w:pPrChange w:id="14022" w:author="Anees Shaikh" w:date="2013-10-19T02:16:00Z">
                <w:pPr>
                  <w:pStyle w:val="XML1"/>
                </w:pPr>
              </w:pPrChange>
            </w:pPr>
            <w:ins w:id="14023" w:author="aas" w:date="2013-10-14T02:06:00Z">
              <w:del w:id="14024" w:author="Anees Shaikh" w:date="2013-10-19T02:16:00Z">
                <w:r w:rsidDel="00E067A3">
                  <w:delText xml:space="preserve">                &lt;xs:complexType&gt;</w:delText>
                </w:r>
              </w:del>
            </w:ins>
          </w:p>
          <w:p w14:paraId="1018D6CB" w14:textId="6C429DCA" w:rsidR="00874469" w:rsidDel="00E067A3" w:rsidRDefault="00874469">
            <w:pPr>
              <w:pStyle w:val="Appx"/>
              <w:rPr>
                <w:ins w:id="14025" w:author="aas" w:date="2013-10-14T02:06:00Z"/>
                <w:del w:id="14026" w:author="Anees Shaikh" w:date="2013-10-19T02:16:00Z"/>
              </w:rPr>
              <w:pPrChange w:id="14027" w:author="Anees Shaikh" w:date="2013-10-19T02:16:00Z">
                <w:pPr>
                  <w:pStyle w:val="XML1"/>
                </w:pPr>
              </w:pPrChange>
            </w:pPr>
            <w:ins w:id="14028" w:author="aas" w:date="2013-10-14T02:06:00Z">
              <w:del w:id="14029" w:author="Anees Shaikh" w:date="2013-10-19T02:16:00Z">
                <w:r w:rsidDel="00E067A3">
                  <w:delText xml:space="preserve">                  &lt;xs:sequence&gt;</w:delText>
                </w:r>
              </w:del>
            </w:ins>
          </w:p>
          <w:p w14:paraId="23F4E311" w14:textId="52AC4824" w:rsidR="00874469" w:rsidDel="00E067A3" w:rsidRDefault="00874469">
            <w:pPr>
              <w:pStyle w:val="Appx"/>
              <w:rPr>
                <w:ins w:id="14030" w:author="aas" w:date="2013-10-14T02:06:00Z"/>
                <w:del w:id="14031" w:author="Anees Shaikh" w:date="2013-10-19T02:16:00Z"/>
              </w:rPr>
              <w:pPrChange w:id="14032" w:author="Anees Shaikh" w:date="2013-10-19T02:16:00Z">
                <w:pPr>
                  <w:pStyle w:val="XML1"/>
                </w:pPr>
              </w:pPrChange>
            </w:pPr>
            <w:ins w:id="14033" w:author="aas" w:date="2013-10-14T02:06:00Z">
              <w:del w:id="14034"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35" w:author="aas" w:date="2013-10-14T02:06:00Z"/>
                <w:del w:id="14036" w:author="Anees Shaikh" w:date="2013-10-19T02:16:00Z"/>
              </w:rPr>
              <w:pPrChange w:id="14037" w:author="Anees Shaikh" w:date="2013-10-19T02:16:00Z">
                <w:pPr>
                  <w:pStyle w:val="XML1"/>
                </w:pPr>
              </w:pPrChange>
            </w:pPr>
            <w:ins w:id="14038" w:author="aas" w:date="2013-10-14T02:06:00Z">
              <w:del w:id="14039" w:author="Anees Shaikh" w:date="2013-10-19T02:16:00Z">
                <w:r w:rsidDel="00E067A3">
                  <w:delText xml:space="preserve">                      &lt;xs:annotation&gt;</w:delText>
                </w:r>
              </w:del>
            </w:ins>
          </w:p>
          <w:p w14:paraId="1C64971A" w14:textId="31356CFC" w:rsidR="00874469" w:rsidDel="00E067A3" w:rsidRDefault="00874469">
            <w:pPr>
              <w:pStyle w:val="Appx"/>
              <w:rPr>
                <w:ins w:id="14040" w:author="aas" w:date="2013-10-14T02:06:00Z"/>
                <w:del w:id="14041" w:author="Anees Shaikh" w:date="2013-10-19T02:16:00Z"/>
              </w:rPr>
              <w:pPrChange w:id="14042" w:author="Anees Shaikh" w:date="2013-10-19T02:16:00Z">
                <w:pPr>
                  <w:pStyle w:val="XML1"/>
                </w:pPr>
              </w:pPrChange>
            </w:pPr>
            <w:ins w:id="14043" w:author="aas" w:date="2013-10-14T02:06:00Z">
              <w:del w:id="14044" w:author="Anees Shaikh" w:date="2013-10-19T02:16:00Z">
                <w:r w:rsidDel="00E067A3">
                  <w:delText xml:space="preserve">                        &lt;xs:documentation&gt;</w:delText>
                </w:r>
              </w:del>
            </w:ins>
          </w:p>
          <w:p w14:paraId="5A058587" w14:textId="69A2C7B3" w:rsidR="00874469" w:rsidDel="00E067A3" w:rsidRDefault="00874469">
            <w:pPr>
              <w:pStyle w:val="Appx"/>
              <w:rPr>
                <w:ins w:id="14045" w:author="aas" w:date="2013-10-14T02:06:00Z"/>
                <w:del w:id="14046" w:author="Anees Shaikh" w:date="2013-10-19T02:16:00Z"/>
              </w:rPr>
              <w:pPrChange w:id="14047" w:author="Anees Shaikh" w:date="2013-10-19T02:16:00Z">
                <w:pPr>
                  <w:pStyle w:val="XML1"/>
                </w:pPr>
              </w:pPrChange>
            </w:pPr>
            <w:ins w:id="14048" w:author="aas" w:date="2013-10-14T02:06:00Z">
              <w:del w:id="14049"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50" w:author="aas" w:date="2013-10-14T02:06:00Z"/>
                <w:del w:id="14051" w:author="Anees Shaikh" w:date="2013-10-19T02:16:00Z"/>
              </w:rPr>
              <w:pPrChange w:id="14052" w:author="Anees Shaikh" w:date="2013-10-19T02:16:00Z">
                <w:pPr>
                  <w:pStyle w:val="XML1"/>
                </w:pPr>
              </w:pPrChange>
            </w:pPr>
            <w:ins w:id="14053" w:author="aas" w:date="2013-10-14T02:06:00Z">
              <w:del w:id="14054"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055" w:author="aas" w:date="2013-10-14T02:06:00Z"/>
                <w:del w:id="14056" w:author="Anees Shaikh" w:date="2013-10-19T02:16:00Z"/>
              </w:rPr>
              <w:pPrChange w:id="14057" w:author="Anees Shaikh" w:date="2013-10-19T02:16:00Z">
                <w:pPr>
                  <w:pStyle w:val="XML1"/>
                </w:pPr>
              </w:pPrChange>
            </w:pPr>
            <w:ins w:id="14058" w:author="aas" w:date="2013-10-14T02:06:00Z">
              <w:del w:id="14059"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060" w:author="aas" w:date="2013-10-14T02:06:00Z"/>
                <w:del w:id="14061" w:author="Anees Shaikh" w:date="2013-10-19T02:16:00Z"/>
              </w:rPr>
              <w:pPrChange w:id="14062" w:author="Anees Shaikh" w:date="2013-10-19T02:16:00Z">
                <w:pPr>
                  <w:pStyle w:val="XML1"/>
                </w:pPr>
              </w:pPrChange>
            </w:pPr>
            <w:ins w:id="14063" w:author="aas" w:date="2013-10-14T02:06:00Z">
              <w:del w:id="14064" w:author="Anees Shaikh" w:date="2013-10-19T02:16:00Z">
                <w:r w:rsidDel="00E067A3">
                  <w:delText xml:space="preserve">                                 Switch.</w:delText>
                </w:r>
              </w:del>
            </w:ins>
          </w:p>
          <w:p w14:paraId="79919A15" w14:textId="66C83BBC" w:rsidR="00874469" w:rsidDel="00E067A3" w:rsidRDefault="00874469">
            <w:pPr>
              <w:pStyle w:val="Appx"/>
              <w:rPr>
                <w:ins w:id="14065" w:author="aas" w:date="2013-10-14T02:06:00Z"/>
                <w:del w:id="14066" w:author="Anees Shaikh" w:date="2013-10-19T02:16:00Z"/>
              </w:rPr>
              <w:pPrChange w:id="14067" w:author="Anees Shaikh" w:date="2013-10-19T02:16:00Z">
                <w:pPr>
                  <w:pStyle w:val="XML1"/>
                </w:pPr>
              </w:pPrChange>
            </w:pPr>
            <w:ins w:id="14068" w:author="aas" w:date="2013-10-14T02:06:00Z">
              <w:del w:id="14069" w:author="Anees Shaikh" w:date="2013-10-19T02:16:00Z">
                <w:r w:rsidDel="00E067A3">
                  <w:delText xml:space="preserve">                        &lt;/xs:documentation&gt;</w:delText>
                </w:r>
              </w:del>
            </w:ins>
          </w:p>
          <w:p w14:paraId="61D101A7" w14:textId="2AA88E9D" w:rsidR="00874469" w:rsidDel="00E067A3" w:rsidRDefault="00874469">
            <w:pPr>
              <w:pStyle w:val="Appx"/>
              <w:rPr>
                <w:ins w:id="14070" w:author="aas" w:date="2013-10-14T02:06:00Z"/>
                <w:del w:id="14071" w:author="Anees Shaikh" w:date="2013-10-19T02:16:00Z"/>
              </w:rPr>
              <w:pPrChange w:id="14072" w:author="Anees Shaikh" w:date="2013-10-19T02:16:00Z">
                <w:pPr>
                  <w:pStyle w:val="XML1"/>
                </w:pPr>
              </w:pPrChange>
            </w:pPr>
            <w:ins w:id="14073" w:author="aas" w:date="2013-10-14T02:06:00Z">
              <w:del w:id="14074" w:author="Anees Shaikh" w:date="2013-10-19T02:16:00Z">
                <w:r w:rsidDel="00E067A3">
                  <w:delText xml:space="preserve">                      &lt;/xs:annotation&gt;</w:delText>
                </w:r>
              </w:del>
            </w:ins>
          </w:p>
          <w:p w14:paraId="2A393E68" w14:textId="1F73E56B" w:rsidR="00874469" w:rsidDel="00E067A3" w:rsidRDefault="00874469">
            <w:pPr>
              <w:pStyle w:val="Appx"/>
              <w:rPr>
                <w:ins w:id="14075" w:author="aas" w:date="2013-10-14T02:06:00Z"/>
                <w:del w:id="14076" w:author="Anees Shaikh" w:date="2013-10-19T02:16:00Z"/>
              </w:rPr>
              <w:pPrChange w:id="14077" w:author="Anees Shaikh" w:date="2013-10-19T02:16:00Z">
                <w:pPr>
                  <w:pStyle w:val="XML1"/>
                </w:pPr>
              </w:pPrChange>
            </w:pPr>
            <w:ins w:id="14078" w:author="aas" w:date="2013-10-14T02:06:00Z">
              <w:del w:id="14079" w:author="Anees Shaikh" w:date="2013-10-19T02:16:00Z">
                <w:r w:rsidDel="00E067A3">
                  <w:delText xml:space="preserve">                    &lt;/xs:element&gt;</w:delText>
                </w:r>
              </w:del>
            </w:ins>
          </w:p>
          <w:p w14:paraId="711BF458" w14:textId="582E6239" w:rsidR="00874469" w:rsidDel="00E067A3" w:rsidRDefault="00874469">
            <w:pPr>
              <w:pStyle w:val="Appx"/>
              <w:rPr>
                <w:ins w:id="14080" w:author="aas" w:date="2013-10-14T02:06:00Z"/>
                <w:del w:id="14081" w:author="Anees Shaikh" w:date="2013-10-19T02:16:00Z"/>
              </w:rPr>
              <w:pPrChange w:id="14082" w:author="Anees Shaikh" w:date="2013-10-19T02:16:00Z">
                <w:pPr>
                  <w:pStyle w:val="XML1"/>
                </w:pPr>
              </w:pPrChange>
            </w:pPr>
            <w:ins w:id="14083" w:author="aas" w:date="2013-10-14T02:06:00Z">
              <w:del w:id="14084"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085" w:author="aas" w:date="2013-10-14T02:06:00Z"/>
                <w:del w:id="14086" w:author="Anees Shaikh" w:date="2013-10-19T02:16:00Z"/>
              </w:rPr>
              <w:pPrChange w:id="14087" w:author="Anees Shaikh" w:date="2013-10-19T02:16:00Z">
                <w:pPr>
                  <w:pStyle w:val="XML1"/>
                </w:pPr>
              </w:pPrChange>
            </w:pPr>
            <w:ins w:id="14088" w:author="aas" w:date="2013-10-14T02:06:00Z">
              <w:del w:id="14089" w:author="Anees Shaikh" w:date="2013-10-19T02:16:00Z">
                <w:r w:rsidDel="00E067A3">
                  <w:delText xml:space="preserve">                      &lt;xs:annotation&gt;</w:delText>
                </w:r>
              </w:del>
            </w:ins>
          </w:p>
          <w:p w14:paraId="5312C1A6" w14:textId="39F0F699" w:rsidR="00874469" w:rsidDel="00E067A3" w:rsidRDefault="00874469">
            <w:pPr>
              <w:pStyle w:val="Appx"/>
              <w:rPr>
                <w:ins w:id="14090" w:author="aas" w:date="2013-10-14T02:06:00Z"/>
                <w:del w:id="14091" w:author="Anees Shaikh" w:date="2013-10-19T02:16:00Z"/>
              </w:rPr>
              <w:pPrChange w:id="14092" w:author="Anees Shaikh" w:date="2013-10-19T02:16:00Z">
                <w:pPr>
                  <w:pStyle w:val="XML1"/>
                </w:pPr>
              </w:pPrChange>
            </w:pPr>
            <w:ins w:id="14093" w:author="aas" w:date="2013-10-14T02:06:00Z">
              <w:del w:id="14094" w:author="Anees Shaikh" w:date="2013-10-19T02:16:00Z">
                <w:r w:rsidDel="00E067A3">
                  <w:delText xml:space="preserve">                        &lt;xs:documentation&gt;</w:delText>
                </w:r>
              </w:del>
            </w:ins>
          </w:p>
          <w:p w14:paraId="119BCC22" w14:textId="6C311D2D" w:rsidR="00874469" w:rsidDel="00E067A3" w:rsidRDefault="00874469">
            <w:pPr>
              <w:pStyle w:val="Appx"/>
              <w:rPr>
                <w:ins w:id="14095" w:author="aas" w:date="2013-10-14T02:06:00Z"/>
                <w:del w:id="14096" w:author="Anees Shaikh" w:date="2013-10-19T02:16:00Z"/>
              </w:rPr>
              <w:pPrChange w:id="14097" w:author="Anees Shaikh" w:date="2013-10-19T02:16:00Z">
                <w:pPr>
                  <w:pStyle w:val="XML1"/>
                </w:pPr>
              </w:pPrChange>
            </w:pPr>
            <w:ins w:id="14098" w:author="aas" w:date="2013-10-14T02:06:00Z">
              <w:del w:id="14099"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00" w:author="aas" w:date="2013-10-14T02:06:00Z"/>
                <w:del w:id="14101" w:author="Anees Shaikh" w:date="2013-10-19T02:16:00Z"/>
              </w:rPr>
              <w:pPrChange w:id="14102" w:author="Anees Shaikh" w:date="2013-10-19T02:16:00Z">
                <w:pPr>
                  <w:pStyle w:val="XML1"/>
                </w:pPr>
              </w:pPrChange>
            </w:pPr>
            <w:ins w:id="14103" w:author="aas" w:date="2013-10-14T02:06:00Z">
              <w:del w:id="14104" w:author="Anees Shaikh" w:date="2013-10-19T02:16:00Z">
                <w:r w:rsidDel="00E067A3">
                  <w:delText xml:space="preserve">                        &lt;/xs:documentation&gt;</w:delText>
                </w:r>
              </w:del>
            </w:ins>
          </w:p>
          <w:p w14:paraId="2232FC00" w14:textId="5598E067" w:rsidR="00874469" w:rsidDel="00E067A3" w:rsidRDefault="00874469">
            <w:pPr>
              <w:pStyle w:val="Appx"/>
              <w:rPr>
                <w:ins w:id="14105" w:author="aas" w:date="2013-10-14T02:06:00Z"/>
                <w:del w:id="14106" w:author="Anees Shaikh" w:date="2013-10-19T02:16:00Z"/>
              </w:rPr>
              <w:pPrChange w:id="14107" w:author="Anees Shaikh" w:date="2013-10-19T02:16:00Z">
                <w:pPr>
                  <w:pStyle w:val="XML1"/>
                </w:pPr>
              </w:pPrChange>
            </w:pPr>
            <w:ins w:id="14108" w:author="aas" w:date="2013-10-14T02:06:00Z">
              <w:del w:id="14109" w:author="Anees Shaikh" w:date="2013-10-19T02:16:00Z">
                <w:r w:rsidDel="00E067A3">
                  <w:delText xml:space="preserve">                      &lt;/xs:annotation&gt;</w:delText>
                </w:r>
              </w:del>
            </w:ins>
          </w:p>
          <w:p w14:paraId="18FA4985" w14:textId="64E5C547" w:rsidR="00874469" w:rsidDel="00E067A3" w:rsidRDefault="00874469">
            <w:pPr>
              <w:pStyle w:val="Appx"/>
              <w:rPr>
                <w:ins w:id="14110" w:author="aas" w:date="2013-10-14T02:06:00Z"/>
                <w:del w:id="14111" w:author="Anees Shaikh" w:date="2013-10-19T02:16:00Z"/>
              </w:rPr>
              <w:pPrChange w:id="14112" w:author="Anees Shaikh" w:date="2013-10-19T02:16:00Z">
                <w:pPr>
                  <w:pStyle w:val="XML1"/>
                </w:pPr>
              </w:pPrChange>
            </w:pPr>
            <w:ins w:id="14113" w:author="aas" w:date="2013-10-14T02:06:00Z">
              <w:del w:id="14114" w:author="Anees Shaikh" w:date="2013-10-19T02:16:00Z">
                <w:r w:rsidDel="00E067A3">
                  <w:delText xml:space="preserve">                    &lt;/xs:element&gt;</w:delText>
                </w:r>
              </w:del>
            </w:ins>
          </w:p>
          <w:p w14:paraId="54E32BA9" w14:textId="5DCE2A47" w:rsidR="00874469" w:rsidDel="00E067A3" w:rsidRDefault="00874469">
            <w:pPr>
              <w:pStyle w:val="Appx"/>
              <w:rPr>
                <w:ins w:id="14115" w:author="aas" w:date="2013-10-14T02:06:00Z"/>
                <w:del w:id="14116" w:author="Anees Shaikh" w:date="2013-10-19T02:16:00Z"/>
              </w:rPr>
              <w:pPrChange w:id="14117" w:author="Anees Shaikh" w:date="2013-10-19T02:16:00Z">
                <w:pPr>
                  <w:pStyle w:val="XML1"/>
                </w:pPr>
              </w:pPrChange>
            </w:pPr>
            <w:ins w:id="14118" w:author="aas" w:date="2013-10-14T02:06:00Z">
              <w:del w:id="14119"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20" w:author="aas" w:date="2013-10-14T02:06:00Z"/>
                <w:del w:id="14121" w:author="Anees Shaikh" w:date="2013-10-19T02:16:00Z"/>
              </w:rPr>
              <w:pPrChange w:id="14122" w:author="Anees Shaikh" w:date="2013-10-19T02:16:00Z">
                <w:pPr>
                  <w:pStyle w:val="XML1"/>
                </w:pPr>
              </w:pPrChange>
            </w:pPr>
            <w:ins w:id="14123" w:author="aas" w:date="2013-10-14T02:06:00Z">
              <w:del w:id="14124" w:author="Anees Shaikh" w:date="2013-10-19T02:16:00Z">
                <w:r w:rsidDel="00E067A3">
                  <w:delText xml:space="preserve">                      &lt;xs:annotation&gt;</w:delText>
                </w:r>
              </w:del>
            </w:ins>
          </w:p>
          <w:p w14:paraId="1827C428" w14:textId="25C845BA" w:rsidR="00874469" w:rsidDel="00E067A3" w:rsidRDefault="00874469">
            <w:pPr>
              <w:pStyle w:val="Appx"/>
              <w:rPr>
                <w:ins w:id="14125" w:author="aas" w:date="2013-10-14T02:06:00Z"/>
                <w:del w:id="14126" w:author="Anees Shaikh" w:date="2013-10-19T02:16:00Z"/>
              </w:rPr>
              <w:pPrChange w:id="14127" w:author="Anees Shaikh" w:date="2013-10-19T02:16:00Z">
                <w:pPr>
                  <w:pStyle w:val="XML1"/>
                </w:pPr>
              </w:pPrChange>
            </w:pPr>
            <w:ins w:id="14128" w:author="aas" w:date="2013-10-14T02:06:00Z">
              <w:del w:id="14129" w:author="Anees Shaikh" w:date="2013-10-19T02:16:00Z">
                <w:r w:rsidDel="00E067A3">
                  <w:delText xml:space="preserve">                        &lt;xs:documentation&gt;</w:delText>
                </w:r>
              </w:del>
            </w:ins>
          </w:p>
          <w:p w14:paraId="489CF2BF" w14:textId="0087DE1F" w:rsidR="00874469" w:rsidDel="00E067A3" w:rsidRDefault="00874469">
            <w:pPr>
              <w:pStyle w:val="Appx"/>
              <w:rPr>
                <w:ins w:id="14130" w:author="aas" w:date="2013-10-14T02:06:00Z"/>
                <w:del w:id="14131" w:author="Anees Shaikh" w:date="2013-10-19T02:16:00Z"/>
              </w:rPr>
              <w:pPrChange w:id="14132" w:author="Anees Shaikh" w:date="2013-10-19T02:16:00Z">
                <w:pPr>
                  <w:pStyle w:val="XML1"/>
                </w:pPr>
              </w:pPrChange>
            </w:pPr>
            <w:ins w:id="14133" w:author="aas" w:date="2013-10-14T02:06:00Z">
              <w:del w:id="14134"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35" w:author="aas" w:date="2013-10-14T02:06:00Z"/>
                <w:del w:id="14136" w:author="Anees Shaikh" w:date="2013-10-19T02:16:00Z"/>
              </w:rPr>
              <w:pPrChange w:id="14137" w:author="Anees Shaikh" w:date="2013-10-19T02:16:00Z">
                <w:pPr>
                  <w:pStyle w:val="XML1"/>
                </w:pPr>
              </w:pPrChange>
            </w:pPr>
            <w:ins w:id="14138" w:author="aas" w:date="2013-10-14T02:06:00Z">
              <w:del w:id="14139"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40" w:author="aas" w:date="2013-10-14T02:06:00Z"/>
                <w:del w:id="14141" w:author="Anees Shaikh" w:date="2013-10-19T02:16:00Z"/>
              </w:rPr>
              <w:pPrChange w:id="14142" w:author="Anees Shaikh" w:date="2013-10-19T02:16:00Z">
                <w:pPr>
                  <w:pStyle w:val="XML1"/>
                </w:pPr>
              </w:pPrChange>
            </w:pPr>
            <w:ins w:id="14143" w:author="aas" w:date="2013-10-14T02:06:00Z">
              <w:del w:id="14144" w:author="Anees Shaikh" w:date="2013-10-19T02:16:00Z">
                <w:r w:rsidDel="00E067A3">
                  <w:delText xml:space="preserve">                        &lt;/xs:documentation&gt;</w:delText>
                </w:r>
              </w:del>
            </w:ins>
          </w:p>
          <w:p w14:paraId="31428C1C" w14:textId="1CEE8FCB" w:rsidR="00874469" w:rsidDel="00E067A3" w:rsidRDefault="00874469">
            <w:pPr>
              <w:pStyle w:val="Appx"/>
              <w:rPr>
                <w:ins w:id="14145" w:author="aas" w:date="2013-10-14T02:06:00Z"/>
                <w:del w:id="14146" w:author="Anees Shaikh" w:date="2013-10-19T02:16:00Z"/>
              </w:rPr>
              <w:pPrChange w:id="14147" w:author="Anees Shaikh" w:date="2013-10-19T02:16:00Z">
                <w:pPr>
                  <w:pStyle w:val="XML1"/>
                </w:pPr>
              </w:pPrChange>
            </w:pPr>
            <w:ins w:id="14148" w:author="aas" w:date="2013-10-14T02:06:00Z">
              <w:del w:id="14149" w:author="Anees Shaikh" w:date="2013-10-19T02:16:00Z">
                <w:r w:rsidDel="00E067A3">
                  <w:delText xml:space="preserve">                      &lt;/xs:annotation&gt;</w:delText>
                </w:r>
              </w:del>
            </w:ins>
          </w:p>
          <w:p w14:paraId="6105E90F" w14:textId="070F185F" w:rsidR="00874469" w:rsidDel="00E067A3" w:rsidRDefault="00874469">
            <w:pPr>
              <w:pStyle w:val="Appx"/>
              <w:rPr>
                <w:ins w:id="14150" w:author="aas" w:date="2013-10-14T02:06:00Z"/>
                <w:del w:id="14151" w:author="Anees Shaikh" w:date="2013-10-19T02:16:00Z"/>
              </w:rPr>
              <w:pPrChange w:id="14152" w:author="Anees Shaikh" w:date="2013-10-19T02:16:00Z">
                <w:pPr>
                  <w:pStyle w:val="XML1"/>
                </w:pPr>
              </w:pPrChange>
            </w:pPr>
            <w:ins w:id="14153" w:author="aas" w:date="2013-10-14T02:06:00Z">
              <w:del w:id="14154" w:author="Anees Shaikh" w:date="2013-10-19T02:16:00Z">
                <w:r w:rsidDel="00E067A3">
                  <w:delText xml:space="preserve">                      &lt;xs:complexType&gt;</w:delText>
                </w:r>
              </w:del>
            </w:ins>
          </w:p>
          <w:p w14:paraId="3ACACAF4" w14:textId="69269BC6" w:rsidR="00874469" w:rsidDel="00E067A3" w:rsidRDefault="00874469">
            <w:pPr>
              <w:pStyle w:val="Appx"/>
              <w:rPr>
                <w:ins w:id="14155" w:author="aas" w:date="2013-10-14T02:06:00Z"/>
                <w:del w:id="14156" w:author="Anees Shaikh" w:date="2013-10-19T02:16:00Z"/>
              </w:rPr>
              <w:pPrChange w:id="14157" w:author="Anees Shaikh" w:date="2013-10-19T02:16:00Z">
                <w:pPr>
                  <w:pStyle w:val="XML1"/>
                </w:pPr>
              </w:pPrChange>
            </w:pPr>
            <w:ins w:id="14158" w:author="aas" w:date="2013-10-14T02:06:00Z">
              <w:del w:id="14159" w:author="Anees Shaikh" w:date="2013-10-19T02:16:00Z">
                <w:r w:rsidDel="00E067A3">
                  <w:delText xml:space="preserve">                        &lt;xs:sequence&gt;</w:delText>
                </w:r>
              </w:del>
            </w:ins>
          </w:p>
          <w:p w14:paraId="10D8B8B4" w14:textId="0932DBAA" w:rsidR="00874469" w:rsidDel="00E067A3" w:rsidRDefault="00874469">
            <w:pPr>
              <w:pStyle w:val="Appx"/>
              <w:rPr>
                <w:ins w:id="14160" w:author="aas" w:date="2013-10-14T02:06:00Z"/>
                <w:del w:id="14161" w:author="Anees Shaikh" w:date="2013-10-19T02:16:00Z"/>
              </w:rPr>
              <w:pPrChange w:id="14162" w:author="Anees Shaikh" w:date="2013-10-19T02:16:00Z">
                <w:pPr>
                  <w:pStyle w:val="XML1"/>
                </w:pPr>
              </w:pPrChange>
            </w:pPr>
            <w:ins w:id="14163" w:author="aas" w:date="2013-10-14T02:06:00Z">
              <w:del w:id="14164"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165" w:author="aas" w:date="2013-10-14T02:06:00Z"/>
                <w:del w:id="14166" w:author="Anees Shaikh" w:date="2013-10-19T02:16:00Z"/>
              </w:rPr>
              <w:pPrChange w:id="14167" w:author="Anees Shaikh" w:date="2013-10-19T02:16:00Z">
                <w:pPr>
                  <w:pStyle w:val="XML1"/>
                </w:pPr>
              </w:pPrChange>
            </w:pPr>
            <w:ins w:id="14168" w:author="aas" w:date="2013-10-14T02:06:00Z">
              <w:del w:id="14169"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170" w:author="aas" w:date="2013-10-14T02:06:00Z"/>
                <w:del w:id="14171" w:author="Anees Shaikh" w:date="2013-10-19T02:16:00Z"/>
              </w:rPr>
              <w:pPrChange w:id="14172" w:author="Anees Shaikh" w:date="2013-10-19T02:16:00Z">
                <w:pPr>
                  <w:pStyle w:val="XML1"/>
                </w:pPr>
              </w:pPrChange>
            </w:pPr>
            <w:ins w:id="14173" w:author="aas" w:date="2013-10-14T02:06:00Z">
              <w:del w:id="14174" w:author="Anees Shaikh" w:date="2013-10-19T02:16:00Z">
                <w:r w:rsidDel="00E067A3">
                  <w:delText xml:space="preserve">                                  namespace="##other" processContents="lax"/&gt;</w:delText>
                </w:r>
              </w:del>
            </w:ins>
          </w:p>
          <w:p w14:paraId="70D79C78" w14:textId="6B5F8C59" w:rsidR="00874469" w:rsidDel="00E067A3" w:rsidRDefault="00874469">
            <w:pPr>
              <w:pStyle w:val="Appx"/>
              <w:rPr>
                <w:ins w:id="14175" w:author="aas" w:date="2013-10-14T02:06:00Z"/>
                <w:del w:id="14176" w:author="Anees Shaikh" w:date="2013-10-19T02:16:00Z"/>
              </w:rPr>
              <w:pPrChange w:id="14177" w:author="Anees Shaikh" w:date="2013-10-19T02:16:00Z">
                <w:pPr>
                  <w:pStyle w:val="XML1"/>
                </w:pPr>
              </w:pPrChange>
            </w:pPr>
            <w:ins w:id="14178" w:author="aas" w:date="2013-10-14T02:06:00Z">
              <w:del w:id="14179" w:author="Anees Shaikh" w:date="2013-10-19T02:16:00Z">
                <w:r w:rsidDel="00E067A3">
                  <w:delText xml:space="preserve">                        &lt;/xs:sequence&gt;</w:delText>
                </w:r>
              </w:del>
            </w:ins>
          </w:p>
          <w:p w14:paraId="1A9AA2B4" w14:textId="4B9810AB" w:rsidR="00874469" w:rsidDel="00E067A3" w:rsidRDefault="00874469">
            <w:pPr>
              <w:pStyle w:val="Appx"/>
              <w:rPr>
                <w:ins w:id="14180" w:author="aas" w:date="2013-10-14T02:06:00Z"/>
                <w:del w:id="14181" w:author="Anees Shaikh" w:date="2013-10-19T02:16:00Z"/>
              </w:rPr>
              <w:pPrChange w:id="14182" w:author="Anees Shaikh" w:date="2013-10-19T02:16:00Z">
                <w:pPr>
                  <w:pStyle w:val="XML1"/>
                </w:pPr>
              </w:pPrChange>
            </w:pPr>
            <w:ins w:id="14183" w:author="aas" w:date="2013-10-14T02:06:00Z">
              <w:del w:id="14184" w:author="Anees Shaikh" w:date="2013-10-19T02:16:00Z">
                <w:r w:rsidDel="00E067A3">
                  <w:delText xml:space="preserve">                      &lt;/xs:complexType&gt;</w:delText>
                </w:r>
              </w:del>
            </w:ins>
          </w:p>
          <w:p w14:paraId="396097A7" w14:textId="23C43DF9" w:rsidR="00874469" w:rsidDel="00E067A3" w:rsidRDefault="00874469">
            <w:pPr>
              <w:pStyle w:val="Appx"/>
              <w:rPr>
                <w:ins w:id="14185" w:author="aas" w:date="2013-10-14T02:06:00Z"/>
                <w:del w:id="14186" w:author="Anees Shaikh" w:date="2013-10-19T02:16:00Z"/>
              </w:rPr>
              <w:pPrChange w:id="14187" w:author="Anees Shaikh" w:date="2013-10-19T02:16:00Z">
                <w:pPr>
                  <w:pStyle w:val="XML1"/>
                </w:pPr>
              </w:pPrChange>
            </w:pPr>
            <w:ins w:id="14188" w:author="aas" w:date="2013-10-14T02:06:00Z">
              <w:del w:id="14189" w:author="Anees Shaikh" w:date="2013-10-19T02:16:00Z">
                <w:r w:rsidDel="00E067A3">
                  <w:delText xml:space="preserve">                    &lt;/xs:element&gt;</w:delText>
                </w:r>
              </w:del>
            </w:ins>
          </w:p>
          <w:p w14:paraId="49A6A75A" w14:textId="66150E84" w:rsidR="00874469" w:rsidDel="00E067A3" w:rsidRDefault="00874469">
            <w:pPr>
              <w:pStyle w:val="Appx"/>
              <w:rPr>
                <w:ins w:id="14190" w:author="aas" w:date="2013-10-14T02:06:00Z"/>
                <w:del w:id="14191" w:author="Anees Shaikh" w:date="2013-10-19T02:16:00Z"/>
              </w:rPr>
              <w:pPrChange w:id="14192" w:author="Anees Shaikh" w:date="2013-10-19T02:16:00Z">
                <w:pPr>
                  <w:pStyle w:val="XML1"/>
                </w:pPr>
              </w:pPrChange>
            </w:pPr>
            <w:ins w:id="14193" w:author="aas" w:date="2013-10-14T02:06:00Z">
              <w:del w:id="14194"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195" w:author="aas" w:date="2013-10-14T02:06:00Z"/>
                <w:del w:id="14196" w:author="Anees Shaikh" w:date="2013-10-19T02:16:00Z"/>
              </w:rPr>
              <w:pPrChange w:id="14197" w:author="Anees Shaikh" w:date="2013-10-19T02:16:00Z">
                <w:pPr>
                  <w:pStyle w:val="XML1"/>
                </w:pPr>
              </w:pPrChange>
            </w:pPr>
            <w:ins w:id="14198" w:author="aas" w:date="2013-10-14T02:06:00Z">
              <w:del w:id="14199" w:author="Anees Shaikh" w:date="2013-10-19T02:16:00Z">
                <w:r w:rsidDel="00E067A3">
                  <w:delText xml:space="preserve">                      &lt;xs:annotation&gt;</w:delText>
                </w:r>
              </w:del>
            </w:ins>
          </w:p>
          <w:p w14:paraId="522D7B5B" w14:textId="72900F7E" w:rsidR="00874469" w:rsidDel="00E067A3" w:rsidRDefault="00874469">
            <w:pPr>
              <w:pStyle w:val="Appx"/>
              <w:rPr>
                <w:ins w:id="14200" w:author="aas" w:date="2013-10-14T02:06:00Z"/>
                <w:del w:id="14201" w:author="Anees Shaikh" w:date="2013-10-19T02:16:00Z"/>
              </w:rPr>
              <w:pPrChange w:id="14202" w:author="Anees Shaikh" w:date="2013-10-19T02:16:00Z">
                <w:pPr>
                  <w:pStyle w:val="XML1"/>
                </w:pPr>
              </w:pPrChange>
            </w:pPr>
            <w:ins w:id="14203" w:author="aas" w:date="2013-10-14T02:06:00Z">
              <w:del w:id="14204" w:author="Anees Shaikh" w:date="2013-10-19T02:16:00Z">
                <w:r w:rsidDel="00E067A3">
                  <w:delText xml:space="preserve">                        &lt;xs:documentation&gt;</w:delText>
                </w:r>
              </w:del>
            </w:ins>
          </w:p>
          <w:p w14:paraId="35E22E99" w14:textId="1BAF44B8" w:rsidR="00874469" w:rsidDel="00E067A3" w:rsidRDefault="00874469">
            <w:pPr>
              <w:pStyle w:val="Appx"/>
              <w:rPr>
                <w:ins w:id="14205" w:author="aas" w:date="2013-10-14T02:06:00Z"/>
                <w:del w:id="14206" w:author="Anees Shaikh" w:date="2013-10-19T02:16:00Z"/>
              </w:rPr>
              <w:pPrChange w:id="14207" w:author="Anees Shaikh" w:date="2013-10-19T02:16:00Z">
                <w:pPr>
                  <w:pStyle w:val="XML1"/>
                </w:pPr>
              </w:pPrChange>
            </w:pPr>
            <w:ins w:id="14208" w:author="aas" w:date="2013-10-14T02:06:00Z">
              <w:del w:id="14209"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10" w:author="aas" w:date="2013-10-14T02:06:00Z"/>
                <w:del w:id="14211" w:author="Anees Shaikh" w:date="2013-10-19T02:16:00Z"/>
              </w:rPr>
              <w:pPrChange w:id="14212" w:author="Anees Shaikh" w:date="2013-10-19T02:16:00Z">
                <w:pPr>
                  <w:pStyle w:val="XML1"/>
                </w:pPr>
              </w:pPrChange>
            </w:pPr>
            <w:ins w:id="14213" w:author="aas" w:date="2013-10-14T02:06:00Z">
              <w:del w:id="14214" w:author="Anees Shaikh" w:date="2013-10-19T02:16:00Z">
                <w:r w:rsidDel="00E067A3">
                  <w:delText xml:space="preserve">                        &lt;/xs:documentation&gt;</w:delText>
                </w:r>
              </w:del>
            </w:ins>
          </w:p>
          <w:p w14:paraId="5F52B686" w14:textId="5316D4A1" w:rsidR="00874469" w:rsidDel="00E067A3" w:rsidRDefault="00874469">
            <w:pPr>
              <w:pStyle w:val="Appx"/>
              <w:rPr>
                <w:ins w:id="14215" w:author="aas" w:date="2013-10-14T02:06:00Z"/>
                <w:del w:id="14216" w:author="Anees Shaikh" w:date="2013-10-19T02:16:00Z"/>
              </w:rPr>
              <w:pPrChange w:id="14217" w:author="Anees Shaikh" w:date="2013-10-19T02:16:00Z">
                <w:pPr>
                  <w:pStyle w:val="XML1"/>
                </w:pPr>
              </w:pPrChange>
            </w:pPr>
            <w:ins w:id="14218" w:author="aas" w:date="2013-10-14T02:06:00Z">
              <w:del w:id="14219" w:author="Anees Shaikh" w:date="2013-10-19T02:16:00Z">
                <w:r w:rsidDel="00E067A3">
                  <w:delText xml:space="preserve">                      &lt;/xs:annotation&gt;</w:delText>
                </w:r>
              </w:del>
            </w:ins>
          </w:p>
          <w:p w14:paraId="03310E65" w14:textId="2DE80C44" w:rsidR="00874469" w:rsidDel="00E067A3" w:rsidRDefault="00874469">
            <w:pPr>
              <w:pStyle w:val="Appx"/>
              <w:rPr>
                <w:ins w:id="14220" w:author="aas" w:date="2013-10-14T02:06:00Z"/>
                <w:del w:id="14221" w:author="Anees Shaikh" w:date="2013-10-19T02:16:00Z"/>
              </w:rPr>
              <w:pPrChange w:id="14222" w:author="Anees Shaikh" w:date="2013-10-19T02:16:00Z">
                <w:pPr>
                  <w:pStyle w:val="XML1"/>
                </w:pPr>
              </w:pPrChange>
            </w:pPr>
            <w:ins w:id="14223" w:author="aas" w:date="2013-10-14T02:06:00Z">
              <w:del w:id="14224" w:author="Anees Shaikh" w:date="2013-10-19T02:16:00Z">
                <w:r w:rsidDel="00E067A3">
                  <w:delText xml:space="preserve">                      &lt;xs:complexType&gt;</w:delText>
                </w:r>
              </w:del>
            </w:ins>
          </w:p>
          <w:p w14:paraId="0C01F8C2" w14:textId="3A2B5622" w:rsidR="00874469" w:rsidDel="00E067A3" w:rsidRDefault="00874469">
            <w:pPr>
              <w:pStyle w:val="Appx"/>
              <w:rPr>
                <w:ins w:id="14225" w:author="aas" w:date="2013-10-14T02:06:00Z"/>
                <w:del w:id="14226" w:author="Anees Shaikh" w:date="2013-10-19T02:16:00Z"/>
              </w:rPr>
              <w:pPrChange w:id="14227" w:author="Anees Shaikh" w:date="2013-10-19T02:16:00Z">
                <w:pPr>
                  <w:pStyle w:val="XML1"/>
                </w:pPr>
              </w:pPrChange>
            </w:pPr>
            <w:ins w:id="14228" w:author="aas" w:date="2013-10-14T02:06:00Z">
              <w:del w:id="14229" w:author="Anees Shaikh" w:date="2013-10-19T02:16:00Z">
                <w:r w:rsidDel="00E067A3">
                  <w:delText xml:space="preserve">                        &lt;xs:sequence&gt;</w:delText>
                </w:r>
              </w:del>
            </w:ins>
          </w:p>
          <w:p w14:paraId="42B0E992" w14:textId="2B94307E" w:rsidR="00874469" w:rsidDel="00E067A3" w:rsidRDefault="00874469">
            <w:pPr>
              <w:pStyle w:val="Appx"/>
              <w:rPr>
                <w:ins w:id="14230" w:author="aas" w:date="2013-10-14T02:06:00Z"/>
                <w:del w:id="14231" w:author="Anees Shaikh" w:date="2013-10-19T02:16:00Z"/>
              </w:rPr>
              <w:pPrChange w:id="14232" w:author="Anees Shaikh" w:date="2013-10-19T02:16:00Z">
                <w:pPr>
                  <w:pStyle w:val="XML1"/>
                </w:pPr>
              </w:pPrChange>
            </w:pPr>
            <w:ins w:id="14233" w:author="aas" w:date="2013-10-14T02:06:00Z">
              <w:del w:id="14234"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35" w:author="aas" w:date="2013-10-14T02:06:00Z"/>
                <w:del w:id="14236" w:author="Anees Shaikh" w:date="2013-10-19T02:16:00Z"/>
              </w:rPr>
              <w:pPrChange w:id="14237" w:author="Anees Shaikh" w:date="2013-10-19T02:16:00Z">
                <w:pPr>
                  <w:pStyle w:val="XML1"/>
                </w:pPr>
              </w:pPrChange>
            </w:pPr>
            <w:ins w:id="14238" w:author="aas" w:date="2013-10-14T02:06:00Z">
              <w:del w:id="14239"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40" w:author="aas" w:date="2013-10-14T02:06:00Z"/>
                <w:del w:id="14241" w:author="Anees Shaikh" w:date="2013-10-19T02:16:00Z"/>
              </w:rPr>
              <w:pPrChange w:id="14242" w:author="Anees Shaikh" w:date="2013-10-19T02:16:00Z">
                <w:pPr>
                  <w:pStyle w:val="XML1"/>
                </w:pPr>
              </w:pPrChange>
            </w:pPr>
            <w:ins w:id="14243" w:author="aas" w:date="2013-10-14T02:06:00Z">
              <w:del w:id="14244"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45" w:author="aas" w:date="2013-10-14T02:06:00Z"/>
                <w:del w:id="14246" w:author="Anees Shaikh" w:date="2013-10-19T02:16:00Z"/>
              </w:rPr>
              <w:pPrChange w:id="14247" w:author="Anees Shaikh" w:date="2013-10-19T02:16:00Z">
                <w:pPr>
                  <w:pStyle w:val="XML1"/>
                </w:pPr>
              </w:pPrChange>
            </w:pPr>
            <w:ins w:id="14248" w:author="aas" w:date="2013-10-14T02:06:00Z">
              <w:del w:id="14249" w:author="Anees Shaikh" w:date="2013-10-19T02:16:00Z">
                <w:r w:rsidDel="00E067A3">
                  <w:delText xml:space="preserve">                        &lt;/xs:sequence&gt;</w:delText>
                </w:r>
              </w:del>
            </w:ins>
          </w:p>
          <w:p w14:paraId="52A951C2" w14:textId="4B1E03E2" w:rsidR="00874469" w:rsidDel="00E067A3" w:rsidRDefault="00874469">
            <w:pPr>
              <w:pStyle w:val="Appx"/>
              <w:rPr>
                <w:ins w:id="14250" w:author="aas" w:date="2013-10-14T02:06:00Z"/>
                <w:del w:id="14251" w:author="Anees Shaikh" w:date="2013-10-19T02:16:00Z"/>
              </w:rPr>
              <w:pPrChange w:id="14252" w:author="Anees Shaikh" w:date="2013-10-19T02:16:00Z">
                <w:pPr>
                  <w:pStyle w:val="XML1"/>
                </w:pPr>
              </w:pPrChange>
            </w:pPr>
            <w:ins w:id="14253" w:author="aas" w:date="2013-10-14T02:06:00Z">
              <w:del w:id="14254" w:author="Anees Shaikh" w:date="2013-10-19T02:16:00Z">
                <w:r w:rsidDel="00E067A3">
                  <w:delText xml:space="preserve">                      &lt;/xs:complexType&gt;</w:delText>
                </w:r>
              </w:del>
            </w:ins>
          </w:p>
          <w:p w14:paraId="44B26F6B" w14:textId="5987DDDA" w:rsidR="00874469" w:rsidDel="00E067A3" w:rsidRDefault="00874469">
            <w:pPr>
              <w:pStyle w:val="Appx"/>
              <w:rPr>
                <w:ins w:id="14255" w:author="aas" w:date="2013-10-14T02:06:00Z"/>
                <w:del w:id="14256" w:author="Anees Shaikh" w:date="2013-10-19T02:16:00Z"/>
              </w:rPr>
              <w:pPrChange w:id="14257" w:author="Anees Shaikh" w:date="2013-10-19T02:16:00Z">
                <w:pPr>
                  <w:pStyle w:val="XML1"/>
                </w:pPr>
              </w:pPrChange>
            </w:pPr>
            <w:ins w:id="14258" w:author="aas" w:date="2013-10-14T02:06:00Z">
              <w:del w:id="14259" w:author="Anees Shaikh" w:date="2013-10-19T02:16:00Z">
                <w:r w:rsidDel="00E067A3">
                  <w:delText xml:space="preserve">                    &lt;/xs:element&gt;</w:delText>
                </w:r>
              </w:del>
            </w:ins>
          </w:p>
          <w:p w14:paraId="0C6943F3" w14:textId="38C94557" w:rsidR="00874469" w:rsidDel="00E067A3" w:rsidRDefault="00874469">
            <w:pPr>
              <w:pStyle w:val="Appx"/>
              <w:rPr>
                <w:ins w:id="14260" w:author="aas" w:date="2013-10-14T02:06:00Z"/>
                <w:del w:id="14261" w:author="Anees Shaikh" w:date="2013-10-19T02:16:00Z"/>
              </w:rPr>
              <w:pPrChange w:id="14262" w:author="Anees Shaikh" w:date="2013-10-19T02:16:00Z">
                <w:pPr>
                  <w:pStyle w:val="XML1"/>
                </w:pPr>
              </w:pPrChange>
            </w:pPr>
            <w:ins w:id="14263" w:author="aas" w:date="2013-10-14T02:06:00Z">
              <w:del w:id="14264"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265" w:author="aas" w:date="2013-10-14T02:06:00Z"/>
                <w:del w:id="14266" w:author="Anees Shaikh" w:date="2013-10-19T02:16:00Z"/>
              </w:rPr>
              <w:pPrChange w:id="14267" w:author="Anees Shaikh" w:date="2013-10-19T02:16:00Z">
                <w:pPr>
                  <w:pStyle w:val="XML1"/>
                </w:pPr>
              </w:pPrChange>
            </w:pPr>
            <w:ins w:id="14268" w:author="aas" w:date="2013-10-14T02:06:00Z">
              <w:del w:id="14269" w:author="Anees Shaikh" w:date="2013-10-19T02:16:00Z">
                <w:r w:rsidDel="00E067A3">
                  <w:delText xml:space="preserve">                      &lt;xs:annotation&gt;</w:delText>
                </w:r>
              </w:del>
            </w:ins>
          </w:p>
          <w:p w14:paraId="3A23AE00" w14:textId="721EA2E1" w:rsidR="00874469" w:rsidDel="00E067A3" w:rsidRDefault="00874469">
            <w:pPr>
              <w:pStyle w:val="Appx"/>
              <w:rPr>
                <w:ins w:id="14270" w:author="aas" w:date="2013-10-14T02:06:00Z"/>
                <w:del w:id="14271" w:author="Anees Shaikh" w:date="2013-10-19T02:16:00Z"/>
              </w:rPr>
              <w:pPrChange w:id="14272" w:author="Anees Shaikh" w:date="2013-10-19T02:16:00Z">
                <w:pPr>
                  <w:pStyle w:val="XML1"/>
                </w:pPr>
              </w:pPrChange>
            </w:pPr>
            <w:ins w:id="14273" w:author="aas" w:date="2013-10-14T02:06:00Z">
              <w:del w:id="14274" w:author="Anees Shaikh" w:date="2013-10-19T02:16:00Z">
                <w:r w:rsidDel="00E067A3">
                  <w:delText xml:space="preserve">                        &lt;xs:documentation&gt;</w:delText>
                </w:r>
              </w:del>
            </w:ins>
          </w:p>
          <w:p w14:paraId="05D6FEAF" w14:textId="1C5B8881" w:rsidR="00874469" w:rsidDel="00E067A3" w:rsidRDefault="00874469">
            <w:pPr>
              <w:pStyle w:val="Appx"/>
              <w:rPr>
                <w:ins w:id="14275" w:author="aas" w:date="2013-10-14T02:06:00Z"/>
                <w:del w:id="14276" w:author="Anees Shaikh" w:date="2013-10-19T02:16:00Z"/>
              </w:rPr>
              <w:pPrChange w:id="14277" w:author="Anees Shaikh" w:date="2013-10-19T02:16:00Z">
                <w:pPr>
                  <w:pStyle w:val="XML1"/>
                </w:pPr>
              </w:pPrChange>
            </w:pPr>
            <w:ins w:id="14278" w:author="aas" w:date="2013-10-14T02:06:00Z">
              <w:del w:id="14279"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280" w:author="aas" w:date="2013-10-14T02:06:00Z"/>
                <w:del w:id="14281" w:author="Anees Shaikh" w:date="2013-10-19T02:16:00Z"/>
              </w:rPr>
              <w:pPrChange w:id="14282" w:author="Anees Shaikh" w:date="2013-10-19T02:16:00Z">
                <w:pPr>
                  <w:pStyle w:val="XML1"/>
                </w:pPr>
              </w:pPrChange>
            </w:pPr>
            <w:ins w:id="14283" w:author="aas" w:date="2013-10-14T02:06:00Z">
              <w:del w:id="14284" w:author="Anees Shaikh" w:date="2013-10-19T02:16:00Z">
                <w:r w:rsidDel="00E067A3">
                  <w:delText xml:space="preserve">                        &lt;/xs:documentation&gt;</w:delText>
                </w:r>
              </w:del>
            </w:ins>
          </w:p>
          <w:p w14:paraId="11CDFEB9" w14:textId="05A2D1BF" w:rsidR="00874469" w:rsidDel="00E067A3" w:rsidRDefault="00874469">
            <w:pPr>
              <w:pStyle w:val="Appx"/>
              <w:rPr>
                <w:ins w:id="14285" w:author="aas" w:date="2013-10-14T02:06:00Z"/>
                <w:del w:id="14286" w:author="Anees Shaikh" w:date="2013-10-19T02:16:00Z"/>
              </w:rPr>
              <w:pPrChange w:id="14287" w:author="Anees Shaikh" w:date="2013-10-19T02:16:00Z">
                <w:pPr>
                  <w:pStyle w:val="XML1"/>
                </w:pPr>
              </w:pPrChange>
            </w:pPr>
            <w:ins w:id="14288" w:author="aas" w:date="2013-10-14T02:06:00Z">
              <w:del w:id="14289" w:author="Anees Shaikh" w:date="2013-10-19T02:16:00Z">
                <w:r w:rsidDel="00E067A3">
                  <w:delText xml:space="preserve">                      &lt;/xs:annotation&gt;</w:delText>
                </w:r>
              </w:del>
            </w:ins>
          </w:p>
          <w:p w14:paraId="26B1C45E" w14:textId="2D90BB2A" w:rsidR="00874469" w:rsidDel="00E067A3" w:rsidRDefault="00874469">
            <w:pPr>
              <w:pStyle w:val="Appx"/>
              <w:rPr>
                <w:ins w:id="14290" w:author="aas" w:date="2013-10-14T02:06:00Z"/>
                <w:del w:id="14291" w:author="Anees Shaikh" w:date="2013-10-19T02:16:00Z"/>
              </w:rPr>
              <w:pPrChange w:id="14292" w:author="Anees Shaikh" w:date="2013-10-19T02:16:00Z">
                <w:pPr>
                  <w:pStyle w:val="XML1"/>
                </w:pPr>
              </w:pPrChange>
            </w:pPr>
            <w:ins w:id="14293" w:author="aas" w:date="2013-10-14T02:06:00Z">
              <w:del w:id="14294" w:author="Anees Shaikh" w:date="2013-10-19T02:16:00Z">
                <w:r w:rsidDel="00E067A3">
                  <w:delText xml:space="preserve">                      &lt;xs:complexType&gt;</w:delText>
                </w:r>
              </w:del>
            </w:ins>
          </w:p>
          <w:p w14:paraId="0CC716BB" w14:textId="2468F647" w:rsidR="00874469" w:rsidDel="00E067A3" w:rsidRDefault="00874469">
            <w:pPr>
              <w:pStyle w:val="Appx"/>
              <w:rPr>
                <w:ins w:id="14295" w:author="aas" w:date="2013-10-14T02:06:00Z"/>
                <w:del w:id="14296" w:author="Anees Shaikh" w:date="2013-10-19T02:16:00Z"/>
              </w:rPr>
              <w:pPrChange w:id="14297" w:author="Anees Shaikh" w:date="2013-10-19T02:16:00Z">
                <w:pPr>
                  <w:pStyle w:val="XML1"/>
                </w:pPr>
              </w:pPrChange>
            </w:pPr>
            <w:ins w:id="14298" w:author="aas" w:date="2013-10-14T02:06:00Z">
              <w:del w:id="14299" w:author="Anees Shaikh" w:date="2013-10-19T02:16:00Z">
                <w:r w:rsidDel="00E067A3">
                  <w:delText xml:space="preserve">                        &lt;xs:sequence&gt;</w:delText>
                </w:r>
              </w:del>
            </w:ins>
          </w:p>
          <w:p w14:paraId="4CBFA979" w14:textId="69BCC839" w:rsidR="00874469" w:rsidDel="00E067A3" w:rsidRDefault="00874469">
            <w:pPr>
              <w:pStyle w:val="Appx"/>
              <w:rPr>
                <w:ins w:id="14300" w:author="aas" w:date="2013-10-14T02:06:00Z"/>
                <w:del w:id="14301" w:author="Anees Shaikh" w:date="2013-10-19T02:16:00Z"/>
              </w:rPr>
              <w:pPrChange w:id="14302" w:author="Anees Shaikh" w:date="2013-10-19T02:16:00Z">
                <w:pPr>
                  <w:pStyle w:val="XML1"/>
                </w:pPr>
              </w:pPrChange>
            </w:pPr>
            <w:ins w:id="14303" w:author="aas" w:date="2013-10-14T02:06:00Z">
              <w:del w:id="14304"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05" w:author="aas" w:date="2013-10-14T02:06:00Z"/>
                <w:del w:id="14306" w:author="Anees Shaikh" w:date="2013-10-19T02:16:00Z"/>
              </w:rPr>
              <w:pPrChange w:id="14307" w:author="Anees Shaikh" w:date="2013-10-19T02:16:00Z">
                <w:pPr>
                  <w:pStyle w:val="XML1"/>
                </w:pPr>
              </w:pPrChange>
            </w:pPr>
            <w:ins w:id="14308" w:author="aas" w:date="2013-10-14T02:06:00Z">
              <w:del w:id="14309"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10" w:author="aas" w:date="2013-10-14T02:06:00Z"/>
                <w:del w:id="14311" w:author="Anees Shaikh" w:date="2013-10-19T02:16:00Z"/>
              </w:rPr>
              <w:pPrChange w:id="14312" w:author="Anees Shaikh" w:date="2013-10-19T02:16:00Z">
                <w:pPr>
                  <w:pStyle w:val="XML1"/>
                </w:pPr>
              </w:pPrChange>
            </w:pPr>
            <w:ins w:id="14313" w:author="aas" w:date="2013-10-14T02:06:00Z">
              <w:del w:id="14314"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15" w:author="aas" w:date="2013-10-14T02:06:00Z"/>
                <w:del w:id="14316" w:author="Anees Shaikh" w:date="2013-10-19T02:16:00Z"/>
              </w:rPr>
              <w:pPrChange w:id="14317" w:author="Anees Shaikh" w:date="2013-10-19T02:16:00Z">
                <w:pPr>
                  <w:pStyle w:val="XML1"/>
                </w:pPr>
              </w:pPrChange>
            </w:pPr>
            <w:ins w:id="14318" w:author="aas" w:date="2013-10-14T02:06:00Z">
              <w:del w:id="14319" w:author="Anees Shaikh" w:date="2013-10-19T02:16:00Z">
                <w:r w:rsidDel="00E067A3">
                  <w:delText xml:space="preserve">                        &lt;/xs:sequence&gt;</w:delText>
                </w:r>
              </w:del>
            </w:ins>
          </w:p>
          <w:p w14:paraId="146AAFA9" w14:textId="1D249137" w:rsidR="00874469" w:rsidDel="00E067A3" w:rsidRDefault="00874469">
            <w:pPr>
              <w:pStyle w:val="Appx"/>
              <w:rPr>
                <w:ins w:id="14320" w:author="aas" w:date="2013-10-14T02:06:00Z"/>
                <w:del w:id="14321" w:author="Anees Shaikh" w:date="2013-10-19T02:16:00Z"/>
              </w:rPr>
              <w:pPrChange w:id="14322" w:author="Anees Shaikh" w:date="2013-10-19T02:16:00Z">
                <w:pPr>
                  <w:pStyle w:val="XML1"/>
                </w:pPr>
              </w:pPrChange>
            </w:pPr>
            <w:ins w:id="14323" w:author="aas" w:date="2013-10-14T02:06:00Z">
              <w:del w:id="14324" w:author="Anees Shaikh" w:date="2013-10-19T02:16:00Z">
                <w:r w:rsidDel="00E067A3">
                  <w:delText xml:space="preserve">                      &lt;/xs:complexType&gt;</w:delText>
                </w:r>
              </w:del>
            </w:ins>
          </w:p>
          <w:p w14:paraId="5BE1AA81" w14:textId="1EE3B310" w:rsidR="00874469" w:rsidDel="00E067A3" w:rsidRDefault="00874469">
            <w:pPr>
              <w:pStyle w:val="Appx"/>
              <w:rPr>
                <w:ins w:id="14325" w:author="aas" w:date="2013-10-14T02:06:00Z"/>
                <w:del w:id="14326" w:author="Anees Shaikh" w:date="2013-10-19T02:16:00Z"/>
              </w:rPr>
              <w:pPrChange w:id="14327" w:author="Anees Shaikh" w:date="2013-10-19T02:16:00Z">
                <w:pPr>
                  <w:pStyle w:val="XML1"/>
                </w:pPr>
              </w:pPrChange>
            </w:pPr>
            <w:ins w:id="14328" w:author="aas" w:date="2013-10-14T02:06:00Z">
              <w:del w:id="14329" w:author="Anees Shaikh" w:date="2013-10-19T02:16:00Z">
                <w:r w:rsidDel="00E067A3">
                  <w:delText xml:space="preserve">                    &lt;/xs:element&gt;</w:delText>
                </w:r>
              </w:del>
            </w:ins>
          </w:p>
          <w:p w14:paraId="7B56F4F8" w14:textId="20593C9D" w:rsidR="00874469" w:rsidDel="00E067A3" w:rsidRDefault="00874469">
            <w:pPr>
              <w:pStyle w:val="Appx"/>
              <w:rPr>
                <w:ins w:id="14330" w:author="aas" w:date="2013-10-14T02:06:00Z"/>
                <w:del w:id="14331" w:author="Anees Shaikh" w:date="2013-10-19T02:16:00Z"/>
              </w:rPr>
              <w:pPrChange w:id="14332" w:author="Anees Shaikh" w:date="2013-10-19T02:16:00Z">
                <w:pPr>
                  <w:pStyle w:val="XML1"/>
                </w:pPr>
              </w:pPrChange>
            </w:pPr>
            <w:ins w:id="14333" w:author="aas" w:date="2013-10-14T02:06:00Z">
              <w:del w:id="14334"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35" w:author="aas" w:date="2013-10-14T02:06:00Z"/>
                <w:del w:id="14336" w:author="Anees Shaikh" w:date="2013-10-19T02:16:00Z"/>
              </w:rPr>
              <w:pPrChange w:id="14337" w:author="Anees Shaikh" w:date="2013-10-19T02:16:00Z">
                <w:pPr>
                  <w:pStyle w:val="XML1"/>
                </w:pPr>
              </w:pPrChange>
            </w:pPr>
            <w:ins w:id="14338" w:author="aas" w:date="2013-10-14T02:06:00Z">
              <w:del w:id="14339" w:author="Anees Shaikh" w:date="2013-10-19T02:16:00Z">
                <w:r w:rsidDel="00E067A3">
                  <w:delText xml:space="preserve">                      &lt;xs:annotation&gt;</w:delText>
                </w:r>
              </w:del>
            </w:ins>
          </w:p>
          <w:p w14:paraId="04C6020C" w14:textId="65D3E3A5" w:rsidR="00874469" w:rsidDel="00E067A3" w:rsidRDefault="00874469">
            <w:pPr>
              <w:pStyle w:val="Appx"/>
              <w:rPr>
                <w:ins w:id="14340" w:author="aas" w:date="2013-10-14T02:06:00Z"/>
                <w:del w:id="14341" w:author="Anees Shaikh" w:date="2013-10-19T02:16:00Z"/>
              </w:rPr>
              <w:pPrChange w:id="14342" w:author="Anees Shaikh" w:date="2013-10-19T02:16:00Z">
                <w:pPr>
                  <w:pStyle w:val="XML1"/>
                </w:pPr>
              </w:pPrChange>
            </w:pPr>
            <w:ins w:id="14343" w:author="aas" w:date="2013-10-14T02:06:00Z">
              <w:del w:id="14344" w:author="Anees Shaikh" w:date="2013-10-19T02:16:00Z">
                <w:r w:rsidDel="00E067A3">
                  <w:delText xml:space="preserve">                        &lt;xs:documentation&gt;</w:delText>
                </w:r>
              </w:del>
            </w:ins>
          </w:p>
          <w:p w14:paraId="3B494A8B" w14:textId="0CD119B2" w:rsidR="00874469" w:rsidDel="00E067A3" w:rsidRDefault="00874469">
            <w:pPr>
              <w:pStyle w:val="Appx"/>
              <w:rPr>
                <w:ins w:id="14345" w:author="aas" w:date="2013-10-14T02:06:00Z"/>
                <w:del w:id="14346" w:author="Anees Shaikh" w:date="2013-10-19T02:16:00Z"/>
              </w:rPr>
              <w:pPrChange w:id="14347" w:author="Anees Shaikh" w:date="2013-10-19T02:16:00Z">
                <w:pPr>
                  <w:pStyle w:val="XML1"/>
                </w:pPr>
              </w:pPrChange>
            </w:pPr>
            <w:ins w:id="14348" w:author="aas" w:date="2013-10-14T02:06:00Z">
              <w:del w:id="14349"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50" w:author="aas" w:date="2013-10-14T02:06:00Z"/>
                <w:del w:id="14351" w:author="Anees Shaikh" w:date="2013-10-19T02:16:00Z"/>
              </w:rPr>
              <w:pPrChange w:id="14352" w:author="Anees Shaikh" w:date="2013-10-19T02:16:00Z">
                <w:pPr>
                  <w:pStyle w:val="XML1"/>
                </w:pPr>
              </w:pPrChange>
            </w:pPr>
            <w:ins w:id="14353" w:author="aas" w:date="2013-10-14T02:06:00Z">
              <w:del w:id="14354" w:author="Anees Shaikh" w:date="2013-10-19T02:16:00Z">
                <w:r w:rsidDel="00E067A3">
                  <w:delText xml:space="preserve">                        &lt;/xs:documentation&gt;</w:delText>
                </w:r>
              </w:del>
            </w:ins>
          </w:p>
          <w:p w14:paraId="56063184" w14:textId="66DFFC25" w:rsidR="00874469" w:rsidDel="00E067A3" w:rsidRDefault="00874469">
            <w:pPr>
              <w:pStyle w:val="Appx"/>
              <w:rPr>
                <w:ins w:id="14355" w:author="aas" w:date="2013-10-14T02:06:00Z"/>
                <w:del w:id="14356" w:author="Anees Shaikh" w:date="2013-10-19T02:16:00Z"/>
              </w:rPr>
              <w:pPrChange w:id="14357" w:author="Anees Shaikh" w:date="2013-10-19T02:16:00Z">
                <w:pPr>
                  <w:pStyle w:val="XML1"/>
                </w:pPr>
              </w:pPrChange>
            </w:pPr>
            <w:ins w:id="14358" w:author="aas" w:date="2013-10-14T02:06:00Z">
              <w:del w:id="14359" w:author="Anees Shaikh" w:date="2013-10-19T02:16:00Z">
                <w:r w:rsidDel="00E067A3">
                  <w:delText xml:space="preserve">                      &lt;/xs:annotation&gt;</w:delText>
                </w:r>
              </w:del>
            </w:ins>
          </w:p>
          <w:p w14:paraId="46A669FF" w14:textId="565BFE68" w:rsidR="00874469" w:rsidDel="00E067A3" w:rsidRDefault="00874469">
            <w:pPr>
              <w:pStyle w:val="Appx"/>
              <w:rPr>
                <w:ins w:id="14360" w:author="aas" w:date="2013-10-14T02:06:00Z"/>
                <w:del w:id="14361" w:author="Anees Shaikh" w:date="2013-10-19T02:16:00Z"/>
              </w:rPr>
              <w:pPrChange w:id="14362" w:author="Anees Shaikh" w:date="2013-10-19T02:16:00Z">
                <w:pPr>
                  <w:pStyle w:val="XML1"/>
                </w:pPr>
              </w:pPrChange>
            </w:pPr>
            <w:ins w:id="14363" w:author="aas" w:date="2013-10-14T02:06:00Z">
              <w:del w:id="14364" w:author="Anees Shaikh" w:date="2013-10-19T02:16:00Z">
                <w:r w:rsidDel="00E067A3">
                  <w:delText xml:space="preserve">                      &lt;xs:complexType&gt;</w:delText>
                </w:r>
              </w:del>
            </w:ins>
          </w:p>
          <w:p w14:paraId="793D3BB1" w14:textId="223BD28B" w:rsidR="00874469" w:rsidDel="00E067A3" w:rsidRDefault="00874469">
            <w:pPr>
              <w:pStyle w:val="Appx"/>
              <w:rPr>
                <w:ins w:id="14365" w:author="aas" w:date="2013-10-14T02:06:00Z"/>
                <w:del w:id="14366" w:author="Anees Shaikh" w:date="2013-10-19T02:16:00Z"/>
              </w:rPr>
              <w:pPrChange w:id="14367" w:author="Anees Shaikh" w:date="2013-10-19T02:16:00Z">
                <w:pPr>
                  <w:pStyle w:val="XML1"/>
                </w:pPr>
              </w:pPrChange>
            </w:pPr>
            <w:ins w:id="14368" w:author="aas" w:date="2013-10-14T02:06:00Z">
              <w:del w:id="14369" w:author="Anees Shaikh" w:date="2013-10-19T02:16:00Z">
                <w:r w:rsidDel="00E067A3">
                  <w:delText xml:space="preserve">                        &lt;xs:sequence&gt;</w:delText>
                </w:r>
              </w:del>
            </w:ins>
          </w:p>
          <w:p w14:paraId="3D27F042" w14:textId="6C08F483" w:rsidR="00874469" w:rsidDel="00E067A3" w:rsidRDefault="00874469">
            <w:pPr>
              <w:pStyle w:val="Appx"/>
              <w:rPr>
                <w:ins w:id="14370" w:author="aas" w:date="2013-10-14T02:06:00Z"/>
                <w:del w:id="14371" w:author="Anees Shaikh" w:date="2013-10-19T02:16:00Z"/>
              </w:rPr>
              <w:pPrChange w:id="14372" w:author="Anees Shaikh" w:date="2013-10-19T02:16:00Z">
                <w:pPr>
                  <w:pStyle w:val="XML1"/>
                </w:pPr>
              </w:pPrChange>
            </w:pPr>
            <w:ins w:id="14373" w:author="aas" w:date="2013-10-14T02:06:00Z">
              <w:del w:id="14374"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375" w:author="aas" w:date="2013-10-14T02:06:00Z"/>
                <w:del w:id="14376" w:author="Anees Shaikh" w:date="2013-10-19T02:16:00Z"/>
              </w:rPr>
              <w:pPrChange w:id="14377" w:author="Anees Shaikh" w:date="2013-10-19T02:16:00Z">
                <w:pPr>
                  <w:pStyle w:val="XML1"/>
                </w:pPr>
              </w:pPrChange>
            </w:pPr>
            <w:ins w:id="14378" w:author="aas" w:date="2013-10-14T02:06:00Z">
              <w:del w:id="14379"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380" w:author="aas" w:date="2013-10-14T02:06:00Z"/>
                <w:del w:id="14381" w:author="Anees Shaikh" w:date="2013-10-19T02:16:00Z"/>
              </w:rPr>
              <w:pPrChange w:id="14382" w:author="Anees Shaikh" w:date="2013-10-19T02:16:00Z">
                <w:pPr>
                  <w:pStyle w:val="XML1"/>
                </w:pPr>
              </w:pPrChange>
            </w:pPr>
            <w:ins w:id="14383" w:author="aas" w:date="2013-10-14T02:06:00Z">
              <w:del w:id="14384" w:author="Anees Shaikh" w:date="2013-10-19T02:16:00Z">
                <w:r w:rsidDel="00E067A3">
                  <w:delText xml:space="preserve">                                  namespace="##other" processContents="lax"/&gt;</w:delText>
                </w:r>
              </w:del>
            </w:ins>
          </w:p>
          <w:p w14:paraId="2C7D4AD1" w14:textId="518D28FB" w:rsidR="00874469" w:rsidDel="00E067A3" w:rsidRDefault="00874469">
            <w:pPr>
              <w:pStyle w:val="Appx"/>
              <w:rPr>
                <w:ins w:id="14385" w:author="aas" w:date="2013-10-14T02:06:00Z"/>
                <w:del w:id="14386" w:author="Anees Shaikh" w:date="2013-10-19T02:16:00Z"/>
              </w:rPr>
              <w:pPrChange w:id="14387" w:author="Anees Shaikh" w:date="2013-10-19T02:16:00Z">
                <w:pPr>
                  <w:pStyle w:val="XML1"/>
                </w:pPr>
              </w:pPrChange>
            </w:pPr>
            <w:ins w:id="14388" w:author="aas" w:date="2013-10-14T02:06:00Z">
              <w:del w:id="14389" w:author="Anees Shaikh" w:date="2013-10-19T02:16:00Z">
                <w:r w:rsidDel="00E067A3">
                  <w:delText xml:space="preserve">                        &lt;/xs:sequence&gt;</w:delText>
                </w:r>
              </w:del>
            </w:ins>
          </w:p>
          <w:p w14:paraId="5DAC1063" w14:textId="2F6A009A" w:rsidR="00874469" w:rsidDel="00E067A3" w:rsidRDefault="00874469">
            <w:pPr>
              <w:pStyle w:val="Appx"/>
              <w:rPr>
                <w:ins w:id="14390" w:author="aas" w:date="2013-10-14T02:06:00Z"/>
                <w:del w:id="14391" w:author="Anees Shaikh" w:date="2013-10-19T02:16:00Z"/>
              </w:rPr>
              <w:pPrChange w:id="14392" w:author="Anees Shaikh" w:date="2013-10-19T02:16:00Z">
                <w:pPr>
                  <w:pStyle w:val="XML1"/>
                </w:pPr>
              </w:pPrChange>
            </w:pPr>
            <w:ins w:id="14393" w:author="aas" w:date="2013-10-14T02:06:00Z">
              <w:del w:id="14394" w:author="Anees Shaikh" w:date="2013-10-19T02:16:00Z">
                <w:r w:rsidDel="00E067A3">
                  <w:delText xml:space="preserve">                      &lt;/xs:complexType&gt;</w:delText>
                </w:r>
              </w:del>
            </w:ins>
          </w:p>
          <w:p w14:paraId="2CFD855A" w14:textId="10A5CF24" w:rsidR="00874469" w:rsidDel="00E067A3" w:rsidRDefault="00874469">
            <w:pPr>
              <w:pStyle w:val="Appx"/>
              <w:rPr>
                <w:ins w:id="14395" w:author="aas" w:date="2013-10-14T02:06:00Z"/>
                <w:del w:id="14396" w:author="Anees Shaikh" w:date="2013-10-19T02:16:00Z"/>
              </w:rPr>
              <w:pPrChange w:id="14397" w:author="Anees Shaikh" w:date="2013-10-19T02:16:00Z">
                <w:pPr>
                  <w:pStyle w:val="XML1"/>
                </w:pPr>
              </w:pPrChange>
            </w:pPr>
            <w:ins w:id="14398" w:author="aas" w:date="2013-10-14T02:06:00Z">
              <w:del w:id="14399" w:author="Anees Shaikh" w:date="2013-10-19T02:16:00Z">
                <w:r w:rsidDel="00E067A3">
                  <w:delText xml:space="preserve">                    &lt;/xs:element&gt;</w:delText>
                </w:r>
              </w:del>
            </w:ins>
          </w:p>
          <w:p w14:paraId="14F189F1" w14:textId="1021776A" w:rsidR="00874469" w:rsidDel="00E067A3" w:rsidRDefault="00874469">
            <w:pPr>
              <w:pStyle w:val="Appx"/>
              <w:rPr>
                <w:ins w:id="14400" w:author="aas" w:date="2013-10-14T02:06:00Z"/>
                <w:del w:id="14401" w:author="Anees Shaikh" w:date="2013-10-19T02:16:00Z"/>
              </w:rPr>
              <w:pPrChange w:id="14402" w:author="Anees Shaikh" w:date="2013-10-19T02:16:00Z">
                <w:pPr>
                  <w:pStyle w:val="XML1"/>
                </w:pPr>
              </w:pPrChange>
            </w:pPr>
            <w:ins w:id="14403" w:author="aas" w:date="2013-10-14T02:06:00Z">
              <w:del w:id="14404"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05" w:author="aas" w:date="2013-10-14T02:06:00Z"/>
                <w:del w:id="14406" w:author="Anees Shaikh" w:date="2013-10-19T02:16:00Z"/>
              </w:rPr>
              <w:pPrChange w:id="14407" w:author="Anees Shaikh" w:date="2013-10-19T02:16:00Z">
                <w:pPr>
                  <w:pStyle w:val="XML1"/>
                </w:pPr>
              </w:pPrChange>
            </w:pPr>
            <w:ins w:id="14408" w:author="aas" w:date="2013-10-14T02:06:00Z">
              <w:del w:id="14409" w:author="Anees Shaikh" w:date="2013-10-19T02:16:00Z">
                <w:r w:rsidDel="00E067A3">
                  <w:delText xml:space="preserve">                      &lt;xs:annotation&gt;</w:delText>
                </w:r>
              </w:del>
            </w:ins>
          </w:p>
          <w:p w14:paraId="35D2D9A1" w14:textId="591F38E0" w:rsidR="00874469" w:rsidDel="00E067A3" w:rsidRDefault="00874469">
            <w:pPr>
              <w:pStyle w:val="Appx"/>
              <w:rPr>
                <w:ins w:id="14410" w:author="aas" w:date="2013-10-14T02:06:00Z"/>
                <w:del w:id="14411" w:author="Anees Shaikh" w:date="2013-10-19T02:16:00Z"/>
              </w:rPr>
              <w:pPrChange w:id="14412" w:author="Anees Shaikh" w:date="2013-10-19T02:16:00Z">
                <w:pPr>
                  <w:pStyle w:val="XML1"/>
                </w:pPr>
              </w:pPrChange>
            </w:pPr>
            <w:ins w:id="14413" w:author="aas" w:date="2013-10-14T02:06:00Z">
              <w:del w:id="14414" w:author="Anees Shaikh" w:date="2013-10-19T02:16:00Z">
                <w:r w:rsidDel="00E067A3">
                  <w:delText xml:space="preserve">                        &lt;xs:documentation&gt;</w:delText>
                </w:r>
              </w:del>
            </w:ins>
          </w:p>
          <w:p w14:paraId="74F3C92E" w14:textId="1DD5CF81" w:rsidR="00874469" w:rsidDel="00E067A3" w:rsidRDefault="00874469">
            <w:pPr>
              <w:pStyle w:val="Appx"/>
              <w:rPr>
                <w:ins w:id="14415" w:author="aas" w:date="2013-10-14T02:06:00Z"/>
                <w:del w:id="14416" w:author="Anees Shaikh" w:date="2013-10-19T02:16:00Z"/>
              </w:rPr>
              <w:pPrChange w:id="14417" w:author="Anees Shaikh" w:date="2013-10-19T02:16:00Z">
                <w:pPr>
                  <w:pStyle w:val="XML1"/>
                </w:pPr>
              </w:pPrChange>
            </w:pPr>
            <w:ins w:id="14418" w:author="aas" w:date="2013-10-14T02:06:00Z">
              <w:del w:id="14419"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20" w:author="aas" w:date="2013-10-14T02:06:00Z"/>
                <w:del w:id="14421" w:author="Anees Shaikh" w:date="2013-10-19T02:16:00Z"/>
              </w:rPr>
              <w:pPrChange w:id="14422" w:author="Anees Shaikh" w:date="2013-10-19T02:16:00Z">
                <w:pPr>
                  <w:pStyle w:val="XML1"/>
                </w:pPr>
              </w:pPrChange>
            </w:pPr>
            <w:ins w:id="14423" w:author="aas" w:date="2013-10-14T02:06:00Z">
              <w:del w:id="14424" w:author="Anees Shaikh" w:date="2013-10-19T02:16:00Z">
                <w:r w:rsidDel="00E067A3">
                  <w:delText xml:space="preserve">                        &lt;/xs:documentation&gt;</w:delText>
                </w:r>
              </w:del>
            </w:ins>
          </w:p>
          <w:p w14:paraId="2A716ECB" w14:textId="71EF4420" w:rsidR="00874469" w:rsidDel="00E067A3" w:rsidRDefault="00874469">
            <w:pPr>
              <w:pStyle w:val="Appx"/>
              <w:rPr>
                <w:ins w:id="14425" w:author="aas" w:date="2013-10-14T02:06:00Z"/>
                <w:del w:id="14426" w:author="Anees Shaikh" w:date="2013-10-19T02:16:00Z"/>
              </w:rPr>
              <w:pPrChange w:id="14427" w:author="Anees Shaikh" w:date="2013-10-19T02:16:00Z">
                <w:pPr>
                  <w:pStyle w:val="XML1"/>
                </w:pPr>
              </w:pPrChange>
            </w:pPr>
            <w:ins w:id="14428" w:author="aas" w:date="2013-10-14T02:06:00Z">
              <w:del w:id="14429" w:author="Anees Shaikh" w:date="2013-10-19T02:16:00Z">
                <w:r w:rsidDel="00E067A3">
                  <w:delText xml:space="preserve">                      &lt;/xs:annotation&gt;</w:delText>
                </w:r>
              </w:del>
            </w:ins>
          </w:p>
          <w:p w14:paraId="5CB4379D" w14:textId="66CDC81D" w:rsidR="00874469" w:rsidDel="00E067A3" w:rsidRDefault="00874469">
            <w:pPr>
              <w:pStyle w:val="Appx"/>
              <w:rPr>
                <w:ins w:id="14430" w:author="aas" w:date="2013-10-14T02:06:00Z"/>
                <w:del w:id="14431" w:author="Anees Shaikh" w:date="2013-10-19T02:16:00Z"/>
              </w:rPr>
              <w:pPrChange w:id="14432" w:author="Anees Shaikh" w:date="2013-10-19T02:16:00Z">
                <w:pPr>
                  <w:pStyle w:val="XML1"/>
                </w:pPr>
              </w:pPrChange>
            </w:pPr>
            <w:ins w:id="14433" w:author="aas" w:date="2013-10-14T02:06:00Z">
              <w:del w:id="14434" w:author="Anees Shaikh" w:date="2013-10-19T02:16:00Z">
                <w:r w:rsidDel="00E067A3">
                  <w:delText xml:space="preserve">                      &lt;xs:complexType&gt;</w:delText>
                </w:r>
              </w:del>
            </w:ins>
          </w:p>
          <w:p w14:paraId="08C66206" w14:textId="7F82EF94" w:rsidR="00874469" w:rsidDel="00E067A3" w:rsidRDefault="00874469">
            <w:pPr>
              <w:pStyle w:val="Appx"/>
              <w:rPr>
                <w:ins w:id="14435" w:author="aas" w:date="2013-10-14T02:06:00Z"/>
                <w:del w:id="14436" w:author="Anees Shaikh" w:date="2013-10-19T02:16:00Z"/>
              </w:rPr>
              <w:pPrChange w:id="14437" w:author="Anees Shaikh" w:date="2013-10-19T02:16:00Z">
                <w:pPr>
                  <w:pStyle w:val="XML1"/>
                </w:pPr>
              </w:pPrChange>
            </w:pPr>
            <w:ins w:id="14438" w:author="aas" w:date="2013-10-14T02:06:00Z">
              <w:del w:id="14439" w:author="Anees Shaikh" w:date="2013-10-19T02:16:00Z">
                <w:r w:rsidDel="00E067A3">
                  <w:delText xml:space="preserve">                        &lt;xs:sequence&gt;</w:delText>
                </w:r>
              </w:del>
            </w:ins>
          </w:p>
          <w:p w14:paraId="3DAB2771" w14:textId="5D2DF8F3" w:rsidR="00874469" w:rsidDel="00E067A3" w:rsidRDefault="00874469">
            <w:pPr>
              <w:pStyle w:val="Appx"/>
              <w:rPr>
                <w:ins w:id="14440" w:author="aas" w:date="2013-10-14T02:06:00Z"/>
                <w:del w:id="14441" w:author="Anees Shaikh" w:date="2013-10-19T02:16:00Z"/>
              </w:rPr>
              <w:pPrChange w:id="14442" w:author="Anees Shaikh" w:date="2013-10-19T02:16:00Z">
                <w:pPr>
                  <w:pStyle w:val="XML1"/>
                </w:pPr>
              </w:pPrChange>
            </w:pPr>
            <w:ins w:id="14443" w:author="aas" w:date="2013-10-14T02:06:00Z">
              <w:del w:id="14444"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45" w:author="aas" w:date="2013-10-14T02:06:00Z"/>
                <w:del w:id="14446" w:author="Anees Shaikh" w:date="2013-10-19T02:16:00Z"/>
              </w:rPr>
              <w:pPrChange w:id="14447" w:author="Anees Shaikh" w:date="2013-10-19T02:16:00Z">
                <w:pPr>
                  <w:pStyle w:val="XML1"/>
                </w:pPr>
              </w:pPrChange>
            </w:pPr>
            <w:ins w:id="14448" w:author="aas" w:date="2013-10-14T02:06:00Z">
              <w:del w:id="14449"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50" w:author="aas" w:date="2013-10-14T02:06:00Z"/>
                <w:del w:id="14451" w:author="Anees Shaikh" w:date="2013-10-19T02:16:00Z"/>
              </w:rPr>
              <w:pPrChange w:id="14452" w:author="Anees Shaikh" w:date="2013-10-19T02:16:00Z">
                <w:pPr>
                  <w:pStyle w:val="XML1"/>
                </w:pPr>
              </w:pPrChange>
            </w:pPr>
            <w:ins w:id="14453" w:author="aas" w:date="2013-10-14T02:06:00Z">
              <w:del w:id="14454" w:author="Anees Shaikh" w:date="2013-10-19T02:16:00Z">
                <w:r w:rsidDel="00E067A3">
                  <w:delText xml:space="preserve">                                  namespace="##other" processContents="lax"/&gt;</w:delText>
                </w:r>
              </w:del>
            </w:ins>
          </w:p>
          <w:p w14:paraId="24C16CD5" w14:textId="4B0CDCC2" w:rsidR="00874469" w:rsidDel="00E067A3" w:rsidRDefault="00874469">
            <w:pPr>
              <w:pStyle w:val="Appx"/>
              <w:rPr>
                <w:ins w:id="14455" w:author="aas" w:date="2013-10-14T02:06:00Z"/>
                <w:del w:id="14456" w:author="Anees Shaikh" w:date="2013-10-19T02:16:00Z"/>
              </w:rPr>
              <w:pPrChange w:id="14457" w:author="Anees Shaikh" w:date="2013-10-19T02:16:00Z">
                <w:pPr>
                  <w:pStyle w:val="XML1"/>
                </w:pPr>
              </w:pPrChange>
            </w:pPr>
            <w:ins w:id="14458" w:author="aas" w:date="2013-10-14T02:06:00Z">
              <w:del w:id="14459" w:author="Anees Shaikh" w:date="2013-10-19T02:16:00Z">
                <w:r w:rsidDel="00E067A3">
                  <w:delText xml:space="preserve">                        &lt;/xs:sequence&gt;</w:delText>
                </w:r>
              </w:del>
            </w:ins>
          </w:p>
          <w:p w14:paraId="2B78F1B6" w14:textId="477DE37B" w:rsidR="00874469" w:rsidDel="00E067A3" w:rsidRDefault="00874469">
            <w:pPr>
              <w:pStyle w:val="Appx"/>
              <w:rPr>
                <w:ins w:id="14460" w:author="aas" w:date="2013-10-14T02:06:00Z"/>
                <w:del w:id="14461" w:author="Anees Shaikh" w:date="2013-10-19T02:16:00Z"/>
              </w:rPr>
              <w:pPrChange w:id="14462" w:author="Anees Shaikh" w:date="2013-10-19T02:16:00Z">
                <w:pPr>
                  <w:pStyle w:val="XML1"/>
                </w:pPr>
              </w:pPrChange>
            </w:pPr>
            <w:ins w:id="14463" w:author="aas" w:date="2013-10-14T02:06:00Z">
              <w:del w:id="14464" w:author="Anees Shaikh" w:date="2013-10-19T02:16:00Z">
                <w:r w:rsidDel="00E067A3">
                  <w:delText xml:space="preserve">                      &lt;/xs:complexType&gt;</w:delText>
                </w:r>
              </w:del>
            </w:ins>
          </w:p>
          <w:p w14:paraId="59DD8DC9" w14:textId="438CB9D4" w:rsidR="00874469" w:rsidDel="00E067A3" w:rsidRDefault="00874469">
            <w:pPr>
              <w:pStyle w:val="Appx"/>
              <w:rPr>
                <w:ins w:id="14465" w:author="aas" w:date="2013-10-14T02:06:00Z"/>
                <w:del w:id="14466" w:author="Anees Shaikh" w:date="2013-10-19T02:16:00Z"/>
              </w:rPr>
              <w:pPrChange w:id="14467" w:author="Anees Shaikh" w:date="2013-10-19T02:16:00Z">
                <w:pPr>
                  <w:pStyle w:val="XML1"/>
                </w:pPr>
              </w:pPrChange>
            </w:pPr>
            <w:ins w:id="14468" w:author="aas" w:date="2013-10-14T02:06:00Z">
              <w:del w:id="14469" w:author="Anees Shaikh" w:date="2013-10-19T02:16:00Z">
                <w:r w:rsidDel="00E067A3">
                  <w:delText xml:space="preserve">                    &lt;/xs:element&gt;</w:delText>
                </w:r>
              </w:del>
            </w:ins>
          </w:p>
          <w:p w14:paraId="23953A7A" w14:textId="0ECF6B66" w:rsidR="00874469" w:rsidDel="00E067A3" w:rsidRDefault="00874469">
            <w:pPr>
              <w:pStyle w:val="Appx"/>
              <w:rPr>
                <w:ins w:id="14470" w:author="aas" w:date="2013-10-14T02:06:00Z"/>
                <w:del w:id="14471" w:author="Anees Shaikh" w:date="2013-10-19T02:16:00Z"/>
              </w:rPr>
              <w:pPrChange w:id="14472" w:author="Anees Shaikh" w:date="2013-10-19T02:16:00Z">
                <w:pPr>
                  <w:pStyle w:val="XML1"/>
                </w:pPr>
              </w:pPrChange>
            </w:pPr>
            <w:ins w:id="14473" w:author="aas" w:date="2013-10-14T02:06:00Z">
              <w:del w:id="14474"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475" w:author="aas" w:date="2013-10-14T02:06:00Z"/>
                <w:del w:id="14476" w:author="Anees Shaikh" w:date="2013-10-19T02:16:00Z"/>
              </w:rPr>
              <w:pPrChange w:id="14477" w:author="Anees Shaikh" w:date="2013-10-19T02:16:00Z">
                <w:pPr>
                  <w:pStyle w:val="XML1"/>
                </w:pPr>
              </w:pPrChange>
            </w:pPr>
            <w:ins w:id="14478" w:author="aas" w:date="2013-10-14T02:06:00Z">
              <w:del w:id="14479" w:author="Anees Shaikh" w:date="2013-10-19T02:16:00Z">
                <w:r w:rsidDel="00E067A3">
                  <w:delText xml:space="preserve">                      &lt;xs:annotation&gt;</w:delText>
                </w:r>
              </w:del>
            </w:ins>
          </w:p>
          <w:p w14:paraId="748DB008" w14:textId="334BA50E" w:rsidR="00874469" w:rsidDel="00E067A3" w:rsidRDefault="00874469">
            <w:pPr>
              <w:pStyle w:val="Appx"/>
              <w:rPr>
                <w:ins w:id="14480" w:author="aas" w:date="2013-10-14T02:06:00Z"/>
                <w:del w:id="14481" w:author="Anees Shaikh" w:date="2013-10-19T02:16:00Z"/>
              </w:rPr>
              <w:pPrChange w:id="14482" w:author="Anees Shaikh" w:date="2013-10-19T02:16:00Z">
                <w:pPr>
                  <w:pStyle w:val="XML1"/>
                </w:pPr>
              </w:pPrChange>
            </w:pPr>
            <w:ins w:id="14483" w:author="aas" w:date="2013-10-14T02:06:00Z">
              <w:del w:id="14484" w:author="Anees Shaikh" w:date="2013-10-19T02:16:00Z">
                <w:r w:rsidDel="00E067A3">
                  <w:delText xml:space="preserve">                        &lt;xs:documentation&gt;</w:delText>
                </w:r>
              </w:del>
            </w:ins>
          </w:p>
          <w:p w14:paraId="7AA71C36" w14:textId="7807CF2B" w:rsidR="00874469" w:rsidDel="00E067A3" w:rsidRDefault="00874469">
            <w:pPr>
              <w:pStyle w:val="Appx"/>
              <w:rPr>
                <w:ins w:id="14485" w:author="aas" w:date="2013-10-14T02:06:00Z"/>
                <w:del w:id="14486" w:author="Anees Shaikh" w:date="2013-10-19T02:16:00Z"/>
              </w:rPr>
              <w:pPrChange w:id="14487" w:author="Anees Shaikh" w:date="2013-10-19T02:16:00Z">
                <w:pPr>
                  <w:pStyle w:val="XML1"/>
                </w:pPr>
              </w:pPrChange>
            </w:pPr>
            <w:ins w:id="14488" w:author="aas" w:date="2013-10-14T02:06:00Z">
              <w:del w:id="14489"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490" w:author="aas" w:date="2013-10-14T02:06:00Z"/>
                <w:del w:id="14491" w:author="Anees Shaikh" w:date="2013-10-19T02:16:00Z"/>
              </w:rPr>
              <w:pPrChange w:id="14492" w:author="Anees Shaikh" w:date="2013-10-19T02:16:00Z">
                <w:pPr>
                  <w:pStyle w:val="XML1"/>
                </w:pPr>
              </w:pPrChange>
            </w:pPr>
            <w:ins w:id="14493" w:author="aas" w:date="2013-10-14T02:06:00Z">
              <w:del w:id="14494" w:author="Anees Shaikh" w:date="2013-10-19T02:16:00Z">
                <w:r w:rsidDel="00E067A3">
                  <w:delText xml:space="preserve">                                 write actions.</w:delText>
                </w:r>
              </w:del>
            </w:ins>
          </w:p>
          <w:p w14:paraId="24939BDD" w14:textId="3F2CEEEF" w:rsidR="00874469" w:rsidDel="00E067A3" w:rsidRDefault="00874469">
            <w:pPr>
              <w:pStyle w:val="Appx"/>
              <w:rPr>
                <w:ins w:id="14495" w:author="aas" w:date="2013-10-14T02:06:00Z"/>
                <w:del w:id="14496" w:author="Anees Shaikh" w:date="2013-10-19T02:16:00Z"/>
              </w:rPr>
              <w:pPrChange w:id="14497" w:author="Anees Shaikh" w:date="2013-10-19T02:16:00Z">
                <w:pPr>
                  <w:pStyle w:val="XML1"/>
                </w:pPr>
              </w:pPrChange>
            </w:pPr>
            <w:ins w:id="14498" w:author="aas" w:date="2013-10-14T02:06:00Z">
              <w:del w:id="14499" w:author="Anees Shaikh" w:date="2013-10-19T02:16:00Z">
                <w:r w:rsidDel="00E067A3">
                  <w:delText xml:space="preserve">                        &lt;/xs:documentation&gt;</w:delText>
                </w:r>
              </w:del>
            </w:ins>
          </w:p>
          <w:p w14:paraId="4DCF4254" w14:textId="39D71EDE" w:rsidR="00874469" w:rsidDel="00E067A3" w:rsidRDefault="00874469">
            <w:pPr>
              <w:pStyle w:val="Appx"/>
              <w:rPr>
                <w:ins w:id="14500" w:author="aas" w:date="2013-10-14T02:06:00Z"/>
                <w:del w:id="14501" w:author="Anees Shaikh" w:date="2013-10-19T02:16:00Z"/>
              </w:rPr>
              <w:pPrChange w:id="14502" w:author="Anees Shaikh" w:date="2013-10-19T02:16:00Z">
                <w:pPr>
                  <w:pStyle w:val="XML1"/>
                </w:pPr>
              </w:pPrChange>
            </w:pPr>
            <w:ins w:id="14503" w:author="aas" w:date="2013-10-14T02:06:00Z">
              <w:del w:id="14504" w:author="Anees Shaikh" w:date="2013-10-19T02:16:00Z">
                <w:r w:rsidDel="00E067A3">
                  <w:delText xml:space="preserve">                      &lt;/xs:annotation&gt;</w:delText>
                </w:r>
              </w:del>
            </w:ins>
          </w:p>
          <w:p w14:paraId="23307093" w14:textId="0CC7EE89" w:rsidR="00874469" w:rsidDel="00E067A3" w:rsidRDefault="00874469">
            <w:pPr>
              <w:pStyle w:val="Appx"/>
              <w:rPr>
                <w:ins w:id="14505" w:author="aas" w:date="2013-10-14T02:06:00Z"/>
                <w:del w:id="14506" w:author="Anees Shaikh" w:date="2013-10-19T02:16:00Z"/>
              </w:rPr>
              <w:pPrChange w:id="14507" w:author="Anees Shaikh" w:date="2013-10-19T02:16:00Z">
                <w:pPr>
                  <w:pStyle w:val="XML1"/>
                </w:pPr>
              </w:pPrChange>
            </w:pPr>
            <w:ins w:id="14508" w:author="aas" w:date="2013-10-14T02:06:00Z">
              <w:del w:id="14509" w:author="Anees Shaikh" w:date="2013-10-19T02:16:00Z">
                <w:r w:rsidDel="00E067A3">
                  <w:delText xml:space="preserve">                      &lt;xs:complexType&gt;</w:delText>
                </w:r>
              </w:del>
            </w:ins>
          </w:p>
          <w:p w14:paraId="145B8C00" w14:textId="6D16C6F9" w:rsidR="00874469" w:rsidDel="00E067A3" w:rsidRDefault="00874469">
            <w:pPr>
              <w:pStyle w:val="Appx"/>
              <w:rPr>
                <w:ins w:id="14510" w:author="aas" w:date="2013-10-14T02:06:00Z"/>
                <w:del w:id="14511" w:author="Anees Shaikh" w:date="2013-10-19T02:16:00Z"/>
              </w:rPr>
              <w:pPrChange w:id="14512" w:author="Anees Shaikh" w:date="2013-10-19T02:16:00Z">
                <w:pPr>
                  <w:pStyle w:val="XML1"/>
                </w:pPr>
              </w:pPrChange>
            </w:pPr>
            <w:ins w:id="14513" w:author="aas" w:date="2013-10-14T02:06:00Z">
              <w:del w:id="14514" w:author="Anees Shaikh" w:date="2013-10-19T02:16:00Z">
                <w:r w:rsidDel="00E067A3">
                  <w:delText xml:space="preserve">                        &lt;xs:sequence&gt;</w:delText>
                </w:r>
              </w:del>
            </w:ins>
          </w:p>
          <w:p w14:paraId="17169240" w14:textId="1DDC2A0E" w:rsidR="00874469" w:rsidDel="00E067A3" w:rsidRDefault="00874469">
            <w:pPr>
              <w:pStyle w:val="Appx"/>
              <w:rPr>
                <w:ins w:id="14515" w:author="aas" w:date="2013-10-14T02:06:00Z"/>
                <w:del w:id="14516" w:author="Anees Shaikh" w:date="2013-10-19T02:16:00Z"/>
              </w:rPr>
              <w:pPrChange w:id="14517" w:author="Anees Shaikh" w:date="2013-10-19T02:16:00Z">
                <w:pPr>
                  <w:pStyle w:val="XML1"/>
                </w:pPr>
              </w:pPrChange>
            </w:pPr>
            <w:ins w:id="14518" w:author="aas" w:date="2013-10-14T02:06:00Z">
              <w:del w:id="14519"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20" w:author="aas" w:date="2013-10-14T02:06:00Z"/>
                <w:del w:id="14521" w:author="Anees Shaikh" w:date="2013-10-19T02:16:00Z"/>
              </w:rPr>
              <w:pPrChange w:id="14522" w:author="Anees Shaikh" w:date="2013-10-19T02:16:00Z">
                <w:pPr>
                  <w:pStyle w:val="XML1"/>
                </w:pPr>
              </w:pPrChange>
            </w:pPr>
            <w:ins w:id="14523" w:author="aas" w:date="2013-10-14T02:06:00Z">
              <w:del w:id="14524"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25" w:author="aas" w:date="2013-10-14T02:06:00Z"/>
                <w:del w:id="14526" w:author="Anees Shaikh" w:date="2013-10-19T02:16:00Z"/>
              </w:rPr>
              <w:pPrChange w:id="14527" w:author="Anees Shaikh" w:date="2013-10-19T02:16:00Z">
                <w:pPr>
                  <w:pStyle w:val="XML1"/>
                </w:pPr>
              </w:pPrChange>
            </w:pPr>
            <w:ins w:id="14528" w:author="aas" w:date="2013-10-14T02:06:00Z">
              <w:del w:id="14529"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30" w:author="aas" w:date="2013-10-14T02:06:00Z"/>
                <w:del w:id="14531" w:author="Anees Shaikh" w:date="2013-10-19T02:16:00Z"/>
              </w:rPr>
              <w:pPrChange w:id="14532" w:author="Anees Shaikh" w:date="2013-10-19T02:16:00Z">
                <w:pPr>
                  <w:pStyle w:val="XML1"/>
                </w:pPr>
              </w:pPrChange>
            </w:pPr>
            <w:ins w:id="14533" w:author="aas" w:date="2013-10-14T02:06:00Z">
              <w:del w:id="14534" w:author="Anees Shaikh" w:date="2013-10-19T02:16:00Z">
                <w:r w:rsidDel="00E067A3">
                  <w:delText xml:space="preserve">                        &lt;/xs:sequence&gt;</w:delText>
                </w:r>
              </w:del>
            </w:ins>
          </w:p>
          <w:p w14:paraId="1EF8A808" w14:textId="7A4D140F" w:rsidR="00874469" w:rsidDel="00E067A3" w:rsidRDefault="00874469">
            <w:pPr>
              <w:pStyle w:val="Appx"/>
              <w:rPr>
                <w:ins w:id="14535" w:author="aas" w:date="2013-10-14T02:06:00Z"/>
                <w:del w:id="14536" w:author="Anees Shaikh" w:date="2013-10-19T02:16:00Z"/>
              </w:rPr>
              <w:pPrChange w:id="14537" w:author="Anees Shaikh" w:date="2013-10-19T02:16:00Z">
                <w:pPr>
                  <w:pStyle w:val="XML1"/>
                </w:pPr>
              </w:pPrChange>
            </w:pPr>
            <w:ins w:id="14538" w:author="aas" w:date="2013-10-14T02:06:00Z">
              <w:del w:id="14539" w:author="Anees Shaikh" w:date="2013-10-19T02:16:00Z">
                <w:r w:rsidDel="00E067A3">
                  <w:delText xml:space="preserve">                      &lt;/xs:complexType&gt;</w:delText>
                </w:r>
              </w:del>
            </w:ins>
          </w:p>
          <w:p w14:paraId="4452EC5C" w14:textId="7A078D29" w:rsidR="00874469" w:rsidDel="00E067A3" w:rsidRDefault="00874469">
            <w:pPr>
              <w:pStyle w:val="Appx"/>
              <w:rPr>
                <w:ins w:id="14540" w:author="aas" w:date="2013-10-14T02:06:00Z"/>
                <w:del w:id="14541" w:author="Anees Shaikh" w:date="2013-10-19T02:16:00Z"/>
              </w:rPr>
              <w:pPrChange w:id="14542" w:author="Anees Shaikh" w:date="2013-10-19T02:16:00Z">
                <w:pPr>
                  <w:pStyle w:val="XML1"/>
                </w:pPr>
              </w:pPrChange>
            </w:pPr>
            <w:ins w:id="14543" w:author="aas" w:date="2013-10-14T02:06:00Z">
              <w:del w:id="14544" w:author="Anees Shaikh" w:date="2013-10-19T02:16:00Z">
                <w:r w:rsidDel="00E067A3">
                  <w:delText xml:space="preserve">                    &lt;/xs:element&gt;</w:delText>
                </w:r>
              </w:del>
            </w:ins>
          </w:p>
          <w:p w14:paraId="3C425AC4" w14:textId="5ADAE13F" w:rsidR="00874469" w:rsidDel="00E067A3" w:rsidRDefault="00874469">
            <w:pPr>
              <w:pStyle w:val="Appx"/>
              <w:rPr>
                <w:ins w:id="14545" w:author="aas" w:date="2013-10-14T02:06:00Z"/>
                <w:del w:id="14546" w:author="Anees Shaikh" w:date="2013-10-19T02:16:00Z"/>
              </w:rPr>
              <w:pPrChange w:id="14547" w:author="Anees Shaikh" w:date="2013-10-19T02:16:00Z">
                <w:pPr>
                  <w:pStyle w:val="XML1"/>
                </w:pPr>
              </w:pPrChange>
            </w:pPr>
            <w:ins w:id="14548" w:author="aas" w:date="2013-10-14T02:06:00Z">
              <w:del w:id="14549"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50" w:author="aas" w:date="2013-10-14T02:06:00Z"/>
                <w:del w:id="14551" w:author="Anees Shaikh" w:date="2013-10-19T02:16:00Z"/>
              </w:rPr>
              <w:pPrChange w:id="14552" w:author="Anees Shaikh" w:date="2013-10-19T02:16:00Z">
                <w:pPr>
                  <w:pStyle w:val="XML1"/>
                </w:pPr>
              </w:pPrChange>
            </w:pPr>
            <w:ins w:id="14553" w:author="aas" w:date="2013-10-14T02:06:00Z">
              <w:del w:id="14554" w:author="Anees Shaikh" w:date="2013-10-19T02:16:00Z">
                <w:r w:rsidDel="00E067A3">
                  <w:delText xml:space="preserve">                      &lt;xs:annotation&gt;</w:delText>
                </w:r>
              </w:del>
            </w:ins>
          </w:p>
          <w:p w14:paraId="2FC1FE0A" w14:textId="1088417A" w:rsidR="00874469" w:rsidDel="00E067A3" w:rsidRDefault="00874469">
            <w:pPr>
              <w:pStyle w:val="Appx"/>
              <w:rPr>
                <w:ins w:id="14555" w:author="aas" w:date="2013-10-14T02:06:00Z"/>
                <w:del w:id="14556" w:author="Anees Shaikh" w:date="2013-10-19T02:16:00Z"/>
              </w:rPr>
              <w:pPrChange w:id="14557" w:author="Anees Shaikh" w:date="2013-10-19T02:16:00Z">
                <w:pPr>
                  <w:pStyle w:val="XML1"/>
                </w:pPr>
              </w:pPrChange>
            </w:pPr>
            <w:ins w:id="14558" w:author="aas" w:date="2013-10-14T02:06:00Z">
              <w:del w:id="14559" w:author="Anees Shaikh" w:date="2013-10-19T02:16:00Z">
                <w:r w:rsidDel="00E067A3">
                  <w:delText xml:space="preserve">                        &lt;xs:documentation&gt;</w:delText>
                </w:r>
              </w:del>
            </w:ins>
          </w:p>
          <w:p w14:paraId="403BA3BE" w14:textId="56448F47" w:rsidR="00874469" w:rsidDel="00E067A3" w:rsidRDefault="00874469">
            <w:pPr>
              <w:pStyle w:val="Appx"/>
              <w:rPr>
                <w:ins w:id="14560" w:author="aas" w:date="2013-10-14T02:06:00Z"/>
                <w:del w:id="14561" w:author="Anees Shaikh" w:date="2013-10-19T02:16:00Z"/>
              </w:rPr>
              <w:pPrChange w:id="14562" w:author="Anees Shaikh" w:date="2013-10-19T02:16:00Z">
                <w:pPr>
                  <w:pStyle w:val="XML1"/>
                </w:pPr>
              </w:pPrChange>
            </w:pPr>
            <w:ins w:id="14563" w:author="aas" w:date="2013-10-14T02:06:00Z">
              <w:del w:id="14564"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565" w:author="aas" w:date="2013-10-14T02:06:00Z"/>
                <w:del w:id="14566" w:author="Anees Shaikh" w:date="2013-10-19T02:16:00Z"/>
              </w:rPr>
              <w:pPrChange w:id="14567" w:author="Anees Shaikh" w:date="2013-10-19T02:16:00Z">
                <w:pPr>
                  <w:pStyle w:val="XML1"/>
                </w:pPr>
              </w:pPrChange>
            </w:pPr>
            <w:ins w:id="14568" w:author="aas" w:date="2013-10-14T02:06:00Z">
              <w:del w:id="14569" w:author="Anees Shaikh" w:date="2013-10-19T02:16:00Z">
                <w:r w:rsidDel="00E067A3">
                  <w:delText xml:space="preserve">                                apply actions.</w:delText>
                </w:r>
              </w:del>
            </w:ins>
          </w:p>
          <w:p w14:paraId="2F55ABA6" w14:textId="7A2BCDD4" w:rsidR="00874469" w:rsidDel="00E067A3" w:rsidRDefault="00874469">
            <w:pPr>
              <w:pStyle w:val="Appx"/>
              <w:rPr>
                <w:ins w:id="14570" w:author="aas" w:date="2013-10-14T02:06:00Z"/>
                <w:del w:id="14571" w:author="Anees Shaikh" w:date="2013-10-19T02:16:00Z"/>
              </w:rPr>
              <w:pPrChange w:id="14572" w:author="Anees Shaikh" w:date="2013-10-19T02:16:00Z">
                <w:pPr>
                  <w:pStyle w:val="XML1"/>
                </w:pPr>
              </w:pPrChange>
            </w:pPr>
            <w:ins w:id="14573" w:author="aas" w:date="2013-10-14T02:06:00Z">
              <w:del w:id="14574" w:author="Anees Shaikh" w:date="2013-10-19T02:16:00Z">
                <w:r w:rsidDel="00E067A3">
                  <w:delText xml:space="preserve">                        &lt;/xs:documentation&gt;</w:delText>
                </w:r>
              </w:del>
            </w:ins>
          </w:p>
          <w:p w14:paraId="04A6BC86" w14:textId="7D844974" w:rsidR="00874469" w:rsidDel="00E067A3" w:rsidRDefault="00874469">
            <w:pPr>
              <w:pStyle w:val="Appx"/>
              <w:rPr>
                <w:ins w:id="14575" w:author="aas" w:date="2013-10-14T02:06:00Z"/>
                <w:del w:id="14576" w:author="Anees Shaikh" w:date="2013-10-19T02:16:00Z"/>
              </w:rPr>
              <w:pPrChange w:id="14577" w:author="Anees Shaikh" w:date="2013-10-19T02:16:00Z">
                <w:pPr>
                  <w:pStyle w:val="XML1"/>
                </w:pPr>
              </w:pPrChange>
            </w:pPr>
            <w:ins w:id="14578" w:author="aas" w:date="2013-10-14T02:06:00Z">
              <w:del w:id="14579" w:author="Anees Shaikh" w:date="2013-10-19T02:16:00Z">
                <w:r w:rsidDel="00E067A3">
                  <w:delText xml:space="preserve">                      &lt;/xs:annotation&gt;</w:delText>
                </w:r>
              </w:del>
            </w:ins>
          </w:p>
          <w:p w14:paraId="0B9B2385" w14:textId="5702E8B1" w:rsidR="00874469" w:rsidDel="00E067A3" w:rsidRDefault="00874469">
            <w:pPr>
              <w:pStyle w:val="Appx"/>
              <w:rPr>
                <w:ins w:id="14580" w:author="aas" w:date="2013-10-14T02:06:00Z"/>
                <w:del w:id="14581" w:author="Anees Shaikh" w:date="2013-10-19T02:16:00Z"/>
              </w:rPr>
              <w:pPrChange w:id="14582" w:author="Anees Shaikh" w:date="2013-10-19T02:16:00Z">
                <w:pPr>
                  <w:pStyle w:val="XML1"/>
                </w:pPr>
              </w:pPrChange>
            </w:pPr>
            <w:ins w:id="14583" w:author="aas" w:date="2013-10-14T02:06:00Z">
              <w:del w:id="14584" w:author="Anees Shaikh" w:date="2013-10-19T02:16:00Z">
                <w:r w:rsidDel="00E067A3">
                  <w:delText xml:space="preserve">                      &lt;xs:complexType&gt;</w:delText>
                </w:r>
              </w:del>
            </w:ins>
          </w:p>
          <w:p w14:paraId="59AE59B1" w14:textId="25A5AA64" w:rsidR="00874469" w:rsidDel="00E067A3" w:rsidRDefault="00874469">
            <w:pPr>
              <w:pStyle w:val="Appx"/>
              <w:rPr>
                <w:ins w:id="14585" w:author="aas" w:date="2013-10-14T02:06:00Z"/>
                <w:del w:id="14586" w:author="Anees Shaikh" w:date="2013-10-19T02:16:00Z"/>
              </w:rPr>
              <w:pPrChange w:id="14587" w:author="Anees Shaikh" w:date="2013-10-19T02:16:00Z">
                <w:pPr>
                  <w:pStyle w:val="XML1"/>
                </w:pPr>
              </w:pPrChange>
            </w:pPr>
            <w:ins w:id="14588" w:author="aas" w:date="2013-10-14T02:06:00Z">
              <w:del w:id="14589" w:author="Anees Shaikh" w:date="2013-10-19T02:16:00Z">
                <w:r w:rsidDel="00E067A3">
                  <w:delText xml:space="preserve">                        &lt;xs:sequence&gt;</w:delText>
                </w:r>
              </w:del>
            </w:ins>
          </w:p>
          <w:p w14:paraId="10B3B3DF" w14:textId="45248DDC" w:rsidR="00874469" w:rsidDel="00E067A3" w:rsidRDefault="00874469">
            <w:pPr>
              <w:pStyle w:val="Appx"/>
              <w:rPr>
                <w:ins w:id="14590" w:author="aas" w:date="2013-10-14T02:06:00Z"/>
                <w:del w:id="14591" w:author="Anees Shaikh" w:date="2013-10-19T02:16:00Z"/>
              </w:rPr>
              <w:pPrChange w:id="14592" w:author="Anees Shaikh" w:date="2013-10-19T02:16:00Z">
                <w:pPr>
                  <w:pStyle w:val="XML1"/>
                </w:pPr>
              </w:pPrChange>
            </w:pPr>
            <w:ins w:id="14593" w:author="aas" w:date="2013-10-14T02:06:00Z">
              <w:del w:id="14594"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595" w:author="aas" w:date="2013-10-14T02:06:00Z"/>
                <w:del w:id="14596" w:author="Anees Shaikh" w:date="2013-10-19T02:16:00Z"/>
              </w:rPr>
              <w:pPrChange w:id="14597" w:author="Anees Shaikh" w:date="2013-10-19T02:16:00Z">
                <w:pPr>
                  <w:pStyle w:val="XML1"/>
                </w:pPr>
              </w:pPrChange>
            </w:pPr>
            <w:ins w:id="14598" w:author="aas" w:date="2013-10-14T02:06:00Z">
              <w:del w:id="14599"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00" w:author="aas" w:date="2013-10-14T02:06:00Z"/>
                <w:del w:id="14601" w:author="Anees Shaikh" w:date="2013-10-19T02:16:00Z"/>
              </w:rPr>
              <w:pPrChange w:id="14602" w:author="Anees Shaikh" w:date="2013-10-19T02:16:00Z">
                <w:pPr>
                  <w:pStyle w:val="XML1"/>
                </w:pPr>
              </w:pPrChange>
            </w:pPr>
            <w:ins w:id="14603" w:author="aas" w:date="2013-10-14T02:06:00Z">
              <w:del w:id="14604"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05" w:author="aas" w:date="2013-10-14T02:06:00Z"/>
                <w:del w:id="14606" w:author="Anees Shaikh" w:date="2013-10-19T02:16:00Z"/>
              </w:rPr>
              <w:pPrChange w:id="14607" w:author="Anees Shaikh" w:date="2013-10-19T02:16:00Z">
                <w:pPr>
                  <w:pStyle w:val="XML1"/>
                </w:pPr>
              </w:pPrChange>
            </w:pPr>
            <w:ins w:id="14608" w:author="aas" w:date="2013-10-14T02:06:00Z">
              <w:del w:id="14609" w:author="Anees Shaikh" w:date="2013-10-19T02:16:00Z">
                <w:r w:rsidDel="00E067A3">
                  <w:delText xml:space="preserve">                        &lt;/xs:sequence&gt;</w:delText>
                </w:r>
              </w:del>
            </w:ins>
          </w:p>
          <w:p w14:paraId="36BE5FD1" w14:textId="3140580E" w:rsidR="00874469" w:rsidDel="00E067A3" w:rsidRDefault="00874469">
            <w:pPr>
              <w:pStyle w:val="Appx"/>
              <w:rPr>
                <w:ins w:id="14610" w:author="aas" w:date="2013-10-14T02:06:00Z"/>
                <w:del w:id="14611" w:author="Anees Shaikh" w:date="2013-10-19T02:16:00Z"/>
              </w:rPr>
              <w:pPrChange w:id="14612" w:author="Anees Shaikh" w:date="2013-10-19T02:16:00Z">
                <w:pPr>
                  <w:pStyle w:val="XML1"/>
                </w:pPr>
              </w:pPrChange>
            </w:pPr>
            <w:ins w:id="14613" w:author="aas" w:date="2013-10-14T02:06:00Z">
              <w:del w:id="14614" w:author="Anees Shaikh" w:date="2013-10-19T02:16:00Z">
                <w:r w:rsidDel="00E067A3">
                  <w:delText xml:space="preserve">                      &lt;/xs:complexType&gt;</w:delText>
                </w:r>
              </w:del>
            </w:ins>
          </w:p>
          <w:p w14:paraId="406EA5EC" w14:textId="0C7ED101" w:rsidR="00874469" w:rsidDel="00E067A3" w:rsidRDefault="00874469">
            <w:pPr>
              <w:pStyle w:val="Appx"/>
              <w:rPr>
                <w:ins w:id="14615" w:author="aas" w:date="2013-10-14T02:06:00Z"/>
                <w:del w:id="14616" w:author="Anees Shaikh" w:date="2013-10-19T02:16:00Z"/>
              </w:rPr>
              <w:pPrChange w:id="14617" w:author="Anees Shaikh" w:date="2013-10-19T02:16:00Z">
                <w:pPr>
                  <w:pStyle w:val="XML1"/>
                </w:pPr>
              </w:pPrChange>
            </w:pPr>
            <w:ins w:id="14618" w:author="aas" w:date="2013-10-14T02:06:00Z">
              <w:del w:id="14619" w:author="Anees Shaikh" w:date="2013-10-19T02:16:00Z">
                <w:r w:rsidDel="00E067A3">
                  <w:delText xml:space="preserve">                    &lt;/xs:element&gt;</w:delText>
                </w:r>
              </w:del>
            </w:ins>
          </w:p>
          <w:p w14:paraId="6FE03622" w14:textId="7824C483" w:rsidR="00874469" w:rsidDel="00E067A3" w:rsidRDefault="00874469">
            <w:pPr>
              <w:pStyle w:val="Appx"/>
              <w:rPr>
                <w:ins w:id="14620" w:author="aas" w:date="2013-10-14T02:06:00Z"/>
                <w:del w:id="14621" w:author="Anees Shaikh" w:date="2013-10-19T02:16:00Z"/>
              </w:rPr>
              <w:pPrChange w:id="14622" w:author="Anees Shaikh" w:date="2013-10-19T02:16:00Z">
                <w:pPr>
                  <w:pStyle w:val="XML1"/>
                </w:pPr>
              </w:pPrChange>
            </w:pPr>
            <w:ins w:id="14623" w:author="aas" w:date="2013-10-14T02:06:00Z">
              <w:del w:id="14624"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25" w:author="aas" w:date="2013-10-14T02:06:00Z"/>
                <w:del w:id="14626" w:author="Anees Shaikh" w:date="2013-10-19T02:16:00Z"/>
              </w:rPr>
              <w:pPrChange w:id="14627" w:author="Anees Shaikh" w:date="2013-10-19T02:16:00Z">
                <w:pPr>
                  <w:pStyle w:val="XML1"/>
                </w:pPr>
              </w:pPrChange>
            </w:pPr>
            <w:ins w:id="14628" w:author="aas" w:date="2013-10-14T02:06:00Z">
              <w:del w:id="14629" w:author="Anees Shaikh" w:date="2013-10-19T02:16:00Z">
                <w:r w:rsidDel="00E067A3">
                  <w:delText xml:space="preserve">                      &lt;xs:annotation&gt;</w:delText>
                </w:r>
              </w:del>
            </w:ins>
          </w:p>
          <w:p w14:paraId="473ECD94" w14:textId="04639427" w:rsidR="00874469" w:rsidDel="00E067A3" w:rsidRDefault="00874469">
            <w:pPr>
              <w:pStyle w:val="Appx"/>
              <w:rPr>
                <w:ins w:id="14630" w:author="aas" w:date="2013-10-14T02:06:00Z"/>
                <w:del w:id="14631" w:author="Anees Shaikh" w:date="2013-10-19T02:16:00Z"/>
              </w:rPr>
              <w:pPrChange w:id="14632" w:author="Anees Shaikh" w:date="2013-10-19T02:16:00Z">
                <w:pPr>
                  <w:pStyle w:val="XML1"/>
                </w:pPr>
              </w:pPrChange>
            </w:pPr>
            <w:ins w:id="14633" w:author="aas" w:date="2013-10-14T02:06:00Z">
              <w:del w:id="14634" w:author="Anees Shaikh" w:date="2013-10-19T02:16:00Z">
                <w:r w:rsidDel="00E067A3">
                  <w:delText xml:space="preserve">                        &lt;xs:documentation&gt;</w:delText>
                </w:r>
              </w:del>
            </w:ins>
          </w:p>
          <w:p w14:paraId="4F61730B" w14:textId="11877AAE" w:rsidR="00874469" w:rsidDel="00E067A3" w:rsidRDefault="00874469">
            <w:pPr>
              <w:pStyle w:val="Appx"/>
              <w:rPr>
                <w:ins w:id="14635" w:author="aas" w:date="2013-10-14T02:06:00Z"/>
                <w:del w:id="14636" w:author="Anees Shaikh" w:date="2013-10-19T02:16:00Z"/>
              </w:rPr>
              <w:pPrChange w:id="14637" w:author="Anees Shaikh" w:date="2013-10-19T02:16:00Z">
                <w:pPr>
                  <w:pStyle w:val="XML1"/>
                </w:pPr>
              </w:pPrChange>
            </w:pPr>
            <w:ins w:id="14638" w:author="aas" w:date="2013-10-14T02:06:00Z">
              <w:del w:id="14639"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40" w:author="aas" w:date="2013-10-14T02:06:00Z"/>
                <w:del w:id="14641" w:author="Anees Shaikh" w:date="2013-10-19T02:16:00Z"/>
              </w:rPr>
              <w:pPrChange w:id="14642" w:author="Anees Shaikh" w:date="2013-10-19T02:16:00Z">
                <w:pPr>
                  <w:pStyle w:val="XML1"/>
                </w:pPr>
              </w:pPrChange>
            </w:pPr>
            <w:ins w:id="14643" w:author="aas" w:date="2013-10-14T02:06:00Z">
              <w:del w:id="14644" w:author="Anees Shaikh" w:date="2013-10-19T02:16:00Z">
                <w:r w:rsidDel="00E067A3">
                  <w:delText xml:space="preserve">                        &lt;/xs:documentation&gt;</w:delText>
                </w:r>
              </w:del>
            </w:ins>
          </w:p>
          <w:p w14:paraId="2831175D" w14:textId="09CC95B2" w:rsidR="00874469" w:rsidDel="00E067A3" w:rsidRDefault="00874469">
            <w:pPr>
              <w:pStyle w:val="Appx"/>
              <w:rPr>
                <w:ins w:id="14645" w:author="aas" w:date="2013-10-14T02:06:00Z"/>
                <w:del w:id="14646" w:author="Anees Shaikh" w:date="2013-10-19T02:16:00Z"/>
              </w:rPr>
              <w:pPrChange w:id="14647" w:author="Anees Shaikh" w:date="2013-10-19T02:16:00Z">
                <w:pPr>
                  <w:pStyle w:val="XML1"/>
                </w:pPr>
              </w:pPrChange>
            </w:pPr>
            <w:ins w:id="14648" w:author="aas" w:date="2013-10-14T02:06:00Z">
              <w:del w:id="14649" w:author="Anees Shaikh" w:date="2013-10-19T02:16:00Z">
                <w:r w:rsidDel="00E067A3">
                  <w:delText xml:space="preserve">                      &lt;/xs:annotation&gt;</w:delText>
                </w:r>
              </w:del>
            </w:ins>
          </w:p>
          <w:p w14:paraId="7E5A21EC" w14:textId="0897923A" w:rsidR="00874469" w:rsidDel="00E067A3" w:rsidRDefault="00874469">
            <w:pPr>
              <w:pStyle w:val="Appx"/>
              <w:rPr>
                <w:ins w:id="14650" w:author="aas" w:date="2013-10-14T02:06:00Z"/>
                <w:del w:id="14651" w:author="Anees Shaikh" w:date="2013-10-19T02:16:00Z"/>
              </w:rPr>
              <w:pPrChange w:id="14652" w:author="Anees Shaikh" w:date="2013-10-19T02:16:00Z">
                <w:pPr>
                  <w:pStyle w:val="XML1"/>
                </w:pPr>
              </w:pPrChange>
            </w:pPr>
            <w:ins w:id="14653" w:author="aas" w:date="2013-10-14T02:06:00Z">
              <w:del w:id="14654" w:author="Anees Shaikh" w:date="2013-10-19T02:16:00Z">
                <w:r w:rsidDel="00E067A3">
                  <w:delText xml:space="preserve">                      &lt;xs:complexType&gt;</w:delText>
                </w:r>
              </w:del>
            </w:ins>
          </w:p>
          <w:p w14:paraId="62D46473" w14:textId="39D17644" w:rsidR="00874469" w:rsidDel="00E067A3" w:rsidRDefault="00874469">
            <w:pPr>
              <w:pStyle w:val="Appx"/>
              <w:rPr>
                <w:ins w:id="14655" w:author="aas" w:date="2013-10-14T02:06:00Z"/>
                <w:del w:id="14656" w:author="Anees Shaikh" w:date="2013-10-19T02:16:00Z"/>
              </w:rPr>
              <w:pPrChange w:id="14657" w:author="Anees Shaikh" w:date="2013-10-19T02:16:00Z">
                <w:pPr>
                  <w:pStyle w:val="XML1"/>
                </w:pPr>
              </w:pPrChange>
            </w:pPr>
            <w:ins w:id="14658" w:author="aas" w:date="2013-10-14T02:06:00Z">
              <w:del w:id="14659" w:author="Anees Shaikh" w:date="2013-10-19T02:16:00Z">
                <w:r w:rsidDel="00E067A3">
                  <w:delText xml:space="preserve">                        &lt;xs:sequence&gt;</w:delText>
                </w:r>
              </w:del>
            </w:ins>
          </w:p>
          <w:p w14:paraId="091E8A97" w14:textId="6EAA4F88" w:rsidR="00874469" w:rsidDel="00E067A3" w:rsidRDefault="00874469">
            <w:pPr>
              <w:pStyle w:val="Appx"/>
              <w:rPr>
                <w:ins w:id="14660" w:author="aas" w:date="2013-10-14T02:06:00Z"/>
                <w:del w:id="14661" w:author="Anees Shaikh" w:date="2013-10-19T02:16:00Z"/>
              </w:rPr>
              <w:pPrChange w:id="14662" w:author="Anees Shaikh" w:date="2013-10-19T02:16:00Z">
                <w:pPr>
                  <w:pStyle w:val="XML1"/>
                </w:pPr>
              </w:pPrChange>
            </w:pPr>
            <w:ins w:id="14663" w:author="aas" w:date="2013-10-14T02:06:00Z">
              <w:del w:id="14664"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665" w:author="aas" w:date="2013-10-14T02:06:00Z"/>
                <w:del w:id="14666" w:author="Anees Shaikh" w:date="2013-10-19T02:16:00Z"/>
              </w:rPr>
              <w:pPrChange w:id="14667" w:author="Anees Shaikh" w:date="2013-10-19T02:16:00Z">
                <w:pPr>
                  <w:pStyle w:val="XML1"/>
                </w:pPr>
              </w:pPrChange>
            </w:pPr>
            <w:ins w:id="14668" w:author="aas" w:date="2013-10-14T02:06:00Z">
              <w:del w:id="14669"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670" w:author="aas" w:date="2013-10-14T02:06:00Z"/>
                <w:del w:id="14671" w:author="Anees Shaikh" w:date="2013-10-19T02:16:00Z"/>
              </w:rPr>
              <w:pPrChange w:id="14672" w:author="Anees Shaikh" w:date="2013-10-19T02:16:00Z">
                <w:pPr>
                  <w:pStyle w:val="XML1"/>
                </w:pPr>
              </w:pPrChange>
            </w:pPr>
            <w:ins w:id="14673" w:author="aas" w:date="2013-10-14T02:06:00Z">
              <w:del w:id="14674" w:author="Anees Shaikh" w:date="2013-10-19T02:16:00Z">
                <w:r w:rsidDel="00E067A3">
                  <w:delText xml:space="preserve">                                  namespace="##other" processContents="lax"/&gt;</w:delText>
                </w:r>
              </w:del>
            </w:ins>
          </w:p>
          <w:p w14:paraId="66AC94FA" w14:textId="01BDE7DA" w:rsidR="00874469" w:rsidDel="00E067A3" w:rsidRDefault="00874469">
            <w:pPr>
              <w:pStyle w:val="Appx"/>
              <w:rPr>
                <w:ins w:id="14675" w:author="aas" w:date="2013-10-14T02:06:00Z"/>
                <w:del w:id="14676" w:author="Anees Shaikh" w:date="2013-10-19T02:16:00Z"/>
              </w:rPr>
              <w:pPrChange w:id="14677" w:author="Anees Shaikh" w:date="2013-10-19T02:16:00Z">
                <w:pPr>
                  <w:pStyle w:val="XML1"/>
                </w:pPr>
              </w:pPrChange>
            </w:pPr>
            <w:ins w:id="14678" w:author="aas" w:date="2013-10-14T02:06:00Z">
              <w:del w:id="14679" w:author="Anees Shaikh" w:date="2013-10-19T02:16:00Z">
                <w:r w:rsidDel="00E067A3">
                  <w:delText xml:space="preserve">                        &lt;/xs:sequence&gt;</w:delText>
                </w:r>
              </w:del>
            </w:ins>
          </w:p>
          <w:p w14:paraId="05DC24EC" w14:textId="21DC15EB" w:rsidR="00874469" w:rsidDel="00E067A3" w:rsidRDefault="00874469">
            <w:pPr>
              <w:pStyle w:val="Appx"/>
              <w:rPr>
                <w:ins w:id="14680" w:author="aas" w:date="2013-10-14T02:06:00Z"/>
                <w:del w:id="14681" w:author="Anees Shaikh" w:date="2013-10-19T02:16:00Z"/>
              </w:rPr>
              <w:pPrChange w:id="14682" w:author="Anees Shaikh" w:date="2013-10-19T02:16:00Z">
                <w:pPr>
                  <w:pStyle w:val="XML1"/>
                </w:pPr>
              </w:pPrChange>
            </w:pPr>
            <w:ins w:id="14683" w:author="aas" w:date="2013-10-14T02:06:00Z">
              <w:del w:id="14684" w:author="Anees Shaikh" w:date="2013-10-19T02:16:00Z">
                <w:r w:rsidDel="00E067A3">
                  <w:delText xml:space="preserve">                      &lt;/xs:complexType&gt;</w:delText>
                </w:r>
              </w:del>
            </w:ins>
          </w:p>
          <w:p w14:paraId="69812D00" w14:textId="1341A1E1" w:rsidR="00874469" w:rsidDel="00E067A3" w:rsidRDefault="00874469">
            <w:pPr>
              <w:pStyle w:val="Appx"/>
              <w:rPr>
                <w:ins w:id="14685" w:author="aas" w:date="2013-10-14T02:06:00Z"/>
                <w:del w:id="14686" w:author="Anees Shaikh" w:date="2013-10-19T02:16:00Z"/>
              </w:rPr>
              <w:pPrChange w:id="14687" w:author="Anees Shaikh" w:date="2013-10-19T02:16:00Z">
                <w:pPr>
                  <w:pStyle w:val="XML1"/>
                </w:pPr>
              </w:pPrChange>
            </w:pPr>
            <w:ins w:id="14688" w:author="aas" w:date="2013-10-14T02:06:00Z">
              <w:del w:id="14689" w:author="Anees Shaikh" w:date="2013-10-19T02:16:00Z">
                <w:r w:rsidDel="00E067A3">
                  <w:delText xml:space="preserve">                    &lt;/xs:element&gt;</w:delText>
                </w:r>
              </w:del>
            </w:ins>
          </w:p>
          <w:p w14:paraId="1BA84CD7" w14:textId="57EBEF7B" w:rsidR="00874469" w:rsidDel="00E067A3" w:rsidRDefault="00874469">
            <w:pPr>
              <w:pStyle w:val="Appx"/>
              <w:rPr>
                <w:ins w:id="14690" w:author="aas" w:date="2013-10-14T02:06:00Z"/>
                <w:del w:id="14691" w:author="Anees Shaikh" w:date="2013-10-19T02:16:00Z"/>
              </w:rPr>
              <w:pPrChange w:id="14692" w:author="Anees Shaikh" w:date="2013-10-19T02:16:00Z">
                <w:pPr>
                  <w:pStyle w:val="XML1"/>
                </w:pPr>
              </w:pPrChange>
            </w:pPr>
            <w:ins w:id="14693" w:author="aas" w:date="2013-10-14T02:06:00Z">
              <w:del w:id="14694"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695" w:author="aas" w:date="2013-10-14T02:06:00Z"/>
                <w:del w:id="14696" w:author="Anees Shaikh" w:date="2013-10-19T02:16:00Z"/>
              </w:rPr>
              <w:pPrChange w:id="14697" w:author="Anees Shaikh" w:date="2013-10-19T02:16:00Z">
                <w:pPr>
                  <w:pStyle w:val="XML1"/>
                </w:pPr>
              </w:pPrChange>
            </w:pPr>
            <w:ins w:id="14698" w:author="aas" w:date="2013-10-14T02:06:00Z">
              <w:del w:id="14699" w:author="Anees Shaikh" w:date="2013-10-19T02:16:00Z">
                <w:r w:rsidDel="00E067A3">
                  <w:delText xml:space="preserve">                      &lt;xs:annotation&gt;</w:delText>
                </w:r>
              </w:del>
            </w:ins>
          </w:p>
          <w:p w14:paraId="5547BABE" w14:textId="25359A74" w:rsidR="00874469" w:rsidDel="00E067A3" w:rsidRDefault="00874469">
            <w:pPr>
              <w:pStyle w:val="Appx"/>
              <w:rPr>
                <w:ins w:id="14700" w:author="aas" w:date="2013-10-14T02:06:00Z"/>
                <w:del w:id="14701" w:author="Anees Shaikh" w:date="2013-10-19T02:16:00Z"/>
              </w:rPr>
              <w:pPrChange w:id="14702" w:author="Anees Shaikh" w:date="2013-10-19T02:16:00Z">
                <w:pPr>
                  <w:pStyle w:val="XML1"/>
                </w:pPr>
              </w:pPrChange>
            </w:pPr>
            <w:ins w:id="14703" w:author="aas" w:date="2013-10-14T02:06:00Z">
              <w:del w:id="14704" w:author="Anees Shaikh" w:date="2013-10-19T02:16:00Z">
                <w:r w:rsidDel="00E067A3">
                  <w:delText xml:space="preserve">                        &lt;xs:documentation&gt;</w:delText>
                </w:r>
              </w:del>
            </w:ins>
          </w:p>
          <w:p w14:paraId="3BD3E829" w14:textId="1FAC9F65" w:rsidR="00874469" w:rsidDel="00E067A3" w:rsidRDefault="00874469">
            <w:pPr>
              <w:pStyle w:val="Appx"/>
              <w:rPr>
                <w:ins w:id="14705" w:author="aas" w:date="2013-10-14T02:06:00Z"/>
                <w:del w:id="14706" w:author="Anees Shaikh" w:date="2013-10-19T02:16:00Z"/>
              </w:rPr>
              <w:pPrChange w:id="14707" w:author="Anees Shaikh" w:date="2013-10-19T02:16:00Z">
                <w:pPr>
                  <w:pStyle w:val="XML1"/>
                </w:pPr>
              </w:pPrChange>
            </w:pPr>
            <w:ins w:id="14708" w:author="aas" w:date="2013-10-14T02:06:00Z">
              <w:del w:id="14709"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10" w:author="aas" w:date="2013-10-14T02:06:00Z"/>
                <w:del w:id="14711" w:author="Anees Shaikh" w:date="2013-10-19T02:16:00Z"/>
              </w:rPr>
              <w:pPrChange w:id="14712" w:author="Anees Shaikh" w:date="2013-10-19T02:16:00Z">
                <w:pPr>
                  <w:pStyle w:val="XML1"/>
                </w:pPr>
              </w:pPrChange>
            </w:pPr>
            <w:ins w:id="14713" w:author="aas" w:date="2013-10-14T02:06:00Z">
              <w:del w:id="14714"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15" w:author="aas" w:date="2013-10-14T02:06:00Z"/>
                <w:del w:id="14716" w:author="Anees Shaikh" w:date="2013-10-19T02:16:00Z"/>
              </w:rPr>
              <w:pPrChange w:id="14717" w:author="Anees Shaikh" w:date="2013-10-19T02:16:00Z">
                <w:pPr>
                  <w:pStyle w:val="XML1"/>
                </w:pPr>
              </w:pPrChange>
            </w:pPr>
            <w:ins w:id="14718" w:author="aas" w:date="2013-10-14T02:06:00Z">
              <w:del w:id="14719" w:author="Anees Shaikh" w:date="2013-10-19T02:16:00Z">
                <w:r w:rsidDel="00E067A3">
                  <w:delText xml:space="preserve">                                hexadecimal digits([0-9a-fA-F]) format.</w:delText>
                </w:r>
              </w:del>
            </w:ins>
          </w:p>
          <w:p w14:paraId="1B6224D7" w14:textId="64A84967" w:rsidR="00874469" w:rsidDel="00E067A3" w:rsidRDefault="00874469">
            <w:pPr>
              <w:pStyle w:val="Appx"/>
              <w:rPr>
                <w:ins w:id="14720" w:author="aas" w:date="2013-10-14T02:06:00Z"/>
                <w:del w:id="14721" w:author="Anees Shaikh" w:date="2013-10-19T02:16:00Z"/>
              </w:rPr>
              <w:pPrChange w:id="14722" w:author="Anees Shaikh" w:date="2013-10-19T02:16:00Z">
                <w:pPr>
                  <w:pStyle w:val="XML1"/>
                </w:pPr>
              </w:pPrChange>
            </w:pPr>
            <w:ins w:id="14723" w:author="aas" w:date="2013-10-14T02:06:00Z">
              <w:del w:id="14724" w:author="Anees Shaikh" w:date="2013-10-19T02:16:00Z">
                <w:r w:rsidDel="00E067A3">
                  <w:delText xml:space="preserve">                        &lt;/xs:documentation&gt;</w:delText>
                </w:r>
              </w:del>
            </w:ins>
          </w:p>
          <w:p w14:paraId="1F2C165D" w14:textId="2714D9A6" w:rsidR="00874469" w:rsidDel="00E067A3" w:rsidRDefault="00874469">
            <w:pPr>
              <w:pStyle w:val="Appx"/>
              <w:rPr>
                <w:ins w:id="14725" w:author="aas" w:date="2013-10-14T02:06:00Z"/>
                <w:del w:id="14726" w:author="Anees Shaikh" w:date="2013-10-19T02:16:00Z"/>
              </w:rPr>
              <w:pPrChange w:id="14727" w:author="Anees Shaikh" w:date="2013-10-19T02:16:00Z">
                <w:pPr>
                  <w:pStyle w:val="XML1"/>
                </w:pPr>
              </w:pPrChange>
            </w:pPr>
            <w:ins w:id="14728" w:author="aas" w:date="2013-10-14T02:06:00Z">
              <w:del w:id="14729" w:author="Anees Shaikh" w:date="2013-10-19T02:16:00Z">
                <w:r w:rsidDel="00E067A3">
                  <w:delText xml:space="preserve">                      &lt;/xs:annotation&gt;</w:delText>
                </w:r>
              </w:del>
            </w:ins>
          </w:p>
          <w:p w14:paraId="7962A17C" w14:textId="65EE77FD" w:rsidR="00874469" w:rsidDel="00E067A3" w:rsidRDefault="00874469">
            <w:pPr>
              <w:pStyle w:val="Appx"/>
              <w:rPr>
                <w:ins w:id="14730" w:author="aas" w:date="2013-10-14T02:06:00Z"/>
                <w:del w:id="14731" w:author="Anees Shaikh" w:date="2013-10-19T02:16:00Z"/>
              </w:rPr>
              <w:pPrChange w:id="14732" w:author="Anees Shaikh" w:date="2013-10-19T02:16:00Z">
                <w:pPr>
                  <w:pStyle w:val="XML1"/>
                </w:pPr>
              </w:pPrChange>
            </w:pPr>
            <w:ins w:id="14733" w:author="aas" w:date="2013-10-14T02:06:00Z">
              <w:del w:id="14734" w:author="Anees Shaikh" w:date="2013-10-19T02:16:00Z">
                <w:r w:rsidDel="00E067A3">
                  <w:delText xml:space="preserve">                    &lt;/xs:element&gt;</w:delText>
                </w:r>
              </w:del>
            </w:ins>
          </w:p>
          <w:p w14:paraId="57D9F89F" w14:textId="087E1814" w:rsidR="00874469" w:rsidDel="00E067A3" w:rsidRDefault="00874469">
            <w:pPr>
              <w:pStyle w:val="Appx"/>
              <w:rPr>
                <w:ins w:id="14735" w:author="aas" w:date="2013-10-14T02:06:00Z"/>
                <w:del w:id="14736" w:author="Anees Shaikh" w:date="2013-10-19T02:16:00Z"/>
              </w:rPr>
              <w:pPrChange w:id="14737" w:author="Anees Shaikh" w:date="2013-10-19T02:16:00Z">
                <w:pPr>
                  <w:pStyle w:val="XML1"/>
                </w:pPr>
              </w:pPrChange>
            </w:pPr>
            <w:ins w:id="14738" w:author="aas" w:date="2013-10-14T02:06:00Z">
              <w:del w:id="14739"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40" w:author="aas" w:date="2013-10-14T02:06:00Z"/>
                <w:del w:id="14741" w:author="Anees Shaikh" w:date="2013-10-19T02:16:00Z"/>
              </w:rPr>
              <w:pPrChange w:id="14742" w:author="Anees Shaikh" w:date="2013-10-19T02:16:00Z">
                <w:pPr>
                  <w:pStyle w:val="XML1"/>
                </w:pPr>
              </w:pPrChange>
            </w:pPr>
            <w:ins w:id="14743" w:author="aas" w:date="2013-10-14T02:06:00Z">
              <w:del w:id="14744" w:author="Anees Shaikh" w:date="2013-10-19T02:16:00Z">
                <w:r w:rsidDel="00E067A3">
                  <w:delText xml:space="preserve">                      &lt;xs:annotation&gt;</w:delText>
                </w:r>
              </w:del>
            </w:ins>
          </w:p>
          <w:p w14:paraId="5B378A63" w14:textId="42AB19E3" w:rsidR="00874469" w:rsidDel="00E067A3" w:rsidRDefault="00874469">
            <w:pPr>
              <w:pStyle w:val="Appx"/>
              <w:rPr>
                <w:ins w:id="14745" w:author="aas" w:date="2013-10-14T02:06:00Z"/>
                <w:del w:id="14746" w:author="Anees Shaikh" w:date="2013-10-19T02:16:00Z"/>
              </w:rPr>
              <w:pPrChange w:id="14747" w:author="Anees Shaikh" w:date="2013-10-19T02:16:00Z">
                <w:pPr>
                  <w:pStyle w:val="XML1"/>
                </w:pPr>
              </w:pPrChange>
            </w:pPr>
            <w:ins w:id="14748" w:author="aas" w:date="2013-10-14T02:06:00Z">
              <w:del w:id="14749" w:author="Anees Shaikh" w:date="2013-10-19T02:16:00Z">
                <w:r w:rsidDel="00E067A3">
                  <w:delText xml:space="preserve">                        &lt;xs:documentation&gt;</w:delText>
                </w:r>
              </w:del>
            </w:ins>
          </w:p>
          <w:p w14:paraId="7CC4DB64" w14:textId="390CE452" w:rsidR="00874469" w:rsidDel="00E067A3" w:rsidRDefault="00874469">
            <w:pPr>
              <w:pStyle w:val="Appx"/>
              <w:rPr>
                <w:ins w:id="14750" w:author="aas" w:date="2013-10-14T02:06:00Z"/>
                <w:del w:id="14751" w:author="Anees Shaikh" w:date="2013-10-19T02:16:00Z"/>
              </w:rPr>
              <w:pPrChange w:id="14752" w:author="Anees Shaikh" w:date="2013-10-19T02:16:00Z">
                <w:pPr>
                  <w:pStyle w:val="XML1"/>
                </w:pPr>
              </w:pPrChange>
            </w:pPr>
            <w:ins w:id="14753" w:author="aas" w:date="2013-10-14T02:06:00Z">
              <w:del w:id="14754"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755" w:author="aas" w:date="2013-10-14T02:06:00Z"/>
                <w:del w:id="14756" w:author="Anees Shaikh" w:date="2013-10-19T02:16:00Z"/>
              </w:rPr>
              <w:pPrChange w:id="14757" w:author="Anees Shaikh" w:date="2013-10-19T02:16:00Z">
                <w:pPr>
                  <w:pStyle w:val="XML1"/>
                </w:pPr>
              </w:pPrChange>
            </w:pPr>
            <w:ins w:id="14758" w:author="aas" w:date="2013-10-14T02:06:00Z">
              <w:del w:id="14759"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760" w:author="aas" w:date="2013-10-14T02:06:00Z"/>
                <w:del w:id="14761" w:author="Anees Shaikh" w:date="2013-10-19T02:16:00Z"/>
              </w:rPr>
              <w:pPrChange w:id="14762" w:author="Anees Shaikh" w:date="2013-10-19T02:16:00Z">
                <w:pPr>
                  <w:pStyle w:val="XML1"/>
                </w:pPr>
              </w:pPrChange>
            </w:pPr>
            <w:ins w:id="14763" w:author="aas" w:date="2013-10-14T02:06:00Z">
              <w:del w:id="14764"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765" w:author="aas" w:date="2013-10-14T02:06:00Z"/>
                <w:del w:id="14766" w:author="Anees Shaikh" w:date="2013-10-19T02:16:00Z"/>
              </w:rPr>
              <w:pPrChange w:id="14767" w:author="Anees Shaikh" w:date="2013-10-19T02:16:00Z">
                <w:pPr>
                  <w:pStyle w:val="XML1"/>
                </w:pPr>
              </w:pPrChange>
            </w:pPr>
            <w:ins w:id="14768" w:author="aas" w:date="2013-10-14T02:06:00Z">
              <w:del w:id="14769" w:author="Anees Shaikh" w:date="2013-10-19T02:16:00Z">
                <w:r w:rsidDel="00E067A3">
                  <w:delText xml:space="preserve">                                 format.</w:delText>
                </w:r>
              </w:del>
            </w:ins>
          </w:p>
          <w:p w14:paraId="4B25FCE4" w14:textId="4E2636ED" w:rsidR="00874469" w:rsidDel="00E067A3" w:rsidRDefault="00874469">
            <w:pPr>
              <w:pStyle w:val="Appx"/>
              <w:rPr>
                <w:ins w:id="14770" w:author="aas" w:date="2013-10-14T02:06:00Z"/>
                <w:del w:id="14771" w:author="Anees Shaikh" w:date="2013-10-19T02:16:00Z"/>
              </w:rPr>
              <w:pPrChange w:id="14772" w:author="Anees Shaikh" w:date="2013-10-19T02:16:00Z">
                <w:pPr>
                  <w:pStyle w:val="XML1"/>
                </w:pPr>
              </w:pPrChange>
            </w:pPr>
            <w:ins w:id="14773" w:author="aas" w:date="2013-10-14T02:06:00Z">
              <w:del w:id="14774" w:author="Anees Shaikh" w:date="2013-10-19T02:16:00Z">
                <w:r w:rsidDel="00E067A3">
                  <w:delText xml:space="preserve">                        &lt;/xs:documentation&gt;</w:delText>
                </w:r>
              </w:del>
            </w:ins>
          </w:p>
          <w:p w14:paraId="0B638D26" w14:textId="2B160BF9" w:rsidR="00874469" w:rsidDel="00E067A3" w:rsidRDefault="00874469">
            <w:pPr>
              <w:pStyle w:val="Appx"/>
              <w:rPr>
                <w:ins w:id="14775" w:author="aas" w:date="2013-10-14T02:06:00Z"/>
                <w:del w:id="14776" w:author="Anees Shaikh" w:date="2013-10-19T02:16:00Z"/>
              </w:rPr>
              <w:pPrChange w:id="14777" w:author="Anees Shaikh" w:date="2013-10-19T02:16:00Z">
                <w:pPr>
                  <w:pStyle w:val="XML1"/>
                </w:pPr>
              </w:pPrChange>
            </w:pPr>
            <w:ins w:id="14778" w:author="aas" w:date="2013-10-14T02:06:00Z">
              <w:del w:id="14779" w:author="Anees Shaikh" w:date="2013-10-19T02:16:00Z">
                <w:r w:rsidDel="00E067A3">
                  <w:delText xml:space="preserve">                      &lt;/xs:annotation&gt;</w:delText>
                </w:r>
              </w:del>
            </w:ins>
          </w:p>
          <w:p w14:paraId="052AA7E0" w14:textId="07D61C30" w:rsidR="00874469" w:rsidDel="00E067A3" w:rsidRDefault="00874469">
            <w:pPr>
              <w:pStyle w:val="Appx"/>
              <w:rPr>
                <w:ins w:id="14780" w:author="aas" w:date="2013-10-14T02:06:00Z"/>
                <w:del w:id="14781" w:author="Anees Shaikh" w:date="2013-10-19T02:16:00Z"/>
              </w:rPr>
              <w:pPrChange w:id="14782" w:author="Anees Shaikh" w:date="2013-10-19T02:16:00Z">
                <w:pPr>
                  <w:pStyle w:val="XML1"/>
                </w:pPr>
              </w:pPrChange>
            </w:pPr>
            <w:ins w:id="14783" w:author="aas" w:date="2013-10-14T02:06:00Z">
              <w:del w:id="14784" w:author="Anees Shaikh" w:date="2013-10-19T02:16:00Z">
                <w:r w:rsidDel="00E067A3">
                  <w:delText xml:space="preserve">                    &lt;/xs:element&gt;</w:delText>
                </w:r>
              </w:del>
            </w:ins>
          </w:p>
          <w:p w14:paraId="5076F146" w14:textId="0309B2AF" w:rsidR="00874469" w:rsidDel="00E067A3" w:rsidRDefault="00874469">
            <w:pPr>
              <w:pStyle w:val="Appx"/>
              <w:rPr>
                <w:ins w:id="14785" w:author="aas" w:date="2013-10-14T02:06:00Z"/>
                <w:del w:id="14786" w:author="Anees Shaikh" w:date="2013-10-19T02:16:00Z"/>
              </w:rPr>
              <w:pPrChange w:id="14787" w:author="Anees Shaikh" w:date="2013-10-19T02:16:00Z">
                <w:pPr>
                  <w:pStyle w:val="XML1"/>
                </w:pPr>
              </w:pPrChange>
            </w:pPr>
            <w:ins w:id="14788" w:author="aas" w:date="2013-10-14T02:06:00Z">
              <w:del w:id="14789"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790" w:author="aas" w:date="2013-10-14T02:06:00Z"/>
                <w:del w:id="14791" w:author="Anees Shaikh" w:date="2013-10-19T02:16:00Z"/>
              </w:rPr>
              <w:pPrChange w:id="14792" w:author="Anees Shaikh" w:date="2013-10-19T02:16:00Z">
                <w:pPr>
                  <w:pStyle w:val="XML1"/>
                </w:pPr>
              </w:pPrChange>
            </w:pPr>
            <w:ins w:id="14793" w:author="aas" w:date="2013-10-14T02:06:00Z">
              <w:del w:id="14794" w:author="Anees Shaikh" w:date="2013-10-19T02:16:00Z">
                <w:r w:rsidDel="00E067A3">
                  <w:delText xml:space="preserve">                            namespace="##other" processContents="lax"/&gt;</w:delText>
                </w:r>
              </w:del>
            </w:ins>
          </w:p>
          <w:p w14:paraId="372AACF6" w14:textId="1856602D" w:rsidR="00874469" w:rsidDel="00E067A3" w:rsidRDefault="00874469">
            <w:pPr>
              <w:pStyle w:val="Appx"/>
              <w:rPr>
                <w:ins w:id="14795" w:author="aas" w:date="2013-10-14T02:06:00Z"/>
                <w:del w:id="14796" w:author="Anees Shaikh" w:date="2013-10-19T02:16:00Z"/>
              </w:rPr>
              <w:pPrChange w:id="14797" w:author="Anees Shaikh" w:date="2013-10-19T02:16:00Z">
                <w:pPr>
                  <w:pStyle w:val="XML1"/>
                </w:pPr>
              </w:pPrChange>
            </w:pPr>
            <w:ins w:id="14798" w:author="aas" w:date="2013-10-14T02:06:00Z">
              <w:del w:id="14799" w:author="Anees Shaikh" w:date="2013-10-19T02:16:00Z">
                <w:r w:rsidDel="00E067A3">
                  <w:delText xml:space="preserve">                  &lt;/xs:sequence&gt;</w:delText>
                </w:r>
              </w:del>
            </w:ins>
          </w:p>
          <w:p w14:paraId="7B3A2EB5" w14:textId="44B45ABD" w:rsidR="00874469" w:rsidDel="00E067A3" w:rsidRDefault="00874469">
            <w:pPr>
              <w:pStyle w:val="Appx"/>
              <w:rPr>
                <w:ins w:id="14800" w:author="aas" w:date="2013-10-14T02:06:00Z"/>
                <w:del w:id="14801" w:author="Anees Shaikh" w:date="2013-10-19T02:16:00Z"/>
              </w:rPr>
              <w:pPrChange w:id="14802" w:author="Anees Shaikh" w:date="2013-10-19T02:16:00Z">
                <w:pPr>
                  <w:pStyle w:val="XML1"/>
                </w:pPr>
              </w:pPrChange>
            </w:pPr>
            <w:ins w:id="14803" w:author="aas" w:date="2013-10-14T02:06:00Z">
              <w:del w:id="14804" w:author="Anees Shaikh" w:date="2013-10-19T02:16:00Z">
                <w:r w:rsidDel="00E067A3">
                  <w:delText xml:space="preserve">                &lt;/xs:complexType&gt;</w:delText>
                </w:r>
              </w:del>
            </w:ins>
          </w:p>
          <w:p w14:paraId="021ED1B0" w14:textId="5609EDEF" w:rsidR="00874469" w:rsidDel="00E067A3" w:rsidRDefault="00874469">
            <w:pPr>
              <w:pStyle w:val="Appx"/>
              <w:rPr>
                <w:ins w:id="14805" w:author="aas" w:date="2013-10-14T02:06:00Z"/>
                <w:del w:id="14806" w:author="Anees Shaikh" w:date="2013-10-19T02:16:00Z"/>
              </w:rPr>
              <w:pPrChange w:id="14807" w:author="Anees Shaikh" w:date="2013-10-19T02:16:00Z">
                <w:pPr>
                  <w:pStyle w:val="XML1"/>
                </w:pPr>
              </w:pPrChange>
            </w:pPr>
            <w:ins w:id="14808" w:author="aas" w:date="2013-10-14T02:06:00Z">
              <w:del w:id="14809" w:author="Anees Shaikh" w:date="2013-10-19T02:16:00Z">
                <w:r w:rsidDel="00E067A3">
                  <w:delText xml:space="preserve">              &lt;/xs:element&gt;</w:delText>
                </w:r>
              </w:del>
            </w:ins>
          </w:p>
          <w:p w14:paraId="735F1132" w14:textId="55F9CB88" w:rsidR="00874469" w:rsidDel="00E067A3" w:rsidRDefault="00874469">
            <w:pPr>
              <w:pStyle w:val="Appx"/>
              <w:rPr>
                <w:ins w:id="14810" w:author="aas" w:date="2013-10-14T02:06:00Z"/>
                <w:del w:id="14811" w:author="Anees Shaikh" w:date="2013-10-19T02:16:00Z"/>
              </w:rPr>
              <w:pPrChange w:id="14812" w:author="Anees Shaikh" w:date="2013-10-19T02:16:00Z">
                <w:pPr>
                  <w:pStyle w:val="XML1"/>
                </w:pPr>
              </w:pPrChange>
            </w:pPr>
            <w:ins w:id="14813" w:author="aas" w:date="2013-10-14T02:06:00Z">
              <w:del w:id="14814"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15" w:author="aas" w:date="2013-10-14T02:06:00Z"/>
                <w:del w:id="14816" w:author="Anees Shaikh" w:date="2013-10-19T02:16:00Z"/>
              </w:rPr>
              <w:pPrChange w:id="14817" w:author="Anees Shaikh" w:date="2013-10-19T02:16:00Z">
                <w:pPr>
                  <w:pStyle w:val="XML1"/>
                </w:pPr>
              </w:pPrChange>
            </w:pPr>
            <w:ins w:id="14818" w:author="aas" w:date="2013-10-14T02:06:00Z">
              <w:del w:id="14819"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20" w:author="aas" w:date="2013-10-14T02:06:00Z"/>
                <w:del w:id="14821" w:author="Anees Shaikh" w:date="2013-10-19T02:16:00Z"/>
              </w:rPr>
              <w:pPrChange w:id="14822" w:author="Anees Shaikh" w:date="2013-10-19T02:16:00Z">
                <w:pPr>
                  <w:pStyle w:val="XML1"/>
                </w:pPr>
              </w:pPrChange>
            </w:pPr>
            <w:ins w:id="14823" w:author="aas" w:date="2013-10-14T02:06:00Z">
              <w:del w:id="14824" w:author="Anees Shaikh" w:date="2013-10-19T02:16:00Z">
                <w:r w:rsidDel="00E067A3">
                  <w:delText xml:space="preserve">            &lt;/xs:sequence&gt;</w:delText>
                </w:r>
              </w:del>
            </w:ins>
          </w:p>
          <w:p w14:paraId="04F49343" w14:textId="413487F9" w:rsidR="00874469" w:rsidDel="00E067A3" w:rsidRDefault="00874469">
            <w:pPr>
              <w:pStyle w:val="Appx"/>
              <w:rPr>
                <w:ins w:id="14825" w:author="aas" w:date="2013-10-14T02:06:00Z"/>
                <w:del w:id="14826" w:author="Anees Shaikh" w:date="2013-10-19T02:16:00Z"/>
              </w:rPr>
              <w:pPrChange w:id="14827" w:author="Anees Shaikh" w:date="2013-10-19T02:16:00Z">
                <w:pPr>
                  <w:pStyle w:val="XML1"/>
                </w:pPr>
              </w:pPrChange>
            </w:pPr>
            <w:ins w:id="14828" w:author="aas" w:date="2013-10-14T02:06:00Z">
              <w:del w:id="14829" w:author="Anees Shaikh" w:date="2013-10-19T02:16:00Z">
                <w:r w:rsidDel="00E067A3">
                  <w:delText xml:space="preserve">          &lt;/xs:complexType&gt;</w:delText>
                </w:r>
              </w:del>
            </w:ins>
          </w:p>
          <w:p w14:paraId="35C22438" w14:textId="17513659" w:rsidR="00874469" w:rsidDel="00E067A3" w:rsidRDefault="00874469">
            <w:pPr>
              <w:pStyle w:val="Appx"/>
              <w:rPr>
                <w:ins w:id="14830" w:author="aas" w:date="2013-10-14T02:06:00Z"/>
                <w:del w:id="14831" w:author="Anees Shaikh" w:date="2013-10-19T02:16:00Z"/>
              </w:rPr>
              <w:pPrChange w:id="14832" w:author="Anees Shaikh" w:date="2013-10-19T02:16:00Z">
                <w:pPr>
                  <w:pStyle w:val="XML1"/>
                </w:pPr>
              </w:pPrChange>
            </w:pPr>
            <w:ins w:id="14833" w:author="aas" w:date="2013-10-14T02:06:00Z">
              <w:del w:id="14834"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35" w:author="aas" w:date="2013-10-14T02:06:00Z"/>
                <w:del w:id="14836" w:author="Anees Shaikh" w:date="2013-10-19T02:16:00Z"/>
              </w:rPr>
              <w:pPrChange w:id="14837" w:author="Anees Shaikh" w:date="2013-10-19T02:16:00Z">
                <w:pPr>
                  <w:pStyle w:val="XML1"/>
                </w:pPr>
              </w:pPrChange>
            </w:pPr>
            <w:ins w:id="14838" w:author="aas" w:date="2013-10-14T02:06:00Z">
              <w:del w:id="14839" w:author="Anees Shaikh" w:date="2013-10-19T02:16:00Z">
                <w:r w:rsidDel="00E067A3">
                  <w:delText xml:space="preserve">            &lt;xs:selector xpath="of-config:port"/&gt;</w:delText>
                </w:r>
              </w:del>
            </w:ins>
          </w:p>
          <w:p w14:paraId="7B2D72D8" w14:textId="607E4C03" w:rsidR="00874469" w:rsidDel="00E067A3" w:rsidRDefault="00874469">
            <w:pPr>
              <w:pStyle w:val="Appx"/>
              <w:rPr>
                <w:ins w:id="14840" w:author="aas" w:date="2013-10-14T02:06:00Z"/>
                <w:del w:id="14841" w:author="Anees Shaikh" w:date="2013-10-19T02:16:00Z"/>
              </w:rPr>
              <w:pPrChange w:id="14842" w:author="Anees Shaikh" w:date="2013-10-19T02:16:00Z">
                <w:pPr>
                  <w:pStyle w:val="XML1"/>
                </w:pPr>
              </w:pPrChange>
            </w:pPr>
            <w:ins w:id="14843" w:author="aas" w:date="2013-10-14T02:06:00Z">
              <w:del w:id="14844"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45" w:author="aas" w:date="2013-10-14T02:06:00Z"/>
                <w:del w:id="14846" w:author="Anees Shaikh" w:date="2013-10-19T02:16:00Z"/>
              </w:rPr>
              <w:pPrChange w:id="14847" w:author="Anees Shaikh" w:date="2013-10-19T02:16:00Z">
                <w:pPr>
                  <w:pStyle w:val="XML1"/>
                </w:pPr>
              </w:pPrChange>
            </w:pPr>
            <w:ins w:id="14848" w:author="aas" w:date="2013-10-14T02:06:00Z">
              <w:del w:id="14849" w:author="Anees Shaikh" w:date="2013-10-19T02:16:00Z">
                <w:r w:rsidDel="00E067A3">
                  <w:delText xml:space="preserve">          &lt;/xs:key&gt;</w:delText>
                </w:r>
              </w:del>
            </w:ins>
          </w:p>
          <w:p w14:paraId="06409953" w14:textId="11EDC50F" w:rsidR="00874469" w:rsidDel="00E067A3" w:rsidRDefault="00874469">
            <w:pPr>
              <w:pStyle w:val="Appx"/>
              <w:rPr>
                <w:ins w:id="14850" w:author="aas" w:date="2013-10-14T02:06:00Z"/>
                <w:del w:id="14851" w:author="Anees Shaikh" w:date="2013-10-19T02:16:00Z"/>
              </w:rPr>
              <w:pPrChange w:id="14852" w:author="Anees Shaikh" w:date="2013-10-19T02:16:00Z">
                <w:pPr>
                  <w:pStyle w:val="XML1"/>
                </w:pPr>
              </w:pPrChange>
            </w:pPr>
            <w:ins w:id="14853" w:author="aas" w:date="2013-10-14T02:06:00Z">
              <w:del w:id="14854"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855" w:author="aas" w:date="2013-10-14T02:06:00Z"/>
                <w:del w:id="14856" w:author="Anees Shaikh" w:date="2013-10-19T02:16:00Z"/>
              </w:rPr>
              <w:pPrChange w:id="14857" w:author="Anees Shaikh" w:date="2013-10-19T02:16:00Z">
                <w:pPr>
                  <w:pStyle w:val="XML1"/>
                </w:pPr>
              </w:pPrChange>
            </w:pPr>
            <w:ins w:id="14858" w:author="aas" w:date="2013-10-14T02:06:00Z">
              <w:del w:id="14859" w:author="Anees Shaikh" w:date="2013-10-19T02:16:00Z">
                <w:r w:rsidDel="00E067A3">
                  <w:delText xml:space="preserve">            &lt;xs:selector xpath="of-config:queue"/&gt;</w:delText>
                </w:r>
              </w:del>
            </w:ins>
          </w:p>
          <w:p w14:paraId="6F342983" w14:textId="3FE77590" w:rsidR="00874469" w:rsidDel="00E067A3" w:rsidRDefault="00874469">
            <w:pPr>
              <w:pStyle w:val="Appx"/>
              <w:rPr>
                <w:ins w:id="14860" w:author="aas" w:date="2013-10-14T02:06:00Z"/>
                <w:del w:id="14861" w:author="Anees Shaikh" w:date="2013-10-19T02:16:00Z"/>
              </w:rPr>
              <w:pPrChange w:id="14862" w:author="Anees Shaikh" w:date="2013-10-19T02:16:00Z">
                <w:pPr>
                  <w:pStyle w:val="XML1"/>
                </w:pPr>
              </w:pPrChange>
            </w:pPr>
            <w:ins w:id="14863" w:author="aas" w:date="2013-10-14T02:06:00Z">
              <w:del w:id="14864" w:author="Anees Shaikh" w:date="2013-10-19T02:16:00Z">
                <w:r w:rsidDel="00E067A3">
                  <w:delText xml:space="preserve">            &lt;xs:field xpath="of-config:resource-id"/&gt;</w:delText>
                </w:r>
              </w:del>
            </w:ins>
          </w:p>
          <w:p w14:paraId="3F2971D0" w14:textId="2D95FA64" w:rsidR="00874469" w:rsidDel="00E067A3" w:rsidRDefault="00874469">
            <w:pPr>
              <w:pStyle w:val="Appx"/>
              <w:rPr>
                <w:ins w:id="14865" w:author="aas" w:date="2013-10-14T02:06:00Z"/>
                <w:del w:id="14866" w:author="Anees Shaikh" w:date="2013-10-19T02:16:00Z"/>
              </w:rPr>
              <w:pPrChange w:id="14867" w:author="Anees Shaikh" w:date="2013-10-19T02:16:00Z">
                <w:pPr>
                  <w:pStyle w:val="XML1"/>
                </w:pPr>
              </w:pPrChange>
            </w:pPr>
            <w:ins w:id="14868" w:author="aas" w:date="2013-10-14T02:06:00Z">
              <w:del w:id="14869" w:author="Anees Shaikh" w:date="2013-10-19T02:16:00Z">
                <w:r w:rsidDel="00E067A3">
                  <w:delText xml:space="preserve">          &lt;/xs:key&gt;</w:delText>
                </w:r>
              </w:del>
            </w:ins>
          </w:p>
          <w:p w14:paraId="34000FB5" w14:textId="20782919" w:rsidR="00874469" w:rsidDel="00E067A3" w:rsidRDefault="00874469">
            <w:pPr>
              <w:pStyle w:val="Appx"/>
              <w:rPr>
                <w:ins w:id="14870" w:author="aas" w:date="2013-10-14T02:06:00Z"/>
                <w:del w:id="14871" w:author="Anees Shaikh" w:date="2013-10-19T02:16:00Z"/>
              </w:rPr>
              <w:pPrChange w:id="14872" w:author="Anees Shaikh" w:date="2013-10-19T02:16:00Z">
                <w:pPr>
                  <w:pStyle w:val="XML1"/>
                </w:pPr>
              </w:pPrChange>
            </w:pPr>
            <w:ins w:id="14873" w:author="aas" w:date="2013-10-14T02:06:00Z">
              <w:del w:id="14874"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875" w:author="aas" w:date="2013-10-14T02:06:00Z"/>
                <w:del w:id="14876" w:author="Anees Shaikh" w:date="2013-10-19T02:16:00Z"/>
              </w:rPr>
              <w:pPrChange w:id="14877" w:author="Anees Shaikh" w:date="2013-10-19T02:16:00Z">
                <w:pPr>
                  <w:pStyle w:val="XML1"/>
                </w:pPr>
              </w:pPrChange>
            </w:pPr>
            <w:ins w:id="14878" w:author="aas" w:date="2013-10-14T02:06:00Z">
              <w:del w:id="14879"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880" w:author="aas" w:date="2013-10-14T02:06:00Z"/>
                <w:del w:id="14881" w:author="Anees Shaikh" w:date="2013-10-19T02:16:00Z"/>
              </w:rPr>
              <w:pPrChange w:id="14882" w:author="Anees Shaikh" w:date="2013-10-19T02:16:00Z">
                <w:pPr>
                  <w:pStyle w:val="XML1"/>
                </w:pPr>
              </w:pPrChange>
            </w:pPr>
            <w:ins w:id="14883" w:author="aas" w:date="2013-10-14T02:06:00Z">
              <w:del w:id="14884" w:author="Anees Shaikh" w:date="2013-10-19T02:16:00Z">
                <w:r w:rsidDel="00E067A3">
                  <w:delText xml:space="preserve">            &lt;xs:field xpath="of-config:resource-id"/&gt;</w:delText>
                </w:r>
              </w:del>
            </w:ins>
          </w:p>
          <w:p w14:paraId="70B7C850" w14:textId="7A7E9DF7" w:rsidR="00874469" w:rsidDel="00E067A3" w:rsidRDefault="00874469">
            <w:pPr>
              <w:pStyle w:val="Appx"/>
              <w:rPr>
                <w:ins w:id="14885" w:author="aas" w:date="2013-10-14T02:06:00Z"/>
                <w:del w:id="14886" w:author="Anees Shaikh" w:date="2013-10-19T02:16:00Z"/>
              </w:rPr>
              <w:pPrChange w:id="14887" w:author="Anees Shaikh" w:date="2013-10-19T02:16:00Z">
                <w:pPr>
                  <w:pStyle w:val="XML1"/>
                </w:pPr>
              </w:pPrChange>
            </w:pPr>
            <w:ins w:id="14888" w:author="aas" w:date="2013-10-14T02:06:00Z">
              <w:del w:id="14889" w:author="Anees Shaikh" w:date="2013-10-19T02:16:00Z">
                <w:r w:rsidDel="00E067A3">
                  <w:delText xml:space="preserve">          &lt;/xs:key&gt;</w:delText>
                </w:r>
              </w:del>
            </w:ins>
          </w:p>
          <w:p w14:paraId="558C880B" w14:textId="667EFA6C" w:rsidR="00874469" w:rsidDel="00E067A3" w:rsidRDefault="00874469">
            <w:pPr>
              <w:pStyle w:val="Appx"/>
              <w:rPr>
                <w:ins w:id="14890" w:author="aas" w:date="2013-10-14T02:06:00Z"/>
                <w:del w:id="14891" w:author="Anees Shaikh" w:date="2013-10-19T02:16:00Z"/>
              </w:rPr>
              <w:pPrChange w:id="14892" w:author="Anees Shaikh" w:date="2013-10-19T02:16:00Z">
                <w:pPr>
                  <w:pStyle w:val="XML1"/>
                </w:pPr>
              </w:pPrChange>
            </w:pPr>
            <w:ins w:id="14893" w:author="aas" w:date="2013-10-14T02:06:00Z">
              <w:del w:id="14894"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895" w:author="aas" w:date="2013-10-14T02:06:00Z"/>
                <w:del w:id="14896" w:author="Anees Shaikh" w:date="2013-10-19T02:16:00Z"/>
              </w:rPr>
              <w:pPrChange w:id="14897" w:author="Anees Shaikh" w:date="2013-10-19T02:16:00Z">
                <w:pPr>
                  <w:pStyle w:val="XML1"/>
                </w:pPr>
              </w:pPrChange>
            </w:pPr>
            <w:ins w:id="14898" w:author="aas" w:date="2013-10-14T02:06:00Z">
              <w:del w:id="14899"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00" w:author="aas" w:date="2013-10-14T02:06:00Z"/>
                <w:del w:id="14901" w:author="Anees Shaikh" w:date="2013-10-19T02:16:00Z"/>
              </w:rPr>
              <w:pPrChange w:id="14902" w:author="Anees Shaikh" w:date="2013-10-19T02:16:00Z">
                <w:pPr>
                  <w:pStyle w:val="XML1"/>
                </w:pPr>
              </w:pPrChange>
            </w:pPr>
            <w:ins w:id="14903" w:author="aas" w:date="2013-10-14T02:06:00Z">
              <w:del w:id="14904"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05" w:author="aas" w:date="2013-10-14T02:06:00Z"/>
                <w:del w:id="14906" w:author="Anees Shaikh" w:date="2013-10-19T02:16:00Z"/>
              </w:rPr>
              <w:pPrChange w:id="14907" w:author="Anees Shaikh" w:date="2013-10-19T02:16:00Z">
                <w:pPr>
                  <w:pStyle w:val="XML1"/>
                </w:pPr>
              </w:pPrChange>
            </w:pPr>
            <w:ins w:id="14908" w:author="aas" w:date="2013-10-14T02:06:00Z">
              <w:del w:id="14909" w:author="Anees Shaikh" w:date="2013-10-19T02:16:00Z">
                <w:r w:rsidDel="00E067A3">
                  <w:delText xml:space="preserve">          &lt;/xs:key&gt;</w:delText>
                </w:r>
              </w:del>
            </w:ins>
          </w:p>
          <w:p w14:paraId="2369CD96" w14:textId="2D41E461" w:rsidR="00874469" w:rsidDel="00E067A3" w:rsidRDefault="00874469">
            <w:pPr>
              <w:pStyle w:val="Appx"/>
              <w:rPr>
                <w:ins w:id="14910" w:author="aas" w:date="2013-10-14T02:06:00Z"/>
                <w:del w:id="14911" w:author="Anees Shaikh" w:date="2013-10-19T02:16:00Z"/>
              </w:rPr>
              <w:pPrChange w:id="14912" w:author="Anees Shaikh" w:date="2013-10-19T02:16:00Z">
                <w:pPr>
                  <w:pStyle w:val="XML1"/>
                </w:pPr>
              </w:pPrChange>
            </w:pPr>
            <w:ins w:id="14913" w:author="aas" w:date="2013-10-14T02:06:00Z">
              <w:del w:id="14914"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15" w:author="aas" w:date="2013-10-14T02:06:00Z"/>
                <w:del w:id="14916" w:author="Anees Shaikh" w:date="2013-10-19T02:16:00Z"/>
              </w:rPr>
              <w:pPrChange w:id="14917" w:author="Anees Shaikh" w:date="2013-10-19T02:16:00Z">
                <w:pPr>
                  <w:pStyle w:val="XML1"/>
                </w:pPr>
              </w:pPrChange>
            </w:pPr>
            <w:ins w:id="14918" w:author="aas" w:date="2013-10-14T02:06:00Z">
              <w:del w:id="14919"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20" w:author="aas" w:date="2013-10-14T02:06:00Z"/>
                <w:del w:id="14921" w:author="Anees Shaikh" w:date="2013-10-19T02:16:00Z"/>
              </w:rPr>
              <w:pPrChange w:id="14922" w:author="Anees Shaikh" w:date="2013-10-19T02:16:00Z">
                <w:pPr>
                  <w:pStyle w:val="XML1"/>
                </w:pPr>
              </w:pPrChange>
            </w:pPr>
            <w:ins w:id="14923" w:author="aas" w:date="2013-10-14T02:06:00Z">
              <w:del w:id="14924"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25" w:author="aas" w:date="2013-10-14T02:06:00Z"/>
                <w:del w:id="14926" w:author="Anees Shaikh" w:date="2013-10-19T02:16:00Z"/>
              </w:rPr>
              <w:pPrChange w:id="14927" w:author="Anees Shaikh" w:date="2013-10-19T02:16:00Z">
                <w:pPr>
                  <w:pStyle w:val="XML1"/>
                </w:pPr>
              </w:pPrChange>
            </w:pPr>
            <w:ins w:id="14928" w:author="aas" w:date="2013-10-14T02:06:00Z">
              <w:del w:id="14929" w:author="Anees Shaikh" w:date="2013-10-19T02:16:00Z">
                <w:r w:rsidDel="00E067A3">
                  <w:delText xml:space="preserve">          &lt;/xs:key&gt;</w:delText>
                </w:r>
              </w:del>
            </w:ins>
          </w:p>
          <w:p w14:paraId="4BBE8354" w14:textId="34639559" w:rsidR="00874469" w:rsidDel="00E067A3" w:rsidRDefault="00874469">
            <w:pPr>
              <w:pStyle w:val="Appx"/>
              <w:rPr>
                <w:ins w:id="14930" w:author="aas" w:date="2013-10-14T02:06:00Z"/>
                <w:del w:id="14931" w:author="Anees Shaikh" w:date="2013-10-19T02:16:00Z"/>
              </w:rPr>
              <w:pPrChange w:id="14932" w:author="Anees Shaikh" w:date="2013-10-19T02:16:00Z">
                <w:pPr>
                  <w:pStyle w:val="XML1"/>
                </w:pPr>
              </w:pPrChange>
            </w:pPr>
            <w:ins w:id="14933" w:author="aas" w:date="2013-10-14T02:06:00Z">
              <w:del w:id="14934" w:author="Anees Shaikh" w:date="2013-10-19T02:16:00Z">
                <w:r w:rsidDel="00E067A3">
                  <w:delText xml:space="preserve">        &lt;/xs:element&gt;</w:delText>
                </w:r>
              </w:del>
            </w:ins>
          </w:p>
          <w:p w14:paraId="66C10E3F" w14:textId="6B654987" w:rsidR="00874469" w:rsidDel="00E067A3" w:rsidRDefault="00874469">
            <w:pPr>
              <w:pStyle w:val="Appx"/>
              <w:rPr>
                <w:ins w:id="14935" w:author="aas" w:date="2013-10-14T02:06:00Z"/>
                <w:del w:id="14936" w:author="Anees Shaikh" w:date="2013-10-19T02:16:00Z"/>
              </w:rPr>
              <w:pPrChange w:id="14937" w:author="Anees Shaikh" w:date="2013-10-19T02:16:00Z">
                <w:pPr>
                  <w:pStyle w:val="XML1"/>
                </w:pPr>
              </w:pPrChange>
            </w:pPr>
            <w:ins w:id="14938" w:author="aas" w:date="2013-10-14T02:06:00Z">
              <w:del w:id="14939"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40" w:author="aas" w:date="2013-10-14T02:06:00Z"/>
                <w:del w:id="14941" w:author="Anees Shaikh" w:date="2013-10-19T02:16:00Z"/>
              </w:rPr>
              <w:pPrChange w:id="14942" w:author="Anees Shaikh" w:date="2013-10-19T02:16:00Z">
                <w:pPr>
                  <w:pStyle w:val="XML1"/>
                </w:pPr>
              </w:pPrChange>
            </w:pPr>
            <w:ins w:id="14943" w:author="aas" w:date="2013-10-14T02:06:00Z">
              <w:del w:id="14944" w:author="Anees Shaikh" w:date="2013-10-19T02:16:00Z">
                <w:r w:rsidDel="00E067A3">
                  <w:delText xml:space="preserve">          &lt;xs:annotation&gt;</w:delText>
                </w:r>
              </w:del>
            </w:ins>
          </w:p>
          <w:p w14:paraId="6B049043" w14:textId="71149392" w:rsidR="00874469" w:rsidDel="00E067A3" w:rsidRDefault="00874469">
            <w:pPr>
              <w:pStyle w:val="Appx"/>
              <w:rPr>
                <w:ins w:id="14945" w:author="aas" w:date="2013-10-14T02:06:00Z"/>
                <w:del w:id="14946" w:author="Anees Shaikh" w:date="2013-10-19T02:16:00Z"/>
              </w:rPr>
              <w:pPrChange w:id="14947" w:author="Anees Shaikh" w:date="2013-10-19T02:16:00Z">
                <w:pPr>
                  <w:pStyle w:val="XML1"/>
                </w:pPr>
              </w:pPrChange>
            </w:pPr>
            <w:ins w:id="14948" w:author="aas" w:date="2013-10-14T02:06:00Z">
              <w:del w:id="14949" w:author="Anees Shaikh" w:date="2013-10-19T02:16:00Z">
                <w:r w:rsidDel="00E067A3">
                  <w:delText xml:space="preserve">            &lt;xs:documentation&gt;</w:delText>
                </w:r>
              </w:del>
            </w:ins>
          </w:p>
          <w:p w14:paraId="291F4B09" w14:textId="491E7822" w:rsidR="00874469" w:rsidDel="00E067A3" w:rsidRDefault="00874469">
            <w:pPr>
              <w:pStyle w:val="Appx"/>
              <w:rPr>
                <w:ins w:id="14950" w:author="aas" w:date="2013-10-14T02:06:00Z"/>
                <w:del w:id="14951" w:author="Anees Shaikh" w:date="2013-10-19T02:16:00Z"/>
              </w:rPr>
              <w:pPrChange w:id="14952" w:author="Anees Shaikh" w:date="2013-10-19T02:16:00Z">
                <w:pPr>
                  <w:pStyle w:val="XML1"/>
                </w:pPr>
              </w:pPrChange>
            </w:pPr>
            <w:ins w:id="14953" w:author="aas" w:date="2013-10-14T02:06:00Z">
              <w:del w:id="14954"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4955" w:author="aas" w:date="2013-10-14T02:06:00Z"/>
                <w:del w:id="14956" w:author="Anees Shaikh" w:date="2013-10-19T02:16:00Z"/>
              </w:rPr>
              <w:pPrChange w:id="14957" w:author="Anees Shaikh" w:date="2013-10-19T02:16:00Z">
                <w:pPr>
                  <w:pStyle w:val="XML1"/>
                </w:pPr>
              </w:pPrChange>
            </w:pPr>
            <w:ins w:id="14958" w:author="aas" w:date="2013-10-14T02:06:00Z">
              <w:del w:id="14959" w:author="Anees Shaikh" w:date="2013-10-19T02:16:00Z">
                <w:r w:rsidDel="00E067A3">
                  <w:delText xml:space="preserve">                     at the OpenFlow Capable Switch.</w:delText>
                </w:r>
              </w:del>
            </w:ins>
          </w:p>
          <w:p w14:paraId="5F10A3A4" w14:textId="08CFF993" w:rsidR="00874469" w:rsidDel="00E067A3" w:rsidRDefault="00874469">
            <w:pPr>
              <w:pStyle w:val="Appx"/>
              <w:rPr>
                <w:ins w:id="14960" w:author="aas" w:date="2013-10-14T02:06:00Z"/>
                <w:del w:id="14961" w:author="Anees Shaikh" w:date="2013-10-19T02:16:00Z"/>
              </w:rPr>
              <w:pPrChange w:id="14962" w:author="Anees Shaikh" w:date="2013-10-19T02:16:00Z">
                <w:pPr>
                  <w:pStyle w:val="XML1"/>
                </w:pPr>
              </w:pPrChange>
            </w:pPr>
            <w:ins w:id="14963" w:author="aas" w:date="2013-10-14T02:06:00Z">
              <w:del w:id="14964" w:author="Anees Shaikh" w:date="2013-10-19T02:16:00Z">
                <w:r w:rsidDel="00E067A3">
                  <w:delText xml:space="preserve">            &lt;/xs:documentation&gt;</w:delText>
                </w:r>
              </w:del>
            </w:ins>
          </w:p>
          <w:p w14:paraId="1C62BE58" w14:textId="2DA62444" w:rsidR="00874469" w:rsidDel="00E067A3" w:rsidRDefault="00874469">
            <w:pPr>
              <w:pStyle w:val="Appx"/>
              <w:rPr>
                <w:ins w:id="14965" w:author="aas" w:date="2013-10-14T02:06:00Z"/>
                <w:del w:id="14966" w:author="Anees Shaikh" w:date="2013-10-19T02:16:00Z"/>
              </w:rPr>
              <w:pPrChange w:id="14967" w:author="Anees Shaikh" w:date="2013-10-19T02:16:00Z">
                <w:pPr>
                  <w:pStyle w:val="XML1"/>
                </w:pPr>
              </w:pPrChange>
            </w:pPr>
            <w:ins w:id="14968" w:author="aas" w:date="2013-10-14T02:06:00Z">
              <w:del w:id="14969" w:author="Anees Shaikh" w:date="2013-10-19T02:16:00Z">
                <w:r w:rsidDel="00E067A3">
                  <w:delText xml:space="preserve">          &lt;/xs:annotation&gt;</w:delText>
                </w:r>
              </w:del>
            </w:ins>
          </w:p>
          <w:p w14:paraId="132D01CD" w14:textId="59CA1074" w:rsidR="00874469" w:rsidDel="00E067A3" w:rsidRDefault="00874469">
            <w:pPr>
              <w:pStyle w:val="Appx"/>
              <w:rPr>
                <w:ins w:id="14970" w:author="aas" w:date="2013-10-14T02:06:00Z"/>
                <w:del w:id="14971" w:author="Anees Shaikh" w:date="2013-10-19T02:16:00Z"/>
              </w:rPr>
              <w:pPrChange w:id="14972" w:author="Anees Shaikh" w:date="2013-10-19T02:16:00Z">
                <w:pPr>
                  <w:pStyle w:val="XML1"/>
                </w:pPr>
              </w:pPrChange>
            </w:pPr>
            <w:ins w:id="14973" w:author="aas" w:date="2013-10-14T02:06:00Z">
              <w:del w:id="14974" w:author="Anees Shaikh" w:date="2013-10-19T02:16:00Z">
                <w:r w:rsidDel="00E067A3">
                  <w:delText xml:space="preserve">          &lt;xs:complexType&gt;</w:delText>
                </w:r>
              </w:del>
            </w:ins>
          </w:p>
          <w:p w14:paraId="40AAC20E" w14:textId="37E6247B" w:rsidR="00874469" w:rsidDel="00E067A3" w:rsidRDefault="00874469">
            <w:pPr>
              <w:pStyle w:val="Appx"/>
              <w:rPr>
                <w:ins w:id="14975" w:author="aas" w:date="2013-10-14T02:06:00Z"/>
                <w:del w:id="14976" w:author="Anees Shaikh" w:date="2013-10-19T02:16:00Z"/>
              </w:rPr>
              <w:pPrChange w:id="14977" w:author="Anees Shaikh" w:date="2013-10-19T02:16:00Z">
                <w:pPr>
                  <w:pStyle w:val="XML1"/>
                </w:pPr>
              </w:pPrChange>
            </w:pPr>
            <w:ins w:id="14978" w:author="aas" w:date="2013-10-14T02:06:00Z">
              <w:del w:id="14979" w:author="Anees Shaikh" w:date="2013-10-19T02:16:00Z">
                <w:r w:rsidDel="00E067A3">
                  <w:delText xml:space="preserve">            &lt;xs:sequence&gt;</w:delText>
                </w:r>
              </w:del>
            </w:ins>
          </w:p>
          <w:p w14:paraId="71E36FD8" w14:textId="43828632" w:rsidR="00874469" w:rsidDel="00E067A3" w:rsidRDefault="00874469">
            <w:pPr>
              <w:pStyle w:val="Appx"/>
              <w:rPr>
                <w:ins w:id="14980" w:author="aas" w:date="2013-10-14T02:06:00Z"/>
                <w:del w:id="14981" w:author="Anees Shaikh" w:date="2013-10-19T02:16:00Z"/>
              </w:rPr>
              <w:pPrChange w:id="14982" w:author="Anees Shaikh" w:date="2013-10-19T02:16:00Z">
                <w:pPr>
                  <w:pStyle w:val="XML1"/>
                </w:pPr>
              </w:pPrChange>
            </w:pPr>
            <w:ins w:id="14983" w:author="aas" w:date="2013-10-14T02:06:00Z">
              <w:del w:id="14984"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4985" w:author="aas" w:date="2013-10-14T02:06:00Z"/>
                <w:del w:id="14986" w:author="Anees Shaikh" w:date="2013-10-19T02:16:00Z"/>
              </w:rPr>
              <w:pPrChange w:id="14987" w:author="Anees Shaikh" w:date="2013-10-19T02:16:00Z">
                <w:pPr>
                  <w:pStyle w:val="XML1"/>
                </w:pPr>
              </w:pPrChange>
            </w:pPr>
            <w:ins w:id="14988" w:author="aas" w:date="2013-10-14T02:06:00Z">
              <w:del w:id="14989" w:author="Anees Shaikh" w:date="2013-10-19T02:16:00Z">
                <w:r w:rsidDel="00E067A3">
                  <w:delText xml:space="preserve">                &lt;xs:annotation&gt;</w:delText>
                </w:r>
              </w:del>
            </w:ins>
          </w:p>
          <w:p w14:paraId="5B5D2DC4" w14:textId="4E492D47" w:rsidR="00874469" w:rsidDel="00E067A3" w:rsidRDefault="00874469">
            <w:pPr>
              <w:pStyle w:val="Appx"/>
              <w:rPr>
                <w:ins w:id="14990" w:author="aas" w:date="2013-10-14T02:06:00Z"/>
                <w:del w:id="14991" w:author="Anees Shaikh" w:date="2013-10-19T02:16:00Z"/>
              </w:rPr>
              <w:pPrChange w:id="14992" w:author="Anees Shaikh" w:date="2013-10-19T02:16:00Z">
                <w:pPr>
                  <w:pStyle w:val="XML1"/>
                </w:pPr>
              </w:pPrChange>
            </w:pPr>
            <w:ins w:id="14993" w:author="aas" w:date="2013-10-14T02:06:00Z">
              <w:del w:id="14994" w:author="Anees Shaikh" w:date="2013-10-19T02:16:00Z">
                <w:r w:rsidDel="00E067A3">
                  <w:delText xml:space="preserve">                  &lt;xs:documentation&gt;</w:delText>
                </w:r>
              </w:del>
            </w:ins>
          </w:p>
          <w:p w14:paraId="20B19C03" w14:textId="685AD6C8" w:rsidR="00874469" w:rsidDel="00E067A3" w:rsidRDefault="00874469">
            <w:pPr>
              <w:pStyle w:val="Appx"/>
              <w:rPr>
                <w:ins w:id="14995" w:author="aas" w:date="2013-10-14T02:06:00Z"/>
                <w:del w:id="14996" w:author="Anees Shaikh" w:date="2013-10-19T02:16:00Z"/>
              </w:rPr>
              <w:pPrChange w:id="14997" w:author="Anees Shaikh" w:date="2013-10-19T02:16:00Z">
                <w:pPr>
                  <w:pStyle w:val="XML1"/>
                </w:pPr>
              </w:pPrChange>
            </w:pPr>
            <w:ins w:id="14998" w:author="aas" w:date="2013-10-14T02:06:00Z">
              <w:del w:id="14999"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00" w:author="aas" w:date="2013-10-14T02:06:00Z"/>
                <w:del w:id="15001" w:author="Anees Shaikh" w:date="2013-10-19T02:16:00Z"/>
              </w:rPr>
              <w:pPrChange w:id="15002" w:author="Anees Shaikh" w:date="2013-10-19T02:16:00Z">
                <w:pPr>
                  <w:pStyle w:val="XML1"/>
                </w:pPr>
              </w:pPrChange>
            </w:pPr>
            <w:ins w:id="15003" w:author="aas" w:date="2013-10-14T02:06:00Z">
              <w:del w:id="15004" w:author="Anees Shaikh" w:date="2013-10-19T02:16:00Z">
                <w:r w:rsidDel="00E067A3">
                  <w:delText xml:space="preserve">                           Switch.</w:delText>
                </w:r>
              </w:del>
            </w:ins>
          </w:p>
          <w:p w14:paraId="11DC59F9" w14:textId="00BF4C11" w:rsidR="00874469" w:rsidDel="00E067A3" w:rsidRDefault="00874469">
            <w:pPr>
              <w:pStyle w:val="Appx"/>
              <w:rPr>
                <w:ins w:id="15005" w:author="aas" w:date="2013-10-14T02:06:00Z"/>
                <w:del w:id="15006" w:author="Anees Shaikh" w:date="2013-10-19T02:16:00Z"/>
              </w:rPr>
              <w:pPrChange w:id="15007" w:author="Anees Shaikh" w:date="2013-10-19T02:16:00Z">
                <w:pPr>
                  <w:pStyle w:val="XML1"/>
                </w:pPr>
              </w:pPrChange>
            </w:pPr>
            <w:ins w:id="15008" w:author="aas" w:date="2013-10-14T02:06:00Z">
              <w:del w:id="15009" w:author="Anees Shaikh" w:date="2013-10-19T02:16:00Z">
                <w:r w:rsidDel="00E067A3">
                  <w:delText xml:space="preserve">                  &lt;/xs:documentation&gt;</w:delText>
                </w:r>
              </w:del>
            </w:ins>
          </w:p>
          <w:p w14:paraId="4D7458C8" w14:textId="39F654B8" w:rsidR="00874469" w:rsidDel="00E067A3" w:rsidRDefault="00874469">
            <w:pPr>
              <w:pStyle w:val="Appx"/>
              <w:rPr>
                <w:ins w:id="15010" w:author="aas" w:date="2013-10-14T02:06:00Z"/>
                <w:del w:id="15011" w:author="Anees Shaikh" w:date="2013-10-19T02:16:00Z"/>
              </w:rPr>
              <w:pPrChange w:id="15012" w:author="Anees Shaikh" w:date="2013-10-19T02:16:00Z">
                <w:pPr>
                  <w:pStyle w:val="XML1"/>
                </w:pPr>
              </w:pPrChange>
            </w:pPr>
            <w:ins w:id="15013" w:author="aas" w:date="2013-10-14T02:06:00Z">
              <w:del w:id="15014" w:author="Anees Shaikh" w:date="2013-10-19T02:16:00Z">
                <w:r w:rsidDel="00E067A3">
                  <w:delText xml:space="preserve">                &lt;/xs:annotation&gt;</w:delText>
                </w:r>
              </w:del>
            </w:ins>
          </w:p>
          <w:p w14:paraId="037EDAC2" w14:textId="3A1CE9B7" w:rsidR="00874469" w:rsidDel="00E067A3" w:rsidRDefault="00874469">
            <w:pPr>
              <w:pStyle w:val="Appx"/>
              <w:rPr>
                <w:ins w:id="15015" w:author="aas" w:date="2013-10-14T02:06:00Z"/>
                <w:del w:id="15016" w:author="Anees Shaikh" w:date="2013-10-19T02:16:00Z"/>
              </w:rPr>
              <w:pPrChange w:id="15017" w:author="Anees Shaikh" w:date="2013-10-19T02:16:00Z">
                <w:pPr>
                  <w:pStyle w:val="XML1"/>
                </w:pPr>
              </w:pPrChange>
            </w:pPr>
            <w:ins w:id="15018" w:author="aas" w:date="2013-10-14T02:06:00Z">
              <w:del w:id="15019" w:author="Anees Shaikh" w:date="2013-10-19T02:16:00Z">
                <w:r w:rsidDel="00E067A3">
                  <w:delText xml:space="preserve">                &lt;xs:complexType&gt;</w:delText>
                </w:r>
              </w:del>
            </w:ins>
          </w:p>
          <w:p w14:paraId="349AFFBF" w14:textId="023EE747" w:rsidR="00874469" w:rsidDel="00E067A3" w:rsidRDefault="00874469">
            <w:pPr>
              <w:pStyle w:val="Appx"/>
              <w:rPr>
                <w:ins w:id="15020" w:author="aas" w:date="2013-10-14T02:06:00Z"/>
                <w:del w:id="15021" w:author="Anees Shaikh" w:date="2013-10-19T02:16:00Z"/>
              </w:rPr>
              <w:pPrChange w:id="15022" w:author="Anees Shaikh" w:date="2013-10-19T02:16:00Z">
                <w:pPr>
                  <w:pStyle w:val="XML1"/>
                </w:pPr>
              </w:pPrChange>
            </w:pPr>
            <w:ins w:id="15023" w:author="aas" w:date="2013-10-14T02:06:00Z">
              <w:del w:id="15024" w:author="Anees Shaikh" w:date="2013-10-19T02:16:00Z">
                <w:r w:rsidDel="00E067A3">
                  <w:delText xml:space="preserve">                  &lt;xs:sequence&gt;</w:delText>
                </w:r>
              </w:del>
            </w:ins>
          </w:p>
          <w:p w14:paraId="39520FDD" w14:textId="423B4172" w:rsidR="00874469" w:rsidDel="00E067A3" w:rsidRDefault="00874469">
            <w:pPr>
              <w:pStyle w:val="Appx"/>
              <w:rPr>
                <w:ins w:id="15025" w:author="aas" w:date="2013-10-14T02:06:00Z"/>
                <w:del w:id="15026" w:author="Anees Shaikh" w:date="2013-10-19T02:16:00Z"/>
              </w:rPr>
              <w:pPrChange w:id="15027" w:author="Anees Shaikh" w:date="2013-10-19T02:16:00Z">
                <w:pPr>
                  <w:pStyle w:val="XML1"/>
                </w:pPr>
              </w:pPrChange>
            </w:pPr>
            <w:ins w:id="15028" w:author="aas" w:date="2013-10-14T02:06:00Z">
              <w:del w:id="15029"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30" w:author="aas" w:date="2013-10-14T02:06:00Z"/>
                <w:del w:id="15031" w:author="Anees Shaikh" w:date="2013-10-19T02:16:00Z"/>
              </w:rPr>
              <w:pPrChange w:id="15032" w:author="Anees Shaikh" w:date="2013-10-19T02:16:00Z">
                <w:pPr>
                  <w:pStyle w:val="XML1"/>
                </w:pPr>
              </w:pPrChange>
            </w:pPr>
            <w:ins w:id="15033" w:author="aas" w:date="2013-10-14T02:06:00Z">
              <w:del w:id="15034" w:author="Anees Shaikh" w:date="2013-10-19T02:16:00Z">
                <w:r w:rsidDel="00E067A3">
                  <w:delText xml:space="preserve">                      &lt;xs:annotation&gt;</w:delText>
                </w:r>
              </w:del>
            </w:ins>
          </w:p>
          <w:p w14:paraId="14074875" w14:textId="23BD1042" w:rsidR="00874469" w:rsidDel="00E067A3" w:rsidRDefault="00874469">
            <w:pPr>
              <w:pStyle w:val="Appx"/>
              <w:rPr>
                <w:ins w:id="15035" w:author="aas" w:date="2013-10-14T02:06:00Z"/>
                <w:del w:id="15036" w:author="Anees Shaikh" w:date="2013-10-19T02:16:00Z"/>
              </w:rPr>
              <w:pPrChange w:id="15037" w:author="Anees Shaikh" w:date="2013-10-19T02:16:00Z">
                <w:pPr>
                  <w:pStyle w:val="XML1"/>
                </w:pPr>
              </w:pPrChange>
            </w:pPr>
            <w:ins w:id="15038" w:author="aas" w:date="2013-10-14T02:06:00Z">
              <w:del w:id="15039" w:author="Anees Shaikh" w:date="2013-10-19T02:16:00Z">
                <w:r w:rsidDel="00E067A3">
                  <w:delText xml:space="preserve">                        &lt;xs:documentation&gt;</w:delText>
                </w:r>
              </w:del>
            </w:ins>
          </w:p>
          <w:p w14:paraId="76736746" w14:textId="6309C746" w:rsidR="00874469" w:rsidDel="00E067A3" w:rsidRDefault="00874469">
            <w:pPr>
              <w:pStyle w:val="Appx"/>
              <w:rPr>
                <w:ins w:id="15040" w:author="aas" w:date="2013-10-14T02:06:00Z"/>
                <w:del w:id="15041" w:author="Anees Shaikh" w:date="2013-10-19T02:16:00Z"/>
              </w:rPr>
              <w:pPrChange w:id="15042" w:author="Anees Shaikh" w:date="2013-10-19T02:16:00Z">
                <w:pPr>
                  <w:pStyle w:val="XML1"/>
                </w:pPr>
              </w:pPrChange>
            </w:pPr>
            <w:ins w:id="15043" w:author="aas" w:date="2013-10-14T02:06:00Z">
              <w:del w:id="15044"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45" w:author="aas" w:date="2013-10-14T02:06:00Z"/>
                <w:del w:id="15046" w:author="Anees Shaikh" w:date="2013-10-19T02:16:00Z"/>
              </w:rPr>
              <w:pPrChange w:id="15047" w:author="Anees Shaikh" w:date="2013-10-19T02:16:00Z">
                <w:pPr>
                  <w:pStyle w:val="XML1"/>
                </w:pPr>
              </w:pPrChange>
            </w:pPr>
            <w:ins w:id="15048" w:author="aas" w:date="2013-10-14T02:06:00Z">
              <w:del w:id="15049"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50" w:author="aas" w:date="2013-10-14T02:06:00Z"/>
                <w:del w:id="15051" w:author="Anees Shaikh" w:date="2013-10-19T02:16:00Z"/>
              </w:rPr>
              <w:pPrChange w:id="15052" w:author="Anees Shaikh" w:date="2013-10-19T02:16:00Z">
                <w:pPr>
                  <w:pStyle w:val="XML1"/>
                </w:pPr>
              </w:pPrChange>
            </w:pPr>
            <w:ins w:id="15053" w:author="aas" w:date="2013-10-14T02:06:00Z">
              <w:del w:id="15054"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055" w:author="aas" w:date="2013-10-14T02:06:00Z"/>
                <w:del w:id="15056" w:author="Anees Shaikh" w:date="2013-10-19T02:16:00Z"/>
              </w:rPr>
              <w:pPrChange w:id="15057" w:author="Anees Shaikh" w:date="2013-10-19T02:16:00Z">
                <w:pPr>
                  <w:pStyle w:val="XML1"/>
                </w:pPr>
              </w:pPrChange>
            </w:pPr>
            <w:ins w:id="15058" w:author="aas" w:date="2013-10-14T02:06:00Z">
              <w:del w:id="15059"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060" w:author="aas" w:date="2013-10-14T02:06:00Z"/>
                <w:del w:id="15061" w:author="Anees Shaikh" w:date="2013-10-19T02:16:00Z"/>
              </w:rPr>
              <w:pPrChange w:id="15062" w:author="Anees Shaikh" w:date="2013-10-19T02:16:00Z">
                <w:pPr>
                  <w:pStyle w:val="XML1"/>
                </w:pPr>
              </w:pPrChange>
            </w:pPr>
            <w:ins w:id="15063" w:author="aas" w:date="2013-10-14T02:06:00Z">
              <w:del w:id="15064" w:author="Anees Shaikh" w:date="2013-10-19T02:16:00Z">
                <w:r w:rsidDel="00E067A3">
                  <w:delText xml:space="preserve">                        &lt;/xs:documentation&gt;</w:delText>
                </w:r>
              </w:del>
            </w:ins>
          </w:p>
          <w:p w14:paraId="6B67B867" w14:textId="461365ED" w:rsidR="00874469" w:rsidDel="00E067A3" w:rsidRDefault="00874469">
            <w:pPr>
              <w:pStyle w:val="Appx"/>
              <w:rPr>
                <w:ins w:id="15065" w:author="aas" w:date="2013-10-14T02:06:00Z"/>
                <w:del w:id="15066" w:author="Anees Shaikh" w:date="2013-10-19T02:16:00Z"/>
              </w:rPr>
              <w:pPrChange w:id="15067" w:author="Anees Shaikh" w:date="2013-10-19T02:16:00Z">
                <w:pPr>
                  <w:pStyle w:val="XML1"/>
                </w:pPr>
              </w:pPrChange>
            </w:pPr>
            <w:ins w:id="15068" w:author="aas" w:date="2013-10-14T02:06:00Z">
              <w:del w:id="15069" w:author="Anees Shaikh" w:date="2013-10-19T02:16:00Z">
                <w:r w:rsidDel="00E067A3">
                  <w:delText xml:space="preserve">                      &lt;/xs:annotation&gt;</w:delText>
                </w:r>
              </w:del>
            </w:ins>
          </w:p>
          <w:p w14:paraId="051A4514" w14:textId="713A1394" w:rsidR="00874469" w:rsidDel="00E067A3" w:rsidRDefault="00874469">
            <w:pPr>
              <w:pStyle w:val="Appx"/>
              <w:rPr>
                <w:ins w:id="15070" w:author="aas" w:date="2013-10-14T02:06:00Z"/>
                <w:del w:id="15071" w:author="Anees Shaikh" w:date="2013-10-19T02:16:00Z"/>
              </w:rPr>
              <w:pPrChange w:id="15072" w:author="Anees Shaikh" w:date="2013-10-19T02:16:00Z">
                <w:pPr>
                  <w:pStyle w:val="XML1"/>
                </w:pPr>
              </w:pPrChange>
            </w:pPr>
            <w:ins w:id="15073" w:author="aas" w:date="2013-10-14T02:06:00Z">
              <w:del w:id="15074" w:author="Anees Shaikh" w:date="2013-10-19T02:16:00Z">
                <w:r w:rsidDel="00E067A3">
                  <w:delText xml:space="preserve">                    &lt;/xs:element&gt;</w:delText>
                </w:r>
              </w:del>
            </w:ins>
          </w:p>
          <w:p w14:paraId="5BD8B4E7" w14:textId="5C0E16D7" w:rsidR="00874469" w:rsidDel="00E067A3" w:rsidRDefault="00874469">
            <w:pPr>
              <w:pStyle w:val="Appx"/>
              <w:rPr>
                <w:ins w:id="15075" w:author="aas" w:date="2013-10-14T02:06:00Z"/>
                <w:del w:id="15076" w:author="Anees Shaikh" w:date="2013-10-19T02:16:00Z"/>
              </w:rPr>
              <w:pPrChange w:id="15077" w:author="Anees Shaikh" w:date="2013-10-19T02:16:00Z">
                <w:pPr>
                  <w:pStyle w:val="XML1"/>
                </w:pPr>
              </w:pPrChange>
            </w:pPr>
            <w:ins w:id="15078" w:author="aas" w:date="2013-10-14T02:06:00Z">
              <w:del w:id="15079"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080" w:author="aas" w:date="2013-10-14T02:06:00Z"/>
                <w:del w:id="15081" w:author="Anees Shaikh" w:date="2013-10-19T02:16:00Z"/>
              </w:rPr>
              <w:pPrChange w:id="15082" w:author="Anees Shaikh" w:date="2013-10-19T02:16:00Z">
                <w:pPr>
                  <w:pStyle w:val="XML1"/>
                </w:pPr>
              </w:pPrChange>
            </w:pPr>
            <w:ins w:id="15083" w:author="aas" w:date="2013-10-14T02:06:00Z">
              <w:del w:id="15084" w:author="Anees Shaikh" w:date="2013-10-19T02:16:00Z">
                <w:r w:rsidDel="00E067A3">
                  <w:delText xml:space="preserve">                      &lt;xs:annotation&gt;</w:delText>
                </w:r>
              </w:del>
            </w:ins>
          </w:p>
          <w:p w14:paraId="71D59CB3" w14:textId="5DB13983" w:rsidR="00874469" w:rsidDel="00E067A3" w:rsidRDefault="00874469">
            <w:pPr>
              <w:pStyle w:val="Appx"/>
              <w:rPr>
                <w:ins w:id="15085" w:author="aas" w:date="2013-10-14T02:06:00Z"/>
                <w:del w:id="15086" w:author="Anees Shaikh" w:date="2013-10-19T02:16:00Z"/>
              </w:rPr>
              <w:pPrChange w:id="15087" w:author="Anees Shaikh" w:date="2013-10-19T02:16:00Z">
                <w:pPr>
                  <w:pStyle w:val="XML1"/>
                </w:pPr>
              </w:pPrChange>
            </w:pPr>
            <w:ins w:id="15088" w:author="aas" w:date="2013-10-14T02:06:00Z">
              <w:del w:id="15089" w:author="Anees Shaikh" w:date="2013-10-19T02:16:00Z">
                <w:r w:rsidDel="00E067A3">
                  <w:delText xml:space="preserve">                        &lt;xs:documentation&gt;</w:delText>
                </w:r>
              </w:del>
            </w:ins>
          </w:p>
          <w:p w14:paraId="2AE9762A" w14:textId="72F83D64" w:rsidR="00874469" w:rsidDel="00E067A3" w:rsidRDefault="00874469">
            <w:pPr>
              <w:pStyle w:val="Appx"/>
              <w:rPr>
                <w:ins w:id="15090" w:author="aas" w:date="2013-10-14T02:06:00Z"/>
                <w:del w:id="15091" w:author="Anees Shaikh" w:date="2013-10-19T02:16:00Z"/>
              </w:rPr>
              <w:pPrChange w:id="15092" w:author="Anees Shaikh" w:date="2013-10-19T02:16:00Z">
                <w:pPr>
                  <w:pStyle w:val="XML1"/>
                </w:pPr>
              </w:pPrChange>
            </w:pPr>
            <w:ins w:id="15093" w:author="aas" w:date="2013-10-14T02:06:00Z">
              <w:del w:id="15094"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095" w:author="aas" w:date="2013-10-14T02:06:00Z"/>
                <w:del w:id="15096" w:author="Anees Shaikh" w:date="2013-10-19T02:16:00Z"/>
              </w:rPr>
              <w:pPrChange w:id="15097" w:author="Anees Shaikh" w:date="2013-10-19T02:16:00Z">
                <w:pPr>
                  <w:pStyle w:val="XML1"/>
                </w:pPr>
              </w:pPrChange>
            </w:pPr>
            <w:ins w:id="15098" w:author="aas" w:date="2013-10-14T02:06:00Z">
              <w:del w:id="15099"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00" w:author="aas" w:date="2013-10-14T02:06:00Z"/>
                <w:del w:id="15101" w:author="Anees Shaikh" w:date="2013-10-19T02:16:00Z"/>
              </w:rPr>
              <w:pPrChange w:id="15102" w:author="Anees Shaikh" w:date="2013-10-19T02:16:00Z">
                <w:pPr>
                  <w:pStyle w:val="XML1"/>
                </w:pPr>
              </w:pPrChange>
            </w:pPr>
            <w:ins w:id="15103" w:author="aas" w:date="2013-10-14T02:06:00Z">
              <w:del w:id="15104" w:author="Anees Shaikh" w:date="2013-10-19T02:16:00Z">
                <w:r w:rsidDel="00E067A3">
                  <w:delText xml:space="preserve">                        &lt;/xs:documentation&gt;</w:delText>
                </w:r>
              </w:del>
            </w:ins>
          </w:p>
          <w:p w14:paraId="073EBB01" w14:textId="56280F3A" w:rsidR="00874469" w:rsidDel="00E067A3" w:rsidRDefault="00874469">
            <w:pPr>
              <w:pStyle w:val="Appx"/>
              <w:rPr>
                <w:ins w:id="15105" w:author="aas" w:date="2013-10-14T02:06:00Z"/>
                <w:del w:id="15106" w:author="Anees Shaikh" w:date="2013-10-19T02:16:00Z"/>
              </w:rPr>
              <w:pPrChange w:id="15107" w:author="Anees Shaikh" w:date="2013-10-19T02:16:00Z">
                <w:pPr>
                  <w:pStyle w:val="XML1"/>
                </w:pPr>
              </w:pPrChange>
            </w:pPr>
            <w:ins w:id="15108" w:author="aas" w:date="2013-10-14T02:06:00Z">
              <w:del w:id="15109" w:author="Anees Shaikh" w:date="2013-10-19T02:16:00Z">
                <w:r w:rsidDel="00E067A3">
                  <w:delText xml:space="preserve">                      &lt;/xs:annotation&gt;</w:delText>
                </w:r>
              </w:del>
            </w:ins>
          </w:p>
          <w:p w14:paraId="0C98BFA0" w14:textId="59DD19DB" w:rsidR="00874469" w:rsidDel="00E067A3" w:rsidRDefault="00874469">
            <w:pPr>
              <w:pStyle w:val="Appx"/>
              <w:rPr>
                <w:ins w:id="15110" w:author="aas" w:date="2013-10-14T02:06:00Z"/>
                <w:del w:id="15111" w:author="Anees Shaikh" w:date="2013-10-19T02:16:00Z"/>
              </w:rPr>
              <w:pPrChange w:id="15112" w:author="Anees Shaikh" w:date="2013-10-19T02:16:00Z">
                <w:pPr>
                  <w:pStyle w:val="XML1"/>
                </w:pPr>
              </w:pPrChange>
            </w:pPr>
            <w:ins w:id="15113" w:author="aas" w:date="2013-10-14T02:06:00Z">
              <w:del w:id="15114" w:author="Anees Shaikh" w:date="2013-10-19T02:16:00Z">
                <w:r w:rsidDel="00E067A3">
                  <w:delText xml:space="preserve">                      &lt;xs:complexType&gt;</w:delText>
                </w:r>
              </w:del>
            </w:ins>
          </w:p>
          <w:p w14:paraId="5AFC21AF" w14:textId="1235D515" w:rsidR="00874469" w:rsidDel="00E067A3" w:rsidRDefault="00874469">
            <w:pPr>
              <w:pStyle w:val="Appx"/>
              <w:rPr>
                <w:ins w:id="15115" w:author="aas" w:date="2013-10-14T02:06:00Z"/>
                <w:del w:id="15116" w:author="Anees Shaikh" w:date="2013-10-19T02:16:00Z"/>
              </w:rPr>
              <w:pPrChange w:id="15117" w:author="Anees Shaikh" w:date="2013-10-19T02:16:00Z">
                <w:pPr>
                  <w:pStyle w:val="XML1"/>
                </w:pPr>
              </w:pPrChange>
            </w:pPr>
            <w:ins w:id="15118" w:author="aas" w:date="2013-10-14T02:06:00Z">
              <w:del w:id="15119" w:author="Anees Shaikh" w:date="2013-10-19T02:16:00Z">
                <w:r w:rsidDel="00E067A3">
                  <w:delText xml:space="preserve">                        &lt;xs:sequence&gt;</w:delText>
                </w:r>
              </w:del>
            </w:ins>
          </w:p>
          <w:p w14:paraId="15A51822" w14:textId="363C3709" w:rsidR="00874469" w:rsidDel="00E067A3" w:rsidRDefault="00874469">
            <w:pPr>
              <w:pStyle w:val="Appx"/>
              <w:rPr>
                <w:ins w:id="15120" w:author="aas" w:date="2013-10-14T02:06:00Z"/>
                <w:del w:id="15121" w:author="Anees Shaikh" w:date="2013-10-19T02:16:00Z"/>
              </w:rPr>
              <w:pPrChange w:id="15122" w:author="Anees Shaikh" w:date="2013-10-19T02:16:00Z">
                <w:pPr>
                  <w:pStyle w:val="XML1"/>
                </w:pPr>
              </w:pPrChange>
            </w:pPr>
            <w:ins w:id="15123" w:author="aas" w:date="2013-10-14T02:06:00Z">
              <w:del w:id="15124"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25" w:author="aas" w:date="2013-10-14T02:06:00Z"/>
                <w:del w:id="15126" w:author="Anees Shaikh" w:date="2013-10-19T02:16:00Z"/>
              </w:rPr>
              <w:pPrChange w:id="15127" w:author="Anees Shaikh" w:date="2013-10-19T02:16:00Z">
                <w:pPr>
                  <w:pStyle w:val="XML1"/>
                </w:pPr>
              </w:pPrChange>
            </w:pPr>
            <w:ins w:id="15128" w:author="aas" w:date="2013-10-14T02:06:00Z">
              <w:del w:id="15129" w:author="Anees Shaikh" w:date="2013-10-19T02:16:00Z">
                <w:r w:rsidDel="00E067A3">
                  <w:delText xml:space="preserve">                            &lt;xs:annotation&gt;</w:delText>
                </w:r>
              </w:del>
            </w:ins>
          </w:p>
          <w:p w14:paraId="60F74CD6" w14:textId="13C79DD1" w:rsidR="00874469" w:rsidDel="00E067A3" w:rsidRDefault="00874469">
            <w:pPr>
              <w:pStyle w:val="Appx"/>
              <w:rPr>
                <w:ins w:id="15130" w:author="aas" w:date="2013-10-14T02:06:00Z"/>
                <w:del w:id="15131" w:author="Anees Shaikh" w:date="2013-10-19T02:16:00Z"/>
              </w:rPr>
              <w:pPrChange w:id="15132" w:author="Anees Shaikh" w:date="2013-10-19T02:16:00Z">
                <w:pPr>
                  <w:pStyle w:val="XML1"/>
                </w:pPr>
              </w:pPrChange>
            </w:pPr>
            <w:ins w:id="15133" w:author="aas" w:date="2013-10-14T02:06:00Z">
              <w:del w:id="15134" w:author="Anees Shaikh" w:date="2013-10-19T02:16:00Z">
                <w:r w:rsidDel="00E067A3">
                  <w:delText xml:space="preserve">                              &lt;xs:documentation&gt;</w:delText>
                </w:r>
              </w:del>
            </w:ins>
          </w:p>
          <w:p w14:paraId="0A4BA28F" w14:textId="6BFE1D9C" w:rsidR="00874469" w:rsidDel="00E067A3" w:rsidRDefault="00874469">
            <w:pPr>
              <w:pStyle w:val="Appx"/>
              <w:rPr>
                <w:ins w:id="15135" w:author="aas" w:date="2013-10-14T02:06:00Z"/>
                <w:del w:id="15136" w:author="Anees Shaikh" w:date="2013-10-19T02:16:00Z"/>
              </w:rPr>
              <w:pPrChange w:id="15137" w:author="Anees Shaikh" w:date="2013-10-19T02:16:00Z">
                <w:pPr>
                  <w:pStyle w:val="XML1"/>
                </w:pPr>
              </w:pPrChange>
            </w:pPr>
            <w:ins w:id="15138" w:author="aas" w:date="2013-10-14T02:06:00Z">
              <w:del w:id="15139"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40" w:author="aas" w:date="2013-10-14T02:06:00Z"/>
                <w:del w:id="15141" w:author="Anees Shaikh" w:date="2013-10-19T02:16:00Z"/>
              </w:rPr>
              <w:pPrChange w:id="15142" w:author="Anees Shaikh" w:date="2013-10-19T02:16:00Z">
                <w:pPr>
                  <w:pStyle w:val="XML1"/>
                </w:pPr>
              </w:pPrChange>
            </w:pPr>
            <w:ins w:id="15143" w:author="aas" w:date="2013-10-14T02:06:00Z">
              <w:del w:id="15144"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45" w:author="aas" w:date="2013-10-14T02:06:00Z"/>
                <w:del w:id="15146" w:author="Anees Shaikh" w:date="2013-10-19T02:16:00Z"/>
              </w:rPr>
              <w:pPrChange w:id="15147" w:author="Anees Shaikh" w:date="2013-10-19T02:16:00Z">
                <w:pPr>
                  <w:pStyle w:val="XML1"/>
                </w:pPr>
              </w:pPrChange>
            </w:pPr>
            <w:ins w:id="15148" w:author="aas" w:date="2013-10-14T02:06:00Z">
              <w:del w:id="15149" w:author="Anees Shaikh" w:date="2013-10-19T02:16:00Z">
                <w:r w:rsidDel="00E067A3">
                  <w:delText xml:space="preserve">                                       packet-in messages.</w:delText>
                </w:r>
              </w:del>
            </w:ins>
          </w:p>
          <w:p w14:paraId="6AB31281" w14:textId="5ABAB395" w:rsidR="00874469" w:rsidDel="00E067A3" w:rsidRDefault="00874469">
            <w:pPr>
              <w:pStyle w:val="Appx"/>
              <w:rPr>
                <w:ins w:id="15150" w:author="aas" w:date="2013-10-14T02:06:00Z"/>
                <w:del w:id="15151" w:author="Anees Shaikh" w:date="2013-10-19T02:16:00Z"/>
              </w:rPr>
              <w:pPrChange w:id="15152" w:author="Anees Shaikh" w:date="2013-10-19T02:16:00Z">
                <w:pPr>
                  <w:pStyle w:val="XML1"/>
                </w:pPr>
              </w:pPrChange>
            </w:pPr>
            <w:ins w:id="15153" w:author="aas" w:date="2013-10-14T02:06:00Z">
              <w:del w:id="15154" w:author="Anees Shaikh" w:date="2013-10-19T02:16:00Z">
                <w:r w:rsidDel="00E067A3">
                  <w:delText xml:space="preserve">                              &lt;/xs:documentation&gt;</w:delText>
                </w:r>
              </w:del>
            </w:ins>
          </w:p>
          <w:p w14:paraId="72D9CF2E" w14:textId="47884C92" w:rsidR="00874469" w:rsidDel="00E067A3" w:rsidRDefault="00874469">
            <w:pPr>
              <w:pStyle w:val="Appx"/>
              <w:rPr>
                <w:ins w:id="15155" w:author="aas" w:date="2013-10-14T02:06:00Z"/>
                <w:del w:id="15156" w:author="Anees Shaikh" w:date="2013-10-19T02:16:00Z"/>
              </w:rPr>
              <w:pPrChange w:id="15157" w:author="Anees Shaikh" w:date="2013-10-19T02:16:00Z">
                <w:pPr>
                  <w:pStyle w:val="XML1"/>
                </w:pPr>
              </w:pPrChange>
            </w:pPr>
            <w:ins w:id="15158" w:author="aas" w:date="2013-10-14T02:06:00Z">
              <w:del w:id="15159" w:author="Anees Shaikh" w:date="2013-10-19T02:16:00Z">
                <w:r w:rsidDel="00E067A3">
                  <w:delText xml:space="preserve">                            &lt;/xs:annotation&gt;</w:delText>
                </w:r>
              </w:del>
            </w:ins>
          </w:p>
          <w:p w14:paraId="28EDFC44" w14:textId="52EE5707" w:rsidR="00874469" w:rsidDel="00E067A3" w:rsidRDefault="00874469">
            <w:pPr>
              <w:pStyle w:val="Appx"/>
              <w:rPr>
                <w:ins w:id="15160" w:author="aas" w:date="2013-10-14T02:06:00Z"/>
                <w:del w:id="15161" w:author="Anees Shaikh" w:date="2013-10-19T02:16:00Z"/>
              </w:rPr>
              <w:pPrChange w:id="15162" w:author="Anees Shaikh" w:date="2013-10-19T02:16:00Z">
                <w:pPr>
                  <w:pStyle w:val="XML1"/>
                </w:pPr>
              </w:pPrChange>
            </w:pPr>
            <w:ins w:id="15163" w:author="aas" w:date="2013-10-14T02:06:00Z">
              <w:del w:id="15164" w:author="Anees Shaikh" w:date="2013-10-19T02:16:00Z">
                <w:r w:rsidDel="00E067A3">
                  <w:delText xml:space="preserve">                          &lt;/xs:element&gt;</w:delText>
                </w:r>
              </w:del>
            </w:ins>
          </w:p>
          <w:p w14:paraId="4CF38D8D" w14:textId="1C8D8727" w:rsidR="00874469" w:rsidDel="00E067A3" w:rsidRDefault="00874469">
            <w:pPr>
              <w:pStyle w:val="Appx"/>
              <w:rPr>
                <w:ins w:id="15165" w:author="aas" w:date="2013-10-14T02:06:00Z"/>
                <w:del w:id="15166" w:author="Anees Shaikh" w:date="2013-10-19T02:16:00Z"/>
              </w:rPr>
              <w:pPrChange w:id="15167" w:author="Anees Shaikh" w:date="2013-10-19T02:16:00Z">
                <w:pPr>
                  <w:pStyle w:val="XML1"/>
                </w:pPr>
              </w:pPrChange>
            </w:pPr>
            <w:ins w:id="15168" w:author="aas" w:date="2013-10-14T02:06:00Z">
              <w:del w:id="15169"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170" w:author="aas" w:date="2013-10-14T02:06:00Z"/>
                <w:del w:id="15171" w:author="Anees Shaikh" w:date="2013-10-19T02:16:00Z"/>
              </w:rPr>
              <w:pPrChange w:id="15172" w:author="Anees Shaikh" w:date="2013-10-19T02:16:00Z">
                <w:pPr>
                  <w:pStyle w:val="XML1"/>
                </w:pPr>
              </w:pPrChange>
            </w:pPr>
            <w:ins w:id="15173" w:author="aas" w:date="2013-10-14T02:06:00Z">
              <w:del w:id="15174" w:author="Anees Shaikh" w:date="2013-10-19T02:16:00Z">
                <w:r w:rsidDel="00E067A3">
                  <w:delText xml:space="preserve">                            &lt;xs:annotation&gt;</w:delText>
                </w:r>
              </w:del>
            </w:ins>
          </w:p>
          <w:p w14:paraId="6EEDBC21" w14:textId="2BBF7247" w:rsidR="00874469" w:rsidDel="00E067A3" w:rsidRDefault="00874469">
            <w:pPr>
              <w:pStyle w:val="Appx"/>
              <w:rPr>
                <w:ins w:id="15175" w:author="aas" w:date="2013-10-14T02:06:00Z"/>
                <w:del w:id="15176" w:author="Anees Shaikh" w:date="2013-10-19T02:16:00Z"/>
              </w:rPr>
              <w:pPrChange w:id="15177" w:author="Anees Shaikh" w:date="2013-10-19T02:16:00Z">
                <w:pPr>
                  <w:pStyle w:val="XML1"/>
                </w:pPr>
              </w:pPrChange>
            </w:pPr>
            <w:ins w:id="15178" w:author="aas" w:date="2013-10-14T02:06:00Z">
              <w:del w:id="15179" w:author="Anees Shaikh" w:date="2013-10-19T02:16:00Z">
                <w:r w:rsidDel="00E067A3">
                  <w:delText xml:space="preserve">                              &lt;xs:documentation&gt;</w:delText>
                </w:r>
              </w:del>
            </w:ins>
          </w:p>
          <w:p w14:paraId="31572BFC" w14:textId="6A8FE4DB" w:rsidR="00874469" w:rsidDel="00E067A3" w:rsidRDefault="00874469">
            <w:pPr>
              <w:pStyle w:val="Appx"/>
              <w:rPr>
                <w:ins w:id="15180" w:author="aas" w:date="2013-10-14T02:06:00Z"/>
                <w:del w:id="15181" w:author="Anees Shaikh" w:date="2013-10-19T02:16:00Z"/>
              </w:rPr>
              <w:pPrChange w:id="15182" w:author="Anees Shaikh" w:date="2013-10-19T02:16:00Z">
                <w:pPr>
                  <w:pStyle w:val="XML1"/>
                </w:pPr>
              </w:pPrChange>
            </w:pPr>
            <w:ins w:id="15183" w:author="aas" w:date="2013-10-14T02:06:00Z">
              <w:del w:id="15184"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185" w:author="aas" w:date="2013-10-14T02:06:00Z"/>
                <w:del w:id="15186" w:author="Anees Shaikh" w:date="2013-10-19T02:16:00Z"/>
              </w:rPr>
              <w:pPrChange w:id="15187" w:author="Anees Shaikh" w:date="2013-10-19T02:16:00Z">
                <w:pPr>
                  <w:pStyle w:val="XML1"/>
                </w:pPr>
              </w:pPrChange>
            </w:pPr>
            <w:ins w:id="15188" w:author="aas" w:date="2013-10-14T02:06:00Z">
              <w:del w:id="15189" w:author="Anees Shaikh" w:date="2013-10-19T02:16:00Z">
                <w:r w:rsidDel="00E067A3">
                  <w:delText xml:space="preserve">                              &lt;/xs:documentation&gt;</w:delText>
                </w:r>
              </w:del>
            </w:ins>
          </w:p>
          <w:p w14:paraId="2AF70AEB" w14:textId="6071BA43" w:rsidR="00874469" w:rsidDel="00E067A3" w:rsidRDefault="00874469">
            <w:pPr>
              <w:pStyle w:val="Appx"/>
              <w:rPr>
                <w:ins w:id="15190" w:author="aas" w:date="2013-10-14T02:06:00Z"/>
                <w:del w:id="15191" w:author="Anees Shaikh" w:date="2013-10-19T02:16:00Z"/>
              </w:rPr>
              <w:pPrChange w:id="15192" w:author="Anees Shaikh" w:date="2013-10-19T02:16:00Z">
                <w:pPr>
                  <w:pStyle w:val="XML1"/>
                </w:pPr>
              </w:pPrChange>
            </w:pPr>
            <w:ins w:id="15193" w:author="aas" w:date="2013-10-14T02:06:00Z">
              <w:del w:id="15194" w:author="Anees Shaikh" w:date="2013-10-19T02:16:00Z">
                <w:r w:rsidDel="00E067A3">
                  <w:delText xml:space="preserve">                            &lt;/xs:annotation&gt;</w:delText>
                </w:r>
              </w:del>
            </w:ins>
          </w:p>
          <w:p w14:paraId="626A996F" w14:textId="0603774F" w:rsidR="00874469" w:rsidDel="00E067A3" w:rsidRDefault="00874469">
            <w:pPr>
              <w:pStyle w:val="Appx"/>
              <w:rPr>
                <w:ins w:id="15195" w:author="aas" w:date="2013-10-14T02:06:00Z"/>
                <w:del w:id="15196" w:author="Anees Shaikh" w:date="2013-10-19T02:16:00Z"/>
              </w:rPr>
              <w:pPrChange w:id="15197" w:author="Anees Shaikh" w:date="2013-10-19T02:16:00Z">
                <w:pPr>
                  <w:pStyle w:val="XML1"/>
                </w:pPr>
              </w:pPrChange>
            </w:pPr>
            <w:ins w:id="15198" w:author="aas" w:date="2013-10-14T02:06:00Z">
              <w:del w:id="15199" w:author="Anees Shaikh" w:date="2013-10-19T02:16:00Z">
                <w:r w:rsidDel="00E067A3">
                  <w:delText xml:space="preserve">                          &lt;/xs:element&gt;</w:delText>
                </w:r>
              </w:del>
            </w:ins>
          </w:p>
          <w:p w14:paraId="2E8D1CC7" w14:textId="4E04B271" w:rsidR="00874469" w:rsidDel="00E067A3" w:rsidRDefault="00874469">
            <w:pPr>
              <w:pStyle w:val="Appx"/>
              <w:rPr>
                <w:ins w:id="15200" w:author="aas" w:date="2013-10-14T02:06:00Z"/>
                <w:del w:id="15201" w:author="Anees Shaikh" w:date="2013-10-19T02:16:00Z"/>
              </w:rPr>
              <w:pPrChange w:id="15202" w:author="Anees Shaikh" w:date="2013-10-19T02:16:00Z">
                <w:pPr>
                  <w:pStyle w:val="XML1"/>
                </w:pPr>
              </w:pPrChange>
            </w:pPr>
            <w:ins w:id="15203" w:author="aas" w:date="2013-10-14T02:06:00Z">
              <w:del w:id="15204"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05" w:author="aas" w:date="2013-10-14T02:06:00Z"/>
                <w:del w:id="15206" w:author="Anees Shaikh" w:date="2013-10-19T02:16:00Z"/>
              </w:rPr>
              <w:pPrChange w:id="15207" w:author="Anees Shaikh" w:date="2013-10-19T02:16:00Z">
                <w:pPr>
                  <w:pStyle w:val="XML1"/>
                </w:pPr>
              </w:pPrChange>
            </w:pPr>
            <w:ins w:id="15208" w:author="aas" w:date="2013-10-14T02:06:00Z">
              <w:del w:id="15209" w:author="Anees Shaikh" w:date="2013-10-19T02:16:00Z">
                <w:r w:rsidDel="00E067A3">
                  <w:delText xml:space="preserve">                            &lt;xs:annotation&gt;</w:delText>
                </w:r>
              </w:del>
            </w:ins>
          </w:p>
          <w:p w14:paraId="6D3B25E7" w14:textId="69F52D8A" w:rsidR="00874469" w:rsidDel="00E067A3" w:rsidRDefault="00874469">
            <w:pPr>
              <w:pStyle w:val="Appx"/>
              <w:rPr>
                <w:ins w:id="15210" w:author="aas" w:date="2013-10-14T02:06:00Z"/>
                <w:del w:id="15211" w:author="Anees Shaikh" w:date="2013-10-19T02:16:00Z"/>
              </w:rPr>
              <w:pPrChange w:id="15212" w:author="Anees Shaikh" w:date="2013-10-19T02:16:00Z">
                <w:pPr>
                  <w:pStyle w:val="XML1"/>
                </w:pPr>
              </w:pPrChange>
            </w:pPr>
            <w:ins w:id="15213" w:author="aas" w:date="2013-10-14T02:06:00Z">
              <w:del w:id="15214" w:author="Anees Shaikh" w:date="2013-10-19T02:16:00Z">
                <w:r w:rsidDel="00E067A3">
                  <w:delText xml:space="preserve">                              &lt;xs:documentation&gt;</w:delText>
                </w:r>
              </w:del>
            </w:ins>
          </w:p>
          <w:p w14:paraId="1129F0DA" w14:textId="389C1130" w:rsidR="00874469" w:rsidDel="00E067A3" w:rsidRDefault="00874469">
            <w:pPr>
              <w:pStyle w:val="Appx"/>
              <w:rPr>
                <w:ins w:id="15215" w:author="aas" w:date="2013-10-14T02:06:00Z"/>
                <w:del w:id="15216" w:author="Anees Shaikh" w:date="2013-10-19T02:16:00Z"/>
              </w:rPr>
              <w:pPrChange w:id="15217" w:author="Anees Shaikh" w:date="2013-10-19T02:16:00Z">
                <w:pPr>
                  <w:pStyle w:val="XML1"/>
                </w:pPr>
              </w:pPrChange>
            </w:pPr>
            <w:ins w:id="15218" w:author="aas" w:date="2013-10-14T02:06:00Z">
              <w:del w:id="15219"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20" w:author="aas" w:date="2013-10-14T02:06:00Z"/>
                <w:del w:id="15221" w:author="Anees Shaikh" w:date="2013-10-19T02:16:00Z"/>
              </w:rPr>
              <w:pPrChange w:id="15222" w:author="Anees Shaikh" w:date="2013-10-19T02:16:00Z">
                <w:pPr>
                  <w:pStyle w:val="XML1"/>
                </w:pPr>
              </w:pPrChange>
            </w:pPr>
            <w:ins w:id="15223" w:author="aas" w:date="2013-10-14T02:06:00Z">
              <w:del w:id="15224" w:author="Anees Shaikh" w:date="2013-10-19T02:16:00Z">
                <w:r w:rsidDel="00E067A3">
                  <w:delText xml:space="preserve">                              &lt;/xs:documentation&gt;</w:delText>
                </w:r>
              </w:del>
            </w:ins>
          </w:p>
          <w:p w14:paraId="39091342" w14:textId="449F12E6" w:rsidR="00874469" w:rsidDel="00E067A3" w:rsidRDefault="00874469">
            <w:pPr>
              <w:pStyle w:val="Appx"/>
              <w:rPr>
                <w:ins w:id="15225" w:author="aas" w:date="2013-10-14T02:06:00Z"/>
                <w:del w:id="15226" w:author="Anees Shaikh" w:date="2013-10-19T02:16:00Z"/>
              </w:rPr>
              <w:pPrChange w:id="15227" w:author="Anees Shaikh" w:date="2013-10-19T02:16:00Z">
                <w:pPr>
                  <w:pStyle w:val="XML1"/>
                </w:pPr>
              </w:pPrChange>
            </w:pPr>
            <w:ins w:id="15228" w:author="aas" w:date="2013-10-14T02:06:00Z">
              <w:del w:id="15229" w:author="Anees Shaikh" w:date="2013-10-19T02:16:00Z">
                <w:r w:rsidDel="00E067A3">
                  <w:delText xml:space="preserve">                            &lt;/xs:annotation&gt;</w:delText>
                </w:r>
              </w:del>
            </w:ins>
          </w:p>
          <w:p w14:paraId="2C34972E" w14:textId="25A4C837" w:rsidR="00874469" w:rsidDel="00E067A3" w:rsidRDefault="00874469">
            <w:pPr>
              <w:pStyle w:val="Appx"/>
              <w:rPr>
                <w:ins w:id="15230" w:author="aas" w:date="2013-10-14T02:06:00Z"/>
                <w:del w:id="15231" w:author="Anees Shaikh" w:date="2013-10-19T02:16:00Z"/>
              </w:rPr>
              <w:pPrChange w:id="15232" w:author="Anees Shaikh" w:date="2013-10-19T02:16:00Z">
                <w:pPr>
                  <w:pStyle w:val="XML1"/>
                </w:pPr>
              </w:pPrChange>
            </w:pPr>
            <w:ins w:id="15233" w:author="aas" w:date="2013-10-14T02:06:00Z">
              <w:del w:id="15234" w:author="Anees Shaikh" w:date="2013-10-19T02:16:00Z">
                <w:r w:rsidDel="00E067A3">
                  <w:delText xml:space="preserve">                          &lt;/xs:element&gt;</w:delText>
                </w:r>
              </w:del>
            </w:ins>
          </w:p>
          <w:p w14:paraId="78988F22" w14:textId="7D2F7C29" w:rsidR="00874469" w:rsidDel="00E067A3" w:rsidRDefault="00874469">
            <w:pPr>
              <w:pStyle w:val="Appx"/>
              <w:rPr>
                <w:ins w:id="15235" w:author="aas" w:date="2013-10-14T02:06:00Z"/>
                <w:del w:id="15236" w:author="Anees Shaikh" w:date="2013-10-19T02:16:00Z"/>
              </w:rPr>
              <w:pPrChange w:id="15237" w:author="Anees Shaikh" w:date="2013-10-19T02:16:00Z">
                <w:pPr>
                  <w:pStyle w:val="XML1"/>
                </w:pPr>
              </w:pPrChange>
            </w:pPr>
            <w:ins w:id="15238" w:author="aas" w:date="2013-10-14T02:06:00Z">
              <w:del w:id="15239"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40" w:author="aas" w:date="2013-10-14T02:06:00Z"/>
                <w:del w:id="15241" w:author="Anees Shaikh" w:date="2013-10-19T02:16:00Z"/>
              </w:rPr>
              <w:pPrChange w:id="15242" w:author="Anees Shaikh" w:date="2013-10-19T02:16:00Z">
                <w:pPr>
                  <w:pStyle w:val="XML1"/>
                </w:pPr>
              </w:pPrChange>
            </w:pPr>
            <w:ins w:id="15243" w:author="aas" w:date="2013-10-14T02:06:00Z">
              <w:del w:id="15244" w:author="Anees Shaikh" w:date="2013-10-19T02:16:00Z">
                <w:r w:rsidDel="00E067A3">
                  <w:delText xml:space="preserve">                            &lt;xs:annotation&gt;</w:delText>
                </w:r>
              </w:del>
            </w:ins>
          </w:p>
          <w:p w14:paraId="1FF9B6DB" w14:textId="2679B0B2" w:rsidR="00874469" w:rsidDel="00E067A3" w:rsidRDefault="00874469">
            <w:pPr>
              <w:pStyle w:val="Appx"/>
              <w:rPr>
                <w:ins w:id="15245" w:author="aas" w:date="2013-10-14T02:06:00Z"/>
                <w:del w:id="15246" w:author="Anees Shaikh" w:date="2013-10-19T02:16:00Z"/>
              </w:rPr>
              <w:pPrChange w:id="15247" w:author="Anees Shaikh" w:date="2013-10-19T02:16:00Z">
                <w:pPr>
                  <w:pStyle w:val="XML1"/>
                </w:pPr>
              </w:pPrChange>
            </w:pPr>
            <w:ins w:id="15248" w:author="aas" w:date="2013-10-14T02:06:00Z">
              <w:del w:id="15249" w:author="Anees Shaikh" w:date="2013-10-19T02:16:00Z">
                <w:r w:rsidDel="00E067A3">
                  <w:delText xml:space="preserve">                              &lt;xs:documentation&gt;</w:delText>
                </w:r>
              </w:del>
            </w:ins>
          </w:p>
          <w:p w14:paraId="49E8B70A" w14:textId="257C5576" w:rsidR="00874469" w:rsidDel="00E067A3" w:rsidRDefault="00874469">
            <w:pPr>
              <w:pStyle w:val="Appx"/>
              <w:rPr>
                <w:ins w:id="15250" w:author="aas" w:date="2013-10-14T02:06:00Z"/>
                <w:del w:id="15251" w:author="Anees Shaikh" w:date="2013-10-19T02:16:00Z"/>
              </w:rPr>
              <w:pPrChange w:id="15252" w:author="Anees Shaikh" w:date="2013-10-19T02:16:00Z">
                <w:pPr>
                  <w:pStyle w:val="XML1"/>
                </w:pPr>
              </w:pPrChange>
            </w:pPr>
            <w:ins w:id="15253" w:author="aas" w:date="2013-10-14T02:06:00Z">
              <w:del w:id="15254"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255" w:author="aas" w:date="2013-10-14T02:06:00Z"/>
                <w:del w:id="15256" w:author="Anees Shaikh" w:date="2013-10-19T02:16:00Z"/>
              </w:rPr>
              <w:pPrChange w:id="15257" w:author="Anees Shaikh" w:date="2013-10-19T02:16:00Z">
                <w:pPr>
                  <w:pStyle w:val="XML1"/>
                </w:pPr>
              </w:pPrChange>
            </w:pPr>
            <w:ins w:id="15258" w:author="aas" w:date="2013-10-14T02:06:00Z">
              <w:del w:id="15259" w:author="Anees Shaikh" w:date="2013-10-19T02:16:00Z">
                <w:r w:rsidDel="00E067A3">
                  <w:delText xml:space="preserve">                              &lt;/xs:documentation&gt;</w:delText>
                </w:r>
              </w:del>
            </w:ins>
          </w:p>
          <w:p w14:paraId="7201A4BF" w14:textId="580D2AB3" w:rsidR="00874469" w:rsidDel="00E067A3" w:rsidRDefault="00874469">
            <w:pPr>
              <w:pStyle w:val="Appx"/>
              <w:rPr>
                <w:ins w:id="15260" w:author="aas" w:date="2013-10-14T02:06:00Z"/>
                <w:del w:id="15261" w:author="Anees Shaikh" w:date="2013-10-19T02:16:00Z"/>
              </w:rPr>
              <w:pPrChange w:id="15262" w:author="Anees Shaikh" w:date="2013-10-19T02:16:00Z">
                <w:pPr>
                  <w:pStyle w:val="XML1"/>
                </w:pPr>
              </w:pPrChange>
            </w:pPr>
            <w:ins w:id="15263" w:author="aas" w:date="2013-10-14T02:06:00Z">
              <w:del w:id="15264" w:author="Anees Shaikh" w:date="2013-10-19T02:16:00Z">
                <w:r w:rsidDel="00E067A3">
                  <w:delText xml:space="preserve">                            &lt;/xs:annotation&gt;</w:delText>
                </w:r>
              </w:del>
            </w:ins>
          </w:p>
          <w:p w14:paraId="441A18EA" w14:textId="0C2BF34A" w:rsidR="00874469" w:rsidDel="00E067A3" w:rsidRDefault="00874469">
            <w:pPr>
              <w:pStyle w:val="Appx"/>
              <w:rPr>
                <w:ins w:id="15265" w:author="aas" w:date="2013-10-14T02:06:00Z"/>
                <w:del w:id="15266" w:author="Anees Shaikh" w:date="2013-10-19T02:16:00Z"/>
              </w:rPr>
              <w:pPrChange w:id="15267" w:author="Anees Shaikh" w:date="2013-10-19T02:16:00Z">
                <w:pPr>
                  <w:pStyle w:val="XML1"/>
                </w:pPr>
              </w:pPrChange>
            </w:pPr>
            <w:ins w:id="15268" w:author="aas" w:date="2013-10-14T02:06:00Z">
              <w:del w:id="15269" w:author="Anees Shaikh" w:date="2013-10-19T02:16:00Z">
                <w:r w:rsidDel="00E067A3">
                  <w:delText xml:space="preserve">                          &lt;/xs:element&gt;</w:delText>
                </w:r>
              </w:del>
            </w:ins>
          </w:p>
          <w:p w14:paraId="383AA7A5" w14:textId="0D2124B2" w:rsidR="00874469" w:rsidDel="00E067A3" w:rsidRDefault="00874469">
            <w:pPr>
              <w:pStyle w:val="Appx"/>
              <w:rPr>
                <w:ins w:id="15270" w:author="aas" w:date="2013-10-14T02:06:00Z"/>
                <w:del w:id="15271" w:author="Anees Shaikh" w:date="2013-10-19T02:16:00Z"/>
              </w:rPr>
              <w:pPrChange w:id="15272" w:author="Anees Shaikh" w:date="2013-10-19T02:16:00Z">
                <w:pPr>
                  <w:pStyle w:val="XML1"/>
                </w:pPr>
              </w:pPrChange>
            </w:pPr>
            <w:ins w:id="15273" w:author="aas" w:date="2013-10-14T02:06:00Z">
              <w:del w:id="15274"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275" w:author="aas" w:date="2013-10-14T02:06:00Z"/>
                <w:del w:id="15276" w:author="Anees Shaikh" w:date="2013-10-19T02:16:00Z"/>
              </w:rPr>
              <w:pPrChange w:id="15277" w:author="Anees Shaikh" w:date="2013-10-19T02:16:00Z">
                <w:pPr>
                  <w:pStyle w:val="XML1"/>
                </w:pPr>
              </w:pPrChange>
            </w:pPr>
            <w:ins w:id="15278" w:author="aas" w:date="2013-10-14T02:06:00Z">
              <w:del w:id="15279" w:author="Anees Shaikh" w:date="2013-10-19T02:16:00Z">
                <w:r w:rsidDel="00E067A3">
                  <w:delText xml:space="preserve">                            &lt;xs:annotation&gt;</w:delText>
                </w:r>
              </w:del>
            </w:ins>
          </w:p>
          <w:p w14:paraId="149A1742" w14:textId="5F1F46B6" w:rsidR="00874469" w:rsidDel="00E067A3" w:rsidRDefault="00874469">
            <w:pPr>
              <w:pStyle w:val="Appx"/>
              <w:rPr>
                <w:ins w:id="15280" w:author="aas" w:date="2013-10-14T02:06:00Z"/>
                <w:del w:id="15281" w:author="Anees Shaikh" w:date="2013-10-19T02:16:00Z"/>
              </w:rPr>
              <w:pPrChange w:id="15282" w:author="Anees Shaikh" w:date="2013-10-19T02:16:00Z">
                <w:pPr>
                  <w:pStyle w:val="XML1"/>
                </w:pPr>
              </w:pPrChange>
            </w:pPr>
            <w:ins w:id="15283" w:author="aas" w:date="2013-10-14T02:06:00Z">
              <w:del w:id="15284" w:author="Anees Shaikh" w:date="2013-10-19T02:16:00Z">
                <w:r w:rsidDel="00E067A3">
                  <w:delText xml:space="preserve">                              &lt;xs:documentation&gt;</w:delText>
                </w:r>
              </w:del>
            </w:ins>
          </w:p>
          <w:p w14:paraId="767AFED0" w14:textId="4DE88C28" w:rsidR="00874469" w:rsidDel="00E067A3" w:rsidRDefault="00874469">
            <w:pPr>
              <w:pStyle w:val="Appx"/>
              <w:rPr>
                <w:ins w:id="15285" w:author="aas" w:date="2013-10-14T02:06:00Z"/>
                <w:del w:id="15286" w:author="Anees Shaikh" w:date="2013-10-19T02:16:00Z"/>
              </w:rPr>
              <w:pPrChange w:id="15287" w:author="Anees Shaikh" w:date="2013-10-19T02:16:00Z">
                <w:pPr>
                  <w:pStyle w:val="XML1"/>
                </w:pPr>
              </w:pPrChange>
            </w:pPr>
            <w:ins w:id="15288" w:author="aas" w:date="2013-10-14T02:06:00Z">
              <w:del w:id="15289"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290" w:author="aas" w:date="2013-10-14T02:06:00Z"/>
                <w:del w:id="15291" w:author="Anees Shaikh" w:date="2013-10-19T02:16:00Z"/>
              </w:rPr>
              <w:pPrChange w:id="15292" w:author="Anees Shaikh" w:date="2013-10-19T02:16:00Z">
                <w:pPr>
                  <w:pStyle w:val="XML1"/>
                </w:pPr>
              </w:pPrChange>
            </w:pPr>
            <w:ins w:id="15293" w:author="aas" w:date="2013-10-14T02:06:00Z">
              <w:del w:id="15294" w:author="Anees Shaikh" w:date="2013-10-19T02:16:00Z">
                <w:r w:rsidDel="00E067A3">
                  <w:delText xml:space="preserve">                              &lt;/xs:documentation&gt;</w:delText>
                </w:r>
              </w:del>
            </w:ins>
          </w:p>
          <w:p w14:paraId="5D4ACDFC" w14:textId="0E6AF5DD" w:rsidR="00874469" w:rsidDel="00E067A3" w:rsidRDefault="00874469">
            <w:pPr>
              <w:pStyle w:val="Appx"/>
              <w:rPr>
                <w:ins w:id="15295" w:author="aas" w:date="2013-10-14T02:06:00Z"/>
                <w:del w:id="15296" w:author="Anees Shaikh" w:date="2013-10-19T02:16:00Z"/>
              </w:rPr>
              <w:pPrChange w:id="15297" w:author="Anees Shaikh" w:date="2013-10-19T02:16:00Z">
                <w:pPr>
                  <w:pStyle w:val="XML1"/>
                </w:pPr>
              </w:pPrChange>
            </w:pPr>
            <w:ins w:id="15298" w:author="aas" w:date="2013-10-14T02:06:00Z">
              <w:del w:id="15299" w:author="Anees Shaikh" w:date="2013-10-19T02:16:00Z">
                <w:r w:rsidDel="00E067A3">
                  <w:delText xml:space="preserve">                            &lt;/xs:annotation&gt;</w:delText>
                </w:r>
              </w:del>
            </w:ins>
          </w:p>
          <w:p w14:paraId="19CD2932" w14:textId="5E5C75BB" w:rsidR="00874469" w:rsidDel="00E067A3" w:rsidRDefault="00874469">
            <w:pPr>
              <w:pStyle w:val="Appx"/>
              <w:rPr>
                <w:ins w:id="15300" w:author="aas" w:date="2013-10-14T02:06:00Z"/>
                <w:del w:id="15301" w:author="Anees Shaikh" w:date="2013-10-19T02:16:00Z"/>
              </w:rPr>
              <w:pPrChange w:id="15302" w:author="Anees Shaikh" w:date="2013-10-19T02:16:00Z">
                <w:pPr>
                  <w:pStyle w:val="XML1"/>
                </w:pPr>
              </w:pPrChange>
            </w:pPr>
            <w:ins w:id="15303" w:author="aas" w:date="2013-10-14T02:06:00Z">
              <w:del w:id="15304" w:author="Anees Shaikh" w:date="2013-10-19T02:16:00Z">
                <w:r w:rsidDel="00E067A3">
                  <w:delText xml:space="preserve">                          &lt;/xs:element&gt;</w:delText>
                </w:r>
              </w:del>
            </w:ins>
          </w:p>
          <w:p w14:paraId="6EB2252C" w14:textId="1C1D70F6" w:rsidR="00874469" w:rsidDel="00E067A3" w:rsidRDefault="00874469">
            <w:pPr>
              <w:pStyle w:val="Appx"/>
              <w:rPr>
                <w:ins w:id="15305" w:author="aas" w:date="2013-10-14T02:06:00Z"/>
                <w:del w:id="15306" w:author="Anees Shaikh" w:date="2013-10-19T02:16:00Z"/>
              </w:rPr>
              <w:pPrChange w:id="15307" w:author="Anees Shaikh" w:date="2013-10-19T02:16:00Z">
                <w:pPr>
                  <w:pStyle w:val="XML1"/>
                </w:pPr>
              </w:pPrChange>
            </w:pPr>
            <w:ins w:id="15308" w:author="aas" w:date="2013-10-14T02:06:00Z">
              <w:del w:id="15309"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10" w:author="aas" w:date="2013-10-14T02:06:00Z"/>
                <w:del w:id="15311" w:author="Anees Shaikh" w:date="2013-10-19T02:16:00Z"/>
              </w:rPr>
              <w:pPrChange w:id="15312" w:author="Anees Shaikh" w:date="2013-10-19T02:16:00Z">
                <w:pPr>
                  <w:pStyle w:val="XML1"/>
                </w:pPr>
              </w:pPrChange>
            </w:pPr>
            <w:ins w:id="15313" w:author="aas" w:date="2013-10-14T02:06:00Z">
              <w:del w:id="15314" w:author="Anees Shaikh" w:date="2013-10-19T02:16:00Z">
                <w:r w:rsidDel="00E067A3">
                  <w:delText xml:space="preserve">                            &lt;xs:annotation&gt;</w:delText>
                </w:r>
              </w:del>
            </w:ins>
          </w:p>
          <w:p w14:paraId="6417A66D" w14:textId="367B0EB8" w:rsidR="00874469" w:rsidDel="00E067A3" w:rsidRDefault="00874469">
            <w:pPr>
              <w:pStyle w:val="Appx"/>
              <w:rPr>
                <w:ins w:id="15315" w:author="aas" w:date="2013-10-14T02:06:00Z"/>
                <w:del w:id="15316" w:author="Anees Shaikh" w:date="2013-10-19T02:16:00Z"/>
              </w:rPr>
              <w:pPrChange w:id="15317" w:author="Anees Shaikh" w:date="2013-10-19T02:16:00Z">
                <w:pPr>
                  <w:pStyle w:val="XML1"/>
                </w:pPr>
              </w:pPrChange>
            </w:pPr>
            <w:ins w:id="15318" w:author="aas" w:date="2013-10-14T02:06:00Z">
              <w:del w:id="15319" w:author="Anees Shaikh" w:date="2013-10-19T02:16:00Z">
                <w:r w:rsidDel="00E067A3">
                  <w:delText xml:space="preserve">                              &lt;xs:documentation&gt;</w:delText>
                </w:r>
              </w:del>
            </w:ins>
          </w:p>
          <w:p w14:paraId="7A589423" w14:textId="09B5B20E" w:rsidR="00874469" w:rsidDel="00E067A3" w:rsidRDefault="00874469">
            <w:pPr>
              <w:pStyle w:val="Appx"/>
              <w:rPr>
                <w:ins w:id="15320" w:author="aas" w:date="2013-10-14T02:06:00Z"/>
                <w:del w:id="15321" w:author="Anees Shaikh" w:date="2013-10-19T02:16:00Z"/>
              </w:rPr>
              <w:pPrChange w:id="15322" w:author="Anees Shaikh" w:date="2013-10-19T02:16:00Z">
                <w:pPr>
                  <w:pStyle w:val="XML1"/>
                </w:pPr>
              </w:pPrChange>
            </w:pPr>
            <w:ins w:id="15323" w:author="aas" w:date="2013-10-14T02:06:00Z">
              <w:del w:id="15324"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25" w:author="aas" w:date="2013-10-14T02:06:00Z"/>
                <w:del w:id="15326" w:author="Anees Shaikh" w:date="2013-10-19T02:16:00Z"/>
              </w:rPr>
              <w:pPrChange w:id="15327" w:author="Anees Shaikh" w:date="2013-10-19T02:16:00Z">
                <w:pPr>
                  <w:pStyle w:val="XML1"/>
                </w:pPr>
              </w:pPrChange>
            </w:pPr>
            <w:ins w:id="15328" w:author="aas" w:date="2013-10-14T02:06:00Z">
              <w:del w:id="15329" w:author="Anees Shaikh" w:date="2013-10-19T02:16:00Z">
                <w:r w:rsidDel="00E067A3">
                  <w:delText xml:space="preserve">                              &lt;/xs:documentation&gt;</w:delText>
                </w:r>
              </w:del>
            </w:ins>
          </w:p>
          <w:p w14:paraId="05D20EC3" w14:textId="31B27CF2" w:rsidR="00874469" w:rsidDel="00E067A3" w:rsidRDefault="00874469">
            <w:pPr>
              <w:pStyle w:val="Appx"/>
              <w:rPr>
                <w:ins w:id="15330" w:author="aas" w:date="2013-10-14T02:06:00Z"/>
                <w:del w:id="15331" w:author="Anees Shaikh" w:date="2013-10-19T02:16:00Z"/>
              </w:rPr>
              <w:pPrChange w:id="15332" w:author="Anees Shaikh" w:date="2013-10-19T02:16:00Z">
                <w:pPr>
                  <w:pStyle w:val="XML1"/>
                </w:pPr>
              </w:pPrChange>
            </w:pPr>
            <w:ins w:id="15333" w:author="aas" w:date="2013-10-14T02:06:00Z">
              <w:del w:id="15334" w:author="Anees Shaikh" w:date="2013-10-19T02:16:00Z">
                <w:r w:rsidDel="00E067A3">
                  <w:delText xml:space="preserve">                            &lt;/xs:annotation&gt;</w:delText>
                </w:r>
              </w:del>
            </w:ins>
          </w:p>
          <w:p w14:paraId="668CFC18" w14:textId="27701F0A" w:rsidR="00874469" w:rsidDel="00E067A3" w:rsidRDefault="00874469">
            <w:pPr>
              <w:pStyle w:val="Appx"/>
              <w:rPr>
                <w:ins w:id="15335" w:author="aas" w:date="2013-10-14T02:06:00Z"/>
                <w:del w:id="15336" w:author="Anees Shaikh" w:date="2013-10-19T02:16:00Z"/>
              </w:rPr>
              <w:pPrChange w:id="15337" w:author="Anees Shaikh" w:date="2013-10-19T02:16:00Z">
                <w:pPr>
                  <w:pStyle w:val="XML1"/>
                </w:pPr>
              </w:pPrChange>
            </w:pPr>
            <w:ins w:id="15338" w:author="aas" w:date="2013-10-14T02:06:00Z">
              <w:del w:id="15339" w:author="Anees Shaikh" w:date="2013-10-19T02:16:00Z">
                <w:r w:rsidDel="00E067A3">
                  <w:delText xml:space="preserve">                          &lt;/xs:element&gt;</w:delText>
                </w:r>
              </w:del>
            </w:ins>
          </w:p>
          <w:p w14:paraId="49B019D5" w14:textId="6E62AC0B" w:rsidR="00874469" w:rsidDel="00E067A3" w:rsidRDefault="00874469">
            <w:pPr>
              <w:pStyle w:val="Appx"/>
              <w:rPr>
                <w:ins w:id="15340" w:author="aas" w:date="2013-10-14T02:06:00Z"/>
                <w:del w:id="15341" w:author="Anees Shaikh" w:date="2013-10-19T02:16:00Z"/>
              </w:rPr>
              <w:pPrChange w:id="15342" w:author="Anees Shaikh" w:date="2013-10-19T02:16:00Z">
                <w:pPr>
                  <w:pStyle w:val="XML1"/>
                </w:pPr>
              </w:pPrChange>
            </w:pPr>
            <w:ins w:id="15343" w:author="aas" w:date="2013-10-14T02:06:00Z">
              <w:del w:id="15344"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45" w:author="aas" w:date="2013-10-14T02:06:00Z"/>
                <w:del w:id="15346" w:author="Anees Shaikh" w:date="2013-10-19T02:16:00Z"/>
              </w:rPr>
              <w:pPrChange w:id="15347" w:author="Anees Shaikh" w:date="2013-10-19T02:16:00Z">
                <w:pPr>
                  <w:pStyle w:val="XML1"/>
                </w:pPr>
              </w:pPrChange>
            </w:pPr>
            <w:ins w:id="15348" w:author="aas" w:date="2013-10-14T02:06:00Z">
              <w:del w:id="15349" w:author="Anees Shaikh" w:date="2013-10-19T02:16:00Z">
                <w:r w:rsidDel="00E067A3">
                  <w:delText xml:space="preserve">                            &lt;xs:annotation&gt;</w:delText>
                </w:r>
              </w:del>
            </w:ins>
          </w:p>
          <w:p w14:paraId="23C28E5B" w14:textId="707ABE92" w:rsidR="00874469" w:rsidDel="00E067A3" w:rsidRDefault="00874469">
            <w:pPr>
              <w:pStyle w:val="Appx"/>
              <w:rPr>
                <w:ins w:id="15350" w:author="aas" w:date="2013-10-14T02:06:00Z"/>
                <w:del w:id="15351" w:author="Anees Shaikh" w:date="2013-10-19T02:16:00Z"/>
              </w:rPr>
              <w:pPrChange w:id="15352" w:author="Anees Shaikh" w:date="2013-10-19T02:16:00Z">
                <w:pPr>
                  <w:pStyle w:val="XML1"/>
                </w:pPr>
              </w:pPrChange>
            </w:pPr>
            <w:ins w:id="15353" w:author="aas" w:date="2013-10-14T02:06:00Z">
              <w:del w:id="15354" w:author="Anees Shaikh" w:date="2013-10-19T02:16:00Z">
                <w:r w:rsidDel="00E067A3">
                  <w:delText xml:space="preserve">                              &lt;xs:documentation&gt;</w:delText>
                </w:r>
              </w:del>
            </w:ins>
          </w:p>
          <w:p w14:paraId="79DBF632" w14:textId="2FEDD8EE" w:rsidR="00874469" w:rsidDel="00E067A3" w:rsidRDefault="00874469">
            <w:pPr>
              <w:pStyle w:val="Appx"/>
              <w:rPr>
                <w:ins w:id="15355" w:author="aas" w:date="2013-10-14T02:06:00Z"/>
                <w:del w:id="15356" w:author="Anees Shaikh" w:date="2013-10-19T02:16:00Z"/>
              </w:rPr>
              <w:pPrChange w:id="15357" w:author="Anees Shaikh" w:date="2013-10-19T02:16:00Z">
                <w:pPr>
                  <w:pStyle w:val="XML1"/>
                </w:pPr>
              </w:pPrChange>
            </w:pPr>
            <w:ins w:id="15358" w:author="aas" w:date="2013-10-14T02:06:00Z">
              <w:del w:id="15359"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360" w:author="aas" w:date="2013-10-14T02:06:00Z"/>
                <w:del w:id="15361" w:author="Anees Shaikh" w:date="2013-10-19T02:16:00Z"/>
              </w:rPr>
              <w:pPrChange w:id="15362" w:author="Anees Shaikh" w:date="2013-10-19T02:16:00Z">
                <w:pPr>
                  <w:pStyle w:val="XML1"/>
                </w:pPr>
              </w:pPrChange>
            </w:pPr>
            <w:ins w:id="15363" w:author="aas" w:date="2013-10-14T02:06:00Z">
              <w:del w:id="15364" w:author="Anees Shaikh" w:date="2013-10-19T02:16:00Z">
                <w:r w:rsidDel="00E067A3">
                  <w:delText xml:space="preserve">                              &lt;/xs:documentation&gt;</w:delText>
                </w:r>
              </w:del>
            </w:ins>
          </w:p>
          <w:p w14:paraId="19D4C56A" w14:textId="2CA55916" w:rsidR="00874469" w:rsidDel="00E067A3" w:rsidRDefault="00874469">
            <w:pPr>
              <w:pStyle w:val="Appx"/>
              <w:rPr>
                <w:ins w:id="15365" w:author="aas" w:date="2013-10-14T02:06:00Z"/>
                <w:del w:id="15366" w:author="Anees Shaikh" w:date="2013-10-19T02:16:00Z"/>
              </w:rPr>
              <w:pPrChange w:id="15367" w:author="Anees Shaikh" w:date="2013-10-19T02:16:00Z">
                <w:pPr>
                  <w:pStyle w:val="XML1"/>
                </w:pPr>
              </w:pPrChange>
            </w:pPr>
            <w:ins w:id="15368" w:author="aas" w:date="2013-10-14T02:06:00Z">
              <w:del w:id="15369" w:author="Anees Shaikh" w:date="2013-10-19T02:16:00Z">
                <w:r w:rsidDel="00E067A3">
                  <w:delText xml:space="preserve">                            &lt;/xs:annotation&gt;</w:delText>
                </w:r>
              </w:del>
            </w:ins>
          </w:p>
          <w:p w14:paraId="12A62C4E" w14:textId="5E575AD6" w:rsidR="00874469" w:rsidDel="00E067A3" w:rsidRDefault="00874469">
            <w:pPr>
              <w:pStyle w:val="Appx"/>
              <w:rPr>
                <w:ins w:id="15370" w:author="aas" w:date="2013-10-14T02:06:00Z"/>
                <w:del w:id="15371" w:author="Anees Shaikh" w:date="2013-10-19T02:16:00Z"/>
              </w:rPr>
              <w:pPrChange w:id="15372" w:author="Anees Shaikh" w:date="2013-10-19T02:16:00Z">
                <w:pPr>
                  <w:pStyle w:val="XML1"/>
                </w:pPr>
              </w:pPrChange>
            </w:pPr>
            <w:ins w:id="15373" w:author="aas" w:date="2013-10-14T02:06:00Z">
              <w:del w:id="15374" w:author="Anees Shaikh" w:date="2013-10-19T02:16:00Z">
                <w:r w:rsidDel="00E067A3">
                  <w:delText xml:space="preserve">                          &lt;/xs:element&gt;</w:delText>
                </w:r>
              </w:del>
            </w:ins>
          </w:p>
          <w:p w14:paraId="0BFE7A0A" w14:textId="5844A646" w:rsidR="00874469" w:rsidDel="00E067A3" w:rsidRDefault="00874469">
            <w:pPr>
              <w:pStyle w:val="Appx"/>
              <w:rPr>
                <w:ins w:id="15375" w:author="aas" w:date="2013-10-14T02:06:00Z"/>
                <w:del w:id="15376" w:author="Anees Shaikh" w:date="2013-10-19T02:16:00Z"/>
              </w:rPr>
              <w:pPrChange w:id="15377" w:author="Anees Shaikh" w:date="2013-10-19T02:16:00Z">
                <w:pPr>
                  <w:pStyle w:val="XML1"/>
                </w:pPr>
              </w:pPrChange>
            </w:pPr>
            <w:ins w:id="15378" w:author="aas" w:date="2013-10-14T02:06:00Z">
              <w:del w:id="15379"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380" w:author="aas" w:date="2013-10-14T02:06:00Z"/>
                <w:del w:id="15381" w:author="Anees Shaikh" w:date="2013-10-19T02:16:00Z"/>
              </w:rPr>
              <w:pPrChange w:id="15382" w:author="Anees Shaikh" w:date="2013-10-19T02:16:00Z">
                <w:pPr>
                  <w:pStyle w:val="XML1"/>
                </w:pPr>
              </w:pPrChange>
            </w:pPr>
            <w:ins w:id="15383" w:author="aas" w:date="2013-10-14T02:06:00Z">
              <w:del w:id="15384" w:author="Anees Shaikh" w:date="2013-10-19T02:16:00Z">
                <w:r w:rsidDel="00E067A3">
                  <w:delText xml:space="preserve">                            &lt;xs:annotation&gt;</w:delText>
                </w:r>
              </w:del>
            </w:ins>
          </w:p>
          <w:p w14:paraId="5DBF1CEB" w14:textId="07040F09" w:rsidR="00874469" w:rsidDel="00E067A3" w:rsidRDefault="00874469">
            <w:pPr>
              <w:pStyle w:val="Appx"/>
              <w:rPr>
                <w:ins w:id="15385" w:author="aas" w:date="2013-10-14T02:06:00Z"/>
                <w:del w:id="15386" w:author="Anees Shaikh" w:date="2013-10-19T02:16:00Z"/>
              </w:rPr>
              <w:pPrChange w:id="15387" w:author="Anees Shaikh" w:date="2013-10-19T02:16:00Z">
                <w:pPr>
                  <w:pStyle w:val="XML1"/>
                </w:pPr>
              </w:pPrChange>
            </w:pPr>
            <w:ins w:id="15388" w:author="aas" w:date="2013-10-14T02:06:00Z">
              <w:del w:id="15389" w:author="Anees Shaikh" w:date="2013-10-19T02:16:00Z">
                <w:r w:rsidDel="00E067A3">
                  <w:delText xml:space="preserve">                              &lt;xs:documentation&gt;</w:delText>
                </w:r>
              </w:del>
            </w:ins>
          </w:p>
          <w:p w14:paraId="07C541A2" w14:textId="41C17F25" w:rsidR="00874469" w:rsidDel="00E067A3" w:rsidRDefault="00874469">
            <w:pPr>
              <w:pStyle w:val="Appx"/>
              <w:rPr>
                <w:ins w:id="15390" w:author="aas" w:date="2013-10-14T02:06:00Z"/>
                <w:del w:id="15391" w:author="Anees Shaikh" w:date="2013-10-19T02:16:00Z"/>
              </w:rPr>
              <w:pPrChange w:id="15392" w:author="Anees Shaikh" w:date="2013-10-19T02:16:00Z">
                <w:pPr>
                  <w:pStyle w:val="XML1"/>
                </w:pPr>
              </w:pPrChange>
            </w:pPr>
            <w:ins w:id="15393" w:author="aas" w:date="2013-10-14T02:06:00Z">
              <w:del w:id="15394"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395" w:author="aas" w:date="2013-10-14T02:06:00Z"/>
                <w:del w:id="15396" w:author="Anees Shaikh" w:date="2013-10-19T02:16:00Z"/>
              </w:rPr>
              <w:pPrChange w:id="15397" w:author="Anees Shaikh" w:date="2013-10-19T02:16:00Z">
                <w:pPr>
                  <w:pStyle w:val="XML1"/>
                </w:pPr>
              </w:pPrChange>
            </w:pPr>
            <w:ins w:id="15398" w:author="aas" w:date="2013-10-14T02:06:00Z">
              <w:del w:id="15399" w:author="Anees Shaikh" w:date="2013-10-19T02:16:00Z">
                <w:r w:rsidDel="00E067A3">
                  <w:delText xml:space="preserve">                              &lt;/xs:documentation&gt;</w:delText>
                </w:r>
              </w:del>
            </w:ins>
          </w:p>
          <w:p w14:paraId="3166E1D3" w14:textId="6A5F8DB6" w:rsidR="00874469" w:rsidDel="00E067A3" w:rsidRDefault="00874469">
            <w:pPr>
              <w:pStyle w:val="Appx"/>
              <w:rPr>
                <w:ins w:id="15400" w:author="aas" w:date="2013-10-14T02:06:00Z"/>
                <w:del w:id="15401" w:author="Anees Shaikh" w:date="2013-10-19T02:16:00Z"/>
              </w:rPr>
              <w:pPrChange w:id="15402" w:author="Anees Shaikh" w:date="2013-10-19T02:16:00Z">
                <w:pPr>
                  <w:pStyle w:val="XML1"/>
                </w:pPr>
              </w:pPrChange>
            </w:pPr>
            <w:ins w:id="15403" w:author="aas" w:date="2013-10-14T02:06:00Z">
              <w:del w:id="15404" w:author="Anees Shaikh" w:date="2013-10-19T02:16:00Z">
                <w:r w:rsidDel="00E067A3">
                  <w:delText xml:space="preserve">                            &lt;/xs:annotation&gt;</w:delText>
                </w:r>
              </w:del>
            </w:ins>
          </w:p>
          <w:p w14:paraId="52F2199E" w14:textId="6ECC70B5" w:rsidR="00874469" w:rsidDel="00E067A3" w:rsidRDefault="00874469">
            <w:pPr>
              <w:pStyle w:val="Appx"/>
              <w:rPr>
                <w:ins w:id="15405" w:author="aas" w:date="2013-10-14T02:06:00Z"/>
                <w:del w:id="15406" w:author="Anees Shaikh" w:date="2013-10-19T02:16:00Z"/>
              </w:rPr>
              <w:pPrChange w:id="15407" w:author="Anees Shaikh" w:date="2013-10-19T02:16:00Z">
                <w:pPr>
                  <w:pStyle w:val="XML1"/>
                </w:pPr>
              </w:pPrChange>
            </w:pPr>
            <w:ins w:id="15408" w:author="aas" w:date="2013-10-14T02:06:00Z">
              <w:del w:id="15409" w:author="Anees Shaikh" w:date="2013-10-19T02:16:00Z">
                <w:r w:rsidDel="00E067A3">
                  <w:delText xml:space="preserve">                          &lt;/xs:element&gt;</w:delText>
                </w:r>
              </w:del>
            </w:ins>
          </w:p>
          <w:p w14:paraId="2CCDA48E" w14:textId="66EF65A6" w:rsidR="00874469" w:rsidDel="00E067A3" w:rsidRDefault="00874469">
            <w:pPr>
              <w:pStyle w:val="Appx"/>
              <w:rPr>
                <w:ins w:id="15410" w:author="aas" w:date="2013-10-14T02:06:00Z"/>
                <w:del w:id="15411" w:author="Anees Shaikh" w:date="2013-10-19T02:16:00Z"/>
              </w:rPr>
              <w:pPrChange w:id="15412" w:author="Anees Shaikh" w:date="2013-10-19T02:16:00Z">
                <w:pPr>
                  <w:pStyle w:val="XML1"/>
                </w:pPr>
              </w:pPrChange>
            </w:pPr>
            <w:ins w:id="15413" w:author="aas" w:date="2013-10-14T02:06:00Z">
              <w:del w:id="15414"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15" w:author="aas" w:date="2013-10-14T02:06:00Z"/>
                <w:del w:id="15416" w:author="Anees Shaikh" w:date="2013-10-19T02:16:00Z"/>
              </w:rPr>
              <w:pPrChange w:id="15417" w:author="Anees Shaikh" w:date="2013-10-19T02:16:00Z">
                <w:pPr>
                  <w:pStyle w:val="XML1"/>
                </w:pPr>
              </w:pPrChange>
            </w:pPr>
            <w:ins w:id="15418" w:author="aas" w:date="2013-10-14T02:06:00Z">
              <w:del w:id="15419" w:author="Anees Shaikh" w:date="2013-10-19T02:16:00Z">
                <w:r w:rsidDel="00E067A3">
                  <w:delText xml:space="preserve">                            &lt;xs:annotation&gt;</w:delText>
                </w:r>
              </w:del>
            </w:ins>
          </w:p>
          <w:p w14:paraId="62A82BA1" w14:textId="01849B95" w:rsidR="00874469" w:rsidDel="00E067A3" w:rsidRDefault="00874469">
            <w:pPr>
              <w:pStyle w:val="Appx"/>
              <w:rPr>
                <w:ins w:id="15420" w:author="aas" w:date="2013-10-14T02:06:00Z"/>
                <w:del w:id="15421" w:author="Anees Shaikh" w:date="2013-10-19T02:16:00Z"/>
              </w:rPr>
              <w:pPrChange w:id="15422" w:author="Anees Shaikh" w:date="2013-10-19T02:16:00Z">
                <w:pPr>
                  <w:pStyle w:val="XML1"/>
                </w:pPr>
              </w:pPrChange>
            </w:pPr>
            <w:ins w:id="15423" w:author="aas" w:date="2013-10-14T02:06:00Z">
              <w:del w:id="15424" w:author="Anees Shaikh" w:date="2013-10-19T02:16:00Z">
                <w:r w:rsidDel="00E067A3">
                  <w:delText xml:space="preserve">                              &lt;xs:documentation&gt;</w:delText>
                </w:r>
              </w:del>
            </w:ins>
          </w:p>
          <w:p w14:paraId="689EB74C" w14:textId="68AA9081" w:rsidR="00874469" w:rsidDel="00E067A3" w:rsidRDefault="00874469">
            <w:pPr>
              <w:pStyle w:val="Appx"/>
              <w:rPr>
                <w:ins w:id="15425" w:author="aas" w:date="2013-10-14T02:06:00Z"/>
                <w:del w:id="15426" w:author="Anees Shaikh" w:date="2013-10-19T02:16:00Z"/>
              </w:rPr>
              <w:pPrChange w:id="15427" w:author="Anees Shaikh" w:date="2013-10-19T02:16:00Z">
                <w:pPr>
                  <w:pStyle w:val="XML1"/>
                </w:pPr>
              </w:pPrChange>
            </w:pPr>
            <w:ins w:id="15428" w:author="aas" w:date="2013-10-14T02:06:00Z">
              <w:del w:id="15429"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30" w:author="aas" w:date="2013-10-14T02:06:00Z"/>
                <w:del w:id="15431" w:author="Anees Shaikh" w:date="2013-10-19T02:16:00Z"/>
              </w:rPr>
              <w:pPrChange w:id="15432" w:author="Anees Shaikh" w:date="2013-10-19T02:16:00Z">
                <w:pPr>
                  <w:pStyle w:val="XML1"/>
                </w:pPr>
              </w:pPrChange>
            </w:pPr>
            <w:ins w:id="15433" w:author="aas" w:date="2013-10-14T02:06:00Z">
              <w:del w:id="15434" w:author="Anees Shaikh" w:date="2013-10-19T02:16:00Z">
                <w:r w:rsidDel="00E067A3">
                  <w:delText xml:space="preserve">                              &lt;/xs:documentation&gt;</w:delText>
                </w:r>
              </w:del>
            </w:ins>
          </w:p>
          <w:p w14:paraId="693F6817" w14:textId="479F88C9" w:rsidR="00874469" w:rsidDel="00E067A3" w:rsidRDefault="00874469">
            <w:pPr>
              <w:pStyle w:val="Appx"/>
              <w:rPr>
                <w:ins w:id="15435" w:author="aas" w:date="2013-10-14T02:06:00Z"/>
                <w:del w:id="15436" w:author="Anees Shaikh" w:date="2013-10-19T02:16:00Z"/>
              </w:rPr>
              <w:pPrChange w:id="15437" w:author="Anees Shaikh" w:date="2013-10-19T02:16:00Z">
                <w:pPr>
                  <w:pStyle w:val="XML1"/>
                </w:pPr>
              </w:pPrChange>
            </w:pPr>
            <w:ins w:id="15438" w:author="aas" w:date="2013-10-14T02:06:00Z">
              <w:del w:id="15439" w:author="Anees Shaikh" w:date="2013-10-19T02:16:00Z">
                <w:r w:rsidDel="00E067A3">
                  <w:delText xml:space="preserve">                            &lt;/xs:annotation&gt;</w:delText>
                </w:r>
              </w:del>
            </w:ins>
          </w:p>
          <w:p w14:paraId="40892B59" w14:textId="4E4F655B" w:rsidR="00874469" w:rsidDel="00E067A3" w:rsidRDefault="00874469">
            <w:pPr>
              <w:pStyle w:val="Appx"/>
              <w:rPr>
                <w:ins w:id="15440" w:author="aas" w:date="2013-10-14T02:06:00Z"/>
                <w:del w:id="15441" w:author="Anees Shaikh" w:date="2013-10-19T02:16:00Z"/>
              </w:rPr>
              <w:pPrChange w:id="15442" w:author="Anees Shaikh" w:date="2013-10-19T02:16:00Z">
                <w:pPr>
                  <w:pStyle w:val="XML1"/>
                </w:pPr>
              </w:pPrChange>
            </w:pPr>
            <w:ins w:id="15443" w:author="aas" w:date="2013-10-14T02:06:00Z">
              <w:del w:id="15444" w:author="Anees Shaikh" w:date="2013-10-19T02:16:00Z">
                <w:r w:rsidDel="00E067A3">
                  <w:delText xml:space="preserve">                          &lt;/xs:element&gt;</w:delText>
                </w:r>
              </w:del>
            </w:ins>
          </w:p>
          <w:p w14:paraId="6950CBDF" w14:textId="56F021D5" w:rsidR="00874469" w:rsidDel="00E067A3" w:rsidRDefault="00874469">
            <w:pPr>
              <w:pStyle w:val="Appx"/>
              <w:rPr>
                <w:ins w:id="15445" w:author="aas" w:date="2013-10-14T02:06:00Z"/>
                <w:del w:id="15446" w:author="Anees Shaikh" w:date="2013-10-19T02:16:00Z"/>
              </w:rPr>
              <w:pPrChange w:id="15447" w:author="Anees Shaikh" w:date="2013-10-19T02:16:00Z">
                <w:pPr>
                  <w:pStyle w:val="XML1"/>
                </w:pPr>
              </w:pPrChange>
            </w:pPr>
            <w:ins w:id="15448" w:author="aas" w:date="2013-10-14T02:06:00Z">
              <w:del w:id="15449"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50" w:author="aas" w:date="2013-10-14T02:06:00Z"/>
                <w:del w:id="15451" w:author="Anees Shaikh" w:date="2013-10-19T02:16:00Z"/>
              </w:rPr>
              <w:pPrChange w:id="15452" w:author="Anees Shaikh" w:date="2013-10-19T02:16:00Z">
                <w:pPr>
                  <w:pStyle w:val="XML1"/>
                </w:pPr>
              </w:pPrChange>
            </w:pPr>
            <w:ins w:id="15453" w:author="aas" w:date="2013-10-14T02:06:00Z">
              <w:del w:id="15454" w:author="Anees Shaikh" w:date="2013-10-19T02:16:00Z">
                <w:r w:rsidDel="00E067A3">
                  <w:delText xml:space="preserve">                            &lt;xs:annotation&gt;</w:delText>
                </w:r>
              </w:del>
            </w:ins>
          </w:p>
          <w:p w14:paraId="28F47F3C" w14:textId="364D6073" w:rsidR="00874469" w:rsidDel="00E067A3" w:rsidRDefault="00874469">
            <w:pPr>
              <w:pStyle w:val="Appx"/>
              <w:rPr>
                <w:ins w:id="15455" w:author="aas" w:date="2013-10-14T02:06:00Z"/>
                <w:del w:id="15456" w:author="Anees Shaikh" w:date="2013-10-19T02:16:00Z"/>
              </w:rPr>
              <w:pPrChange w:id="15457" w:author="Anees Shaikh" w:date="2013-10-19T02:16:00Z">
                <w:pPr>
                  <w:pStyle w:val="XML1"/>
                </w:pPr>
              </w:pPrChange>
            </w:pPr>
            <w:ins w:id="15458" w:author="aas" w:date="2013-10-14T02:06:00Z">
              <w:del w:id="15459" w:author="Anees Shaikh" w:date="2013-10-19T02:16:00Z">
                <w:r w:rsidDel="00E067A3">
                  <w:delText xml:space="preserve">                              &lt;xs:documentation&gt;</w:delText>
                </w:r>
              </w:del>
            </w:ins>
          </w:p>
          <w:p w14:paraId="46C1DE8A" w14:textId="5179DF10" w:rsidR="00874469" w:rsidDel="00E067A3" w:rsidRDefault="00874469">
            <w:pPr>
              <w:pStyle w:val="Appx"/>
              <w:rPr>
                <w:ins w:id="15460" w:author="aas" w:date="2013-10-14T02:06:00Z"/>
                <w:del w:id="15461" w:author="Anees Shaikh" w:date="2013-10-19T02:16:00Z"/>
              </w:rPr>
              <w:pPrChange w:id="15462" w:author="Anees Shaikh" w:date="2013-10-19T02:16:00Z">
                <w:pPr>
                  <w:pStyle w:val="XML1"/>
                </w:pPr>
              </w:pPrChange>
            </w:pPr>
            <w:ins w:id="15463" w:author="aas" w:date="2013-10-14T02:06:00Z">
              <w:del w:id="15464"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465" w:author="aas" w:date="2013-10-14T02:06:00Z"/>
                <w:del w:id="15466" w:author="Anees Shaikh" w:date="2013-10-19T02:16:00Z"/>
              </w:rPr>
              <w:pPrChange w:id="15467" w:author="Anees Shaikh" w:date="2013-10-19T02:16:00Z">
                <w:pPr>
                  <w:pStyle w:val="XML1"/>
                </w:pPr>
              </w:pPrChange>
            </w:pPr>
            <w:ins w:id="15468" w:author="aas" w:date="2013-10-14T02:06:00Z">
              <w:del w:id="15469"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470" w:author="aas" w:date="2013-10-14T02:06:00Z"/>
                <w:del w:id="15471" w:author="Anees Shaikh" w:date="2013-10-19T02:16:00Z"/>
              </w:rPr>
              <w:pPrChange w:id="15472" w:author="Anees Shaikh" w:date="2013-10-19T02:16:00Z">
                <w:pPr>
                  <w:pStyle w:val="XML1"/>
                </w:pPr>
              </w:pPrChange>
            </w:pPr>
            <w:ins w:id="15473" w:author="aas" w:date="2013-10-14T02:06:00Z">
              <w:del w:id="15474" w:author="Anees Shaikh" w:date="2013-10-19T02:16:00Z">
                <w:r w:rsidDel="00E067A3">
                  <w:delText xml:space="preserve">                                       to prevent packet loops.</w:delText>
                </w:r>
              </w:del>
            </w:ins>
          </w:p>
          <w:p w14:paraId="2755FCC0" w14:textId="3E5B2C9F" w:rsidR="00874469" w:rsidDel="00E067A3" w:rsidRDefault="00874469">
            <w:pPr>
              <w:pStyle w:val="Appx"/>
              <w:rPr>
                <w:ins w:id="15475" w:author="aas" w:date="2013-10-14T02:06:00Z"/>
                <w:del w:id="15476" w:author="Anees Shaikh" w:date="2013-10-19T02:16:00Z"/>
              </w:rPr>
              <w:pPrChange w:id="15477" w:author="Anees Shaikh" w:date="2013-10-19T02:16:00Z">
                <w:pPr>
                  <w:pStyle w:val="XML1"/>
                </w:pPr>
              </w:pPrChange>
            </w:pPr>
            <w:ins w:id="15478" w:author="aas" w:date="2013-10-14T02:06:00Z">
              <w:del w:id="15479" w:author="Anees Shaikh" w:date="2013-10-19T02:16:00Z">
                <w:r w:rsidDel="00E067A3">
                  <w:delText xml:space="preserve">                              &lt;/xs:documentation&gt;</w:delText>
                </w:r>
              </w:del>
            </w:ins>
          </w:p>
          <w:p w14:paraId="28CE0767" w14:textId="4ACBB570" w:rsidR="00874469" w:rsidDel="00E067A3" w:rsidRDefault="00874469">
            <w:pPr>
              <w:pStyle w:val="Appx"/>
              <w:rPr>
                <w:ins w:id="15480" w:author="aas" w:date="2013-10-14T02:06:00Z"/>
                <w:del w:id="15481" w:author="Anees Shaikh" w:date="2013-10-19T02:16:00Z"/>
              </w:rPr>
              <w:pPrChange w:id="15482" w:author="Anees Shaikh" w:date="2013-10-19T02:16:00Z">
                <w:pPr>
                  <w:pStyle w:val="XML1"/>
                </w:pPr>
              </w:pPrChange>
            </w:pPr>
            <w:ins w:id="15483" w:author="aas" w:date="2013-10-14T02:06:00Z">
              <w:del w:id="15484" w:author="Anees Shaikh" w:date="2013-10-19T02:16:00Z">
                <w:r w:rsidDel="00E067A3">
                  <w:delText xml:space="preserve">                            &lt;/xs:annotation&gt;</w:delText>
                </w:r>
              </w:del>
            </w:ins>
          </w:p>
          <w:p w14:paraId="02FEAFFF" w14:textId="03FC7630" w:rsidR="00874469" w:rsidDel="00E067A3" w:rsidRDefault="00874469">
            <w:pPr>
              <w:pStyle w:val="Appx"/>
              <w:rPr>
                <w:ins w:id="15485" w:author="aas" w:date="2013-10-14T02:06:00Z"/>
                <w:del w:id="15486" w:author="Anees Shaikh" w:date="2013-10-19T02:16:00Z"/>
              </w:rPr>
              <w:pPrChange w:id="15487" w:author="Anees Shaikh" w:date="2013-10-19T02:16:00Z">
                <w:pPr>
                  <w:pStyle w:val="XML1"/>
                </w:pPr>
              </w:pPrChange>
            </w:pPr>
            <w:ins w:id="15488" w:author="aas" w:date="2013-10-14T02:06:00Z">
              <w:del w:id="15489" w:author="Anees Shaikh" w:date="2013-10-19T02:16:00Z">
                <w:r w:rsidDel="00E067A3">
                  <w:delText xml:space="preserve">                          &lt;/xs:element&gt;</w:delText>
                </w:r>
              </w:del>
            </w:ins>
          </w:p>
          <w:p w14:paraId="7FB2783D" w14:textId="73AF5BA4" w:rsidR="00874469" w:rsidDel="00E067A3" w:rsidRDefault="00874469">
            <w:pPr>
              <w:pStyle w:val="Appx"/>
              <w:rPr>
                <w:ins w:id="15490" w:author="aas" w:date="2013-10-14T02:06:00Z"/>
                <w:del w:id="15491" w:author="Anees Shaikh" w:date="2013-10-19T02:16:00Z"/>
              </w:rPr>
              <w:pPrChange w:id="15492" w:author="Anees Shaikh" w:date="2013-10-19T02:16:00Z">
                <w:pPr>
                  <w:pStyle w:val="XML1"/>
                </w:pPr>
              </w:pPrChange>
            </w:pPr>
            <w:ins w:id="15493" w:author="aas" w:date="2013-10-14T02:06:00Z">
              <w:del w:id="15494"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495" w:author="aas" w:date="2013-10-14T02:06:00Z"/>
                <w:del w:id="15496" w:author="Anees Shaikh" w:date="2013-10-19T02:16:00Z"/>
              </w:rPr>
              <w:pPrChange w:id="15497" w:author="Anees Shaikh" w:date="2013-10-19T02:16:00Z">
                <w:pPr>
                  <w:pStyle w:val="XML1"/>
                </w:pPr>
              </w:pPrChange>
            </w:pPr>
            <w:ins w:id="15498" w:author="aas" w:date="2013-10-14T02:06:00Z">
              <w:del w:id="15499" w:author="Anees Shaikh" w:date="2013-10-19T02:16:00Z">
                <w:r w:rsidDel="00E067A3">
                  <w:delText xml:space="preserve">                            &lt;xs:annotation&gt;</w:delText>
                </w:r>
              </w:del>
            </w:ins>
          </w:p>
          <w:p w14:paraId="491965C1" w14:textId="3C3E5BDE" w:rsidR="00874469" w:rsidDel="00E067A3" w:rsidRDefault="00874469">
            <w:pPr>
              <w:pStyle w:val="Appx"/>
              <w:rPr>
                <w:ins w:id="15500" w:author="aas" w:date="2013-10-14T02:06:00Z"/>
                <w:del w:id="15501" w:author="Anees Shaikh" w:date="2013-10-19T02:16:00Z"/>
              </w:rPr>
              <w:pPrChange w:id="15502" w:author="Anees Shaikh" w:date="2013-10-19T02:16:00Z">
                <w:pPr>
                  <w:pStyle w:val="XML1"/>
                </w:pPr>
              </w:pPrChange>
            </w:pPr>
            <w:ins w:id="15503" w:author="aas" w:date="2013-10-14T02:06:00Z">
              <w:del w:id="15504" w:author="Anees Shaikh" w:date="2013-10-19T02:16:00Z">
                <w:r w:rsidDel="00E067A3">
                  <w:delText xml:space="preserve">                              &lt;xs:documentation&gt;</w:delText>
                </w:r>
              </w:del>
            </w:ins>
          </w:p>
          <w:p w14:paraId="6E61705B" w14:textId="3F57308F" w:rsidR="00874469" w:rsidDel="00E067A3" w:rsidRDefault="00874469">
            <w:pPr>
              <w:pStyle w:val="Appx"/>
              <w:rPr>
                <w:ins w:id="15505" w:author="aas" w:date="2013-10-14T02:06:00Z"/>
                <w:del w:id="15506" w:author="Anees Shaikh" w:date="2013-10-19T02:16:00Z"/>
              </w:rPr>
              <w:pPrChange w:id="15507" w:author="Anees Shaikh" w:date="2013-10-19T02:16:00Z">
                <w:pPr>
                  <w:pStyle w:val="XML1"/>
                </w:pPr>
              </w:pPrChange>
            </w:pPr>
            <w:ins w:id="15508" w:author="aas" w:date="2013-10-14T02:06:00Z">
              <w:del w:id="15509"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10" w:author="aas" w:date="2013-10-14T02:06:00Z"/>
                <w:del w:id="15511" w:author="Anees Shaikh" w:date="2013-10-19T02:16:00Z"/>
              </w:rPr>
              <w:pPrChange w:id="15512" w:author="Anees Shaikh" w:date="2013-10-19T02:16:00Z">
                <w:pPr>
                  <w:pStyle w:val="XML1"/>
                </w:pPr>
              </w:pPrChange>
            </w:pPr>
            <w:ins w:id="15513" w:author="aas" w:date="2013-10-14T02:06:00Z">
              <w:del w:id="15514"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15" w:author="aas" w:date="2013-10-14T02:06:00Z"/>
                <w:del w:id="15516" w:author="Anees Shaikh" w:date="2013-10-19T02:16:00Z"/>
              </w:rPr>
              <w:pPrChange w:id="15517" w:author="Anees Shaikh" w:date="2013-10-19T02:16:00Z">
                <w:pPr>
                  <w:pStyle w:val="XML1"/>
                </w:pPr>
              </w:pPrChange>
            </w:pPr>
            <w:ins w:id="15518" w:author="aas" w:date="2013-10-14T02:06:00Z">
              <w:del w:id="15519" w:author="Anees Shaikh" w:date="2013-10-19T02:16:00Z">
                <w:r w:rsidDel="00E067A3">
                  <w:delText xml:space="preserve">                                       'normal' switch processing.</w:delText>
                </w:r>
              </w:del>
            </w:ins>
          </w:p>
          <w:p w14:paraId="7BE95C43" w14:textId="1FB03AF4" w:rsidR="00874469" w:rsidDel="00E067A3" w:rsidRDefault="00874469">
            <w:pPr>
              <w:pStyle w:val="Appx"/>
              <w:rPr>
                <w:ins w:id="15520" w:author="aas" w:date="2013-10-14T02:06:00Z"/>
                <w:del w:id="15521" w:author="Anees Shaikh" w:date="2013-10-19T02:16:00Z"/>
              </w:rPr>
              <w:pPrChange w:id="15522" w:author="Anees Shaikh" w:date="2013-10-19T02:16:00Z">
                <w:pPr>
                  <w:pStyle w:val="XML1"/>
                </w:pPr>
              </w:pPrChange>
            </w:pPr>
            <w:ins w:id="15523" w:author="aas" w:date="2013-10-14T02:06:00Z">
              <w:del w:id="15524" w:author="Anees Shaikh" w:date="2013-10-19T02:16:00Z">
                <w:r w:rsidDel="00E067A3">
                  <w:delText xml:space="preserve">                              &lt;/xs:documentation&gt;</w:delText>
                </w:r>
              </w:del>
            </w:ins>
          </w:p>
          <w:p w14:paraId="42856336" w14:textId="46D274C3" w:rsidR="00874469" w:rsidDel="00E067A3" w:rsidRDefault="00874469">
            <w:pPr>
              <w:pStyle w:val="Appx"/>
              <w:rPr>
                <w:ins w:id="15525" w:author="aas" w:date="2013-10-14T02:06:00Z"/>
                <w:del w:id="15526" w:author="Anees Shaikh" w:date="2013-10-19T02:16:00Z"/>
              </w:rPr>
              <w:pPrChange w:id="15527" w:author="Anees Shaikh" w:date="2013-10-19T02:16:00Z">
                <w:pPr>
                  <w:pStyle w:val="XML1"/>
                </w:pPr>
              </w:pPrChange>
            </w:pPr>
            <w:ins w:id="15528" w:author="aas" w:date="2013-10-14T02:06:00Z">
              <w:del w:id="15529" w:author="Anees Shaikh" w:date="2013-10-19T02:16:00Z">
                <w:r w:rsidDel="00E067A3">
                  <w:delText xml:space="preserve">                            &lt;/xs:annotation&gt;</w:delText>
                </w:r>
              </w:del>
            </w:ins>
          </w:p>
          <w:p w14:paraId="123BE59D" w14:textId="12D639AE" w:rsidR="00874469" w:rsidDel="00E067A3" w:rsidRDefault="00874469">
            <w:pPr>
              <w:pStyle w:val="Appx"/>
              <w:rPr>
                <w:ins w:id="15530" w:author="aas" w:date="2013-10-14T02:06:00Z"/>
                <w:del w:id="15531" w:author="Anees Shaikh" w:date="2013-10-19T02:16:00Z"/>
              </w:rPr>
              <w:pPrChange w:id="15532" w:author="Anees Shaikh" w:date="2013-10-19T02:16:00Z">
                <w:pPr>
                  <w:pStyle w:val="XML1"/>
                </w:pPr>
              </w:pPrChange>
            </w:pPr>
            <w:ins w:id="15533" w:author="aas" w:date="2013-10-14T02:06:00Z">
              <w:del w:id="15534" w:author="Anees Shaikh" w:date="2013-10-19T02:16:00Z">
                <w:r w:rsidDel="00E067A3">
                  <w:delText xml:space="preserve">                            &lt;xs:complexType&gt;</w:delText>
                </w:r>
              </w:del>
            </w:ins>
          </w:p>
          <w:p w14:paraId="1EE46718" w14:textId="3F6F7DB6" w:rsidR="00874469" w:rsidDel="00E067A3" w:rsidRDefault="00874469">
            <w:pPr>
              <w:pStyle w:val="Appx"/>
              <w:rPr>
                <w:ins w:id="15535" w:author="aas" w:date="2013-10-14T02:06:00Z"/>
                <w:del w:id="15536" w:author="Anees Shaikh" w:date="2013-10-19T02:16:00Z"/>
              </w:rPr>
              <w:pPrChange w:id="15537" w:author="Anees Shaikh" w:date="2013-10-19T02:16:00Z">
                <w:pPr>
                  <w:pStyle w:val="XML1"/>
                </w:pPr>
              </w:pPrChange>
            </w:pPr>
            <w:ins w:id="15538" w:author="aas" w:date="2013-10-14T02:06:00Z">
              <w:del w:id="15539" w:author="Anees Shaikh" w:date="2013-10-19T02:16:00Z">
                <w:r w:rsidDel="00E067A3">
                  <w:delText xml:space="preserve">                              &lt;xs:sequence&gt;</w:delText>
                </w:r>
              </w:del>
            </w:ins>
          </w:p>
          <w:p w14:paraId="3B53B9E4" w14:textId="33367D1E" w:rsidR="00874469" w:rsidDel="00E067A3" w:rsidRDefault="00874469">
            <w:pPr>
              <w:pStyle w:val="Appx"/>
              <w:rPr>
                <w:ins w:id="15540" w:author="aas" w:date="2013-10-14T02:06:00Z"/>
                <w:del w:id="15541" w:author="Anees Shaikh" w:date="2013-10-19T02:16:00Z"/>
              </w:rPr>
              <w:pPrChange w:id="15542" w:author="Anees Shaikh" w:date="2013-10-19T02:16:00Z">
                <w:pPr>
                  <w:pStyle w:val="XML1"/>
                </w:pPr>
              </w:pPrChange>
            </w:pPr>
            <w:ins w:id="15543" w:author="aas" w:date="2013-10-14T02:06:00Z">
              <w:del w:id="15544"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45" w:author="aas" w:date="2013-10-14T02:06:00Z"/>
                <w:del w:id="15546" w:author="Anees Shaikh" w:date="2013-10-19T02:16:00Z"/>
              </w:rPr>
              <w:pPrChange w:id="15547" w:author="Anees Shaikh" w:date="2013-10-19T02:16:00Z">
                <w:pPr>
                  <w:pStyle w:val="XML1"/>
                </w:pPr>
              </w:pPrChange>
            </w:pPr>
            <w:ins w:id="15548" w:author="aas" w:date="2013-10-14T02:06:00Z">
              <w:del w:id="15549" w:author="Anees Shaikh" w:date="2013-10-19T02:16:00Z">
                <w:r w:rsidDel="00E067A3">
                  <w:delText xml:space="preserve">                                  &lt;xs:simpleType&gt;</w:delText>
                </w:r>
              </w:del>
            </w:ins>
          </w:p>
          <w:p w14:paraId="63043132" w14:textId="4612D059" w:rsidR="00874469" w:rsidDel="00E067A3" w:rsidRDefault="00874469">
            <w:pPr>
              <w:pStyle w:val="Appx"/>
              <w:rPr>
                <w:ins w:id="15550" w:author="aas" w:date="2013-10-14T02:06:00Z"/>
                <w:del w:id="15551" w:author="Anees Shaikh" w:date="2013-10-19T02:16:00Z"/>
              </w:rPr>
              <w:pPrChange w:id="15552" w:author="Anees Shaikh" w:date="2013-10-19T02:16:00Z">
                <w:pPr>
                  <w:pStyle w:val="XML1"/>
                </w:pPr>
              </w:pPrChange>
            </w:pPr>
            <w:ins w:id="15553" w:author="aas" w:date="2013-10-14T02:06:00Z">
              <w:del w:id="15554" w:author="Anees Shaikh" w:date="2013-10-19T02:16:00Z">
                <w:r w:rsidDel="00E067A3">
                  <w:delText xml:space="preserve">                                    &lt;xs:restriction base="xs:string"&gt;</w:delText>
                </w:r>
              </w:del>
            </w:ins>
          </w:p>
          <w:p w14:paraId="32E026E1" w14:textId="5ACFC56A" w:rsidR="00874469" w:rsidDel="00E067A3" w:rsidRDefault="00874469">
            <w:pPr>
              <w:pStyle w:val="Appx"/>
              <w:rPr>
                <w:ins w:id="15555" w:author="aas" w:date="2013-10-14T02:06:00Z"/>
                <w:del w:id="15556" w:author="Anees Shaikh" w:date="2013-10-19T02:16:00Z"/>
              </w:rPr>
              <w:pPrChange w:id="15557" w:author="Anees Shaikh" w:date="2013-10-19T02:16:00Z">
                <w:pPr>
                  <w:pStyle w:val="XML1"/>
                </w:pPr>
              </w:pPrChange>
            </w:pPr>
            <w:ins w:id="15558" w:author="aas" w:date="2013-10-14T02:06:00Z">
              <w:del w:id="15559" w:author="Anees Shaikh" w:date="2013-10-19T02:16:00Z">
                <w:r w:rsidDel="00E067A3">
                  <w:delText xml:space="preserve">                                      &lt;xs:enumeration value="all"/&gt;</w:delText>
                </w:r>
              </w:del>
            </w:ins>
          </w:p>
          <w:p w14:paraId="5C4045CD" w14:textId="6FD5609A" w:rsidR="00874469" w:rsidDel="00E067A3" w:rsidRDefault="00874469">
            <w:pPr>
              <w:pStyle w:val="Appx"/>
              <w:rPr>
                <w:ins w:id="15560" w:author="aas" w:date="2013-10-14T02:06:00Z"/>
                <w:del w:id="15561" w:author="Anees Shaikh" w:date="2013-10-19T02:16:00Z"/>
              </w:rPr>
              <w:pPrChange w:id="15562" w:author="Anees Shaikh" w:date="2013-10-19T02:16:00Z">
                <w:pPr>
                  <w:pStyle w:val="XML1"/>
                </w:pPr>
              </w:pPrChange>
            </w:pPr>
            <w:ins w:id="15563" w:author="aas" w:date="2013-10-14T02:06:00Z">
              <w:del w:id="15564" w:author="Anees Shaikh" w:date="2013-10-19T02:16:00Z">
                <w:r w:rsidDel="00E067A3">
                  <w:delText xml:space="preserve">                                      &lt;xs:enumeration value="controller"/&gt;</w:delText>
                </w:r>
              </w:del>
            </w:ins>
          </w:p>
          <w:p w14:paraId="28C2AEED" w14:textId="45804ABA" w:rsidR="00874469" w:rsidDel="00E067A3" w:rsidRDefault="00874469">
            <w:pPr>
              <w:pStyle w:val="Appx"/>
              <w:rPr>
                <w:ins w:id="15565" w:author="aas" w:date="2013-10-14T02:06:00Z"/>
                <w:del w:id="15566" w:author="Anees Shaikh" w:date="2013-10-19T02:16:00Z"/>
              </w:rPr>
              <w:pPrChange w:id="15567" w:author="Anees Shaikh" w:date="2013-10-19T02:16:00Z">
                <w:pPr>
                  <w:pStyle w:val="XML1"/>
                </w:pPr>
              </w:pPrChange>
            </w:pPr>
            <w:ins w:id="15568" w:author="aas" w:date="2013-10-14T02:06:00Z">
              <w:del w:id="15569" w:author="Anees Shaikh" w:date="2013-10-19T02:16:00Z">
                <w:r w:rsidDel="00E067A3">
                  <w:delText xml:space="preserve">                                      &lt;xs:enumeration value="table"/&gt;</w:delText>
                </w:r>
              </w:del>
            </w:ins>
          </w:p>
          <w:p w14:paraId="4FBD91B0" w14:textId="65BFAA51" w:rsidR="00874469" w:rsidDel="00E067A3" w:rsidRDefault="00874469">
            <w:pPr>
              <w:pStyle w:val="Appx"/>
              <w:rPr>
                <w:ins w:id="15570" w:author="aas" w:date="2013-10-14T02:06:00Z"/>
                <w:del w:id="15571" w:author="Anees Shaikh" w:date="2013-10-19T02:16:00Z"/>
              </w:rPr>
              <w:pPrChange w:id="15572" w:author="Anees Shaikh" w:date="2013-10-19T02:16:00Z">
                <w:pPr>
                  <w:pStyle w:val="XML1"/>
                </w:pPr>
              </w:pPrChange>
            </w:pPr>
            <w:ins w:id="15573" w:author="aas" w:date="2013-10-14T02:06:00Z">
              <w:del w:id="15574" w:author="Anees Shaikh" w:date="2013-10-19T02:16:00Z">
                <w:r w:rsidDel="00E067A3">
                  <w:delText xml:space="preserve">                                      &lt;xs:enumeration value="inport"/&gt;</w:delText>
                </w:r>
              </w:del>
            </w:ins>
          </w:p>
          <w:p w14:paraId="368AF3BD" w14:textId="04F5E316" w:rsidR="00874469" w:rsidDel="00E067A3" w:rsidRDefault="00874469">
            <w:pPr>
              <w:pStyle w:val="Appx"/>
              <w:rPr>
                <w:ins w:id="15575" w:author="aas" w:date="2013-10-14T02:06:00Z"/>
                <w:del w:id="15576" w:author="Anees Shaikh" w:date="2013-10-19T02:16:00Z"/>
              </w:rPr>
              <w:pPrChange w:id="15577" w:author="Anees Shaikh" w:date="2013-10-19T02:16:00Z">
                <w:pPr>
                  <w:pStyle w:val="XML1"/>
                </w:pPr>
              </w:pPrChange>
            </w:pPr>
            <w:ins w:id="15578" w:author="aas" w:date="2013-10-14T02:06:00Z">
              <w:del w:id="15579" w:author="Anees Shaikh" w:date="2013-10-19T02:16:00Z">
                <w:r w:rsidDel="00E067A3">
                  <w:delText xml:space="preserve">                                      &lt;xs:enumeration value="any"/&gt;</w:delText>
                </w:r>
              </w:del>
            </w:ins>
          </w:p>
          <w:p w14:paraId="0BB57B98" w14:textId="6815678E" w:rsidR="00874469" w:rsidDel="00E067A3" w:rsidRDefault="00874469">
            <w:pPr>
              <w:pStyle w:val="Appx"/>
              <w:rPr>
                <w:ins w:id="15580" w:author="aas" w:date="2013-10-14T02:06:00Z"/>
                <w:del w:id="15581" w:author="Anees Shaikh" w:date="2013-10-19T02:16:00Z"/>
              </w:rPr>
              <w:pPrChange w:id="15582" w:author="Anees Shaikh" w:date="2013-10-19T02:16:00Z">
                <w:pPr>
                  <w:pStyle w:val="XML1"/>
                </w:pPr>
              </w:pPrChange>
            </w:pPr>
            <w:ins w:id="15583" w:author="aas" w:date="2013-10-14T02:06:00Z">
              <w:del w:id="15584" w:author="Anees Shaikh" w:date="2013-10-19T02:16:00Z">
                <w:r w:rsidDel="00E067A3">
                  <w:delText xml:space="preserve">                                      &lt;xs:enumeration value="normal"/&gt;</w:delText>
                </w:r>
              </w:del>
            </w:ins>
          </w:p>
          <w:p w14:paraId="4C533934" w14:textId="69F0D8D9" w:rsidR="00874469" w:rsidDel="00E067A3" w:rsidRDefault="00874469">
            <w:pPr>
              <w:pStyle w:val="Appx"/>
              <w:rPr>
                <w:ins w:id="15585" w:author="aas" w:date="2013-10-14T02:06:00Z"/>
                <w:del w:id="15586" w:author="Anees Shaikh" w:date="2013-10-19T02:16:00Z"/>
              </w:rPr>
              <w:pPrChange w:id="15587" w:author="Anees Shaikh" w:date="2013-10-19T02:16:00Z">
                <w:pPr>
                  <w:pStyle w:val="XML1"/>
                </w:pPr>
              </w:pPrChange>
            </w:pPr>
            <w:ins w:id="15588" w:author="aas" w:date="2013-10-14T02:06:00Z">
              <w:del w:id="15589" w:author="Anees Shaikh" w:date="2013-10-19T02:16:00Z">
                <w:r w:rsidDel="00E067A3">
                  <w:delText xml:space="preserve">                                      &lt;xs:enumeration value="flood"/&gt;</w:delText>
                </w:r>
              </w:del>
            </w:ins>
          </w:p>
          <w:p w14:paraId="2FC66891" w14:textId="57BBF398" w:rsidR="00874469" w:rsidDel="00E067A3" w:rsidRDefault="00874469">
            <w:pPr>
              <w:pStyle w:val="Appx"/>
              <w:rPr>
                <w:ins w:id="15590" w:author="aas" w:date="2013-10-14T02:06:00Z"/>
                <w:del w:id="15591" w:author="Anees Shaikh" w:date="2013-10-19T02:16:00Z"/>
              </w:rPr>
              <w:pPrChange w:id="15592" w:author="Anees Shaikh" w:date="2013-10-19T02:16:00Z">
                <w:pPr>
                  <w:pStyle w:val="XML1"/>
                </w:pPr>
              </w:pPrChange>
            </w:pPr>
            <w:ins w:id="15593" w:author="aas" w:date="2013-10-14T02:06:00Z">
              <w:del w:id="15594" w:author="Anees Shaikh" w:date="2013-10-19T02:16:00Z">
                <w:r w:rsidDel="00E067A3">
                  <w:delText xml:space="preserve">                                    &lt;/xs:restriction&gt;</w:delText>
                </w:r>
              </w:del>
            </w:ins>
          </w:p>
          <w:p w14:paraId="69A652FF" w14:textId="607CE43C" w:rsidR="00874469" w:rsidDel="00E067A3" w:rsidRDefault="00874469">
            <w:pPr>
              <w:pStyle w:val="Appx"/>
              <w:rPr>
                <w:ins w:id="15595" w:author="aas" w:date="2013-10-14T02:06:00Z"/>
                <w:del w:id="15596" w:author="Anees Shaikh" w:date="2013-10-19T02:16:00Z"/>
              </w:rPr>
              <w:pPrChange w:id="15597" w:author="Anees Shaikh" w:date="2013-10-19T02:16:00Z">
                <w:pPr>
                  <w:pStyle w:val="XML1"/>
                </w:pPr>
              </w:pPrChange>
            </w:pPr>
            <w:ins w:id="15598" w:author="aas" w:date="2013-10-14T02:06:00Z">
              <w:del w:id="15599" w:author="Anees Shaikh" w:date="2013-10-19T02:16:00Z">
                <w:r w:rsidDel="00E067A3">
                  <w:delText xml:space="preserve">                                  &lt;/xs:simpleType&gt;</w:delText>
                </w:r>
              </w:del>
            </w:ins>
          </w:p>
          <w:p w14:paraId="2CCAF60D" w14:textId="324CBFB8" w:rsidR="00874469" w:rsidDel="00E067A3" w:rsidRDefault="00874469">
            <w:pPr>
              <w:pStyle w:val="Appx"/>
              <w:rPr>
                <w:ins w:id="15600" w:author="aas" w:date="2013-10-14T02:06:00Z"/>
                <w:del w:id="15601" w:author="Anees Shaikh" w:date="2013-10-19T02:16:00Z"/>
              </w:rPr>
              <w:pPrChange w:id="15602" w:author="Anees Shaikh" w:date="2013-10-19T02:16:00Z">
                <w:pPr>
                  <w:pStyle w:val="XML1"/>
                </w:pPr>
              </w:pPrChange>
            </w:pPr>
            <w:ins w:id="15603" w:author="aas" w:date="2013-10-14T02:06:00Z">
              <w:del w:id="15604" w:author="Anees Shaikh" w:date="2013-10-19T02:16:00Z">
                <w:r w:rsidDel="00E067A3">
                  <w:delText xml:space="preserve">                                &lt;/xs:element&gt;</w:delText>
                </w:r>
              </w:del>
            </w:ins>
          </w:p>
          <w:p w14:paraId="014E1C68" w14:textId="4563BB3A" w:rsidR="00874469" w:rsidDel="00E067A3" w:rsidRDefault="00874469">
            <w:pPr>
              <w:pStyle w:val="Appx"/>
              <w:rPr>
                <w:ins w:id="15605" w:author="aas" w:date="2013-10-14T02:06:00Z"/>
                <w:del w:id="15606" w:author="Anees Shaikh" w:date="2013-10-19T02:16:00Z"/>
              </w:rPr>
              <w:pPrChange w:id="15607" w:author="Anees Shaikh" w:date="2013-10-19T02:16:00Z">
                <w:pPr>
                  <w:pStyle w:val="XML1"/>
                </w:pPr>
              </w:pPrChange>
            </w:pPr>
            <w:ins w:id="15608" w:author="aas" w:date="2013-10-14T02:06:00Z">
              <w:del w:id="15609"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10" w:author="aas" w:date="2013-10-14T02:06:00Z"/>
                <w:del w:id="15611" w:author="Anees Shaikh" w:date="2013-10-19T02:16:00Z"/>
              </w:rPr>
              <w:pPrChange w:id="15612" w:author="Anees Shaikh" w:date="2013-10-19T02:16:00Z">
                <w:pPr>
                  <w:pStyle w:val="XML1"/>
                </w:pPr>
              </w:pPrChange>
            </w:pPr>
            <w:ins w:id="15613" w:author="aas" w:date="2013-10-14T02:06:00Z">
              <w:del w:id="15614"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15" w:author="aas" w:date="2013-10-14T02:06:00Z"/>
                <w:del w:id="15616" w:author="Anees Shaikh" w:date="2013-10-19T02:16:00Z"/>
              </w:rPr>
              <w:pPrChange w:id="15617" w:author="Anees Shaikh" w:date="2013-10-19T02:16:00Z">
                <w:pPr>
                  <w:pStyle w:val="XML1"/>
                </w:pPr>
              </w:pPrChange>
            </w:pPr>
            <w:ins w:id="15618" w:author="aas" w:date="2013-10-14T02:06:00Z">
              <w:del w:id="15619" w:author="Anees Shaikh" w:date="2013-10-19T02:16:00Z">
                <w:r w:rsidDel="00E067A3">
                  <w:delText xml:space="preserve">                              &lt;/xs:sequence&gt;</w:delText>
                </w:r>
              </w:del>
            </w:ins>
          </w:p>
          <w:p w14:paraId="534D6597" w14:textId="133A99D6" w:rsidR="00874469" w:rsidDel="00E067A3" w:rsidRDefault="00874469">
            <w:pPr>
              <w:pStyle w:val="Appx"/>
              <w:rPr>
                <w:ins w:id="15620" w:author="aas" w:date="2013-10-14T02:06:00Z"/>
                <w:del w:id="15621" w:author="Anees Shaikh" w:date="2013-10-19T02:16:00Z"/>
              </w:rPr>
              <w:pPrChange w:id="15622" w:author="Anees Shaikh" w:date="2013-10-19T02:16:00Z">
                <w:pPr>
                  <w:pStyle w:val="XML1"/>
                </w:pPr>
              </w:pPrChange>
            </w:pPr>
            <w:ins w:id="15623" w:author="aas" w:date="2013-10-14T02:06:00Z">
              <w:del w:id="15624" w:author="Anees Shaikh" w:date="2013-10-19T02:16:00Z">
                <w:r w:rsidDel="00E067A3">
                  <w:delText xml:space="preserve">                            &lt;/xs:complexType&gt;</w:delText>
                </w:r>
              </w:del>
            </w:ins>
          </w:p>
          <w:p w14:paraId="5B3F39B4" w14:textId="4A2C648F" w:rsidR="00874469" w:rsidDel="00E067A3" w:rsidRDefault="00874469">
            <w:pPr>
              <w:pStyle w:val="Appx"/>
              <w:rPr>
                <w:ins w:id="15625" w:author="aas" w:date="2013-10-14T02:06:00Z"/>
                <w:del w:id="15626" w:author="Anees Shaikh" w:date="2013-10-19T02:16:00Z"/>
              </w:rPr>
              <w:pPrChange w:id="15627" w:author="Anees Shaikh" w:date="2013-10-19T02:16:00Z">
                <w:pPr>
                  <w:pStyle w:val="XML1"/>
                </w:pPr>
              </w:pPrChange>
            </w:pPr>
            <w:ins w:id="15628" w:author="aas" w:date="2013-10-14T02:06:00Z">
              <w:del w:id="15629" w:author="Anees Shaikh" w:date="2013-10-19T02:16:00Z">
                <w:r w:rsidDel="00E067A3">
                  <w:delText xml:space="preserve">                          &lt;/xs:element&gt;</w:delText>
                </w:r>
              </w:del>
            </w:ins>
          </w:p>
          <w:p w14:paraId="2395A527" w14:textId="2AFFCFC1" w:rsidR="00874469" w:rsidDel="00E067A3" w:rsidRDefault="00874469">
            <w:pPr>
              <w:pStyle w:val="Appx"/>
              <w:rPr>
                <w:ins w:id="15630" w:author="aas" w:date="2013-10-14T02:06:00Z"/>
                <w:del w:id="15631" w:author="Anees Shaikh" w:date="2013-10-19T02:16:00Z"/>
              </w:rPr>
              <w:pPrChange w:id="15632" w:author="Anees Shaikh" w:date="2013-10-19T02:16:00Z">
                <w:pPr>
                  <w:pStyle w:val="XML1"/>
                </w:pPr>
              </w:pPrChange>
            </w:pPr>
            <w:ins w:id="15633" w:author="aas" w:date="2013-10-14T02:06:00Z">
              <w:del w:id="15634"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35" w:author="aas" w:date="2013-10-14T02:06:00Z"/>
                <w:del w:id="15636" w:author="Anees Shaikh" w:date="2013-10-19T02:16:00Z"/>
              </w:rPr>
              <w:pPrChange w:id="15637" w:author="Anees Shaikh" w:date="2013-10-19T02:16:00Z">
                <w:pPr>
                  <w:pStyle w:val="XML1"/>
                </w:pPr>
              </w:pPrChange>
            </w:pPr>
            <w:ins w:id="15638" w:author="aas" w:date="2013-10-14T02:06:00Z">
              <w:del w:id="15639" w:author="Anees Shaikh" w:date="2013-10-19T02:16:00Z">
                <w:r w:rsidDel="00E067A3">
                  <w:delText xml:space="preserve">                            &lt;xs:annotation&gt;</w:delText>
                </w:r>
              </w:del>
            </w:ins>
          </w:p>
          <w:p w14:paraId="3D00BBFF" w14:textId="3C8A9757" w:rsidR="00874469" w:rsidDel="00E067A3" w:rsidRDefault="00874469">
            <w:pPr>
              <w:pStyle w:val="Appx"/>
              <w:rPr>
                <w:ins w:id="15640" w:author="aas" w:date="2013-10-14T02:06:00Z"/>
                <w:del w:id="15641" w:author="Anees Shaikh" w:date="2013-10-19T02:16:00Z"/>
              </w:rPr>
              <w:pPrChange w:id="15642" w:author="Anees Shaikh" w:date="2013-10-19T02:16:00Z">
                <w:pPr>
                  <w:pStyle w:val="XML1"/>
                </w:pPr>
              </w:pPrChange>
            </w:pPr>
            <w:ins w:id="15643" w:author="aas" w:date="2013-10-14T02:06:00Z">
              <w:del w:id="15644" w:author="Anees Shaikh" w:date="2013-10-19T02:16:00Z">
                <w:r w:rsidDel="00E067A3">
                  <w:delText xml:space="preserve">                              &lt;xs:documentation&gt;</w:delText>
                </w:r>
              </w:del>
            </w:ins>
          </w:p>
          <w:p w14:paraId="6038EB05" w14:textId="2BDCABF0" w:rsidR="00874469" w:rsidDel="00E067A3" w:rsidRDefault="00874469">
            <w:pPr>
              <w:pStyle w:val="Appx"/>
              <w:rPr>
                <w:ins w:id="15645" w:author="aas" w:date="2013-10-14T02:06:00Z"/>
                <w:del w:id="15646" w:author="Anees Shaikh" w:date="2013-10-19T02:16:00Z"/>
              </w:rPr>
              <w:pPrChange w:id="15647" w:author="Anees Shaikh" w:date="2013-10-19T02:16:00Z">
                <w:pPr>
                  <w:pStyle w:val="XML1"/>
                </w:pPr>
              </w:pPrChange>
            </w:pPr>
            <w:ins w:id="15648" w:author="aas" w:date="2013-10-14T02:06:00Z">
              <w:del w:id="15649"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50" w:author="aas" w:date="2013-10-14T02:06:00Z"/>
                <w:del w:id="15651" w:author="Anees Shaikh" w:date="2013-10-19T02:16:00Z"/>
              </w:rPr>
              <w:pPrChange w:id="15652" w:author="Anees Shaikh" w:date="2013-10-19T02:16:00Z">
                <w:pPr>
                  <w:pStyle w:val="XML1"/>
                </w:pPr>
              </w:pPrChange>
            </w:pPr>
            <w:ins w:id="15653" w:author="aas" w:date="2013-10-14T02:06:00Z">
              <w:del w:id="15654" w:author="Anees Shaikh" w:date="2013-10-19T02:16:00Z">
                <w:r w:rsidDel="00E067A3">
                  <w:delText xml:space="preserve">                              &lt;/xs:documentation&gt;</w:delText>
                </w:r>
              </w:del>
            </w:ins>
          </w:p>
          <w:p w14:paraId="5C214983" w14:textId="479AA1BE" w:rsidR="00874469" w:rsidDel="00E067A3" w:rsidRDefault="00874469">
            <w:pPr>
              <w:pStyle w:val="Appx"/>
              <w:rPr>
                <w:ins w:id="15655" w:author="aas" w:date="2013-10-14T02:06:00Z"/>
                <w:del w:id="15656" w:author="Anees Shaikh" w:date="2013-10-19T02:16:00Z"/>
              </w:rPr>
              <w:pPrChange w:id="15657" w:author="Anees Shaikh" w:date="2013-10-19T02:16:00Z">
                <w:pPr>
                  <w:pStyle w:val="XML1"/>
                </w:pPr>
              </w:pPrChange>
            </w:pPr>
            <w:ins w:id="15658" w:author="aas" w:date="2013-10-14T02:06:00Z">
              <w:del w:id="15659" w:author="Anees Shaikh" w:date="2013-10-19T02:16:00Z">
                <w:r w:rsidDel="00E067A3">
                  <w:delText xml:space="preserve">                            &lt;/xs:annotation&gt;</w:delText>
                </w:r>
              </w:del>
            </w:ins>
          </w:p>
          <w:p w14:paraId="040E01A2" w14:textId="123BDBA1" w:rsidR="00874469" w:rsidDel="00E067A3" w:rsidRDefault="00874469">
            <w:pPr>
              <w:pStyle w:val="Appx"/>
              <w:rPr>
                <w:ins w:id="15660" w:author="aas" w:date="2013-10-14T02:06:00Z"/>
                <w:del w:id="15661" w:author="Anees Shaikh" w:date="2013-10-19T02:16:00Z"/>
              </w:rPr>
              <w:pPrChange w:id="15662" w:author="Anees Shaikh" w:date="2013-10-19T02:16:00Z">
                <w:pPr>
                  <w:pStyle w:val="XML1"/>
                </w:pPr>
              </w:pPrChange>
            </w:pPr>
            <w:ins w:id="15663" w:author="aas" w:date="2013-10-14T02:06:00Z">
              <w:del w:id="15664" w:author="Anees Shaikh" w:date="2013-10-19T02:16:00Z">
                <w:r w:rsidDel="00E067A3">
                  <w:delText xml:space="preserve">                            &lt;xs:complexType&gt;</w:delText>
                </w:r>
              </w:del>
            </w:ins>
          </w:p>
          <w:p w14:paraId="28616291" w14:textId="1D656EA8" w:rsidR="00874469" w:rsidDel="00E067A3" w:rsidRDefault="00874469">
            <w:pPr>
              <w:pStyle w:val="Appx"/>
              <w:rPr>
                <w:ins w:id="15665" w:author="aas" w:date="2013-10-14T02:06:00Z"/>
                <w:del w:id="15666" w:author="Anees Shaikh" w:date="2013-10-19T02:16:00Z"/>
              </w:rPr>
              <w:pPrChange w:id="15667" w:author="Anees Shaikh" w:date="2013-10-19T02:16:00Z">
                <w:pPr>
                  <w:pStyle w:val="XML1"/>
                </w:pPr>
              </w:pPrChange>
            </w:pPr>
            <w:ins w:id="15668" w:author="aas" w:date="2013-10-14T02:06:00Z">
              <w:del w:id="15669" w:author="Anees Shaikh" w:date="2013-10-19T02:16:00Z">
                <w:r w:rsidDel="00E067A3">
                  <w:delText xml:space="preserve">                              &lt;xs:sequence&gt;</w:delText>
                </w:r>
              </w:del>
            </w:ins>
          </w:p>
          <w:p w14:paraId="3B0F2FCA" w14:textId="5752DB3A" w:rsidR="00874469" w:rsidDel="00E067A3" w:rsidRDefault="00874469">
            <w:pPr>
              <w:pStyle w:val="Appx"/>
              <w:rPr>
                <w:ins w:id="15670" w:author="aas" w:date="2013-10-14T02:06:00Z"/>
                <w:del w:id="15671" w:author="Anees Shaikh" w:date="2013-10-19T02:16:00Z"/>
              </w:rPr>
              <w:pPrChange w:id="15672" w:author="Anees Shaikh" w:date="2013-10-19T02:16:00Z">
                <w:pPr>
                  <w:pStyle w:val="XML1"/>
                </w:pPr>
              </w:pPrChange>
            </w:pPr>
            <w:ins w:id="15673" w:author="aas" w:date="2013-10-14T02:06:00Z">
              <w:del w:id="15674"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675" w:author="aas" w:date="2013-10-14T02:06:00Z"/>
                <w:del w:id="15676" w:author="Anees Shaikh" w:date="2013-10-19T02:16:00Z"/>
              </w:rPr>
              <w:pPrChange w:id="15677" w:author="Anees Shaikh" w:date="2013-10-19T02:16:00Z">
                <w:pPr>
                  <w:pStyle w:val="XML1"/>
                </w:pPr>
              </w:pPrChange>
            </w:pPr>
            <w:ins w:id="15678" w:author="aas" w:date="2013-10-14T02:06:00Z">
              <w:del w:id="15679" w:author="Anees Shaikh" w:date="2013-10-19T02:16:00Z">
                <w:r w:rsidDel="00E067A3">
                  <w:delText xml:space="preserve">                                  &lt;xs:simpleType&gt;</w:delText>
                </w:r>
              </w:del>
            </w:ins>
          </w:p>
          <w:p w14:paraId="05408EA9" w14:textId="774EB8E9" w:rsidR="00874469" w:rsidDel="00E067A3" w:rsidRDefault="00874469">
            <w:pPr>
              <w:pStyle w:val="Appx"/>
              <w:rPr>
                <w:ins w:id="15680" w:author="aas" w:date="2013-10-14T02:06:00Z"/>
                <w:del w:id="15681" w:author="Anees Shaikh" w:date="2013-10-19T02:16:00Z"/>
              </w:rPr>
              <w:pPrChange w:id="15682" w:author="Anees Shaikh" w:date="2013-10-19T02:16:00Z">
                <w:pPr>
                  <w:pStyle w:val="XML1"/>
                </w:pPr>
              </w:pPrChange>
            </w:pPr>
            <w:ins w:id="15683" w:author="aas" w:date="2013-10-14T02:06:00Z">
              <w:del w:id="15684" w:author="Anees Shaikh" w:date="2013-10-19T02:16:00Z">
                <w:r w:rsidDel="00E067A3">
                  <w:delText xml:space="preserve">                                    &lt;xs:restriction base="xs:string"&gt;</w:delText>
                </w:r>
              </w:del>
            </w:ins>
          </w:p>
          <w:p w14:paraId="18AD97A1" w14:textId="2218BD14" w:rsidR="00874469" w:rsidDel="00E067A3" w:rsidRDefault="00874469">
            <w:pPr>
              <w:pStyle w:val="Appx"/>
              <w:rPr>
                <w:ins w:id="15685" w:author="aas" w:date="2013-10-14T02:06:00Z"/>
                <w:del w:id="15686" w:author="Anees Shaikh" w:date="2013-10-19T02:16:00Z"/>
              </w:rPr>
              <w:pPrChange w:id="15687" w:author="Anees Shaikh" w:date="2013-10-19T02:16:00Z">
                <w:pPr>
                  <w:pStyle w:val="XML1"/>
                </w:pPr>
              </w:pPrChange>
            </w:pPr>
            <w:ins w:id="15688" w:author="aas" w:date="2013-10-14T02:06:00Z">
              <w:del w:id="15689" w:author="Anees Shaikh" w:date="2013-10-19T02:16:00Z">
                <w:r w:rsidDel="00E067A3">
                  <w:delText xml:space="preserve">                                      &lt;xs:enumeration value="all"/&gt;</w:delText>
                </w:r>
              </w:del>
            </w:ins>
          </w:p>
          <w:p w14:paraId="569EB1BC" w14:textId="2A1A7A9D" w:rsidR="00874469" w:rsidDel="00E067A3" w:rsidRDefault="00874469">
            <w:pPr>
              <w:pStyle w:val="Appx"/>
              <w:rPr>
                <w:ins w:id="15690" w:author="aas" w:date="2013-10-14T02:06:00Z"/>
                <w:del w:id="15691" w:author="Anees Shaikh" w:date="2013-10-19T02:16:00Z"/>
              </w:rPr>
              <w:pPrChange w:id="15692" w:author="Anees Shaikh" w:date="2013-10-19T02:16:00Z">
                <w:pPr>
                  <w:pStyle w:val="XML1"/>
                </w:pPr>
              </w:pPrChange>
            </w:pPr>
            <w:ins w:id="15693" w:author="aas" w:date="2013-10-14T02:06:00Z">
              <w:del w:id="15694" w:author="Anees Shaikh" w:date="2013-10-19T02:16:00Z">
                <w:r w:rsidDel="00E067A3">
                  <w:delText xml:space="preserve">                                      &lt;xs:enumeration value="select"/&gt;</w:delText>
                </w:r>
              </w:del>
            </w:ins>
          </w:p>
          <w:p w14:paraId="2115669F" w14:textId="7C564601" w:rsidR="00874469" w:rsidDel="00E067A3" w:rsidRDefault="00874469">
            <w:pPr>
              <w:pStyle w:val="Appx"/>
              <w:rPr>
                <w:ins w:id="15695" w:author="aas" w:date="2013-10-14T02:06:00Z"/>
                <w:del w:id="15696" w:author="Anees Shaikh" w:date="2013-10-19T02:16:00Z"/>
              </w:rPr>
              <w:pPrChange w:id="15697" w:author="Anees Shaikh" w:date="2013-10-19T02:16:00Z">
                <w:pPr>
                  <w:pStyle w:val="XML1"/>
                </w:pPr>
              </w:pPrChange>
            </w:pPr>
            <w:ins w:id="15698" w:author="aas" w:date="2013-10-14T02:06:00Z">
              <w:del w:id="15699" w:author="Anees Shaikh" w:date="2013-10-19T02:16:00Z">
                <w:r w:rsidDel="00E067A3">
                  <w:delText xml:space="preserve">                                      &lt;xs:enumeration value="indirect"/&gt;</w:delText>
                </w:r>
              </w:del>
            </w:ins>
          </w:p>
          <w:p w14:paraId="4D0E95C3" w14:textId="14C889DB" w:rsidR="00874469" w:rsidDel="00E067A3" w:rsidRDefault="00874469">
            <w:pPr>
              <w:pStyle w:val="Appx"/>
              <w:rPr>
                <w:ins w:id="15700" w:author="aas" w:date="2013-10-14T02:06:00Z"/>
                <w:del w:id="15701" w:author="Anees Shaikh" w:date="2013-10-19T02:16:00Z"/>
              </w:rPr>
              <w:pPrChange w:id="15702" w:author="Anees Shaikh" w:date="2013-10-19T02:16:00Z">
                <w:pPr>
                  <w:pStyle w:val="XML1"/>
                </w:pPr>
              </w:pPrChange>
            </w:pPr>
            <w:ins w:id="15703" w:author="aas" w:date="2013-10-14T02:06:00Z">
              <w:del w:id="15704"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05" w:author="aas" w:date="2013-10-14T02:06:00Z"/>
                <w:del w:id="15706" w:author="Anees Shaikh" w:date="2013-10-19T02:16:00Z"/>
              </w:rPr>
              <w:pPrChange w:id="15707" w:author="Anees Shaikh" w:date="2013-10-19T02:16:00Z">
                <w:pPr>
                  <w:pStyle w:val="XML1"/>
                </w:pPr>
              </w:pPrChange>
            </w:pPr>
            <w:ins w:id="15708" w:author="aas" w:date="2013-10-14T02:06:00Z">
              <w:del w:id="15709" w:author="Anees Shaikh" w:date="2013-10-19T02:16:00Z">
                <w:r w:rsidDel="00E067A3">
                  <w:delText xml:space="preserve">                                    &lt;/xs:restriction&gt;</w:delText>
                </w:r>
              </w:del>
            </w:ins>
          </w:p>
          <w:p w14:paraId="27E5A801" w14:textId="50DA195B" w:rsidR="00874469" w:rsidDel="00E067A3" w:rsidRDefault="00874469">
            <w:pPr>
              <w:pStyle w:val="Appx"/>
              <w:rPr>
                <w:ins w:id="15710" w:author="aas" w:date="2013-10-14T02:06:00Z"/>
                <w:del w:id="15711" w:author="Anees Shaikh" w:date="2013-10-19T02:16:00Z"/>
              </w:rPr>
              <w:pPrChange w:id="15712" w:author="Anees Shaikh" w:date="2013-10-19T02:16:00Z">
                <w:pPr>
                  <w:pStyle w:val="XML1"/>
                </w:pPr>
              </w:pPrChange>
            </w:pPr>
            <w:ins w:id="15713" w:author="aas" w:date="2013-10-14T02:06:00Z">
              <w:del w:id="15714" w:author="Anees Shaikh" w:date="2013-10-19T02:16:00Z">
                <w:r w:rsidDel="00E067A3">
                  <w:delText xml:space="preserve">                                  &lt;/xs:simpleType&gt;</w:delText>
                </w:r>
              </w:del>
            </w:ins>
          </w:p>
          <w:p w14:paraId="306AFF36" w14:textId="0AA9620E" w:rsidR="00874469" w:rsidDel="00E067A3" w:rsidRDefault="00874469">
            <w:pPr>
              <w:pStyle w:val="Appx"/>
              <w:rPr>
                <w:ins w:id="15715" w:author="aas" w:date="2013-10-14T02:06:00Z"/>
                <w:del w:id="15716" w:author="Anees Shaikh" w:date="2013-10-19T02:16:00Z"/>
              </w:rPr>
              <w:pPrChange w:id="15717" w:author="Anees Shaikh" w:date="2013-10-19T02:16:00Z">
                <w:pPr>
                  <w:pStyle w:val="XML1"/>
                </w:pPr>
              </w:pPrChange>
            </w:pPr>
            <w:ins w:id="15718" w:author="aas" w:date="2013-10-14T02:06:00Z">
              <w:del w:id="15719" w:author="Anees Shaikh" w:date="2013-10-19T02:16:00Z">
                <w:r w:rsidDel="00E067A3">
                  <w:delText xml:space="preserve">                                &lt;/xs:element&gt;</w:delText>
                </w:r>
              </w:del>
            </w:ins>
          </w:p>
          <w:p w14:paraId="13CD9416" w14:textId="1F236F68" w:rsidR="00874469" w:rsidDel="00E067A3" w:rsidRDefault="00874469">
            <w:pPr>
              <w:pStyle w:val="Appx"/>
              <w:rPr>
                <w:ins w:id="15720" w:author="aas" w:date="2013-10-14T02:06:00Z"/>
                <w:del w:id="15721" w:author="Anees Shaikh" w:date="2013-10-19T02:16:00Z"/>
              </w:rPr>
              <w:pPrChange w:id="15722" w:author="Anees Shaikh" w:date="2013-10-19T02:16:00Z">
                <w:pPr>
                  <w:pStyle w:val="XML1"/>
                </w:pPr>
              </w:pPrChange>
            </w:pPr>
            <w:ins w:id="15723" w:author="aas" w:date="2013-10-14T02:06:00Z">
              <w:del w:id="15724"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25" w:author="aas" w:date="2013-10-14T02:06:00Z"/>
                <w:del w:id="15726" w:author="Anees Shaikh" w:date="2013-10-19T02:16:00Z"/>
              </w:rPr>
              <w:pPrChange w:id="15727" w:author="Anees Shaikh" w:date="2013-10-19T02:16:00Z">
                <w:pPr>
                  <w:pStyle w:val="XML1"/>
                </w:pPr>
              </w:pPrChange>
            </w:pPr>
            <w:ins w:id="15728" w:author="aas" w:date="2013-10-14T02:06:00Z">
              <w:del w:id="15729"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30" w:author="aas" w:date="2013-10-14T02:06:00Z"/>
                <w:del w:id="15731" w:author="Anees Shaikh" w:date="2013-10-19T02:16:00Z"/>
              </w:rPr>
              <w:pPrChange w:id="15732" w:author="Anees Shaikh" w:date="2013-10-19T02:16:00Z">
                <w:pPr>
                  <w:pStyle w:val="XML1"/>
                </w:pPr>
              </w:pPrChange>
            </w:pPr>
            <w:ins w:id="15733" w:author="aas" w:date="2013-10-14T02:06:00Z">
              <w:del w:id="15734" w:author="Anees Shaikh" w:date="2013-10-19T02:16:00Z">
                <w:r w:rsidDel="00E067A3">
                  <w:delText xml:space="preserve">                              &lt;/xs:sequence&gt;</w:delText>
                </w:r>
              </w:del>
            </w:ins>
          </w:p>
          <w:p w14:paraId="1D1DF8E0" w14:textId="72A23FCD" w:rsidR="00874469" w:rsidDel="00E067A3" w:rsidRDefault="00874469">
            <w:pPr>
              <w:pStyle w:val="Appx"/>
              <w:rPr>
                <w:ins w:id="15735" w:author="aas" w:date="2013-10-14T02:06:00Z"/>
                <w:del w:id="15736" w:author="Anees Shaikh" w:date="2013-10-19T02:16:00Z"/>
              </w:rPr>
              <w:pPrChange w:id="15737" w:author="Anees Shaikh" w:date="2013-10-19T02:16:00Z">
                <w:pPr>
                  <w:pStyle w:val="XML1"/>
                </w:pPr>
              </w:pPrChange>
            </w:pPr>
            <w:ins w:id="15738" w:author="aas" w:date="2013-10-14T02:06:00Z">
              <w:del w:id="15739" w:author="Anees Shaikh" w:date="2013-10-19T02:16:00Z">
                <w:r w:rsidDel="00E067A3">
                  <w:delText xml:space="preserve">                            &lt;/xs:complexType&gt;</w:delText>
                </w:r>
              </w:del>
            </w:ins>
          </w:p>
          <w:p w14:paraId="21E16060" w14:textId="55767F47" w:rsidR="00874469" w:rsidDel="00E067A3" w:rsidRDefault="00874469">
            <w:pPr>
              <w:pStyle w:val="Appx"/>
              <w:rPr>
                <w:ins w:id="15740" w:author="aas" w:date="2013-10-14T02:06:00Z"/>
                <w:del w:id="15741" w:author="Anees Shaikh" w:date="2013-10-19T02:16:00Z"/>
              </w:rPr>
              <w:pPrChange w:id="15742" w:author="Anees Shaikh" w:date="2013-10-19T02:16:00Z">
                <w:pPr>
                  <w:pStyle w:val="XML1"/>
                </w:pPr>
              </w:pPrChange>
            </w:pPr>
            <w:ins w:id="15743" w:author="aas" w:date="2013-10-14T02:06:00Z">
              <w:del w:id="15744" w:author="Anees Shaikh" w:date="2013-10-19T02:16:00Z">
                <w:r w:rsidDel="00E067A3">
                  <w:delText xml:space="preserve">                          &lt;/xs:element&gt;</w:delText>
                </w:r>
              </w:del>
            </w:ins>
          </w:p>
          <w:p w14:paraId="5E3B02CA" w14:textId="3DFD9E89" w:rsidR="00874469" w:rsidDel="00E067A3" w:rsidRDefault="00874469">
            <w:pPr>
              <w:pStyle w:val="Appx"/>
              <w:rPr>
                <w:ins w:id="15745" w:author="aas" w:date="2013-10-14T02:06:00Z"/>
                <w:del w:id="15746" w:author="Anees Shaikh" w:date="2013-10-19T02:16:00Z"/>
              </w:rPr>
              <w:pPrChange w:id="15747" w:author="Anees Shaikh" w:date="2013-10-19T02:16:00Z">
                <w:pPr>
                  <w:pStyle w:val="XML1"/>
                </w:pPr>
              </w:pPrChange>
            </w:pPr>
            <w:ins w:id="15748" w:author="aas" w:date="2013-10-14T02:06:00Z">
              <w:del w:id="15749"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50" w:author="aas" w:date="2013-10-14T02:06:00Z"/>
                <w:del w:id="15751" w:author="Anees Shaikh" w:date="2013-10-19T02:16:00Z"/>
              </w:rPr>
              <w:pPrChange w:id="15752" w:author="Anees Shaikh" w:date="2013-10-19T02:16:00Z">
                <w:pPr>
                  <w:pStyle w:val="XML1"/>
                </w:pPr>
              </w:pPrChange>
            </w:pPr>
            <w:ins w:id="15753" w:author="aas" w:date="2013-10-14T02:06:00Z">
              <w:del w:id="15754" w:author="Anees Shaikh" w:date="2013-10-19T02:16:00Z">
                <w:r w:rsidDel="00E067A3">
                  <w:delText xml:space="preserve">                            &lt;xs:annotation&gt;</w:delText>
                </w:r>
              </w:del>
            </w:ins>
          </w:p>
          <w:p w14:paraId="6ACF1563" w14:textId="34B9B122" w:rsidR="00874469" w:rsidDel="00E067A3" w:rsidRDefault="00874469">
            <w:pPr>
              <w:pStyle w:val="Appx"/>
              <w:rPr>
                <w:ins w:id="15755" w:author="aas" w:date="2013-10-14T02:06:00Z"/>
                <w:del w:id="15756" w:author="Anees Shaikh" w:date="2013-10-19T02:16:00Z"/>
              </w:rPr>
              <w:pPrChange w:id="15757" w:author="Anees Shaikh" w:date="2013-10-19T02:16:00Z">
                <w:pPr>
                  <w:pStyle w:val="XML1"/>
                </w:pPr>
              </w:pPrChange>
            </w:pPr>
            <w:ins w:id="15758" w:author="aas" w:date="2013-10-14T02:06:00Z">
              <w:del w:id="15759" w:author="Anees Shaikh" w:date="2013-10-19T02:16:00Z">
                <w:r w:rsidDel="00E067A3">
                  <w:delText xml:space="preserve">                              &lt;xs:documentation&gt;</w:delText>
                </w:r>
              </w:del>
            </w:ins>
          </w:p>
          <w:p w14:paraId="25745D05" w14:textId="23AE12A0" w:rsidR="00874469" w:rsidDel="00E067A3" w:rsidRDefault="00874469">
            <w:pPr>
              <w:pStyle w:val="Appx"/>
              <w:rPr>
                <w:ins w:id="15760" w:author="aas" w:date="2013-10-14T02:06:00Z"/>
                <w:del w:id="15761" w:author="Anees Shaikh" w:date="2013-10-19T02:16:00Z"/>
              </w:rPr>
              <w:pPrChange w:id="15762" w:author="Anees Shaikh" w:date="2013-10-19T02:16:00Z">
                <w:pPr>
                  <w:pStyle w:val="XML1"/>
                </w:pPr>
              </w:pPrChange>
            </w:pPr>
            <w:ins w:id="15763" w:author="aas" w:date="2013-10-14T02:06:00Z">
              <w:del w:id="15764"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765" w:author="aas" w:date="2013-10-14T02:06:00Z"/>
                <w:del w:id="15766" w:author="Anees Shaikh" w:date="2013-10-19T02:16:00Z"/>
              </w:rPr>
              <w:pPrChange w:id="15767" w:author="Anees Shaikh" w:date="2013-10-19T02:16:00Z">
                <w:pPr>
                  <w:pStyle w:val="XML1"/>
                </w:pPr>
              </w:pPrChange>
            </w:pPr>
            <w:ins w:id="15768" w:author="aas" w:date="2013-10-14T02:06:00Z">
              <w:del w:id="15769" w:author="Anees Shaikh" w:date="2013-10-19T02:16:00Z">
                <w:r w:rsidDel="00E067A3">
                  <w:delText xml:space="preserve">                              &lt;/xs:documentation&gt;</w:delText>
                </w:r>
              </w:del>
            </w:ins>
          </w:p>
          <w:p w14:paraId="245D408A" w14:textId="620053BD" w:rsidR="00874469" w:rsidDel="00E067A3" w:rsidRDefault="00874469">
            <w:pPr>
              <w:pStyle w:val="Appx"/>
              <w:rPr>
                <w:ins w:id="15770" w:author="aas" w:date="2013-10-14T02:06:00Z"/>
                <w:del w:id="15771" w:author="Anees Shaikh" w:date="2013-10-19T02:16:00Z"/>
              </w:rPr>
              <w:pPrChange w:id="15772" w:author="Anees Shaikh" w:date="2013-10-19T02:16:00Z">
                <w:pPr>
                  <w:pStyle w:val="XML1"/>
                </w:pPr>
              </w:pPrChange>
            </w:pPr>
            <w:ins w:id="15773" w:author="aas" w:date="2013-10-14T02:06:00Z">
              <w:del w:id="15774" w:author="Anees Shaikh" w:date="2013-10-19T02:16:00Z">
                <w:r w:rsidDel="00E067A3">
                  <w:delText xml:space="preserve">                            &lt;/xs:annotation&gt;</w:delText>
                </w:r>
              </w:del>
            </w:ins>
          </w:p>
          <w:p w14:paraId="2881A49C" w14:textId="41996ED9" w:rsidR="00874469" w:rsidDel="00E067A3" w:rsidRDefault="00874469">
            <w:pPr>
              <w:pStyle w:val="Appx"/>
              <w:rPr>
                <w:ins w:id="15775" w:author="aas" w:date="2013-10-14T02:06:00Z"/>
                <w:del w:id="15776" w:author="Anees Shaikh" w:date="2013-10-19T02:16:00Z"/>
              </w:rPr>
              <w:pPrChange w:id="15777" w:author="Anees Shaikh" w:date="2013-10-19T02:16:00Z">
                <w:pPr>
                  <w:pStyle w:val="XML1"/>
                </w:pPr>
              </w:pPrChange>
            </w:pPr>
            <w:ins w:id="15778" w:author="aas" w:date="2013-10-14T02:06:00Z">
              <w:del w:id="15779" w:author="Anees Shaikh" w:date="2013-10-19T02:16:00Z">
                <w:r w:rsidDel="00E067A3">
                  <w:delText xml:space="preserve">                            &lt;xs:complexType&gt;</w:delText>
                </w:r>
              </w:del>
            </w:ins>
          </w:p>
          <w:p w14:paraId="1094AA2D" w14:textId="363E57F8" w:rsidR="00874469" w:rsidDel="00E067A3" w:rsidRDefault="00874469">
            <w:pPr>
              <w:pStyle w:val="Appx"/>
              <w:rPr>
                <w:ins w:id="15780" w:author="aas" w:date="2013-10-14T02:06:00Z"/>
                <w:del w:id="15781" w:author="Anees Shaikh" w:date="2013-10-19T02:16:00Z"/>
              </w:rPr>
              <w:pPrChange w:id="15782" w:author="Anees Shaikh" w:date="2013-10-19T02:16:00Z">
                <w:pPr>
                  <w:pStyle w:val="XML1"/>
                </w:pPr>
              </w:pPrChange>
            </w:pPr>
            <w:ins w:id="15783" w:author="aas" w:date="2013-10-14T02:06:00Z">
              <w:del w:id="15784" w:author="Anees Shaikh" w:date="2013-10-19T02:16:00Z">
                <w:r w:rsidDel="00E067A3">
                  <w:delText xml:space="preserve">                              &lt;xs:sequence&gt;</w:delText>
                </w:r>
              </w:del>
            </w:ins>
          </w:p>
          <w:p w14:paraId="325127FC" w14:textId="10C19678" w:rsidR="00874469" w:rsidDel="00E067A3" w:rsidRDefault="00874469">
            <w:pPr>
              <w:pStyle w:val="Appx"/>
              <w:rPr>
                <w:ins w:id="15785" w:author="aas" w:date="2013-10-14T02:06:00Z"/>
                <w:del w:id="15786" w:author="Anees Shaikh" w:date="2013-10-19T02:16:00Z"/>
              </w:rPr>
              <w:pPrChange w:id="15787" w:author="Anees Shaikh" w:date="2013-10-19T02:16:00Z">
                <w:pPr>
                  <w:pStyle w:val="XML1"/>
                </w:pPr>
              </w:pPrChange>
            </w:pPr>
            <w:ins w:id="15788" w:author="aas" w:date="2013-10-14T02:06:00Z">
              <w:del w:id="15789"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790" w:author="aas" w:date="2013-10-14T02:06:00Z"/>
                <w:del w:id="15791" w:author="Anees Shaikh" w:date="2013-10-19T02:16:00Z"/>
              </w:rPr>
              <w:pPrChange w:id="15792" w:author="Anees Shaikh" w:date="2013-10-19T02:16:00Z">
                <w:pPr>
                  <w:pStyle w:val="XML1"/>
                </w:pPr>
              </w:pPrChange>
            </w:pPr>
            <w:ins w:id="15793" w:author="aas" w:date="2013-10-14T02:06:00Z">
              <w:del w:id="15794" w:author="Anees Shaikh" w:date="2013-10-19T02:16:00Z">
                <w:r w:rsidDel="00E067A3">
                  <w:delText xml:space="preserve">                                  &lt;xs:simpleType&gt;</w:delText>
                </w:r>
              </w:del>
            </w:ins>
          </w:p>
          <w:p w14:paraId="04D0A9D2" w14:textId="026D0BE3" w:rsidR="00874469" w:rsidDel="00E067A3" w:rsidRDefault="00874469">
            <w:pPr>
              <w:pStyle w:val="Appx"/>
              <w:rPr>
                <w:ins w:id="15795" w:author="aas" w:date="2013-10-14T02:06:00Z"/>
                <w:del w:id="15796" w:author="Anees Shaikh" w:date="2013-10-19T02:16:00Z"/>
              </w:rPr>
              <w:pPrChange w:id="15797" w:author="Anees Shaikh" w:date="2013-10-19T02:16:00Z">
                <w:pPr>
                  <w:pStyle w:val="XML1"/>
                </w:pPr>
              </w:pPrChange>
            </w:pPr>
            <w:ins w:id="15798" w:author="aas" w:date="2013-10-14T02:06:00Z">
              <w:del w:id="15799" w:author="Anees Shaikh" w:date="2013-10-19T02:16:00Z">
                <w:r w:rsidDel="00E067A3">
                  <w:delText xml:space="preserve">                                    &lt;xs:restriction base="xs:string"&gt;</w:delText>
                </w:r>
              </w:del>
            </w:ins>
          </w:p>
          <w:p w14:paraId="540F96C2" w14:textId="05BA2821" w:rsidR="00874469" w:rsidDel="00E067A3" w:rsidRDefault="00874469">
            <w:pPr>
              <w:pStyle w:val="Appx"/>
              <w:rPr>
                <w:ins w:id="15800" w:author="aas" w:date="2013-10-14T02:06:00Z"/>
                <w:del w:id="15801" w:author="Anees Shaikh" w:date="2013-10-19T02:16:00Z"/>
              </w:rPr>
              <w:pPrChange w:id="15802" w:author="Anees Shaikh" w:date="2013-10-19T02:16:00Z">
                <w:pPr>
                  <w:pStyle w:val="XML1"/>
                </w:pPr>
              </w:pPrChange>
            </w:pPr>
            <w:ins w:id="15803" w:author="aas" w:date="2013-10-14T02:06:00Z">
              <w:del w:id="15804"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05" w:author="aas" w:date="2013-10-14T02:06:00Z"/>
                <w:del w:id="15806" w:author="Anees Shaikh" w:date="2013-10-19T02:16:00Z"/>
              </w:rPr>
              <w:pPrChange w:id="15807" w:author="Anees Shaikh" w:date="2013-10-19T02:16:00Z">
                <w:pPr>
                  <w:pStyle w:val="XML1"/>
                </w:pPr>
              </w:pPrChange>
            </w:pPr>
            <w:ins w:id="15808" w:author="aas" w:date="2013-10-14T02:06:00Z">
              <w:del w:id="15809"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10" w:author="aas" w:date="2013-10-14T02:06:00Z"/>
                <w:del w:id="15811" w:author="Anees Shaikh" w:date="2013-10-19T02:16:00Z"/>
              </w:rPr>
              <w:pPrChange w:id="15812" w:author="Anees Shaikh" w:date="2013-10-19T02:16:00Z">
                <w:pPr>
                  <w:pStyle w:val="XML1"/>
                </w:pPr>
              </w:pPrChange>
            </w:pPr>
            <w:ins w:id="15813" w:author="aas" w:date="2013-10-14T02:06:00Z">
              <w:del w:id="15814" w:author="Anees Shaikh" w:date="2013-10-19T02:16:00Z">
                <w:r w:rsidDel="00E067A3">
                  <w:delText xml:space="preserve">                                      &lt;xs:enumeration value="chaining"/&gt;</w:delText>
                </w:r>
              </w:del>
            </w:ins>
          </w:p>
          <w:p w14:paraId="2CF93FBA" w14:textId="3B831FD4" w:rsidR="00874469" w:rsidDel="00E067A3" w:rsidRDefault="00874469">
            <w:pPr>
              <w:pStyle w:val="Appx"/>
              <w:rPr>
                <w:ins w:id="15815" w:author="aas" w:date="2013-10-14T02:06:00Z"/>
                <w:del w:id="15816" w:author="Anees Shaikh" w:date="2013-10-19T02:16:00Z"/>
              </w:rPr>
              <w:pPrChange w:id="15817" w:author="Anees Shaikh" w:date="2013-10-19T02:16:00Z">
                <w:pPr>
                  <w:pStyle w:val="XML1"/>
                </w:pPr>
              </w:pPrChange>
            </w:pPr>
            <w:ins w:id="15818" w:author="aas" w:date="2013-10-14T02:06:00Z">
              <w:del w:id="15819"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20" w:author="aas" w:date="2013-10-14T02:06:00Z"/>
                <w:del w:id="15821" w:author="Anees Shaikh" w:date="2013-10-19T02:16:00Z"/>
              </w:rPr>
              <w:pPrChange w:id="15822" w:author="Anees Shaikh" w:date="2013-10-19T02:16:00Z">
                <w:pPr>
                  <w:pStyle w:val="XML1"/>
                </w:pPr>
              </w:pPrChange>
            </w:pPr>
            <w:ins w:id="15823" w:author="aas" w:date="2013-10-14T02:06:00Z">
              <w:del w:id="15824" w:author="Anees Shaikh" w:date="2013-10-19T02:16:00Z">
                <w:r w:rsidDel="00E067A3">
                  <w:delText xml:space="preserve">                                    &lt;/xs:restriction&gt;</w:delText>
                </w:r>
              </w:del>
            </w:ins>
          </w:p>
          <w:p w14:paraId="55883CDD" w14:textId="41CA4A73" w:rsidR="00874469" w:rsidDel="00E067A3" w:rsidRDefault="00874469">
            <w:pPr>
              <w:pStyle w:val="Appx"/>
              <w:rPr>
                <w:ins w:id="15825" w:author="aas" w:date="2013-10-14T02:06:00Z"/>
                <w:del w:id="15826" w:author="Anees Shaikh" w:date="2013-10-19T02:16:00Z"/>
              </w:rPr>
              <w:pPrChange w:id="15827" w:author="Anees Shaikh" w:date="2013-10-19T02:16:00Z">
                <w:pPr>
                  <w:pStyle w:val="XML1"/>
                </w:pPr>
              </w:pPrChange>
            </w:pPr>
            <w:ins w:id="15828" w:author="aas" w:date="2013-10-14T02:06:00Z">
              <w:del w:id="15829" w:author="Anees Shaikh" w:date="2013-10-19T02:16:00Z">
                <w:r w:rsidDel="00E067A3">
                  <w:delText xml:space="preserve">                                  &lt;/xs:simpleType&gt;</w:delText>
                </w:r>
              </w:del>
            </w:ins>
          </w:p>
          <w:p w14:paraId="6693C805" w14:textId="0896E377" w:rsidR="00874469" w:rsidDel="00E067A3" w:rsidRDefault="00874469">
            <w:pPr>
              <w:pStyle w:val="Appx"/>
              <w:rPr>
                <w:ins w:id="15830" w:author="aas" w:date="2013-10-14T02:06:00Z"/>
                <w:del w:id="15831" w:author="Anees Shaikh" w:date="2013-10-19T02:16:00Z"/>
              </w:rPr>
              <w:pPrChange w:id="15832" w:author="Anees Shaikh" w:date="2013-10-19T02:16:00Z">
                <w:pPr>
                  <w:pStyle w:val="XML1"/>
                </w:pPr>
              </w:pPrChange>
            </w:pPr>
            <w:ins w:id="15833" w:author="aas" w:date="2013-10-14T02:06:00Z">
              <w:del w:id="15834" w:author="Anees Shaikh" w:date="2013-10-19T02:16:00Z">
                <w:r w:rsidDel="00E067A3">
                  <w:delText xml:space="preserve">                                &lt;/xs:element&gt;</w:delText>
                </w:r>
              </w:del>
            </w:ins>
          </w:p>
          <w:p w14:paraId="4E6D4A92" w14:textId="1FA0FCDC" w:rsidR="00874469" w:rsidDel="00E067A3" w:rsidRDefault="00874469">
            <w:pPr>
              <w:pStyle w:val="Appx"/>
              <w:rPr>
                <w:ins w:id="15835" w:author="aas" w:date="2013-10-14T02:06:00Z"/>
                <w:del w:id="15836" w:author="Anees Shaikh" w:date="2013-10-19T02:16:00Z"/>
              </w:rPr>
              <w:pPrChange w:id="15837" w:author="Anees Shaikh" w:date="2013-10-19T02:16:00Z">
                <w:pPr>
                  <w:pStyle w:val="XML1"/>
                </w:pPr>
              </w:pPrChange>
            </w:pPr>
            <w:ins w:id="15838" w:author="aas" w:date="2013-10-14T02:06:00Z">
              <w:del w:id="15839"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40" w:author="aas" w:date="2013-10-14T02:06:00Z"/>
                <w:del w:id="15841" w:author="Anees Shaikh" w:date="2013-10-19T02:16:00Z"/>
              </w:rPr>
              <w:pPrChange w:id="15842" w:author="Anees Shaikh" w:date="2013-10-19T02:16:00Z">
                <w:pPr>
                  <w:pStyle w:val="XML1"/>
                </w:pPr>
              </w:pPrChange>
            </w:pPr>
            <w:ins w:id="15843" w:author="aas" w:date="2013-10-14T02:06:00Z">
              <w:del w:id="15844"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45" w:author="aas" w:date="2013-10-14T02:06:00Z"/>
                <w:del w:id="15846" w:author="Anees Shaikh" w:date="2013-10-19T02:16:00Z"/>
              </w:rPr>
              <w:pPrChange w:id="15847" w:author="Anees Shaikh" w:date="2013-10-19T02:16:00Z">
                <w:pPr>
                  <w:pStyle w:val="XML1"/>
                </w:pPr>
              </w:pPrChange>
            </w:pPr>
            <w:ins w:id="15848" w:author="aas" w:date="2013-10-14T02:06:00Z">
              <w:del w:id="15849" w:author="Anees Shaikh" w:date="2013-10-19T02:16:00Z">
                <w:r w:rsidDel="00E067A3">
                  <w:delText xml:space="preserve">                              &lt;/xs:sequence&gt;</w:delText>
                </w:r>
              </w:del>
            </w:ins>
          </w:p>
          <w:p w14:paraId="3F8C0C03" w14:textId="06E9CC65" w:rsidR="00874469" w:rsidDel="00E067A3" w:rsidRDefault="00874469">
            <w:pPr>
              <w:pStyle w:val="Appx"/>
              <w:rPr>
                <w:ins w:id="15850" w:author="aas" w:date="2013-10-14T02:06:00Z"/>
                <w:del w:id="15851" w:author="Anees Shaikh" w:date="2013-10-19T02:16:00Z"/>
              </w:rPr>
              <w:pPrChange w:id="15852" w:author="Anees Shaikh" w:date="2013-10-19T02:16:00Z">
                <w:pPr>
                  <w:pStyle w:val="XML1"/>
                </w:pPr>
              </w:pPrChange>
            </w:pPr>
            <w:ins w:id="15853" w:author="aas" w:date="2013-10-14T02:06:00Z">
              <w:del w:id="15854" w:author="Anees Shaikh" w:date="2013-10-19T02:16:00Z">
                <w:r w:rsidDel="00E067A3">
                  <w:delText xml:space="preserve">                            &lt;/xs:complexType&gt;</w:delText>
                </w:r>
              </w:del>
            </w:ins>
          </w:p>
          <w:p w14:paraId="7AB59DC3" w14:textId="5252F6F6" w:rsidR="00874469" w:rsidDel="00E067A3" w:rsidRDefault="00874469">
            <w:pPr>
              <w:pStyle w:val="Appx"/>
              <w:rPr>
                <w:ins w:id="15855" w:author="aas" w:date="2013-10-14T02:06:00Z"/>
                <w:del w:id="15856" w:author="Anees Shaikh" w:date="2013-10-19T02:16:00Z"/>
              </w:rPr>
              <w:pPrChange w:id="15857" w:author="Anees Shaikh" w:date="2013-10-19T02:16:00Z">
                <w:pPr>
                  <w:pStyle w:val="XML1"/>
                </w:pPr>
              </w:pPrChange>
            </w:pPr>
            <w:ins w:id="15858" w:author="aas" w:date="2013-10-14T02:06:00Z">
              <w:del w:id="15859" w:author="Anees Shaikh" w:date="2013-10-19T02:16:00Z">
                <w:r w:rsidDel="00E067A3">
                  <w:delText xml:space="preserve">                          &lt;/xs:element&gt;</w:delText>
                </w:r>
              </w:del>
            </w:ins>
          </w:p>
          <w:p w14:paraId="24723768" w14:textId="4C6DE8A3" w:rsidR="00874469" w:rsidDel="00E067A3" w:rsidRDefault="00874469">
            <w:pPr>
              <w:pStyle w:val="Appx"/>
              <w:rPr>
                <w:ins w:id="15860" w:author="aas" w:date="2013-10-14T02:06:00Z"/>
                <w:del w:id="15861" w:author="Anees Shaikh" w:date="2013-10-19T02:16:00Z"/>
              </w:rPr>
              <w:pPrChange w:id="15862" w:author="Anees Shaikh" w:date="2013-10-19T02:16:00Z">
                <w:pPr>
                  <w:pStyle w:val="XML1"/>
                </w:pPr>
              </w:pPrChange>
            </w:pPr>
            <w:ins w:id="15863" w:author="aas" w:date="2013-10-14T02:06:00Z">
              <w:del w:id="15864"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865" w:author="aas" w:date="2013-10-14T02:06:00Z"/>
                <w:del w:id="15866" w:author="Anees Shaikh" w:date="2013-10-19T02:16:00Z"/>
              </w:rPr>
              <w:pPrChange w:id="15867" w:author="Anees Shaikh" w:date="2013-10-19T02:16:00Z">
                <w:pPr>
                  <w:pStyle w:val="XML1"/>
                </w:pPr>
              </w:pPrChange>
            </w:pPr>
            <w:ins w:id="15868" w:author="aas" w:date="2013-10-14T02:06:00Z">
              <w:del w:id="15869" w:author="Anees Shaikh" w:date="2013-10-19T02:16:00Z">
                <w:r w:rsidDel="00E067A3">
                  <w:delText xml:space="preserve">                            &lt;xs:annotation&gt;</w:delText>
                </w:r>
              </w:del>
            </w:ins>
          </w:p>
          <w:p w14:paraId="2075A9E9" w14:textId="4091286B" w:rsidR="00874469" w:rsidDel="00E067A3" w:rsidRDefault="00874469">
            <w:pPr>
              <w:pStyle w:val="Appx"/>
              <w:rPr>
                <w:ins w:id="15870" w:author="aas" w:date="2013-10-14T02:06:00Z"/>
                <w:del w:id="15871" w:author="Anees Shaikh" w:date="2013-10-19T02:16:00Z"/>
              </w:rPr>
              <w:pPrChange w:id="15872" w:author="Anees Shaikh" w:date="2013-10-19T02:16:00Z">
                <w:pPr>
                  <w:pStyle w:val="XML1"/>
                </w:pPr>
              </w:pPrChange>
            </w:pPr>
            <w:ins w:id="15873" w:author="aas" w:date="2013-10-14T02:06:00Z">
              <w:del w:id="15874" w:author="Anees Shaikh" w:date="2013-10-19T02:16:00Z">
                <w:r w:rsidDel="00E067A3">
                  <w:delText xml:space="preserve">                              &lt;xs:documentation&gt;</w:delText>
                </w:r>
              </w:del>
            </w:ins>
          </w:p>
          <w:p w14:paraId="5D040AE9" w14:textId="1BC874D4" w:rsidR="00874469" w:rsidDel="00E067A3" w:rsidRDefault="00874469">
            <w:pPr>
              <w:pStyle w:val="Appx"/>
              <w:rPr>
                <w:ins w:id="15875" w:author="aas" w:date="2013-10-14T02:06:00Z"/>
                <w:del w:id="15876" w:author="Anees Shaikh" w:date="2013-10-19T02:16:00Z"/>
              </w:rPr>
              <w:pPrChange w:id="15877" w:author="Anees Shaikh" w:date="2013-10-19T02:16:00Z">
                <w:pPr>
                  <w:pStyle w:val="XML1"/>
                </w:pPr>
              </w:pPrChange>
            </w:pPr>
            <w:ins w:id="15878" w:author="aas" w:date="2013-10-14T02:06:00Z">
              <w:del w:id="15879"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880" w:author="aas" w:date="2013-10-14T02:06:00Z"/>
                <w:del w:id="15881" w:author="Anees Shaikh" w:date="2013-10-19T02:16:00Z"/>
              </w:rPr>
              <w:pPrChange w:id="15882" w:author="Anees Shaikh" w:date="2013-10-19T02:16:00Z">
                <w:pPr>
                  <w:pStyle w:val="XML1"/>
                </w:pPr>
              </w:pPrChange>
            </w:pPr>
            <w:ins w:id="15883" w:author="aas" w:date="2013-10-14T02:06:00Z">
              <w:del w:id="15884" w:author="Anees Shaikh" w:date="2013-10-19T02:16:00Z">
                <w:r w:rsidDel="00E067A3">
                  <w:delText xml:space="preserve">                              &lt;/xs:documentation&gt;</w:delText>
                </w:r>
              </w:del>
            </w:ins>
          </w:p>
          <w:p w14:paraId="1004E7D9" w14:textId="2DB5CC88" w:rsidR="00874469" w:rsidDel="00E067A3" w:rsidRDefault="00874469">
            <w:pPr>
              <w:pStyle w:val="Appx"/>
              <w:rPr>
                <w:ins w:id="15885" w:author="aas" w:date="2013-10-14T02:06:00Z"/>
                <w:del w:id="15886" w:author="Anees Shaikh" w:date="2013-10-19T02:16:00Z"/>
              </w:rPr>
              <w:pPrChange w:id="15887" w:author="Anees Shaikh" w:date="2013-10-19T02:16:00Z">
                <w:pPr>
                  <w:pStyle w:val="XML1"/>
                </w:pPr>
              </w:pPrChange>
            </w:pPr>
            <w:ins w:id="15888" w:author="aas" w:date="2013-10-14T02:06:00Z">
              <w:del w:id="15889" w:author="Anees Shaikh" w:date="2013-10-19T02:16:00Z">
                <w:r w:rsidDel="00E067A3">
                  <w:delText xml:space="preserve">                            &lt;/xs:annotation&gt;</w:delText>
                </w:r>
              </w:del>
            </w:ins>
          </w:p>
          <w:p w14:paraId="273F185F" w14:textId="32743A2D" w:rsidR="00874469" w:rsidDel="00E067A3" w:rsidRDefault="00874469">
            <w:pPr>
              <w:pStyle w:val="Appx"/>
              <w:rPr>
                <w:ins w:id="15890" w:author="aas" w:date="2013-10-14T02:06:00Z"/>
                <w:del w:id="15891" w:author="Anees Shaikh" w:date="2013-10-19T02:16:00Z"/>
              </w:rPr>
              <w:pPrChange w:id="15892" w:author="Anees Shaikh" w:date="2013-10-19T02:16:00Z">
                <w:pPr>
                  <w:pStyle w:val="XML1"/>
                </w:pPr>
              </w:pPrChange>
            </w:pPr>
            <w:ins w:id="15893" w:author="aas" w:date="2013-10-14T02:06:00Z">
              <w:del w:id="15894" w:author="Anees Shaikh" w:date="2013-10-19T02:16:00Z">
                <w:r w:rsidDel="00E067A3">
                  <w:delText xml:space="preserve">                            &lt;xs:complexType&gt;</w:delText>
                </w:r>
              </w:del>
            </w:ins>
          </w:p>
          <w:p w14:paraId="3A96B241" w14:textId="2FE88FBD" w:rsidR="00874469" w:rsidDel="00E067A3" w:rsidRDefault="00874469">
            <w:pPr>
              <w:pStyle w:val="Appx"/>
              <w:rPr>
                <w:ins w:id="15895" w:author="aas" w:date="2013-10-14T02:06:00Z"/>
                <w:del w:id="15896" w:author="Anees Shaikh" w:date="2013-10-19T02:16:00Z"/>
              </w:rPr>
              <w:pPrChange w:id="15897" w:author="Anees Shaikh" w:date="2013-10-19T02:16:00Z">
                <w:pPr>
                  <w:pStyle w:val="XML1"/>
                </w:pPr>
              </w:pPrChange>
            </w:pPr>
            <w:ins w:id="15898" w:author="aas" w:date="2013-10-14T02:06:00Z">
              <w:del w:id="15899" w:author="Anees Shaikh" w:date="2013-10-19T02:16:00Z">
                <w:r w:rsidDel="00E067A3">
                  <w:delText xml:space="preserve">                              &lt;xs:sequence&gt;</w:delText>
                </w:r>
              </w:del>
            </w:ins>
          </w:p>
          <w:p w14:paraId="424134DD" w14:textId="07DF12C4" w:rsidR="00874469" w:rsidDel="00E067A3" w:rsidRDefault="00874469">
            <w:pPr>
              <w:pStyle w:val="Appx"/>
              <w:rPr>
                <w:ins w:id="15900" w:author="aas" w:date="2013-10-14T02:06:00Z"/>
                <w:del w:id="15901" w:author="Anees Shaikh" w:date="2013-10-19T02:16:00Z"/>
              </w:rPr>
              <w:pPrChange w:id="15902" w:author="Anees Shaikh" w:date="2013-10-19T02:16:00Z">
                <w:pPr>
                  <w:pStyle w:val="XML1"/>
                </w:pPr>
              </w:pPrChange>
            </w:pPr>
            <w:ins w:id="15903" w:author="aas" w:date="2013-10-14T02:06:00Z">
              <w:del w:id="15904"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05" w:author="aas" w:date="2013-10-14T02:06:00Z"/>
                <w:del w:id="15906" w:author="Anees Shaikh" w:date="2013-10-19T02:16:00Z"/>
              </w:rPr>
              <w:pPrChange w:id="15907" w:author="Anees Shaikh" w:date="2013-10-19T02:16:00Z">
                <w:pPr>
                  <w:pStyle w:val="XML1"/>
                </w:pPr>
              </w:pPrChange>
            </w:pPr>
            <w:ins w:id="15908" w:author="aas" w:date="2013-10-14T02:06:00Z">
              <w:del w:id="15909"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10" w:author="aas" w:date="2013-10-14T02:06:00Z"/>
                <w:del w:id="15911" w:author="Anees Shaikh" w:date="2013-10-19T02:16:00Z"/>
              </w:rPr>
              <w:pPrChange w:id="15912" w:author="Anees Shaikh" w:date="2013-10-19T02:16:00Z">
                <w:pPr>
                  <w:pStyle w:val="XML1"/>
                </w:pPr>
              </w:pPrChange>
            </w:pPr>
            <w:ins w:id="15913" w:author="aas" w:date="2013-10-14T02:06:00Z">
              <w:del w:id="15914"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15" w:author="aas" w:date="2013-10-14T02:06:00Z"/>
                <w:del w:id="15916" w:author="Anees Shaikh" w:date="2013-10-19T02:16:00Z"/>
              </w:rPr>
              <w:pPrChange w:id="15917" w:author="Anees Shaikh" w:date="2013-10-19T02:16:00Z">
                <w:pPr>
                  <w:pStyle w:val="XML1"/>
                </w:pPr>
              </w:pPrChange>
            </w:pPr>
            <w:ins w:id="15918" w:author="aas" w:date="2013-10-14T02:06:00Z">
              <w:del w:id="15919" w:author="Anees Shaikh" w:date="2013-10-19T02:16:00Z">
                <w:r w:rsidDel="00E067A3">
                  <w:delText xml:space="preserve">                              &lt;/xs:sequence&gt;</w:delText>
                </w:r>
              </w:del>
            </w:ins>
          </w:p>
          <w:p w14:paraId="67E31468" w14:textId="5725B069" w:rsidR="00874469" w:rsidDel="00E067A3" w:rsidRDefault="00874469">
            <w:pPr>
              <w:pStyle w:val="Appx"/>
              <w:rPr>
                <w:ins w:id="15920" w:author="aas" w:date="2013-10-14T02:06:00Z"/>
                <w:del w:id="15921" w:author="Anees Shaikh" w:date="2013-10-19T02:16:00Z"/>
              </w:rPr>
              <w:pPrChange w:id="15922" w:author="Anees Shaikh" w:date="2013-10-19T02:16:00Z">
                <w:pPr>
                  <w:pStyle w:val="XML1"/>
                </w:pPr>
              </w:pPrChange>
            </w:pPr>
            <w:ins w:id="15923" w:author="aas" w:date="2013-10-14T02:06:00Z">
              <w:del w:id="15924" w:author="Anees Shaikh" w:date="2013-10-19T02:16:00Z">
                <w:r w:rsidDel="00E067A3">
                  <w:delText xml:space="preserve">                            &lt;/xs:complexType&gt;</w:delText>
                </w:r>
              </w:del>
            </w:ins>
          </w:p>
          <w:p w14:paraId="0D92D51E" w14:textId="418D6DFA" w:rsidR="00874469" w:rsidDel="00E067A3" w:rsidRDefault="00874469">
            <w:pPr>
              <w:pStyle w:val="Appx"/>
              <w:rPr>
                <w:ins w:id="15925" w:author="aas" w:date="2013-10-14T02:06:00Z"/>
                <w:del w:id="15926" w:author="Anees Shaikh" w:date="2013-10-19T02:16:00Z"/>
              </w:rPr>
              <w:pPrChange w:id="15927" w:author="Anees Shaikh" w:date="2013-10-19T02:16:00Z">
                <w:pPr>
                  <w:pStyle w:val="XML1"/>
                </w:pPr>
              </w:pPrChange>
            </w:pPr>
            <w:ins w:id="15928" w:author="aas" w:date="2013-10-14T02:06:00Z">
              <w:del w:id="15929" w:author="Anees Shaikh" w:date="2013-10-19T02:16:00Z">
                <w:r w:rsidDel="00E067A3">
                  <w:delText xml:space="preserve">                          &lt;/xs:element&gt;</w:delText>
                </w:r>
              </w:del>
            </w:ins>
          </w:p>
          <w:p w14:paraId="550692A0" w14:textId="69C0FA4B" w:rsidR="00874469" w:rsidDel="00E067A3" w:rsidRDefault="00874469">
            <w:pPr>
              <w:pStyle w:val="Appx"/>
              <w:rPr>
                <w:ins w:id="15930" w:author="aas" w:date="2013-10-14T02:06:00Z"/>
                <w:del w:id="15931" w:author="Anees Shaikh" w:date="2013-10-19T02:16:00Z"/>
              </w:rPr>
              <w:pPrChange w:id="15932" w:author="Anees Shaikh" w:date="2013-10-19T02:16:00Z">
                <w:pPr>
                  <w:pStyle w:val="XML1"/>
                </w:pPr>
              </w:pPrChange>
            </w:pPr>
            <w:ins w:id="15933" w:author="aas" w:date="2013-10-14T02:06:00Z">
              <w:del w:id="15934"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35" w:author="aas" w:date="2013-10-14T02:06:00Z"/>
                <w:del w:id="15936" w:author="Anees Shaikh" w:date="2013-10-19T02:16:00Z"/>
              </w:rPr>
              <w:pPrChange w:id="15937" w:author="Anees Shaikh" w:date="2013-10-19T02:16:00Z">
                <w:pPr>
                  <w:pStyle w:val="XML1"/>
                </w:pPr>
              </w:pPrChange>
            </w:pPr>
            <w:ins w:id="15938" w:author="aas" w:date="2013-10-14T02:06:00Z">
              <w:del w:id="15939" w:author="Anees Shaikh" w:date="2013-10-19T02:16:00Z">
                <w:r w:rsidDel="00E067A3">
                  <w:delText xml:space="preserve">                            &lt;xs:annotation&gt;</w:delText>
                </w:r>
              </w:del>
            </w:ins>
          </w:p>
          <w:p w14:paraId="78AC0057" w14:textId="0DF49B4C" w:rsidR="00874469" w:rsidDel="00E067A3" w:rsidRDefault="00874469">
            <w:pPr>
              <w:pStyle w:val="Appx"/>
              <w:rPr>
                <w:ins w:id="15940" w:author="aas" w:date="2013-10-14T02:06:00Z"/>
                <w:del w:id="15941" w:author="Anees Shaikh" w:date="2013-10-19T02:16:00Z"/>
              </w:rPr>
              <w:pPrChange w:id="15942" w:author="Anees Shaikh" w:date="2013-10-19T02:16:00Z">
                <w:pPr>
                  <w:pStyle w:val="XML1"/>
                </w:pPr>
              </w:pPrChange>
            </w:pPr>
            <w:ins w:id="15943" w:author="aas" w:date="2013-10-14T02:06:00Z">
              <w:del w:id="15944" w:author="Anees Shaikh" w:date="2013-10-19T02:16:00Z">
                <w:r w:rsidDel="00E067A3">
                  <w:delText xml:space="preserve">                              &lt;xs:documentation&gt;</w:delText>
                </w:r>
              </w:del>
            </w:ins>
          </w:p>
          <w:p w14:paraId="7995FA85" w14:textId="35F0D497" w:rsidR="00874469" w:rsidDel="00E067A3" w:rsidRDefault="00874469">
            <w:pPr>
              <w:pStyle w:val="Appx"/>
              <w:rPr>
                <w:ins w:id="15945" w:author="aas" w:date="2013-10-14T02:06:00Z"/>
                <w:del w:id="15946" w:author="Anees Shaikh" w:date="2013-10-19T02:16:00Z"/>
              </w:rPr>
              <w:pPrChange w:id="15947" w:author="Anees Shaikh" w:date="2013-10-19T02:16:00Z">
                <w:pPr>
                  <w:pStyle w:val="XML1"/>
                </w:pPr>
              </w:pPrChange>
            </w:pPr>
            <w:ins w:id="15948" w:author="aas" w:date="2013-10-14T02:06:00Z">
              <w:del w:id="15949"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50" w:author="aas" w:date="2013-10-14T02:06:00Z"/>
                <w:del w:id="15951" w:author="Anees Shaikh" w:date="2013-10-19T02:16:00Z"/>
              </w:rPr>
              <w:pPrChange w:id="15952" w:author="Anees Shaikh" w:date="2013-10-19T02:16:00Z">
                <w:pPr>
                  <w:pStyle w:val="XML1"/>
                </w:pPr>
              </w:pPrChange>
            </w:pPr>
            <w:ins w:id="15953" w:author="aas" w:date="2013-10-14T02:06:00Z">
              <w:del w:id="15954" w:author="Anees Shaikh" w:date="2013-10-19T02:16:00Z">
                <w:r w:rsidDel="00E067A3">
                  <w:delText xml:space="preserve">                              &lt;/xs:documentation&gt;</w:delText>
                </w:r>
              </w:del>
            </w:ins>
          </w:p>
          <w:p w14:paraId="0E3791A8" w14:textId="0A51ABEA" w:rsidR="00874469" w:rsidDel="00E067A3" w:rsidRDefault="00874469">
            <w:pPr>
              <w:pStyle w:val="Appx"/>
              <w:rPr>
                <w:ins w:id="15955" w:author="aas" w:date="2013-10-14T02:06:00Z"/>
                <w:del w:id="15956" w:author="Anees Shaikh" w:date="2013-10-19T02:16:00Z"/>
              </w:rPr>
              <w:pPrChange w:id="15957" w:author="Anees Shaikh" w:date="2013-10-19T02:16:00Z">
                <w:pPr>
                  <w:pStyle w:val="XML1"/>
                </w:pPr>
              </w:pPrChange>
            </w:pPr>
            <w:ins w:id="15958" w:author="aas" w:date="2013-10-14T02:06:00Z">
              <w:del w:id="15959" w:author="Anees Shaikh" w:date="2013-10-19T02:16:00Z">
                <w:r w:rsidDel="00E067A3">
                  <w:delText xml:space="preserve">                            &lt;/xs:annotation&gt;</w:delText>
                </w:r>
              </w:del>
            </w:ins>
          </w:p>
          <w:p w14:paraId="04DB850B" w14:textId="7A3CDE16" w:rsidR="00874469" w:rsidDel="00E067A3" w:rsidRDefault="00874469">
            <w:pPr>
              <w:pStyle w:val="Appx"/>
              <w:rPr>
                <w:ins w:id="15960" w:author="aas" w:date="2013-10-14T02:06:00Z"/>
                <w:del w:id="15961" w:author="Anees Shaikh" w:date="2013-10-19T02:16:00Z"/>
              </w:rPr>
              <w:pPrChange w:id="15962" w:author="Anees Shaikh" w:date="2013-10-19T02:16:00Z">
                <w:pPr>
                  <w:pStyle w:val="XML1"/>
                </w:pPr>
              </w:pPrChange>
            </w:pPr>
            <w:ins w:id="15963" w:author="aas" w:date="2013-10-14T02:06:00Z">
              <w:del w:id="15964" w:author="Anees Shaikh" w:date="2013-10-19T02:16:00Z">
                <w:r w:rsidDel="00E067A3">
                  <w:delText xml:space="preserve">                            &lt;xs:complexType&gt;</w:delText>
                </w:r>
              </w:del>
            </w:ins>
          </w:p>
          <w:p w14:paraId="748BB482" w14:textId="0C20E709" w:rsidR="00874469" w:rsidDel="00E067A3" w:rsidRDefault="00874469">
            <w:pPr>
              <w:pStyle w:val="Appx"/>
              <w:rPr>
                <w:ins w:id="15965" w:author="aas" w:date="2013-10-14T02:06:00Z"/>
                <w:del w:id="15966" w:author="Anees Shaikh" w:date="2013-10-19T02:16:00Z"/>
              </w:rPr>
              <w:pPrChange w:id="15967" w:author="Anees Shaikh" w:date="2013-10-19T02:16:00Z">
                <w:pPr>
                  <w:pStyle w:val="XML1"/>
                </w:pPr>
              </w:pPrChange>
            </w:pPr>
            <w:ins w:id="15968" w:author="aas" w:date="2013-10-14T02:06:00Z">
              <w:del w:id="15969" w:author="Anees Shaikh" w:date="2013-10-19T02:16:00Z">
                <w:r w:rsidDel="00E067A3">
                  <w:delText xml:space="preserve">                              &lt;xs:sequence&gt;</w:delText>
                </w:r>
              </w:del>
            </w:ins>
          </w:p>
          <w:p w14:paraId="2E98E44D" w14:textId="2CD9BE2A" w:rsidR="00874469" w:rsidDel="00E067A3" w:rsidRDefault="00874469">
            <w:pPr>
              <w:pStyle w:val="Appx"/>
              <w:rPr>
                <w:ins w:id="15970" w:author="aas" w:date="2013-10-14T02:06:00Z"/>
                <w:del w:id="15971" w:author="Anees Shaikh" w:date="2013-10-19T02:16:00Z"/>
              </w:rPr>
              <w:pPrChange w:id="15972" w:author="Anees Shaikh" w:date="2013-10-19T02:16:00Z">
                <w:pPr>
                  <w:pStyle w:val="XML1"/>
                </w:pPr>
              </w:pPrChange>
            </w:pPr>
            <w:ins w:id="15973" w:author="aas" w:date="2013-10-14T02:06:00Z">
              <w:del w:id="15974"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5975" w:author="aas" w:date="2013-10-14T02:06:00Z"/>
                <w:del w:id="15976" w:author="Anees Shaikh" w:date="2013-10-19T02:16:00Z"/>
              </w:rPr>
              <w:pPrChange w:id="15977" w:author="Anees Shaikh" w:date="2013-10-19T02:16:00Z">
                <w:pPr>
                  <w:pStyle w:val="XML1"/>
                </w:pPr>
              </w:pPrChange>
            </w:pPr>
            <w:ins w:id="15978" w:author="aas" w:date="2013-10-14T02:06:00Z">
              <w:del w:id="15979"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5980" w:author="aas" w:date="2013-10-14T02:06:00Z"/>
                <w:del w:id="15981" w:author="Anees Shaikh" w:date="2013-10-19T02:16:00Z"/>
              </w:rPr>
              <w:pPrChange w:id="15982" w:author="Anees Shaikh" w:date="2013-10-19T02:16:00Z">
                <w:pPr>
                  <w:pStyle w:val="XML1"/>
                </w:pPr>
              </w:pPrChange>
            </w:pPr>
            <w:ins w:id="15983" w:author="aas" w:date="2013-10-14T02:06:00Z">
              <w:del w:id="15984" w:author="Anees Shaikh" w:date="2013-10-19T02:16:00Z">
                <w:r w:rsidDel="00E067A3">
                  <w:delText xml:space="preserve">                                        namespace="##other" processContents="lax"/&gt;</w:delText>
                </w:r>
              </w:del>
            </w:ins>
          </w:p>
          <w:p w14:paraId="53C1E5ED" w14:textId="3985FDEE" w:rsidR="00874469" w:rsidDel="00E067A3" w:rsidRDefault="00874469">
            <w:pPr>
              <w:pStyle w:val="Appx"/>
              <w:rPr>
                <w:ins w:id="15985" w:author="aas" w:date="2013-10-14T02:06:00Z"/>
                <w:del w:id="15986" w:author="Anees Shaikh" w:date="2013-10-19T02:16:00Z"/>
              </w:rPr>
              <w:pPrChange w:id="15987" w:author="Anees Shaikh" w:date="2013-10-19T02:16:00Z">
                <w:pPr>
                  <w:pStyle w:val="XML1"/>
                </w:pPr>
              </w:pPrChange>
            </w:pPr>
            <w:ins w:id="15988" w:author="aas" w:date="2013-10-14T02:06:00Z">
              <w:del w:id="15989" w:author="Anees Shaikh" w:date="2013-10-19T02:16:00Z">
                <w:r w:rsidDel="00E067A3">
                  <w:delText xml:space="preserve">                              &lt;/xs:sequence&gt;</w:delText>
                </w:r>
              </w:del>
            </w:ins>
          </w:p>
          <w:p w14:paraId="509EA87D" w14:textId="646B6B44" w:rsidR="00874469" w:rsidDel="00E067A3" w:rsidRDefault="00874469">
            <w:pPr>
              <w:pStyle w:val="Appx"/>
              <w:rPr>
                <w:ins w:id="15990" w:author="aas" w:date="2013-10-14T02:06:00Z"/>
                <w:del w:id="15991" w:author="Anees Shaikh" w:date="2013-10-19T02:16:00Z"/>
              </w:rPr>
              <w:pPrChange w:id="15992" w:author="Anees Shaikh" w:date="2013-10-19T02:16:00Z">
                <w:pPr>
                  <w:pStyle w:val="XML1"/>
                </w:pPr>
              </w:pPrChange>
            </w:pPr>
            <w:ins w:id="15993" w:author="aas" w:date="2013-10-14T02:06:00Z">
              <w:del w:id="15994" w:author="Anees Shaikh" w:date="2013-10-19T02:16:00Z">
                <w:r w:rsidDel="00E067A3">
                  <w:delText xml:space="preserve">                            &lt;/xs:complexType&gt;</w:delText>
                </w:r>
              </w:del>
            </w:ins>
          </w:p>
          <w:p w14:paraId="71B292C2" w14:textId="07FEFC21" w:rsidR="00874469" w:rsidDel="00E067A3" w:rsidRDefault="00874469">
            <w:pPr>
              <w:pStyle w:val="Appx"/>
              <w:rPr>
                <w:ins w:id="15995" w:author="aas" w:date="2013-10-14T02:06:00Z"/>
                <w:del w:id="15996" w:author="Anees Shaikh" w:date="2013-10-19T02:16:00Z"/>
              </w:rPr>
              <w:pPrChange w:id="15997" w:author="Anees Shaikh" w:date="2013-10-19T02:16:00Z">
                <w:pPr>
                  <w:pStyle w:val="XML1"/>
                </w:pPr>
              </w:pPrChange>
            </w:pPr>
            <w:ins w:id="15998" w:author="aas" w:date="2013-10-14T02:06:00Z">
              <w:del w:id="15999" w:author="Anees Shaikh" w:date="2013-10-19T02:16:00Z">
                <w:r w:rsidDel="00E067A3">
                  <w:delText xml:space="preserve">                          &lt;/xs:element&gt;</w:delText>
                </w:r>
              </w:del>
            </w:ins>
          </w:p>
          <w:p w14:paraId="6AB50406" w14:textId="5C1B2B18" w:rsidR="00874469" w:rsidDel="00E067A3" w:rsidRDefault="00874469">
            <w:pPr>
              <w:pStyle w:val="Appx"/>
              <w:rPr>
                <w:ins w:id="16000" w:author="aas" w:date="2013-10-14T02:06:00Z"/>
                <w:del w:id="16001" w:author="Anees Shaikh" w:date="2013-10-19T02:16:00Z"/>
              </w:rPr>
              <w:pPrChange w:id="16002" w:author="Anees Shaikh" w:date="2013-10-19T02:16:00Z">
                <w:pPr>
                  <w:pStyle w:val="XML1"/>
                </w:pPr>
              </w:pPrChange>
            </w:pPr>
            <w:ins w:id="16003" w:author="aas" w:date="2013-10-14T02:06:00Z">
              <w:del w:id="16004"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05" w:author="aas" w:date="2013-10-14T02:06:00Z"/>
                <w:del w:id="16006" w:author="Anees Shaikh" w:date="2013-10-19T02:16:00Z"/>
              </w:rPr>
              <w:pPrChange w:id="16007" w:author="Anees Shaikh" w:date="2013-10-19T02:16:00Z">
                <w:pPr>
                  <w:pStyle w:val="XML1"/>
                </w:pPr>
              </w:pPrChange>
            </w:pPr>
            <w:ins w:id="16008" w:author="aas" w:date="2013-10-14T02:06:00Z">
              <w:del w:id="16009"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10" w:author="aas" w:date="2013-10-14T02:06:00Z"/>
                <w:del w:id="16011" w:author="Anees Shaikh" w:date="2013-10-19T02:16:00Z"/>
              </w:rPr>
              <w:pPrChange w:id="16012" w:author="Anees Shaikh" w:date="2013-10-19T02:16:00Z">
                <w:pPr>
                  <w:pStyle w:val="XML1"/>
                </w:pPr>
              </w:pPrChange>
            </w:pPr>
            <w:ins w:id="16013" w:author="aas" w:date="2013-10-14T02:06:00Z">
              <w:del w:id="16014" w:author="Anees Shaikh" w:date="2013-10-19T02:16:00Z">
                <w:r w:rsidDel="00E067A3">
                  <w:delText xml:space="preserve">                        &lt;/xs:sequence&gt;</w:delText>
                </w:r>
              </w:del>
            </w:ins>
          </w:p>
          <w:p w14:paraId="55027C12" w14:textId="22670F7D" w:rsidR="00874469" w:rsidDel="00E067A3" w:rsidRDefault="00874469">
            <w:pPr>
              <w:pStyle w:val="Appx"/>
              <w:rPr>
                <w:ins w:id="16015" w:author="aas" w:date="2013-10-14T02:06:00Z"/>
                <w:del w:id="16016" w:author="Anees Shaikh" w:date="2013-10-19T02:16:00Z"/>
              </w:rPr>
              <w:pPrChange w:id="16017" w:author="Anees Shaikh" w:date="2013-10-19T02:16:00Z">
                <w:pPr>
                  <w:pStyle w:val="XML1"/>
                </w:pPr>
              </w:pPrChange>
            </w:pPr>
            <w:ins w:id="16018" w:author="aas" w:date="2013-10-14T02:06:00Z">
              <w:del w:id="16019" w:author="Anees Shaikh" w:date="2013-10-19T02:16:00Z">
                <w:r w:rsidDel="00E067A3">
                  <w:delText xml:space="preserve">                      &lt;/xs:complexType&gt;</w:delText>
                </w:r>
              </w:del>
            </w:ins>
          </w:p>
          <w:p w14:paraId="5B5E92C2" w14:textId="66C9ED20" w:rsidR="00874469" w:rsidDel="00E067A3" w:rsidRDefault="00874469">
            <w:pPr>
              <w:pStyle w:val="Appx"/>
              <w:rPr>
                <w:ins w:id="16020" w:author="aas" w:date="2013-10-14T02:06:00Z"/>
                <w:del w:id="16021" w:author="Anees Shaikh" w:date="2013-10-19T02:16:00Z"/>
              </w:rPr>
              <w:pPrChange w:id="16022" w:author="Anees Shaikh" w:date="2013-10-19T02:16:00Z">
                <w:pPr>
                  <w:pStyle w:val="XML1"/>
                </w:pPr>
              </w:pPrChange>
            </w:pPr>
            <w:ins w:id="16023" w:author="aas" w:date="2013-10-14T02:06:00Z">
              <w:del w:id="16024" w:author="Anees Shaikh" w:date="2013-10-19T02:16:00Z">
                <w:r w:rsidDel="00E067A3">
                  <w:delText xml:space="preserve">                    &lt;/xs:element&gt;</w:delText>
                </w:r>
              </w:del>
            </w:ins>
          </w:p>
          <w:p w14:paraId="5630FC9C" w14:textId="6B9ABFBC" w:rsidR="00874469" w:rsidDel="00E067A3" w:rsidRDefault="00874469">
            <w:pPr>
              <w:pStyle w:val="Appx"/>
              <w:rPr>
                <w:ins w:id="16025" w:author="aas" w:date="2013-10-14T02:06:00Z"/>
                <w:del w:id="16026" w:author="Anees Shaikh" w:date="2013-10-19T02:16:00Z"/>
              </w:rPr>
              <w:pPrChange w:id="16027" w:author="Anees Shaikh" w:date="2013-10-19T02:16:00Z">
                <w:pPr>
                  <w:pStyle w:val="XML1"/>
                </w:pPr>
              </w:pPrChange>
            </w:pPr>
            <w:ins w:id="16028" w:author="aas" w:date="2013-10-14T02:06:00Z">
              <w:del w:id="16029"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30" w:author="aas" w:date="2013-10-14T02:06:00Z"/>
                <w:del w:id="16031" w:author="Anees Shaikh" w:date="2013-10-19T02:16:00Z"/>
              </w:rPr>
              <w:pPrChange w:id="16032" w:author="Anees Shaikh" w:date="2013-10-19T02:16:00Z">
                <w:pPr>
                  <w:pStyle w:val="XML1"/>
                </w:pPr>
              </w:pPrChange>
            </w:pPr>
            <w:ins w:id="16033" w:author="aas" w:date="2013-10-14T02:06:00Z">
              <w:del w:id="16034" w:author="Anees Shaikh" w:date="2013-10-19T02:16:00Z">
                <w:r w:rsidDel="00E067A3">
                  <w:delText xml:space="preserve">                      &lt;xs:annotation&gt;</w:delText>
                </w:r>
              </w:del>
            </w:ins>
          </w:p>
          <w:p w14:paraId="32A97E4A" w14:textId="1D291F3F" w:rsidR="00874469" w:rsidDel="00E067A3" w:rsidRDefault="00874469">
            <w:pPr>
              <w:pStyle w:val="Appx"/>
              <w:rPr>
                <w:ins w:id="16035" w:author="aas" w:date="2013-10-14T02:06:00Z"/>
                <w:del w:id="16036" w:author="Anees Shaikh" w:date="2013-10-19T02:16:00Z"/>
              </w:rPr>
              <w:pPrChange w:id="16037" w:author="Anees Shaikh" w:date="2013-10-19T02:16:00Z">
                <w:pPr>
                  <w:pStyle w:val="XML1"/>
                </w:pPr>
              </w:pPrChange>
            </w:pPr>
            <w:ins w:id="16038" w:author="aas" w:date="2013-10-14T02:06:00Z">
              <w:del w:id="16039" w:author="Anees Shaikh" w:date="2013-10-19T02:16:00Z">
                <w:r w:rsidDel="00E067A3">
                  <w:delText xml:space="preserve">                        &lt;xs:documentation&gt;</w:delText>
                </w:r>
              </w:del>
            </w:ins>
          </w:p>
          <w:p w14:paraId="2B5EA437" w14:textId="4DA06603" w:rsidR="00874469" w:rsidDel="00E067A3" w:rsidRDefault="00874469">
            <w:pPr>
              <w:pStyle w:val="Appx"/>
              <w:rPr>
                <w:ins w:id="16040" w:author="aas" w:date="2013-10-14T02:06:00Z"/>
                <w:del w:id="16041" w:author="Anees Shaikh" w:date="2013-10-19T02:16:00Z"/>
              </w:rPr>
              <w:pPrChange w:id="16042" w:author="Anees Shaikh" w:date="2013-10-19T02:16:00Z">
                <w:pPr>
                  <w:pStyle w:val="XML1"/>
                </w:pPr>
              </w:pPrChange>
            </w:pPr>
            <w:ins w:id="16043" w:author="aas" w:date="2013-10-14T02:06:00Z">
              <w:del w:id="16044"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45" w:author="aas" w:date="2013-10-14T02:06:00Z"/>
                <w:del w:id="16046" w:author="Anees Shaikh" w:date="2013-10-19T02:16:00Z"/>
              </w:rPr>
              <w:pPrChange w:id="16047" w:author="Anees Shaikh" w:date="2013-10-19T02:16:00Z">
                <w:pPr>
                  <w:pStyle w:val="XML1"/>
                </w:pPr>
              </w:pPrChange>
            </w:pPr>
            <w:ins w:id="16048" w:author="aas" w:date="2013-10-14T02:06:00Z">
              <w:del w:id="16049"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50" w:author="aas" w:date="2013-10-14T02:06:00Z"/>
                <w:del w:id="16051" w:author="Anees Shaikh" w:date="2013-10-19T02:16:00Z"/>
              </w:rPr>
              <w:pPrChange w:id="16052" w:author="Anees Shaikh" w:date="2013-10-19T02:16:00Z">
                <w:pPr>
                  <w:pStyle w:val="XML1"/>
                </w:pPr>
              </w:pPrChange>
            </w:pPr>
            <w:ins w:id="16053" w:author="aas" w:date="2013-10-14T02:06:00Z">
              <w:del w:id="16054"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055" w:author="aas" w:date="2013-10-14T02:06:00Z"/>
                <w:del w:id="16056" w:author="Anees Shaikh" w:date="2013-10-19T02:16:00Z"/>
              </w:rPr>
              <w:pPrChange w:id="16057" w:author="Anees Shaikh" w:date="2013-10-19T02:16:00Z">
                <w:pPr>
                  <w:pStyle w:val="XML1"/>
                </w:pPr>
              </w:pPrChange>
            </w:pPr>
            <w:ins w:id="16058" w:author="aas" w:date="2013-10-14T02:06:00Z">
              <w:del w:id="16059"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060" w:author="aas" w:date="2013-10-14T02:06:00Z"/>
                <w:del w:id="16061" w:author="Anees Shaikh" w:date="2013-10-19T02:16:00Z"/>
              </w:rPr>
              <w:pPrChange w:id="16062" w:author="Anees Shaikh" w:date="2013-10-19T02:16:00Z">
                <w:pPr>
                  <w:pStyle w:val="XML1"/>
                </w:pPr>
              </w:pPrChange>
            </w:pPr>
            <w:ins w:id="16063" w:author="aas" w:date="2013-10-14T02:06:00Z">
              <w:del w:id="16064"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065" w:author="aas" w:date="2013-10-14T02:06:00Z"/>
                <w:del w:id="16066" w:author="Anees Shaikh" w:date="2013-10-19T02:16:00Z"/>
              </w:rPr>
              <w:pPrChange w:id="16067" w:author="Anees Shaikh" w:date="2013-10-19T02:16:00Z">
                <w:pPr>
                  <w:pStyle w:val="XML1"/>
                </w:pPr>
              </w:pPrChange>
            </w:pPr>
            <w:ins w:id="16068" w:author="aas" w:date="2013-10-14T02:06:00Z">
              <w:del w:id="16069"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070" w:author="aas" w:date="2013-10-14T02:06:00Z"/>
                <w:del w:id="16071" w:author="Anees Shaikh" w:date="2013-10-19T02:16:00Z"/>
              </w:rPr>
              <w:pPrChange w:id="16072" w:author="Anees Shaikh" w:date="2013-10-19T02:16:00Z">
                <w:pPr>
                  <w:pStyle w:val="XML1"/>
                </w:pPr>
              </w:pPrChange>
            </w:pPr>
            <w:ins w:id="16073" w:author="aas" w:date="2013-10-14T02:06:00Z">
              <w:del w:id="16074"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075" w:author="aas" w:date="2013-10-14T02:06:00Z"/>
                <w:del w:id="16076" w:author="Anees Shaikh" w:date="2013-10-19T02:16:00Z"/>
              </w:rPr>
              <w:pPrChange w:id="16077" w:author="Anees Shaikh" w:date="2013-10-19T02:16:00Z">
                <w:pPr>
                  <w:pStyle w:val="XML1"/>
                </w:pPr>
              </w:pPrChange>
            </w:pPr>
            <w:ins w:id="16078" w:author="aas" w:date="2013-10-14T02:06:00Z">
              <w:del w:id="16079"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080" w:author="aas" w:date="2013-10-14T02:06:00Z"/>
                <w:del w:id="16081" w:author="Anees Shaikh" w:date="2013-10-19T02:16:00Z"/>
              </w:rPr>
              <w:pPrChange w:id="16082" w:author="Anees Shaikh" w:date="2013-10-19T02:16:00Z">
                <w:pPr>
                  <w:pStyle w:val="XML1"/>
                </w:pPr>
              </w:pPrChange>
            </w:pPr>
            <w:ins w:id="16083" w:author="aas" w:date="2013-10-14T02:06:00Z">
              <w:del w:id="16084" w:author="Anees Shaikh" w:date="2013-10-19T02:16:00Z">
                <w:r w:rsidDel="00E067A3">
                  <w:delText xml:space="preserve">                                 ignored.</w:delText>
                </w:r>
              </w:del>
            </w:ins>
          </w:p>
          <w:p w14:paraId="147EFB75" w14:textId="252C3BE6" w:rsidR="00874469" w:rsidDel="00E067A3" w:rsidRDefault="00874469">
            <w:pPr>
              <w:pStyle w:val="Appx"/>
              <w:rPr>
                <w:ins w:id="16085" w:author="aas" w:date="2013-10-14T02:06:00Z"/>
                <w:del w:id="16086" w:author="Anees Shaikh" w:date="2013-10-19T02:16:00Z"/>
              </w:rPr>
              <w:pPrChange w:id="16087" w:author="Anees Shaikh" w:date="2013-10-19T02:16:00Z">
                <w:pPr>
                  <w:pStyle w:val="XML1"/>
                </w:pPr>
              </w:pPrChange>
            </w:pPr>
            <w:ins w:id="16088" w:author="aas" w:date="2013-10-14T02:06:00Z">
              <w:del w:id="16089" w:author="Anees Shaikh" w:date="2013-10-19T02:16:00Z">
                <w:r w:rsidDel="00E067A3">
                  <w:delText xml:space="preserve">                        &lt;/xs:documentation&gt;</w:delText>
                </w:r>
              </w:del>
            </w:ins>
          </w:p>
          <w:p w14:paraId="66816116" w14:textId="2D02A0C7" w:rsidR="00874469" w:rsidDel="00E067A3" w:rsidRDefault="00874469">
            <w:pPr>
              <w:pStyle w:val="Appx"/>
              <w:rPr>
                <w:ins w:id="16090" w:author="aas" w:date="2013-10-14T02:06:00Z"/>
                <w:del w:id="16091" w:author="Anees Shaikh" w:date="2013-10-19T02:16:00Z"/>
              </w:rPr>
              <w:pPrChange w:id="16092" w:author="Anees Shaikh" w:date="2013-10-19T02:16:00Z">
                <w:pPr>
                  <w:pStyle w:val="XML1"/>
                </w:pPr>
              </w:pPrChange>
            </w:pPr>
            <w:ins w:id="16093" w:author="aas" w:date="2013-10-14T02:06:00Z">
              <w:del w:id="16094" w:author="Anees Shaikh" w:date="2013-10-19T02:16:00Z">
                <w:r w:rsidDel="00E067A3">
                  <w:delText xml:space="preserve">                      &lt;/xs:annotation&gt;</w:delText>
                </w:r>
              </w:del>
            </w:ins>
          </w:p>
          <w:p w14:paraId="0C7681EE" w14:textId="58DEAAF0" w:rsidR="00874469" w:rsidDel="00E067A3" w:rsidRDefault="00874469">
            <w:pPr>
              <w:pStyle w:val="Appx"/>
              <w:rPr>
                <w:ins w:id="16095" w:author="aas" w:date="2013-10-14T02:06:00Z"/>
                <w:del w:id="16096" w:author="Anees Shaikh" w:date="2013-10-19T02:16:00Z"/>
              </w:rPr>
              <w:pPrChange w:id="16097" w:author="Anees Shaikh" w:date="2013-10-19T02:16:00Z">
                <w:pPr>
                  <w:pStyle w:val="XML1"/>
                </w:pPr>
              </w:pPrChange>
            </w:pPr>
            <w:ins w:id="16098" w:author="aas" w:date="2013-10-14T02:06:00Z">
              <w:del w:id="16099" w:author="Anees Shaikh" w:date="2013-10-19T02:16:00Z">
                <w:r w:rsidDel="00E067A3">
                  <w:delText xml:space="preserve">                    &lt;/xs:element&gt;</w:delText>
                </w:r>
              </w:del>
            </w:ins>
          </w:p>
          <w:p w14:paraId="39634162" w14:textId="71509F50" w:rsidR="00874469" w:rsidDel="00E067A3" w:rsidRDefault="00874469">
            <w:pPr>
              <w:pStyle w:val="Appx"/>
              <w:rPr>
                <w:ins w:id="16100" w:author="aas" w:date="2013-10-14T02:06:00Z"/>
                <w:del w:id="16101" w:author="Anees Shaikh" w:date="2013-10-19T02:16:00Z"/>
              </w:rPr>
              <w:pPrChange w:id="16102" w:author="Anees Shaikh" w:date="2013-10-19T02:16:00Z">
                <w:pPr>
                  <w:pStyle w:val="XML1"/>
                </w:pPr>
              </w:pPrChange>
            </w:pPr>
            <w:ins w:id="16103" w:author="aas" w:date="2013-10-14T02:06:00Z">
              <w:del w:id="16104"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05" w:author="aas" w:date="2013-10-14T02:06:00Z"/>
                <w:del w:id="16106" w:author="Anees Shaikh" w:date="2013-10-19T02:16:00Z"/>
              </w:rPr>
              <w:pPrChange w:id="16107" w:author="Anees Shaikh" w:date="2013-10-19T02:16:00Z">
                <w:pPr>
                  <w:pStyle w:val="XML1"/>
                </w:pPr>
              </w:pPrChange>
            </w:pPr>
            <w:ins w:id="16108" w:author="aas" w:date="2013-10-14T02:06:00Z">
              <w:del w:id="16109" w:author="Anees Shaikh" w:date="2013-10-19T02:16:00Z">
                <w:r w:rsidDel="00E067A3">
                  <w:delText xml:space="preserve">                      &lt;xs:annotation&gt;</w:delText>
                </w:r>
              </w:del>
            </w:ins>
          </w:p>
          <w:p w14:paraId="5BF895E8" w14:textId="1F4BB3BC" w:rsidR="00874469" w:rsidDel="00E067A3" w:rsidRDefault="00874469">
            <w:pPr>
              <w:pStyle w:val="Appx"/>
              <w:rPr>
                <w:ins w:id="16110" w:author="aas" w:date="2013-10-14T02:06:00Z"/>
                <w:del w:id="16111" w:author="Anees Shaikh" w:date="2013-10-19T02:16:00Z"/>
              </w:rPr>
              <w:pPrChange w:id="16112" w:author="Anees Shaikh" w:date="2013-10-19T02:16:00Z">
                <w:pPr>
                  <w:pStyle w:val="XML1"/>
                </w:pPr>
              </w:pPrChange>
            </w:pPr>
            <w:ins w:id="16113" w:author="aas" w:date="2013-10-14T02:06:00Z">
              <w:del w:id="16114" w:author="Anees Shaikh" w:date="2013-10-19T02:16:00Z">
                <w:r w:rsidDel="00E067A3">
                  <w:delText xml:space="preserve">                        &lt;xs:documentation&gt;</w:delText>
                </w:r>
              </w:del>
            </w:ins>
          </w:p>
          <w:p w14:paraId="6A9BD3B9" w14:textId="363AF4B6" w:rsidR="00874469" w:rsidDel="00E067A3" w:rsidRDefault="00874469">
            <w:pPr>
              <w:pStyle w:val="Appx"/>
              <w:rPr>
                <w:ins w:id="16115" w:author="aas" w:date="2013-10-14T02:06:00Z"/>
                <w:del w:id="16116" w:author="Anees Shaikh" w:date="2013-10-19T02:16:00Z"/>
              </w:rPr>
              <w:pPrChange w:id="16117" w:author="Anees Shaikh" w:date="2013-10-19T02:16:00Z">
                <w:pPr>
                  <w:pStyle w:val="XML1"/>
                </w:pPr>
              </w:pPrChange>
            </w:pPr>
            <w:ins w:id="16118" w:author="aas" w:date="2013-10-14T02:06:00Z">
              <w:del w:id="16119"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20" w:author="aas" w:date="2013-10-14T02:06:00Z"/>
                <w:del w:id="16121" w:author="Anees Shaikh" w:date="2013-10-19T02:16:00Z"/>
              </w:rPr>
              <w:pPrChange w:id="16122" w:author="Anees Shaikh" w:date="2013-10-19T02:16:00Z">
                <w:pPr>
                  <w:pStyle w:val="XML1"/>
                </w:pPr>
              </w:pPrChange>
            </w:pPr>
            <w:ins w:id="16123" w:author="aas" w:date="2013-10-14T02:06:00Z">
              <w:del w:id="16124"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25" w:author="aas" w:date="2013-10-14T02:06:00Z"/>
                <w:del w:id="16126" w:author="Anees Shaikh" w:date="2013-10-19T02:16:00Z"/>
              </w:rPr>
              <w:pPrChange w:id="16127" w:author="Anees Shaikh" w:date="2013-10-19T02:16:00Z">
                <w:pPr>
                  <w:pStyle w:val="XML1"/>
                </w:pPr>
              </w:pPrChange>
            </w:pPr>
            <w:ins w:id="16128" w:author="aas" w:date="2013-10-14T02:06:00Z">
              <w:del w:id="16129"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30" w:author="aas" w:date="2013-10-14T02:06:00Z"/>
                <w:del w:id="16131" w:author="Anees Shaikh" w:date="2013-10-19T02:16:00Z"/>
              </w:rPr>
              <w:pPrChange w:id="16132" w:author="Anees Shaikh" w:date="2013-10-19T02:16:00Z">
                <w:pPr>
                  <w:pStyle w:val="XML1"/>
                </w:pPr>
              </w:pPrChange>
            </w:pPr>
            <w:ins w:id="16133" w:author="aas" w:date="2013-10-14T02:06:00Z">
              <w:del w:id="16134"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35" w:author="aas" w:date="2013-10-14T02:06:00Z"/>
                <w:del w:id="16136" w:author="Anees Shaikh" w:date="2013-10-19T02:16:00Z"/>
              </w:rPr>
              <w:pPrChange w:id="16137" w:author="Anees Shaikh" w:date="2013-10-19T02:16:00Z">
                <w:pPr>
                  <w:pStyle w:val="XML1"/>
                </w:pPr>
              </w:pPrChange>
            </w:pPr>
            <w:ins w:id="16138" w:author="aas" w:date="2013-10-14T02:06:00Z">
              <w:del w:id="16139"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40" w:author="aas" w:date="2013-10-14T02:06:00Z"/>
                <w:del w:id="16141" w:author="Anees Shaikh" w:date="2013-10-19T02:16:00Z"/>
              </w:rPr>
              <w:pPrChange w:id="16142" w:author="Anees Shaikh" w:date="2013-10-19T02:16:00Z">
                <w:pPr>
                  <w:pStyle w:val="XML1"/>
                </w:pPr>
              </w:pPrChange>
            </w:pPr>
            <w:ins w:id="16143" w:author="aas" w:date="2013-10-14T02:06:00Z">
              <w:del w:id="16144"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45" w:author="aas" w:date="2013-10-14T02:06:00Z"/>
                <w:del w:id="16146" w:author="Anees Shaikh" w:date="2013-10-19T02:16:00Z"/>
              </w:rPr>
              <w:pPrChange w:id="16147" w:author="Anees Shaikh" w:date="2013-10-19T02:16:00Z">
                <w:pPr>
                  <w:pStyle w:val="XML1"/>
                </w:pPr>
              </w:pPrChange>
            </w:pPr>
            <w:ins w:id="16148" w:author="aas" w:date="2013-10-14T02:06:00Z">
              <w:del w:id="16149" w:author="Anees Shaikh" w:date="2013-10-19T02:16:00Z">
                <w:r w:rsidDel="00E067A3">
                  <w:delText xml:space="preserve">                        &lt;/xs:documentation&gt;</w:delText>
                </w:r>
              </w:del>
            </w:ins>
          </w:p>
          <w:p w14:paraId="51082DCD" w14:textId="44A0E386" w:rsidR="00874469" w:rsidDel="00E067A3" w:rsidRDefault="00874469">
            <w:pPr>
              <w:pStyle w:val="Appx"/>
              <w:rPr>
                <w:ins w:id="16150" w:author="aas" w:date="2013-10-14T02:06:00Z"/>
                <w:del w:id="16151" w:author="Anees Shaikh" w:date="2013-10-19T02:16:00Z"/>
              </w:rPr>
              <w:pPrChange w:id="16152" w:author="Anees Shaikh" w:date="2013-10-19T02:16:00Z">
                <w:pPr>
                  <w:pStyle w:val="XML1"/>
                </w:pPr>
              </w:pPrChange>
            </w:pPr>
            <w:ins w:id="16153" w:author="aas" w:date="2013-10-14T02:06:00Z">
              <w:del w:id="16154" w:author="Anees Shaikh" w:date="2013-10-19T02:16:00Z">
                <w:r w:rsidDel="00E067A3">
                  <w:delText xml:space="preserve">                      &lt;/xs:annotation&gt;</w:delText>
                </w:r>
              </w:del>
            </w:ins>
          </w:p>
          <w:p w14:paraId="41D1F953" w14:textId="6B4562F8" w:rsidR="00874469" w:rsidDel="00E067A3" w:rsidRDefault="00874469">
            <w:pPr>
              <w:pStyle w:val="Appx"/>
              <w:rPr>
                <w:ins w:id="16155" w:author="aas" w:date="2013-10-14T02:06:00Z"/>
                <w:del w:id="16156" w:author="Anees Shaikh" w:date="2013-10-19T02:16:00Z"/>
              </w:rPr>
              <w:pPrChange w:id="16157" w:author="Anees Shaikh" w:date="2013-10-19T02:16:00Z">
                <w:pPr>
                  <w:pStyle w:val="XML1"/>
                </w:pPr>
              </w:pPrChange>
            </w:pPr>
            <w:ins w:id="16158" w:author="aas" w:date="2013-10-14T02:06:00Z">
              <w:del w:id="16159" w:author="Anees Shaikh" w:date="2013-10-19T02:16:00Z">
                <w:r w:rsidDel="00E067A3">
                  <w:delText xml:space="preserve">                    &lt;/xs:element&gt;</w:delText>
                </w:r>
              </w:del>
            </w:ins>
          </w:p>
          <w:p w14:paraId="2F56B58D" w14:textId="5FF2B562" w:rsidR="00874469" w:rsidDel="00E067A3" w:rsidRDefault="00874469">
            <w:pPr>
              <w:pStyle w:val="Appx"/>
              <w:rPr>
                <w:ins w:id="16160" w:author="aas" w:date="2013-10-14T02:06:00Z"/>
                <w:del w:id="16161" w:author="Anees Shaikh" w:date="2013-10-19T02:16:00Z"/>
              </w:rPr>
              <w:pPrChange w:id="16162" w:author="Anees Shaikh" w:date="2013-10-19T02:16:00Z">
                <w:pPr>
                  <w:pStyle w:val="XML1"/>
                </w:pPr>
              </w:pPrChange>
            </w:pPr>
            <w:ins w:id="16163" w:author="aas" w:date="2013-10-14T02:06:00Z">
              <w:del w:id="16164"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165" w:author="aas" w:date="2013-10-14T02:06:00Z"/>
                <w:del w:id="16166" w:author="Anees Shaikh" w:date="2013-10-19T02:16:00Z"/>
              </w:rPr>
              <w:pPrChange w:id="16167" w:author="Anees Shaikh" w:date="2013-10-19T02:16:00Z">
                <w:pPr>
                  <w:pStyle w:val="XML1"/>
                </w:pPr>
              </w:pPrChange>
            </w:pPr>
            <w:ins w:id="16168" w:author="aas" w:date="2013-10-14T02:06:00Z">
              <w:del w:id="16169" w:author="Anees Shaikh" w:date="2013-10-19T02:16:00Z">
                <w:r w:rsidDel="00E067A3">
                  <w:delText xml:space="preserve">                      &lt;xs:annotation&gt;</w:delText>
                </w:r>
              </w:del>
            </w:ins>
          </w:p>
          <w:p w14:paraId="3ACBEA15" w14:textId="299818E3" w:rsidR="00874469" w:rsidDel="00E067A3" w:rsidRDefault="00874469">
            <w:pPr>
              <w:pStyle w:val="Appx"/>
              <w:rPr>
                <w:ins w:id="16170" w:author="aas" w:date="2013-10-14T02:06:00Z"/>
                <w:del w:id="16171" w:author="Anees Shaikh" w:date="2013-10-19T02:16:00Z"/>
              </w:rPr>
              <w:pPrChange w:id="16172" w:author="Anees Shaikh" w:date="2013-10-19T02:16:00Z">
                <w:pPr>
                  <w:pStyle w:val="XML1"/>
                </w:pPr>
              </w:pPrChange>
            </w:pPr>
            <w:ins w:id="16173" w:author="aas" w:date="2013-10-14T02:06:00Z">
              <w:del w:id="16174" w:author="Anees Shaikh" w:date="2013-10-19T02:16:00Z">
                <w:r w:rsidDel="00E067A3">
                  <w:delText xml:space="preserve">                        &lt;xs:documentation&gt;</w:delText>
                </w:r>
              </w:del>
            </w:ins>
          </w:p>
          <w:p w14:paraId="3BDFED03" w14:textId="4AFF7A0E" w:rsidR="00874469" w:rsidDel="00E067A3" w:rsidRDefault="00874469">
            <w:pPr>
              <w:pStyle w:val="Appx"/>
              <w:rPr>
                <w:ins w:id="16175" w:author="aas" w:date="2013-10-14T02:06:00Z"/>
                <w:del w:id="16176" w:author="Anees Shaikh" w:date="2013-10-19T02:16:00Z"/>
              </w:rPr>
              <w:pPrChange w:id="16177" w:author="Anees Shaikh" w:date="2013-10-19T02:16:00Z">
                <w:pPr>
                  <w:pStyle w:val="XML1"/>
                </w:pPr>
              </w:pPrChange>
            </w:pPr>
            <w:ins w:id="16178" w:author="aas" w:date="2013-10-14T02:06:00Z">
              <w:del w:id="16179"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180" w:author="aas" w:date="2013-10-14T02:06:00Z"/>
                <w:del w:id="16181" w:author="Anees Shaikh" w:date="2013-10-19T02:16:00Z"/>
              </w:rPr>
              <w:pPrChange w:id="16182" w:author="Anees Shaikh" w:date="2013-10-19T02:16:00Z">
                <w:pPr>
                  <w:pStyle w:val="XML1"/>
                </w:pPr>
              </w:pPrChange>
            </w:pPr>
            <w:ins w:id="16183" w:author="aas" w:date="2013-10-14T02:06:00Z">
              <w:del w:id="16184"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185" w:author="aas" w:date="2013-10-14T02:06:00Z"/>
                <w:del w:id="16186" w:author="Anees Shaikh" w:date="2013-10-19T02:16:00Z"/>
              </w:rPr>
              <w:pPrChange w:id="16187" w:author="Anees Shaikh" w:date="2013-10-19T02:16:00Z">
                <w:pPr>
                  <w:pStyle w:val="XML1"/>
                </w:pPr>
              </w:pPrChange>
            </w:pPr>
            <w:ins w:id="16188" w:author="aas" w:date="2013-10-14T02:06:00Z">
              <w:del w:id="16189" w:author="Anees Shaikh" w:date="2013-10-19T02:16:00Z">
                <w:r w:rsidDel="00E067A3">
                  <w:delText xml:space="preserve">                                 Controller.  </w:delText>
                </w:r>
              </w:del>
            </w:ins>
          </w:p>
          <w:p w14:paraId="54397B96" w14:textId="2E5A3C44" w:rsidR="00874469" w:rsidDel="00E067A3" w:rsidRDefault="00874469">
            <w:pPr>
              <w:pStyle w:val="Appx"/>
              <w:rPr>
                <w:ins w:id="16190" w:author="aas" w:date="2013-10-14T02:06:00Z"/>
                <w:del w:id="16191" w:author="Anees Shaikh" w:date="2013-10-19T02:16:00Z"/>
              </w:rPr>
              <w:pPrChange w:id="16192" w:author="Anees Shaikh" w:date="2013-10-19T02:16:00Z">
                <w:pPr>
                  <w:pStyle w:val="XML1"/>
                </w:pPr>
              </w:pPrChange>
            </w:pPr>
            <w:ins w:id="16193" w:author="aas" w:date="2013-10-14T02:06:00Z">
              <w:del w:id="16194" w:author="Anees Shaikh" w:date="2013-10-19T02:16:00Z">
                <w:r w:rsidDel="00E067A3">
                  <w:delText xml:space="preserve">                              </w:delText>
                </w:r>
              </w:del>
            </w:ins>
          </w:p>
          <w:p w14:paraId="3C471DEE" w14:textId="56C6DB7D" w:rsidR="00874469" w:rsidDel="00E067A3" w:rsidRDefault="00874469">
            <w:pPr>
              <w:pStyle w:val="Appx"/>
              <w:rPr>
                <w:ins w:id="16195" w:author="aas" w:date="2013-10-14T02:06:00Z"/>
                <w:del w:id="16196" w:author="Anees Shaikh" w:date="2013-10-19T02:16:00Z"/>
              </w:rPr>
              <w:pPrChange w:id="16197" w:author="Anees Shaikh" w:date="2013-10-19T02:16:00Z">
                <w:pPr>
                  <w:pStyle w:val="XML1"/>
                </w:pPr>
              </w:pPrChange>
            </w:pPr>
            <w:ins w:id="16198" w:author="aas" w:date="2013-10-14T02:06:00Z">
              <w:del w:id="16199"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00" w:author="aas" w:date="2013-10-14T02:06:00Z"/>
                <w:del w:id="16201" w:author="Anees Shaikh" w:date="2013-10-19T02:16:00Z"/>
              </w:rPr>
              <w:pPrChange w:id="16202" w:author="Anees Shaikh" w:date="2013-10-19T02:16:00Z">
                <w:pPr>
                  <w:pStyle w:val="XML1"/>
                </w:pPr>
              </w:pPrChange>
            </w:pPr>
            <w:ins w:id="16203" w:author="aas" w:date="2013-10-14T02:06:00Z">
              <w:del w:id="16204"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05" w:author="aas" w:date="2013-10-14T02:06:00Z"/>
                <w:del w:id="16206" w:author="Anees Shaikh" w:date="2013-10-19T02:16:00Z"/>
              </w:rPr>
              <w:pPrChange w:id="16207" w:author="Anees Shaikh" w:date="2013-10-19T02:16:00Z">
                <w:pPr>
                  <w:pStyle w:val="XML1"/>
                </w:pPr>
              </w:pPrChange>
            </w:pPr>
            <w:ins w:id="16208" w:author="aas" w:date="2013-10-14T02:06:00Z">
              <w:del w:id="16209" w:author="Anees Shaikh" w:date="2013-10-19T02:16:00Z">
                <w:r w:rsidDel="00E067A3">
                  <w:delText xml:space="preserve">                              </w:delText>
                </w:r>
              </w:del>
            </w:ins>
          </w:p>
          <w:p w14:paraId="4C0CEC3E" w14:textId="4D52E9AE" w:rsidR="00874469" w:rsidDel="00E067A3" w:rsidRDefault="00874469">
            <w:pPr>
              <w:pStyle w:val="Appx"/>
              <w:rPr>
                <w:ins w:id="16210" w:author="aas" w:date="2013-10-14T02:06:00Z"/>
                <w:del w:id="16211" w:author="Anees Shaikh" w:date="2013-10-19T02:16:00Z"/>
              </w:rPr>
              <w:pPrChange w:id="16212" w:author="Anees Shaikh" w:date="2013-10-19T02:16:00Z">
                <w:pPr>
                  <w:pStyle w:val="XML1"/>
                </w:pPr>
              </w:pPrChange>
            </w:pPr>
            <w:ins w:id="16213" w:author="aas" w:date="2013-10-14T02:06:00Z">
              <w:del w:id="16214"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15" w:author="aas" w:date="2013-10-14T02:06:00Z"/>
                <w:del w:id="16216" w:author="Anees Shaikh" w:date="2013-10-19T02:16:00Z"/>
              </w:rPr>
              <w:pPrChange w:id="16217" w:author="Anees Shaikh" w:date="2013-10-19T02:16:00Z">
                <w:pPr>
                  <w:pStyle w:val="XML1"/>
                </w:pPr>
              </w:pPrChange>
            </w:pPr>
            <w:ins w:id="16218" w:author="aas" w:date="2013-10-14T02:06:00Z">
              <w:del w:id="16219"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20" w:author="aas" w:date="2013-10-14T02:06:00Z"/>
                <w:del w:id="16221" w:author="Anees Shaikh" w:date="2013-10-19T02:16:00Z"/>
              </w:rPr>
              <w:pPrChange w:id="16222" w:author="Anees Shaikh" w:date="2013-10-19T02:16:00Z">
                <w:pPr>
                  <w:pStyle w:val="XML1"/>
                </w:pPr>
              </w:pPrChange>
            </w:pPr>
            <w:ins w:id="16223" w:author="aas" w:date="2013-10-14T02:06:00Z">
              <w:del w:id="16224"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25" w:author="aas" w:date="2013-10-14T02:06:00Z"/>
                <w:del w:id="16226" w:author="Anees Shaikh" w:date="2013-10-19T02:16:00Z"/>
              </w:rPr>
              <w:pPrChange w:id="16227" w:author="Anees Shaikh" w:date="2013-10-19T02:16:00Z">
                <w:pPr>
                  <w:pStyle w:val="XML1"/>
                </w:pPr>
              </w:pPrChange>
            </w:pPr>
            <w:ins w:id="16228" w:author="aas" w:date="2013-10-14T02:06:00Z">
              <w:del w:id="16229"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30" w:author="aas" w:date="2013-10-14T02:06:00Z"/>
                <w:del w:id="16231" w:author="Anees Shaikh" w:date="2013-10-19T02:16:00Z"/>
              </w:rPr>
              <w:pPrChange w:id="16232" w:author="Anees Shaikh" w:date="2013-10-19T02:16:00Z">
                <w:pPr>
                  <w:pStyle w:val="XML1"/>
                </w:pPr>
              </w:pPrChange>
            </w:pPr>
            <w:ins w:id="16233" w:author="aas" w:date="2013-10-14T02:06:00Z">
              <w:del w:id="16234"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35" w:author="aas" w:date="2013-10-14T02:06:00Z"/>
                <w:del w:id="16236" w:author="Anees Shaikh" w:date="2013-10-19T02:16:00Z"/>
              </w:rPr>
              <w:pPrChange w:id="16237" w:author="Anees Shaikh" w:date="2013-10-19T02:16:00Z">
                <w:pPr>
                  <w:pStyle w:val="XML1"/>
                </w:pPr>
              </w:pPrChange>
            </w:pPr>
            <w:ins w:id="16238" w:author="aas" w:date="2013-10-14T02:06:00Z">
              <w:del w:id="16239" w:author="Anees Shaikh" w:date="2013-10-19T02:16:00Z">
                <w:r w:rsidDel="00E067A3">
                  <w:delText xml:space="preserve">                                 Switch.  </w:delText>
                </w:r>
              </w:del>
            </w:ins>
          </w:p>
          <w:p w14:paraId="11F8F9F4" w14:textId="15E84EF5" w:rsidR="00874469" w:rsidDel="00E067A3" w:rsidRDefault="00874469">
            <w:pPr>
              <w:pStyle w:val="Appx"/>
              <w:rPr>
                <w:ins w:id="16240" w:author="aas" w:date="2013-10-14T02:06:00Z"/>
                <w:del w:id="16241" w:author="Anees Shaikh" w:date="2013-10-19T02:16:00Z"/>
              </w:rPr>
              <w:pPrChange w:id="16242" w:author="Anees Shaikh" w:date="2013-10-19T02:16:00Z">
                <w:pPr>
                  <w:pStyle w:val="XML1"/>
                </w:pPr>
              </w:pPrChange>
            </w:pPr>
            <w:ins w:id="16243" w:author="aas" w:date="2013-10-14T02:06:00Z">
              <w:del w:id="16244" w:author="Anees Shaikh" w:date="2013-10-19T02:16:00Z">
                <w:r w:rsidDel="00E067A3">
                  <w:delText xml:space="preserve">                              </w:delText>
                </w:r>
              </w:del>
            </w:ins>
          </w:p>
          <w:p w14:paraId="1799C4F5" w14:textId="0C29D8D6" w:rsidR="00874469" w:rsidDel="00E067A3" w:rsidRDefault="00874469">
            <w:pPr>
              <w:pStyle w:val="Appx"/>
              <w:rPr>
                <w:ins w:id="16245" w:author="aas" w:date="2013-10-14T02:06:00Z"/>
                <w:del w:id="16246" w:author="Anees Shaikh" w:date="2013-10-19T02:16:00Z"/>
              </w:rPr>
              <w:pPrChange w:id="16247" w:author="Anees Shaikh" w:date="2013-10-19T02:16:00Z">
                <w:pPr>
                  <w:pStyle w:val="XML1"/>
                </w:pPr>
              </w:pPrChange>
            </w:pPr>
            <w:ins w:id="16248" w:author="aas" w:date="2013-10-14T02:06:00Z">
              <w:del w:id="16249"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50" w:author="aas" w:date="2013-10-14T02:06:00Z"/>
                <w:del w:id="16251" w:author="Anees Shaikh" w:date="2013-10-19T02:16:00Z"/>
              </w:rPr>
              <w:pPrChange w:id="16252" w:author="Anees Shaikh" w:date="2013-10-19T02:16:00Z">
                <w:pPr>
                  <w:pStyle w:val="XML1"/>
                </w:pPr>
              </w:pPrChange>
            </w:pPr>
            <w:ins w:id="16253" w:author="aas" w:date="2013-10-14T02:06:00Z">
              <w:del w:id="16254"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255" w:author="aas" w:date="2013-10-14T02:06:00Z"/>
                <w:del w:id="16256" w:author="Anees Shaikh" w:date="2013-10-19T02:16:00Z"/>
              </w:rPr>
              <w:pPrChange w:id="16257" w:author="Anees Shaikh" w:date="2013-10-19T02:16:00Z">
                <w:pPr>
                  <w:pStyle w:val="XML1"/>
                </w:pPr>
              </w:pPrChange>
            </w:pPr>
            <w:ins w:id="16258" w:author="aas" w:date="2013-10-14T02:06:00Z">
              <w:del w:id="16259"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260" w:author="aas" w:date="2013-10-14T02:06:00Z"/>
                <w:del w:id="16261" w:author="Anees Shaikh" w:date="2013-10-19T02:16:00Z"/>
              </w:rPr>
              <w:pPrChange w:id="16262" w:author="Anees Shaikh" w:date="2013-10-19T02:16:00Z">
                <w:pPr>
                  <w:pStyle w:val="XML1"/>
                </w:pPr>
              </w:pPrChange>
            </w:pPr>
            <w:ins w:id="16263" w:author="aas" w:date="2013-10-14T02:06:00Z">
              <w:del w:id="16264"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265" w:author="aas" w:date="2013-10-14T02:06:00Z"/>
                <w:del w:id="16266" w:author="Anees Shaikh" w:date="2013-10-19T02:16:00Z"/>
              </w:rPr>
              <w:pPrChange w:id="16267" w:author="Anees Shaikh" w:date="2013-10-19T02:16:00Z">
                <w:pPr>
                  <w:pStyle w:val="XML1"/>
                </w:pPr>
              </w:pPrChange>
            </w:pPr>
            <w:ins w:id="16268" w:author="aas" w:date="2013-10-14T02:06:00Z">
              <w:del w:id="16269"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270" w:author="aas" w:date="2013-10-14T02:06:00Z"/>
                <w:del w:id="16271" w:author="Anees Shaikh" w:date="2013-10-19T02:16:00Z"/>
              </w:rPr>
              <w:pPrChange w:id="16272" w:author="Anees Shaikh" w:date="2013-10-19T02:16:00Z">
                <w:pPr>
                  <w:pStyle w:val="XML1"/>
                </w:pPr>
              </w:pPrChange>
            </w:pPr>
            <w:ins w:id="16273" w:author="aas" w:date="2013-10-14T02:06:00Z">
              <w:del w:id="16274"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275" w:author="aas" w:date="2013-10-14T02:06:00Z"/>
                <w:del w:id="16276" w:author="Anees Shaikh" w:date="2013-10-19T02:16:00Z"/>
              </w:rPr>
              <w:pPrChange w:id="16277" w:author="Anees Shaikh" w:date="2013-10-19T02:16:00Z">
                <w:pPr>
                  <w:pStyle w:val="XML1"/>
                </w:pPr>
              </w:pPrChange>
            </w:pPr>
            <w:ins w:id="16278" w:author="aas" w:date="2013-10-14T02:06:00Z">
              <w:del w:id="16279" w:author="Anees Shaikh" w:date="2013-10-19T02:16:00Z">
                <w:r w:rsidDel="00E067A3">
                  <w:delText xml:space="preserve">                              </w:delText>
                </w:r>
              </w:del>
            </w:ins>
          </w:p>
          <w:p w14:paraId="5BBEA4C9" w14:textId="735DEF3D" w:rsidR="00874469" w:rsidDel="00E067A3" w:rsidRDefault="00874469">
            <w:pPr>
              <w:pStyle w:val="Appx"/>
              <w:rPr>
                <w:ins w:id="16280" w:author="aas" w:date="2013-10-14T02:06:00Z"/>
                <w:del w:id="16281" w:author="Anees Shaikh" w:date="2013-10-19T02:16:00Z"/>
              </w:rPr>
              <w:pPrChange w:id="16282" w:author="Anees Shaikh" w:date="2013-10-19T02:16:00Z">
                <w:pPr>
                  <w:pStyle w:val="XML1"/>
                </w:pPr>
              </w:pPrChange>
            </w:pPr>
            <w:ins w:id="16283" w:author="aas" w:date="2013-10-14T02:06:00Z">
              <w:del w:id="16284"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285" w:author="aas" w:date="2013-10-14T02:06:00Z"/>
                <w:del w:id="16286" w:author="Anees Shaikh" w:date="2013-10-19T02:16:00Z"/>
              </w:rPr>
              <w:pPrChange w:id="16287" w:author="Anees Shaikh" w:date="2013-10-19T02:16:00Z">
                <w:pPr>
                  <w:pStyle w:val="XML1"/>
                </w:pPr>
              </w:pPrChange>
            </w:pPr>
            <w:ins w:id="16288" w:author="aas" w:date="2013-10-14T02:06:00Z">
              <w:del w:id="16289"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290" w:author="aas" w:date="2013-10-14T02:06:00Z"/>
                <w:del w:id="16291" w:author="Anees Shaikh" w:date="2013-10-19T02:16:00Z"/>
              </w:rPr>
              <w:pPrChange w:id="16292" w:author="Anees Shaikh" w:date="2013-10-19T02:16:00Z">
                <w:pPr>
                  <w:pStyle w:val="XML1"/>
                </w:pPr>
              </w:pPrChange>
            </w:pPr>
            <w:ins w:id="16293" w:author="aas" w:date="2013-10-14T02:06:00Z">
              <w:del w:id="16294"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295" w:author="aas" w:date="2013-10-14T02:06:00Z"/>
                <w:del w:id="16296" w:author="Anees Shaikh" w:date="2013-10-19T02:16:00Z"/>
              </w:rPr>
              <w:pPrChange w:id="16297" w:author="Anees Shaikh" w:date="2013-10-19T02:16:00Z">
                <w:pPr>
                  <w:pStyle w:val="XML1"/>
                </w:pPr>
              </w:pPrChange>
            </w:pPr>
            <w:ins w:id="16298" w:author="aas" w:date="2013-10-14T02:06:00Z">
              <w:del w:id="16299"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00" w:author="aas" w:date="2013-10-14T02:06:00Z"/>
                <w:del w:id="16301" w:author="Anees Shaikh" w:date="2013-10-19T02:16:00Z"/>
              </w:rPr>
              <w:pPrChange w:id="16302" w:author="Anees Shaikh" w:date="2013-10-19T02:16:00Z">
                <w:pPr>
                  <w:pStyle w:val="XML1"/>
                </w:pPr>
              </w:pPrChange>
            </w:pPr>
            <w:ins w:id="16303" w:author="aas" w:date="2013-10-14T02:06:00Z">
              <w:del w:id="16304"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05" w:author="aas" w:date="2013-10-14T02:06:00Z"/>
                <w:del w:id="16306" w:author="Anees Shaikh" w:date="2013-10-19T02:16:00Z"/>
              </w:rPr>
              <w:pPrChange w:id="16307" w:author="Anees Shaikh" w:date="2013-10-19T02:16:00Z">
                <w:pPr>
                  <w:pStyle w:val="XML1"/>
                </w:pPr>
              </w:pPrChange>
            </w:pPr>
            <w:ins w:id="16308" w:author="aas" w:date="2013-10-14T02:06:00Z">
              <w:del w:id="16309" w:author="Anees Shaikh" w:date="2013-10-19T02:16:00Z">
                <w:r w:rsidDel="00E067A3">
                  <w:delText xml:space="preserve">                                 are possible in this case.</w:delText>
                </w:r>
              </w:del>
            </w:ins>
          </w:p>
          <w:p w14:paraId="58E3EF5F" w14:textId="513C228B" w:rsidR="00874469" w:rsidDel="00E067A3" w:rsidRDefault="00874469">
            <w:pPr>
              <w:pStyle w:val="Appx"/>
              <w:rPr>
                <w:ins w:id="16310" w:author="aas" w:date="2013-10-14T02:06:00Z"/>
                <w:del w:id="16311" w:author="Anees Shaikh" w:date="2013-10-19T02:16:00Z"/>
              </w:rPr>
              <w:pPrChange w:id="16312" w:author="Anees Shaikh" w:date="2013-10-19T02:16:00Z">
                <w:pPr>
                  <w:pStyle w:val="XML1"/>
                </w:pPr>
              </w:pPrChange>
            </w:pPr>
            <w:ins w:id="16313" w:author="aas" w:date="2013-10-14T02:06:00Z">
              <w:del w:id="16314" w:author="Anees Shaikh" w:date="2013-10-19T02:16:00Z">
                <w:r w:rsidDel="00E067A3">
                  <w:delText xml:space="preserve">                        &lt;/xs:documentation&gt;</w:delText>
                </w:r>
              </w:del>
            </w:ins>
          </w:p>
          <w:p w14:paraId="3B62E382" w14:textId="0B0614DA" w:rsidR="00874469" w:rsidDel="00E067A3" w:rsidRDefault="00874469">
            <w:pPr>
              <w:pStyle w:val="Appx"/>
              <w:rPr>
                <w:ins w:id="16315" w:author="aas" w:date="2013-10-14T02:06:00Z"/>
                <w:del w:id="16316" w:author="Anees Shaikh" w:date="2013-10-19T02:16:00Z"/>
              </w:rPr>
              <w:pPrChange w:id="16317" w:author="Anees Shaikh" w:date="2013-10-19T02:16:00Z">
                <w:pPr>
                  <w:pStyle w:val="XML1"/>
                </w:pPr>
              </w:pPrChange>
            </w:pPr>
            <w:ins w:id="16318" w:author="aas" w:date="2013-10-14T02:06:00Z">
              <w:del w:id="16319" w:author="Anees Shaikh" w:date="2013-10-19T02:16:00Z">
                <w:r w:rsidDel="00E067A3">
                  <w:delText xml:space="preserve">                      &lt;/xs:annotation&gt;</w:delText>
                </w:r>
              </w:del>
            </w:ins>
          </w:p>
          <w:p w14:paraId="5BBEBD74" w14:textId="035AA752" w:rsidR="00874469" w:rsidDel="00E067A3" w:rsidRDefault="00874469">
            <w:pPr>
              <w:pStyle w:val="Appx"/>
              <w:rPr>
                <w:ins w:id="16320" w:author="aas" w:date="2013-10-14T02:06:00Z"/>
                <w:del w:id="16321" w:author="Anees Shaikh" w:date="2013-10-19T02:16:00Z"/>
              </w:rPr>
              <w:pPrChange w:id="16322" w:author="Anees Shaikh" w:date="2013-10-19T02:16:00Z">
                <w:pPr>
                  <w:pStyle w:val="XML1"/>
                </w:pPr>
              </w:pPrChange>
            </w:pPr>
            <w:ins w:id="16323" w:author="aas" w:date="2013-10-14T02:06:00Z">
              <w:del w:id="16324" w:author="Anees Shaikh" w:date="2013-10-19T02:16:00Z">
                <w:r w:rsidDel="00E067A3">
                  <w:delText xml:space="preserve">                    &lt;/xs:element&gt;</w:delText>
                </w:r>
              </w:del>
            </w:ins>
          </w:p>
          <w:p w14:paraId="3F76F311" w14:textId="5178E724" w:rsidR="00874469" w:rsidDel="00E067A3" w:rsidRDefault="00874469">
            <w:pPr>
              <w:pStyle w:val="Appx"/>
              <w:rPr>
                <w:ins w:id="16325" w:author="aas" w:date="2013-10-14T02:06:00Z"/>
                <w:del w:id="16326" w:author="Anees Shaikh" w:date="2013-10-19T02:16:00Z"/>
              </w:rPr>
              <w:pPrChange w:id="16327" w:author="Anees Shaikh" w:date="2013-10-19T02:16:00Z">
                <w:pPr>
                  <w:pStyle w:val="XML1"/>
                </w:pPr>
              </w:pPrChange>
            </w:pPr>
            <w:ins w:id="16328" w:author="aas" w:date="2013-10-14T02:06:00Z">
              <w:del w:id="16329"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30" w:author="aas" w:date="2013-10-14T02:06:00Z"/>
                <w:del w:id="16331" w:author="Anees Shaikh" w:date="2013-10-19T02:16:00Z"/>
              </w:rPr>
              <w:pPrChange w:id="16332" w:author="Anees Shaikh" w:date="2013-10-19T02:16:00Z">
                <w:pPr>
                  <w:pStyle w:val="XML1"/>
                </w:pPr>
              </w:pPrChange>
            </w:pPr>
            <w:ins w:id="16333" w:author="aas" w:date="2013-10-14T02:06:00Z">
              <w:del w:id="16334" w:author="Anees Shaikh" w:date="2013-10-19T02:16:00Z">
                <w:r w:rsidDel="00E067A3">
                  <w:delText xml:space="preserve">                      &lt;xs:annotation&gt;</w:delText>
                </w:r>
              </w:del>
            </w:ins>
          </w:p>
          <w:p w14:paraId="2B366865" w14:textId="3B3A79FF" w:rsidR="00874469" w:rsidDel="00E067A3" w:rsidRDefault="00874469">
            <w:pPr>
              <w:pStyle w:val="Appx"/>
              <w:rPr>
                <w:ins w:id="16335" w:author="aas" w:date="2013-10-14T02:06:00Z"/>
                <w:del w:id="16336" w:author="Anees Shaikh" w:date="2013-10-19T02:16:00Z"/>
              </w:rPr>
              <w:pPrChange w:id="16337" w:author="Anees Shaikh" w:date="2013-10-19T02:16:00Z">
                <w:pPr>
                  <w:pStyle w:val="XML1"/>
                </w:pPr>
              </w:pPrChange>
            </w:pPr>
            <w:ins w:id="16338" w:author="aas" w:date="2013-10-14T02:06:00Z">
              <w:del w:id="16339" w:author="Anees Shaikh" w:date="2013-10-19T02:16:00Z">
                <w:r w:rsidDel="00E067A3">
                  <w:delText xml:space="preserve">                        &lt;xs:documentation&gt;</w:delText>
                </w:r>
              </w:del>
            </w:ins>
          </w:p>
          <w:p w14:paraId="614FB29F" w14:textId="4D671270" w:rsidR="00874469" w:rsidDel="00E067A3" w:rsidRDefault="00874469">
            <w:pPr>
              <w:pStyle w:val="Appx"/>
              <w:rPr>
                <w:ins w:id="16340" w:author="aas" w:date="2013-10-14T02:06:00Z"/>
                <w:del w:id="16341" w:author="Anees Shaikh" w:date="2013-10-19T02:16:00Z"/>
              </w:rPr>
              <w:pPrChange w:id="16342" w:author="Anees Shaikh" w:date="2013-10-19T02:16:00Z">
                <w:pPr>
                  <w:pStyle w:val="XML1"/>
                </w:pPr>
              </w:pPrChange>
            </w:pPr>
            <w:ins w:id="16343" w:author="aas" w:date="2013-10-14T02:06:00Z">
              <w:del w:id="16344"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45" w:author="aas" w:date="2013-10-14T02:06:00Z"/>
                <w:del w:id="16346" w:author="Anees Shaikh" w:date="2013-10-19T02:16:00Z"/>
              </w:rPr>
              <w:pPrChange w:id="16347" w:author="Anees Shaikh" w:date="2013-10-19T02:16:00Z">
                <w:pPr>
                  <w:pStyle w:val="XML1"/>
                </w:pPr>
              </w:pPrChange>
            </w:pPr>
            <w:ins w:id="16348" w:author="aas" w:date="2013-10-14T02:06:00Z">
              <w:del w:id="16349"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50" w:author="aas" w:date="2013-10-14T02:06:00Z"/>
                <w:del w:id="16351" w:author="Anees Shaikh" w:date="2013-10-19T02:16:00Z"/>
              </w:rPr>
              <w:pPrChange w:id="16352" w:author="Anees Shaikh" w:date="2013-10-19T02:16:00Z">
                <w:pPr>
                  <w:pStyle w:val="XML1"/>
                </w:pPr>
              </w:pPrChange>
            </w:pPr>
            <w:ins w:id="16353" w:author="aas" w:date="2013-10-14T02:06:00Z">
              <w:del w:id="16354"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355" w:author="aas" w:date="2013-10-14T02:06:00Z"/>
                <w:del w:id="16356" w:author="Anees Shaikh" w:date="2013-10-19T02:16:00Z"/>
              </w:rPr>
              <w:pPrChange w:id="16357" w:author="Anees Shaikh" w:date="2013-10-19T02:16:00Z">
                <w:pPr>
                  <w:pStyle w:val="XML1"/>
                </w:pPr>
              </w:pPrChange>
            </w:pPr>
            <w:ins w:id="16358" w:author="aas" w:date="2013-10-14T02:06:00Z">
              <w:del w:id="16359"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360" w:author="aas" w:date="2013-10-14T02:06:00Z"/>
                <w:del w:id="16361" w:author="Anees Shaikh" w:date="2013-10-19T02:16:00Z"/>
              </w:rPr>
              <w:pPrChange w:id="16362" w:author="Anees Shaikh" w:date="2013-10-19T02:16:00Z">
                <w:pPr>
                  <w:pStyle w:val="XML1"/>
                </w:pPr>
              </w:pPrChange>
            </w:pPr>
            <w:ins w:id="16363" w:author="aas" w:date="2013-10-14T02:06:00Z">
              <w:del w:id="16364"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365" w:author="aas" w:date="2013-10-14T02:06:00Z"/>
                <w:del w:id="16366" w:author="Anees Shaikh" w:date="2013-10-19T02:16:00Z"/>
              </w:rPr>
              <w:pPrChange w:id="16367" w:author="Anees Shaikh" w:date="2013-10-19T02:16:00Z">
                <w:pPr>
                  <w:pStyle w:val="XML1"/>
                </w:pPr>
              </w:pPrChange>
            </w:pPr>
            <w:ins w:id="16368" w:author="aas" w:date="2013-10-14T02:06:00Z">
              <w:del w:id="16369"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370" w:author="aas" w:date="2013-10-14T02:06:00Z"/>
                <w:del w:id="16371" w:author="Anees Shaikh" w:date="2013-10-19T02:16:00Z"/>
              </w:rPr>
              <w:pPrChange w:id="16372" w:author="Anees Shaikh" w:date="2013-10-19T02:16:00Z">
                <w:pPr>
                  <w:pStyle w:val="XML1"/>
                </w:pPr>
              </w:pPrChange>
            </w:pPr>
            <w:ins w:id="16373" w:author="aas" w:date="2013-10-14T02:06:00Z">
              <w:del w:id="16374"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375" w:author="aas" w:date="2013-10-14T02:06:00Z"/>
                <w:del w:id="16376" w:author="Anees Shaikh" w:date="2013-10-19T02:16:00Z"/>
              </w:rPr>
              <w:pPrChange w:id="16377" w:author="Anees Shaikh" w:date="2013-10-19T02:16:00Z">
                <w:pPr>
                  <w:pStyle w:val="XML1"/>
                </w:pPr>
              </w:pPrChange>
            </w:pPr>
            <w:ins w:id="16378" w:author="aas" w:date="2013-10-14T02:06:00Z">
              <w:del w:id="16379" w:author="Anees Shaikh" w:date="2013-10-19T02:16:00Z">
                <w:r w:rsidDel="00E067A3">
                  <w:delText xml:space="preserve">                        &lt;/xs:documentation&gt;</w:delText>
                </w:r>
              </w:del>
            </w:ins>
          </w:p>
          <w:p w14:paraId="02366BCC" w14:textId="10FE3FE0" w:rsidR="00874469" w:rsidDel="00E067A3" w:rsidRDefault="00874469">
            <w:pPr>
              <w:pStyle w:val="Appx"/>
              <w:rPr>
                <w:ins w:id="16380" w:author="aas" w:date="2013-10-14T02:06:00Z"/>
                <w:del w:id="16381" w:author="Anees Shaikh" w:date="2013-10-19T02:16:00Z"/>
              </w:rPr>
              <w:pPrChange w:id="16382" w:author="Anees Shaikh" w:date="2013-10-19T02:16:00Z">
                <w:pPr>
                  <w:pStyle w:val="XML1"/>
                </w:pPr>
              </w:pPrChange>
            </w:pPr>
            <w:ins w:id="16383" w:author="aas" w:date="2013-10-14T02:06:00Z">
              <w:del w:id="16384" w:author="Anees Shaikh" w:date="2013-10-19T02:16:00Z">
                <w:r w:rsidDel="00E067A3">
                  <w:delText xml:space="preserve">                      &lt;/xs:annotation&gt;</w:delText>
                </w:r>
              </w:del>
            </w:ins>
          </w:p>
          <w:p w14:paraId="7CD2282E" w14:textId="04E52622" w:rsidR="00874469" w:rsidDel="00E067A3" w:rsidRDefault="00874469">
            <w:pPr>
              <w:pStyle w:val="Appx"/>
              <w:rPr>
                <w:ins w:id="16385" w:author="aas" w:date="2013-10-14T02:06:00Z"/>
                <w:del w:id="16386" w:author="Anees Shaikh" w:date="2013-10-19T02:16:00Z"/>
              </w:rPr>
              <w:pPrChange w:id="16387" w:author="Anees Shaikh" w:date="2013-10-19T02:16:00Z">
                <w:pPr>
                  <w:pStyle w:val="XML1"/>
                </w:pPr>
              </w:pPrChange>
            </w:pPr>
            <w:ins w:id="16388" w:author="aas" w:date="2013-10-14T02:06:00Z">
              <w:del w:id="16389" w:author="Anees Shaikh" w:date="2013-10-19T02:16:00Z">
                <w:r w:rsidDel="00E067A3">
                  <w:delText xml:space="preserve">                      &lt;xs:simpleType&gt;</w:delText>
                </w:r>
              </w:del>
            </w:ins>
          </w:p>
          <w:p w14:paraId="255C59F6" w14:textId="65F48AD7" w:rsidR="00874469" w:rsidDel="00E067A3" w:rsidRDefault="00874469">
            <w:pPr>
              <w:pStyle w:val="Appx"/>
              <w:rPr>
                <w:ins w:id="16390" w:author="aas" w:date="2013-10-14T02:06:00Z"/>
                <w:del w:id="16391" w:author="Anees Shaikh" w:date="2013-10-19T02:16:00Z"/>
              </w:rPr>
              <w:pPrChange w:id="16392" w:author="Anees Shaikh" w:date="2013-10-19T02:16:00Z">
                <w:pPr>
                  <w:pStyle w:val="XML1"/>
                </w:pPr>
              </w:pPrChange>
            </w:pPr>
            <w:ins w:id="16393" w:author="aas" w:date="2013-10-14T02:06:00Z">
              <w:del w:id="16394" w:author="Anees Shaikh" w:date="2013-10-19T02:16:00Z">
                <w:r w:rsidDel="00E067A3">
                  <w:delText xml:space="preserve">                        &lt;xs:restriction base="xs:string"&gt;</w:delText>
                </w:r>
              </w:del>
            </w:ins>
          </w:p>
          <w:p w14:paraId="62F3F67A" w14:textId="717F458D" w:rsidR="00874469" w:rsidDel="00E067A3" w:rsidRDefault="00874469">
            <w:pPr>
              <w:pStyle w:val="Appx"/>
              <w:rPr>
                <w:ins w:id="16395" w:author="aas" w:date="2013-10-14T02:06:00Z"/>
                <w:del w:id="16396" w:author="Anees Shaikh" w:date="2013-10-19T02:16:00Z"/>
              </w:rPr>
              <w:pPrChange w:id="16397" w:author="Anees Shaikh" w:date="2013-10-19T02:16:00Z">
                <w:pPr>
                  <w:pStyle w:val="XML1"/>
                </w:pPr>
              </w:pPrChange>
            </w:pPr>
            <w:ins w:id="16398" w:author="aas" w:date="2013-10-14T02:06:00Z">
              <w:del w:id="16399"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00" w:author="aas" w:date="2013-10-14T02:06:00Z"/>
                <w:del w:id="16401" w:author="Anees Shaikh" w:date="2013-10-19T02:16:00Z"/>
              </w:rPr>
              <w:pPrChange w:id="16402" w:author="Anees Shaikh" w:date="2013-10-19T02:16:00Z">
                <w:pPr>
                  <w:pStyle w:val="XML1"/>
                </w:pPr>
              </w:pPrChange>
            </w:pPr>
            <w:ins w:id="16403" w:author="aas" w:date="2013-10-14T02:06:00Z">
              <w:del w:id="16404"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05" w:author="aas" w:date="2013-10-14T02:06:00Z"/>
                <w:del w:id="16406" w:author="Anees Shaikh" w:date="2013-10-19T02:16:00Z"/>
              </w:rPr>
              <w:pPrChange w:id="16407" w:author="Anees Shaikh" w:date="2013-10-19T02:16:00Z">
                <w:pPr>
                  <w:pStyle w:val="XML1"/>
                </w:pPr>
              </w:pPrChange>
            </w:pPr>
            <w:ins w:id="16408" w:author="aas" w:date="2013-10-14T02:06:00Z">
              <w:del w:id="16409" w:author="Anees Shaikh" w:date="2013-10-19T02:16:00Z">
                <w:r w:rsidDel="00E067A3">
                  <w:delText xml:space="preserve">                        &lt;/xs:restriction&gt;</w:delText>
                </w:r>
              </w:del>
            </w:ins>
          </w:p>
          <w:p w14:paraId="3DB705D5" w14:textId="224032E0" w:rsidR="00874469" w:rsidDel="00E067A3" w:rsidRDefault="00874469">
            <w:pPr>
              <w:pStyle w:val="Appx"/>
              <w:rPr>
                <w:ins w:id="16410" w:author="aas" w:date="2013-10-14T02:06:00Z"/>
                <w:del w:id="16411" w:author="Anees Shaikh" w:date="2013-10-19T02:16:00Z"/>
              </w:rPr>
              <w:pPrChange w:id="16412" w:author="Anees Shaikh" w:date="2013-10-19T02:16:00Z">
                <w:pPr>
                  <w:pStyle w:val="XML1"/>
                </w:pPr>
              </w:pPrChange>
            </w:pPr>
            <w:ins w:id="16413" w:author="aas" w:date="2013-10-14T02:06:00Z">
              <w:del w:id="16414" w:author="Anees Shaikh" w:date="2013-10-19T02:16:00Z">
                <w:r w:rsidDel="00E067A3">
                  <w:delText xml:space="preserve">                      &lt;/xs:simpleType&gt;</w:delText>
                </w:r>
              </w:del>
            </w:ins>
          </w:p>
          <w:p w14:paraId="3167A01C" w14:textId="13EC7F43" w:rsidR="00874469" w:rsidDel="00E067A3" w:rsidRDefault="00874469">
            <w:pPr>
              <w:pStyle w:val="Appx"/>
              <w:rPr>
                <w:ins w:id="16415" w:author="aas" w:date="2013-10-14T02:06:00Z"/>
                <w:del w:id="16416" w:author="Anees Shaikh" w:date="2013-10-19T02:16:00Z"/>
              </w:rPr>
              <w:pPrChange w:id="16417" w:author="Anees Shaikh" w:date="2013-10-19T02:16:00Z">
                <w:pPr>
                  <w:pStyle w:val="XML1"/>
                </w:pPr>
              </w:pPrChange>
            </w:pPr>
            <w:ins w:id="16418" w:author="aas" w:date="2013-10-14T02:06:00Z">
              <w:del w:id="16419" w:author="Anees Shaikh" w:date="2013-10-19T02:16:00Z">
                <w:r w:rsidDel="00E067A3">
                  <w:delText xml:space="preserve">                    &lt;/xs:element&gt;</w:delText>
                </w:r>
              </w:del>
            </w:ins>
          </w:p>
          <w:p w14:paraId="6F7622F1" w14:textId="72DAF68B" w:rsidR="00874469" w:rsidDel="00E067A3" w:rsidRDefault="00874469">
            <w:pPr>
              <w:pStyle w:val="Appx"/>
              <w:rPr>
                <w:ins w:id="16420" w:author="aas" w:date="2013-10-14T02:06:00Z"/>
                <w:del w:id="16421" w:author="Anees Shaikh" w:date="2013-10-19T02:16:00Z"/>
              </w:rPr>
              <w:pPrChange w:id="16422" w:author="Anees Shaikh" w:date="2013-10-19T02:16:00Z">
                <w:pPr>
                  <w:pStyle w:val="XML1"/>
                </w:pPr>
              </w:pPrChange>
            </w:pPr>
            <w:ins w:id="16423" w:author="aas" w:date="2013-10-14T02:06:00Z">
              <w:del w:id="16424"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25" w:author="aas" w:date="2013-10-14T02:06:00Z"/>
                <w:del w:id="16426" w:author="Anees Shaikh" w:date="2013-10-19T02:16:00Z"/>
              </w:rPr>
              <w:pPrChange w:id="16427" w:author="Anees Shaikh" w:date="2013-10-19T02:16:00Z">
                <w:pPr>
                  <w:pStyle w:val="XML1"/>
                </w:pPr>
              </w:pPrChange>
            </w:pPr>
            <w:ins w:id="16428" w:author="aas" w:date="2013-10-14T02:06:00Z">
              <w:del w:id="16429" w:author="Anees Shaikh" w:date="2013-10-19T02:16:00Z">
                <w:r w:rsidDel="00E067A3">
                  <w:delText xml:space="preserve">                      &lt;xs:annotation&gt;</w:delText>
                </w:r>
              </w:del>
            </w:ins>
          </w:p>
          <w:p w14:paraId="5E104588" w14:textId="585C5243" w:rsidR="00874469" w:rsidDel="00E067A3" w:rsidRDefault="00874469">
            <w:pPr>
              <w:pStyle w:val="Appx"/>
              <w:rPr>
                <w:ins w:id="16430" w:author="aas" w:date="2013-10-14T02:06:00Z"/>
                <w:del w:id="16431" w:author="Anees Shaikh" w:date="2013-10-19T02:16:00Z"/>
              </w:rPr>
              <w:pPrChange w:id="16432" w:author="Anees Shaikh" w:date="2013-10-19T02:16:00Z">
                <w:pPr>
                  <w:pStyle w:val="XML1"/>
                </w:pPr>
              </w:pPrChange>
            </w:pPr>
            <w:ins w:id="16433" w:author="aas" w:date="2013-10-14T02:06:00Z">
              <w:del w:id="16434" w:author="Anees Shaikh" w:date="2013-10-19T02:16:00Z">
                <w:r w:rsidDel="00E067A3">
                  <w:delText xml:space="preserve">                        &lt;xs:documentation&gt;</w:delText>
                </w:r>
              </w:del>
            </w:ins>
          </w:p>
          <w:p w14:paraId="314866FF" w14:textId="124DE957" w:rsidR="00874469" w:rsidDel="00E067A3" w:rsidRDefault="00874469">
            <w:pPr>
              <w:pStyle w:val="Appx"/>
              <w:rPr>
                <w:ins w:id="16435" w:author="aas" w:date="2013-10-14T02:06:00Z"/>
                <w:del w:id="16436" w:author="Anees Shaikh" w:date="2013-10-19T02:16:00Z"/>
              </w:rPr>
              <w:pPrChange w:id="16437" w:author="Anees Shaikh" w:date="2013-10-19T02:16:00Z">
                <w:pPr>
                  <w:pStyle w:val="XML1"/>
                </w:pPr>
              </w:pPrChange>
            </w:pPr>
            <w:ins w:id="16438" w:author="aas" w:date="2013-10-14T02:06:00Z">
              <w:del w:id="16439"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40" w:author="aas" w:date="2013-10-14T02:06:00Z"/>
                <w:del w:id="16441" w:author="Anees Shaikh" w:date="2013-10-19T02:16:00Z"/>
              </w:rPr>
              <w:pPrChange w:id="16442" w:author="Anees Shaikh" w:date="2013-10-19T02:16:00Z">
                <w:pPr>
                  <w:pStyle w:val="XML1"/>
                </w:pPr>
              </w:pPrChange>
            </w:pPr>
            <w:ins w:id="16443" w:author="aas" w:date="2013-10-14T02:06:00Z">
              <w:del w:id="16444" w:author="Anees Shaikh" w:date="2013-10-19T02:16:00Z">
                <w:r w:rsidDel="00E067A3">
                  <w:delText xml:space="preserve">                        &lt;/xs:documentation&gt;</w:delText>
                </w:r>
              </w:del>
            </w:ins>
          </w:p>
          <w:p w14:paraId="4E15984E" w14:textId="7FF37972" w:rsidR="00874469" w:rsidDel="00E067A3" w:rsidRDefault="00874469">
            <w:pPr>
              <w:pStyle w:val="Appx"/>
              <w:rPr>
                <w:ins w:id="16445" w:author="aas" w:date="2013-10-14T02:06:00Z"/>
                <w:del w:id="16446" w:author="Anees Shaikh" w:date="2013-10-19T02:16:00Z"/>
              </w:rPr>
              <w:pPrChange w:id="16447" w:author="Anees Shaikh" w:date="2013-10-19T02:16:00Z">
                <w:pPr>
                  <w:pStyle w:val="XML1"/>
                </w:pPr>
              </w:pPrChange>
            </w:pPr>
            <w:ins w:id="16448" w:author="aas" w:date="2013-10-14T02:06:00Z">
              <w:del w:id="16449" w:author="Anees Shaikh" w:date="2013-10-19T02:16:00Z">
                <w:r w:rsidDel="00E067A3">
                  <w:delText xml:space="preserve">                      &lt;/xs:annotation&gt;</w:delText>
                </w:r>
              </w:del>
            </w:ins>
          </w:p>
          <w:p w14:paraId="2D80C938" w14:textId="3A870140" w:rsidR="00874469" w:rsidDel="00E067A3" w:rsidRDefault="00874469">
            <w:pPr>
              <w:pStyle w:val="Appx"/>
              <w:rPr>
                <w:ins w:id="16450" w:author="aas" w:date="2013-10-14T02:06:00Z"/>
                <w:del w:id="16451" w:author="Anees Shaikh" w:date="2013-10-19T02:16:00Z"/>
              </w:rPr>
              <w:pPrChange w:id="16452" w:author="Anees Shaikh" w:date="2013-10-19T02:16:00Z">
                <w:pPr>
                  <w:pStyle w:val="XML1"/>
                </w:pPr>
              </w:pPrChange>
            </w:pPr>
            <w:ins w:id="16453" w:author="aas" w:date="2013-10-14T02:06:00Z">
              <w:del w:id="16454" w:author="Anees Shaikh" w:date="2013-10-19T02:16:00Z">
                <w:r w:rsidDel="00E067A3">
                  <w:delText xml:space="preserve">                      &lt;xs:complexType&gt;</w:delText>
                </w:r>
              </w:del>
            </w:ins>
          </w:p>
          <w:p w14:paraId="40B43DDD" w14:textId="6847D162" w:rsidR="00874469" w:rsidDel="00E067A3" w:rsidRDefault="00874469">
            <w:pPr>
              <w:pStyle w:val="Appx"/>
              <w:rPr>
                <w:ins w:id="16455" w:author="aas" w:date="2013-10-14T02:06:00Z"/>
                <w:del w:id="16456" w:author="Anees Shaikh" w:date="2013-10-19T02:16:00Z"/>
              </w:rPr>
              <w:pPrChange w:id="16457" w:author="Anees Shaikh" w:date="2013-10-19T02:16:00Z">
                <w:pPr>
                  <w:pStyle w:val="XML1"/>
                </w:pPr>
              </w:pPrChange>
            </w:pPr>
            <w:ins w:id="16458" w:author="aas" w:date="2013-10-14T02:06:00Z">
              <w:del w:id="16459" w:author="Anees Shaikh" w:date="2013-10-19T02:16:00Z">
                <w:r w:rsidDel="00E067A3">
                  <w:delText xml:space="preserve">                        &lt;xs:sequence&gt;</w:delText>
                </w:r>
              </w:del>
            </w:ins>
          </w:p>
          <w:p w14:paraId="5DB61CED" w14:textId="639F8B1F" w:rsidR="00874469" w:rsidDel="00E067A3" w:rsidRDefault="00874469">
            <w:pPr>
              <w:pStyle w:val="Appx"/>
              <w:rPr>
                <w:ins w:id="16460" w:author="aas" w:date="2013-10-14T02:06:00Z"/>
                <w:del w:id="16461" w:author="Anees Shaikh" w:date="2013-10-19T02:16:00Z"/>
              </w:rPr>
              <w:pPrChange w:id="16462" w:author="Anees Shaikh" w:date="2013-10-19T02:16:00Z">
                <w:pPr>
                  <w:pStyle w:val="XML1"/>
                </w:pPr>
              </w:pPrChange>
            </w:pPr>
            <w:ins w:id="16463" w:author="aas" w:date="2013-10-14T02:06:00Z">
              <w:del w:id="16464"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465" w:author="aas" w:date="2013-10-14T02:06:00Z"/>
                <w:del w:id="16466" w:author="Anees Shaikh" w:date="2013-10-19T02:16:00Z"/>
              </w:rPr>
              <w:pPrChange w:id="16467" w:author="Anees Shaikh" w:date="2013-10-19T02:16:00Z">
                <w:pPr>
                  <w:pStyle w:val="XML1"/>
                </w:pPr>
              </w:pPrChange>
            </w:pPr>
            <w:ins w:id="16468" w:author="aas" w:date="2013-10-14T02:06:00Z">
              <w:del w:id="16469" w:author="Anees Shaikh" w:date="2013-10-19T02:16:00Z">
                <w:r w:rsidDel="00E067A3">
                  <w:delText xml:space="preserve">                            &lt;xs:annotation&gt;</w:delText>
                </w:r>
              </w:del>
            </w:ins>
          </w:p>
          <w:p w14:paraId="17C20520" w14:textId="40E3D4B6" w:rsidR="00874469" w:rsidDel="00E067A3" w:rsidRDefault="00874469">
            <w:pPr>
              <w:pStyle w:val="Appx"/>
              <w:rPr>
                <w:ins w:id="16470" w:author="aas" w:date="2013-10-14T02:06:00Z"/>
                <w:del w:id="16471" w:author="Anees Shaikh" w:date="2013-10-19T02:16:00Z"/>
              </w:rPr>
              <w:pPrChange w:id="16472" w:author="Anees Shaikh" w:date="2013-10-19T02:16:00Z">
                <w:pPr>
                  <w:pStyle w:val="XML1"/>
                </w:pPr>
              </w:pPrChange>
            </w:pPr>
            <w:ins w:id="16473" w:author="aas" w:date="2013-10-14T02:06:00Z">
              <w:del w:id="16474" w:author="Anees Shaikh" w:date="2013-10-19T02:16:00Z">
                <w:r w:rsidDel="00E067A3">
                  <w:delText xml:space="preserve">                              &lt;xs:documentation&gt;</w:delText>
                </w:r>
              </w:del>
            </w:ins>
          </w:p>
          <w:p w14:paraId="094B55E0" w14:textId="7F642441" w:rsidR="00874469" w:rsidDel="00E067A3" w:rsidRDefault="00874469">
            <w:pPr>
              <w:pStyle w:val="Appx"/>
              <w:rPr>
                <w:ins w:id="16475" w:author="aas" w:date="2013-10-14T02:06:00Z"/>
                <w:del w:id="16476" w:author="Anees Shaikh" w:date="2013-10-19T02:16:00Z"/>
              </w:rPr>
              <w:pPrChange w:id="16477" w:author="Anees Shaikh" w:date="2013-10-19T02:16:00Z">
                <w:pPr>
                  <w:pStyle w:val="XML1"/>
                </w:pPr>
              </w:pPrChange>
            </w:pPr>
            <w:ins w:id="16478" w:author="aas" w:date="2013-10-14T02:06:00Z">
              <w:del w:id="16479"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480" w:author="aas" w:date="2013-10-14T02:06:00Z"/>
                <w:del w:id="16481" w:author="Anees Shaikh" w:date="2013-10-19T02:16:00Z"/>
              </w:rPr>
              <w:pPrChange w:id="16482" w:author="Anees Shaikh" w:date="2013-10-19T02:16:00Z">
                <w:pPr>
                  <w:pStyle w:val="XML1"/>
                </w:pPr>
              </w:pPrChange>
            </w:pPr>
            <w:ins w:id="16483" w:author="aas" w:date="2013-10-14T02:06:00Z">
              <w:del w:id="16484"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485" w:author="aas" w:date="2013-10-14T02:06:00Z"/>
                <w:del w:id="16486" w:author="Anees Shaikh" w:date="2013-10-19T02:16:00Z"/>
              </w:rPr>
              <w:pPrChange w:id="16487" w:author="Anees Shaikh" w:date="2013-10-19T02:16:00Z">
                <w:pPr>
                  <w:pStyle w:val="XML1"/>
                </w:pPr>
              </w:pPrChange>
            </w:pPr>
            <w:ins w:id="16488" w:author="aas" w:date="2013-10-14T02:06:00Z">
              <w:del w:id="16489"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490" w:author="aas" w:date="2013-10-14T02:06:00Z"/>
                <w:del w:id="16491" w:author="Anees Shaikh" w:date="2013-10-19T02:16:00Z"/>
              </w:rPr>
              <w:pPrChange w:id="16492" w:author="Anees Shaikh" w:date="2013-10-19T02:16:00Z">
                <w:pPr>
                  <w:pStyle w:val="XML1"/>
                </w:pPr>
              </w:pPrChange>
            </w:pPr>
            <w:ins w:id="16493" w:author="aas" w:date="2013-10-14T02:06:00Z">
              <w:del w:id="16494" w:author="Anees Shaikh" w:date="2013-10-19T02:16:00Z">
                <w:r w:rsidDel="00E067A3">
                  <w:delText xml:space="preserve">                                       contained in this list.</w:delText>
                </w:r>
              </w:del>
            </w:ins>
          </w:p>
          <w:p w14:paraId="02ABF157" w14:textId="5DAF4A87" w:rsidR="00874469" w:rsidDel="00E067A3" w:rsidRDefault="00874469">
            <w:pPr>
              <w:pStyle w:val="Appx"/>
              <w:rPr>
                <w:ins w:id="16495" w:author="aas" w:date="2013-10-14T02:06:00Z"/>
                <w:del w:id="16496" w:author="Anees Shaikh" w:date="2013-10-19T02:16:00Z"/>
              </w:rPr>
              <w:pPrChange w:id="16497" w:author="Anees Shaikh" w:date="2013-10-19T02:16:00Z">
                <w:pPr>
                  <w:pStyle w:val="XML1"/>
                </w:pPr>
              </w:pPrChange>
            </w:pPr>
            <w:ins w:id="16498" w:author="aas" w:date="2013-10-14T02:06:00Z">
              <w:del w:id="16499" w:author="Anees Shaikh" w:date="2013-10-19T02:16:00Z">
                <w:r w:rsidDel="00E067A3">
                  <w:delText xml:space="preserve">                              &lt;/xs:documentation&gt;</w:delText>
                </w:r>
              </w:del>
            </w:ins>
          </w:p>
          <w:p w14:paraId="195654E0" w14:textId="28CAF503" w:rsidR="00874469" w:rsidDel="00E067A3" w:rsidRDefault="00874469">
            <w:pPr>
              <w:pStyle w:val="Appx"/>
              <w:rPr>
                <w:ins w:id="16500" w:author="aas" w:date="2013-10-14T02:06:00Z"/>
                <w:del w:id="16501" w:author="Anees Shaikh" w:date="2013-10-19T02:16:00Z"/>
              </w:rPr>
              <w:pPrChange w:id="16502" w:author="Anees Shaikh" w:date="2013-10-19T02:16:00Z">
                <w:pPr>
                  <w:pStyle w:val="XML1"/>
                </w:pPr>
              </w:pPrChange>
            </w:pPr>
            <w:ins w:id="16503" w:author="aas" w:date="2013-10-14T02:06:00Z">
              <w:del w:id="16504" w:author="Anees Shaikh" w:date="2013-10-19T02:16:00Z">
                <w:r w:rsidDel="00E067A3">
                  <w:delText xml:space="preserve">                            &lt;/xs:annotation&gt;</w:delText>
                </w:r>
              </w:del>
            </w:ins>
          </w:p>
          <w:p w14:paraId="2002C6AF" w14:textId="0D263103" w:rsidR="00874469" w:rsidDel="00E067A3" w:rsidRDefault="00874469">
            <w:pPr>
              <w:pStyle w:val="Appx"/>
              <w:rPr>
                <w:ins w:id="16505" w:author="aas" w:date="2013-10-14T02:06:00Z"/>
                <w:del w:id="16506" w:author="Anees Shaikh" w:date="2013-10-19T02:16:00Z"/>
              </w:rPr>
              <w:pPrChange w:id="16507" w:author="Anees Shaikh" w:date="2013-10-19T02:16:00Z">
                <w:pPr>
                  <w:pStyle w:val="XML1"/>
                </w:pPr>
              </w:pPrChange>
            </w:pPr>
            <w:ins w:id="16508" w:author="aas" w:date="2013-10-14T02:06:00Z">
              <w:del w:id="16509" w:author="Anees Shaikh" w:date="2013-10-19T02:16:00Z">
                <w:r w:rsidDel="00E067A3">
                  <w:delText xml:space="preserve">                            &lt;xs:complexType&gt;</w:delText>
                </w:r>
              </w:del>
            </w:ins>
          </w:p>
          <w:p w14:paraId="258CDF9F" w14:textId="0D32E70E" w:rsidR="00874469" w:rsidDel="00E067A3" w:rsidRDefault="00874469">
            <w:pPr>
              <w:pStyle w:val="Appx"/>
              <w:rPr>
                <w:ins w:id="16510" w:author="aas" w:date="2013-10-14T02:06:00Z"/>
                <w:del w:id="16511" w:author="Anees Shaikh" w:date="2013-10-19T02:16:00Z"/>
              </w:rPr>
              <w:pPrChange w:id="16512" w:author="Anees Shaikh" w:date="2013-10-19T02:16:00Z">
                <w:pPr>
                  <w:pStyle w:val="XML1"/>
                </w:pPr>
              </w:pPrChange>
            </w:pPr>
            <w:ins w:id="16513" w:author="aas" w:date="2013-10-14T02:06:00Z">
              <w:del w:id="16514" w:author="Anees Shaikh" w:date="2013-10-19T02:16:00Z">
                <w:r w:rsidDel="00E067A3">
                  <w:delText xml:space="preserve">                              &lt;xs:sequence&gt;</w:delText>
                </w:r>
              </w:del>
            </w:ins>
          </w:p>
          <w:p w14:paraId="286BAB82" w14:textId="74D6C8F1" w:rsidR="00874469" w:rsidDel="00E067A3" w:rsidRDefault="00874469">
            <w:pPr>
              <w:pStyle w:val="Appx"/>
              <w:rPr>
                <w:ins w:id="16515" w:author="aas" w:date="2013-10-14T02:06:00Z"/>
                <w:del w:id="16516" w:author="Anees Shaikh" w:date="2013-10-19T02:16:00Z"/>
              </w:rPr>
              <w:pPrChange w:id="16517" w:author="Anees Shaikh" w:date="2013-10-19T02:16:00Z">
                <w:pPr>
                  <w:pStyle w:val="XML1"/>
                </w:pPr>
              </w:pPrChange>
            </w:pPr>
            <w:ins w:id="16518" w:author="aas" w:date="2013-10-14T02:06:00Z">
              <w:del w:id="16519"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20" w:author="aas" w:date="2013-10-14T02:06:00Z"/>
                <w:del w:id="16521" w:author="Anees Shaikh" w:date="2013-10-19T02:16:00Z"/>
              </w:rPr>
              <w:pPrChange w:id="16522" w:author="Anees Shaikh" w:date="2013-10-19T02:16:00Z">
                <w:pPr>
                  <w:pStyle w:val="XML1"/>
                </w:pPr>
              </w:pPrChange>
            </w:pPr>
            <w:ins w:id="16523" w:author="aas" w:date="2013-10-14T02:06:00Z">
              <w:del w:id="16524" w:author="Anees Shaikh" w:date="2013-10-19T02:16:00Z">
                <w:r w:rsidDel="00E067A3">
                  <w:delText xml:space="preserve">                                  &lt;xs:annotation&gt;</w:delText>
                </w:r>
              </w:del>
            </w:ins>
          </w:p>
          <w:p w14:paraId="0DF5C73A" w14:textId="66A5C045" w:rsidR="00874469" w:rsidDel="00E067A3" w:rsidRDefault="00874469">
            <w:pPr>
              <w:pStyle w:val="Appx"/>
              <w:rPr>
                <w:ins w:id="16525" w:author="aas" w:date="2013-10-14T02:06:00Z"/>
                <w:del w:id="16526" w:author="Anees Shaikh" w:date="2013-10-19T02:16:00Z"/>
              </w:rPr>
              <w:pPrChange w:id="16527" w:author="Anees Shaikh" w:date="2013-10-19T02:16:00Z">
                <w:pPr>
                  <w:pStyle w:val="XML1"/>
                </w:pPr>
              </w:pPrChange>
            </w:pPr>
            <w:ins w:id="16528" w:author="aas" w:date="2013-10-14T02:06:00Z">
              <w:del w:id="16529" w:author="Anees Shaikh" w:date="2013-10-19T02:16:00Z">
                <w:r w:rsidDel="00E067A3">
                  <w:delText xml:space="preserve">                                    &lt;xs:documentation&gt;</w:delText>
                </w:r>
              </w:del>
            </w:ins>
          </w:p>
          <w:p w14:paraId="28E8B0D2" w14:textId="7FCDFC84" w:rsidR="00874469" w:rsidDel="00E067A3" w:rsidRDefault="00874469">
            <w:pPr>
              <w:pStyle w:val="Appx"/>
              <w:rPr>
                <w:ins w:id="16530" w:author="aas" w:date="2013-10-14T02:06:00Z"/>
                <w:del w:id="16531" w:author="Anees Shaikh" w:date="2013-10-19T02:16:00Z"/>
              </w:rPr>
              <w:pPrChange w:id="16532" w:author="Anees Shaikh" w:date="2013-10-19T02:16:00Z">
                <w:pPr>
                  <w:pStyle w:val="XML1"/>
                </w:pPr>
              </w:pPrChange>
            </w:pPr>
            <w:ins w:id="16533" w:author="aas" w:date="2013-10-14T02:06:00Z">
              <w:del w:id="16534"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35" w:author="aas" w:date="2013-10-14T02:06:00Z"/>
                <w:del w:id="16536" w:author="Anees Shaikh" w:date="2013-10-19T02:16:00Z"/>
              </w:rPr>
              <w:pPrChange w:id="16537" w:author="Anees Shaikh" w:date="2013-10-19T02:16:00Z">
                <w:pPr>
                  <w:pStyle w:val="XML1"/>
                </w:pPr>
              </w:pPrChange>
            </w:pPr>
            <w:ins w:id="16538" w:author="aas" w:date="2013-10-14T02:06:00Z">
              <w:del w:id="16539"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40" w:author="aas" w:date="2013-10-14T02:06:00Z"/>
                <w:del w:id="16541" w:author="Anees Shaikh" w:date="2013-10-19T02:16:00Z"/>
              </w:rPr>
              <w:pPrChange w:id="16542" w:author="Anees Shaikh" w:date="2013-10-19T02:16:00Z">
                <w:pPr>
                  <w:pStyle w:val="XML1"/>
                </w:pPr>
              </w:pPrChange>
            </w:pPr>
            <w:ins w:id="16543" w:author="aas" w:date="2013-10-14T02:06:00Z">
              <w:del w:id="16544"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45" w:author="aas" w:date="2013-10-14T02:06:00Z"/>
                <w:del w:id="16546" w:author="Anees Shaikh" w:date="2013-10-19T02:16:00Z"/>
              </w:rPr>
              <w:pPrChange w:id="16547" w:author="Anees Shaikh" w:date="2013-10-19T02:16:00Z">
                <w:pPr>
                  <w:pStyle w:val="XML1"/>
                </w:pPr>
              </w:pPrChange>
            </w:pPr>
            <w:ins w:id="16548" w:author="aas" w:date="2013-10-14T02:06:00Z">
              <w:del w:id="16549" w:author="Anees Shaikh" w:date="2013-10-19T02:16:00Z">
                <w:r w:rsidDel="00E067A3">
                  <w:delText xml:space="preserve">                                             Capable Switch.</w:delText>
                </w:r>
              </w:del>
            </w:ins>
          </w:p>
          <w:p w14:paraId="6D1B5845" w14:textId="0F653E37" w:rsidR="00874469" w:rsidDel="00E067A3" w:rsidRDefault="00874469">
            <w:pPr>
              <w:pStyle w:val="Appx"/>
              <w:rPr>
                <w:ins w:id="16550" w:author="aas" w:date="2013-10-14T02:06:00Z"/>
                <w:del w:id="16551" w:author="Anees Shaikh" w:date="2013-10-19T02:16:00Z"/>
              </w:rPr>
              <w:pPrChange w:id="16552" w:author="Anees Shaikh" w:date="2013-10-19T02:16:00Z">
                <w:pPr>
                  <w:pStyle w:val="XML1"/>
                </w:pPr>
              </w:pPrChange>
            </w:pPr>
            <w:ins w:id="16553" w:author="aas" w:date="2013-10-14T02:06:00Z">
              <w:del w:id="16554" w:author="Anees Shaikh" w:date="2013-10-19T02:16:00Z">
                <w:r w:rsidDel="00E067A3">
                  <w:delText xml:space="preserve">                                    &lt;/xs:documentation&gt;</w:delText>
                </w:r>
              </w:del>
            </w:ins>
          </w:p>
          <w:p w14:paraId="4D163352" w14:textId="3A107E80" w:rsidR="00874469" w:rsidDel="00E067A3" w:rsidRDefault="00874469">
            <w:pPr>
              <w:pStyle w:val="Appx"/>
              <w:rPr>
                <w:ins w:id="16555" w:author="aas" w:date="2013-10-14T02:06:00Z"/>
                <w:del w:id="16556" w:author="Anees Shaikh" w:date="2013-10-19T02:16:00Z"/>
              </w:rPr>
              <w:pPrChange w:id="16557" w:author="Anees Shaikh" w:date="2013-10-19T02:16:00Z">
                <w:pPr>
                  <w:pStyle w:val="XML1"/>
                </w:pPr>
              </w:pPrChange>
            </w:pPr>
            <w:ins w:id="16558" w:author="aas" w:date="2013-10-14T02:06:00Z">
              <w:del w:id="16559" w:author="Anees Shaikh" w:date="2013-10-19T02:16:00Z">
                <w:r w:rsidDel="00E067A3">
                  <w:delText xml:space="preserve">                                  &lt;/xs:annotation&gt;</w:delText>
                </w:r>
              </w:del>
            </w:ins>
          </w:p>
          <w:p w14:paraId="67BBAC20" w14:textId="25D1C905" w:rsidR="00874469" w:rsidDel="00E067A3" w:rsidRDefault="00874469">
            <w:pPr>
              <w:pStyle w:val="Appx"/>
              <w:rPr>
                <w:ins w:id="16560" w:author="aas" w:date="2013-10-14T02:06:00Z"/>
                <w:del w:id="16561" w:author="Anees Shaikh" w:date="2013-10-19T02:16:00Z"/>
              </w:rPr>
              <w:pPrChange w:id="16562" w:author="Anees Shaikh" w:date="2013-10-19T02:16:00Z">
                <w:pPr>
                  <w:pStyle w:val="XML1"/>
                </w:pPr>
              </w:pPrChange>
            </w:pPr>
            <w:ins w:id="16563" w:author="aas" w:date="2013-10-14T02:06:00Z">
              <w:del w:id="16564" w:author="Anees Shaikh" w:date="2013-10-19T02:16:00Z">
                <w:r w:rsidDel="00E067A3">
                  <w:delText xml:space="preserve">                                &lt;/xs:element&gt;</w:delText>
                </w:r>
              </w:del>
            </w:ins>
          </w:p>
          <w:p w14:paraId="25C73193" w14:textId="7C199A75" w:rsidR="00874469" w:rsidDel="00E067A3" w:rsidRDefault="00874469">
            <w:pPr>
              <w:pStyle w:val="Appx"/>
              <w:rPr>
                <w:ins w:id="16565" w:author="aas" w:date="2013-10-14T02:06:00Z"/>
                <w:del w:id="16566" w:author="Anees Shaikh" w:date="2013-10-19T02:16:00Z"/>
              </w:rPr>
              <w:pPrChange w:id="16567" w:author="Anees Shaikh" w:date="2013-10-19T02:16:00Z">
                <w:pPr>
                  <w:pStyle w:val="XML1"/>
                </w:pPr>
              </w:pPrChange>
            </w:pPr>
            <w:ins w:id="16568" w:author="aas" w:date="2013-10-14T02:06:00Z">
              <w:del w:id="16569" w:author="Anees Shaikh" w:date="2013-10-19T02:16:00Z">
                <w:r w:rsidDel="00E067A3">
                  <w:delText xml:space="preserve">                                &lt;xs:element name="role" minOccurs="0"&gt;</w:delText>
                </w:r>
              </w:del>
            </w:ins>
          </w:p>
          <w:p w14:paraId="65C5A818" w14:textId="7D476BF1" w:rsidR="00874469" w:rsidDel="00E067A3" w:rsidRDefault="00874469">
            <w:pPr>
              <w:pStyle w:val="Appx"/>
              <w:rPr>
                <w:ins w:id="16570" w:author="aas" w:date="2013-10-14T02:06:00Z"/>
                <w:del w:id="16571" w:author="Anees Shaikh" w:date="2013-10-19T02:16:00Z"/>
              </w:rPr>
              <w:pPrChange w:id="16572" w:author="Anees Shaikh" w:date="2013-10-19T02:16:00Z">
                <w:pPr>
                  <w:pStyle w:val="XML1"/>
                </w:pPr>
              </w:pPrChange>
            </w:pPr>
            <w:ins w:id="16573" w:author="aas" w:date="2013-10-14T02:06:00Z">
              <w:del w:id="16574" w:author="Anees Shaikh" w:date="2013-10-19T02:16:00Z">
                <w:r w:rsidDel="00E067A3">
                  <w:delText xml:space="preserve">                                  &lt;xs:annotation&gt;</w:delText>
                </w:r>
              </w:del>
            </w:ins>
          </w:p>
          <w:p w14:paraId="6ACE9CCC" w14:textId="326CC958" w:rsidR="00874469" w:rsidDel="00E067A3" w:rsidRDefault="00874469">
            <w:pPr>
              <w:pStyle w:val="Appx"/>
              <w:rPr>
                <w:ins w:id="16575" w:author="aas" w:date="2013-10-14T02:06:00Z"/>
                <w:del w:id="16576" w:author="Anees Shaikh" w:date="2013-10-19T02:16:00Z"/>
              </w:rPr>
              <w:pPrChange w:id="16577" w:author="Anees Shaikh" w:date="2013-10-19T02:16:00Z">
                <w:pPr>
                  <w:pStyle w:val="XML1"/>
                </w:pPr>
              </w:pPrChange>
            </w:pPr>
            <w:ins w:id="16578" w:author="aas" w:date="2013-10-14T02:06:00Z">
              <w:del w:id="16579" w:author="Anees Shaikh" w:date="2013-10-19T02:16:00Z">
                <w:r w:rsidDel="00E067A3">
                  <w:delText xml:space="preserve">                                    &lt;xs:documentation&gt;</w:delText>
                </w:r>
              </w:del>
            </w:ins>
          </w:p>
          <w:p w14:paraId="13623686" w14:textId="127504D8" w:rsidR="00874469" w:rsidDel="00E067A3" w:rsidRDefault="00874469">
            <w:pPr>
              <w:pStyle w:val="Appx"/>
              <w:rPr>
                <w:ins w:id="16580" w:author="aas" w:date="2013-10-14T02:06:00Z"/>
                <w:del w:id="16581" w:author="Anees Shaikh" w:date="2013-10-19T02:16:00Z"/>
              </w:rPr>
              <w:pPrChange w:id="16582" w:author="Anees Shaikh" w:date="2013-10-19T02:16:00Z">
                <w:pPr>
                  <w:pStyle w:val="XML1"/>
                </w:pPr>
              </w:pPrChange>
            </w:pPr>
            <w:ins w:id="16583" w:author="aas" w:date="2013-10-14T02:06:00Z">
              <w:del w:id="16584"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585" w:author="aas" w:date="2013-10-14T02:06:00Z"/>
                <w:del w:id="16586" w:author="Anees Shaikh" w:date="2013-10-19T02:16:00Z"/>
              </w:rPr>
              <w:pPrChange w:id="16587" w:author="Anees Shaikh" w:date="2013-10-19T02:16:00Z">
                <w:pPr>
                  <w:pStyle w:val="XML1"/>
                </w:pPr>
              </w:pPrChange>
            </w:pPr>
            <w:ins w:id="16588" w:author="aas" w:date="2013-10-14T02:06:00Z">
              <w:del w:id="16589"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590" w:author="aas" w:date="2013-10-14T02:06:00Z"/>
                <w:del w:id="16591" w:author="Anees Shaikh" w:date="2013-10-19T02:16:00Z"/>
              </w:rPr>
              <w:pPrChange w:id="16592" w:author="Anees Shaikh" w:date="2013-10-19T02:16:00Z">
                <w:pPr>
                  <w:pStyle w:val="XML1"/>
                </w:pPr>
              </w:pPrChange>
            </w:pPr>
            <w:ins w:id="16593" w:author="aas" w:date="2013-10-14T02:06:00Z">
              <w:del w:id="16594"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595" w:author="aas" w:date="2013-10-14T02:06:00Z"/>
                <w:del w:id="16596" w:author="Anees Shaikh" w:date="2013-10-19T02:16:00Z"/>
              </w:rPr>
              <w:pPrChange w:id="16597" w:author="Anees Shaikh" w:date="2013-10-19T02:16:00Z">
                <w:pPr>
                  <w:pStyle w:val="XML1"/>
                </w:pPr>
              </w:pPrChange>
            </w:pPr>
            <w:ins w:id="16598" w:author="aas" w:date="2013-10-14T02:06:00Z">
              <w:del w:id="16599"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00" w:author="aas" w:date="2013-10-14T02:06:00Z"/>
                <w:del w:id="16601" w:author="Anees Shaikh" w:date="2013-10-19T02:16:00Z"/>
              </w:rPr>
              <w:pPrChange w:id="16602" w:author="Anees Shaikh" w:date="2013-10-19T02:16:00Z">
                <w:pPr>
                  <w:pStyle w:val="XML1"/>
                </w:pPr>
              </w:pPrChange>
            </w:pPr>
            <w:ins w:id="16603" w:author="aas" w:date="2013-10-14T02:06:00Z">
              <w:del w:id="16604"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05" w:author="aas" w:date="2013-10-14T02:06:00Z"/>
                <w:del w:id="16606" w:author="Anees Shaikh" w:date="2013-10-19T02:16:00Z"/>
              </w:rPr>
              <w:pPrChange w:id="16607" w:author="Anees Shaikh" w:date="2013-10-19T02:16:00Z">
                <w:pPr>
                  <w:pStyle w:val="XML1"/>
                </w:pPr>
              </w:pPrChange>
            </w:pPr>
            <w:ins w:id="16608" w:author="aas" w:date="2013-10-14T02:06:00Z">
              <w:del w:id="16609"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10" w:author="aas" w:date="2013-10-14T02:06:00Z"/>
                <w:del w:id="16611" w:author="Anees Shaikh" w:date="2013-10-19T02:16:00Z"/>
              </w:rPr>
              <w:pPrChange w:id="16612" w:author="Anees Shaikh" w:date="2013-10-19T02:16:00Z">
                <w:pPr>
                  <w:pStyle w:val="XML1"/>
                </w:pPr>
              </w:pPrChange>
            </w:pPr>
            <w:ins w:id="16613" w:author="aas" w:date="2013-10-14T02:06:00Z">
              <w:del w:id="16614"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15" w:author="aas" w:date="2013-10-14T02:06:00Z"/>
                <w:del w:id="16616" w:author="Anees Shaikh" w:date="2013-10-19T02:16:00Z"/>
              </w:rPr>
              <w:pPrChange w:id="16617" w:author="Anees Shaikh" w:date="2013-10-19T02:16:00Z">
                <w:pPr>
                  <w:pStyle w:val="XML1"/>
                </w:pPr>
              </w:pPrChange>
            </w:pPr>
            <w:ins w:id="16618" w:author="aas" w:date="2013-10-14T02:06:00Z">
              <w:del w:id="16619"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20" w:author="aas" w:date="2013-10-14T02:06:00Z"/>
                <w:del w:id="16621" w:author="Anees Shaikh" w:date="2013-10-19T02:16:00Z"/>
              </w:rPr>
              <w:pPrChange w:id="16622" w:author="Anees Shaikh" w:date="2013-10-19T02:16:00Z">
                <w:pPr>
                  <w:pStyle w:val="XML1"/>
                </w:pPr>
              </w:pPrChange>
            </w:pPr>
            <w:ins w:id="16623" w:author="aas" w:date="2013-10-14T02:06:00Z">
              <w:del w:id="16624"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25" w:author="aas" w:date="2013-10-14T02:06:00Z"/>
                <w:del w:id="16626" w:author="Anees Shaikh" w:date="2013-10-19T02:16:00Z"/>
              </w:rPr>
              <w:pPrChange w:id="16627" w:author="Anees Shaikh" w:date="2013-10-19T02:16:00Z">
                <w:pPr>
                  <w:pStyle w:val="XML1"/>
                </w:pPr>
              </w:pPrChange>
            </w:pPr>
            <w:ins w:id="16628" w:author="aas" w:date="2013-10-14T02:06:00Z">
              <w:del w:id="16629" w:author="Anees Shaikh" w:date="2013-10-19T02:16:00Z">
                <w:r w:rsidDel="00E067A3">
                  <w:delText xml:space="preserve">                                    &lt;/xs:documentation&gt;</w:delText>
                </w:r>
              </w:del>
            </w:ins>
          </w:p>
          <w:p w14:paraId="77946D7C" w14:textId="38E6D5EB" w:rsidR="00874469" w:rsidDel="00E067A3" w:rsidRDefault="00874469">
            <w:pPr>
              <w:pStyle w:val="Appx"/>
              <w:rPr>
                <w:ins w:id="16630" w:author="aas" w:date="2013-10-14T02:06:00Z"/>
                <w:del w:id="16631" w:author="Anees Shaikh" w:date="2013-10-19T02:16:00Z"/>
              </w:rPr>
              <w:pPrChange w:id="16632" w:author="Anees Shaikh" w:date="2013-10-19T02:16:00Z">
                <w:pPr>
                  <w:pStyle w:val="XML1"/>
                </w:pPr>
              </w:pPrChange>
            </w:pPr>
            <w:ins w:id="16633" w:author="aas" w:date="2013-10-14T02:06:00Z">
              <w:del w:id="16634" w:author="Anees Shaikh" w:date="2013-10-19T02:16:00Z">
                <w:r w:rsidDel="00E067A3">
                  <w:delText xml:space="preserve">                                  &lt;/xs:annotation&gt;</w:delText>
                </w:r>
              </w:del>
            </w:ins>
          </w:p>
          <w:p w14:paraId="143914ED" w14:textId="0AA96BB2" w:rsidR="00874469" w:rsidDel="00E067A3" w:rsidRDefault="00874469">
            <w:pPr>
              <w:pStyle w:val="Appx"/>
              <w:rPr>
                <w:ins w:id="16635" w:author="aas" w:date="2013-10-14T02:06:00Z"/>
                <w:del w:id="16636" w:author="Anees Shaikh" w:date="2013-10-19T02:16:00Z"/>
              </w:rPr>
              <w:pPrChange w:id="16637" w:author="Anees Shaikh" w:date="2013-10-19T02:16:00Z">
                <w:pPr>
                  <w:pStyle w:val="XML1"/>
                </w:pPr>
              </w:pPrChange>
            </w:pPr>
            <w:ins w:id="16638" w:author="aas" w:date="2013-10-14T02:06:00Z">
              <w:del w:id="16639" w:author="Anees Shaikh" w:date="2013-10-19T02:16:00Z">
                <w:r w:rsidDel="00E067A3">
                  <w:delText xml:space="preserve">                                  &lt;xs:simpleType&gt;</w:delText>
                </w:r>
              </w:del>
            </w:ins>
          </w:p>
          <w:p w14:paraId="6CE48AB5" w14:textId="20953E8B" w:rsidR="00874469" w:rsidDel="00E067A3" w:rsidRDefault="00874469">
            <w:pPr>
              <w:pStyle w:val="Appx"/>
              <w:rPr>
                <w:ins w:id="16640" w:author="aas" w:date="2013-10-14T02:06:00Z"/>
                <w:del w:id="16641" w:author="Anees Shaikh" w:date="2013-10-19T02:16:00Z"/>
              </w:rPr>
              <w:pPrChange w:id="16642" w:author="Anees Shaikh" w:date="2013-10-19T02:16:00Z">
                <w:pPr>
                  <w:pStyle w:val="XML1"/>
                </w:pPr>
              </w:pPrChange>
            </w:pPr>
            <w:ins w:id="16643" w:author="aas" w:date="2013-10-14T02:06:00Z">
              <w:del w:id="16644" w:author="Anees Shaikh" w:date="2013-10-19T02:16:00Z">
                <w:r w:rsidDel="00E067A3">
                  <w:delText xml:space="preserve">                                    &lt;xs:restriction base="xs:string"&gt;</w:delText>
                </w:r>
              </w:del>
            </w:ins>
          </w:p>
          <w:p w14:paraId="16AA2DF4" w14:textId="188D1ACA" w:rsidR="00874469" w:rsidDel="00E067A3" w:rsidRDefault="00874469">
            <w:pPr>
              <w:pStyle w:val="Appx"/>
              <w:rPr>
                <w:ins w:id="16645" w:author="aas" w:date="2013-10-14T02:06:00Z"/>
                <w:del w:id="16646" w:author="Anees Shaikh" w:date="2013-10-19T02:16:00Z"/>
              </w:rPr>
              <w:pPrChange w:id="16647" w:author="Anees Shaikh" w:date="2013-10-19T02:16:00Z">
                <w:pPr>
                  <w:pStyle w:val="XML1"/>
                </w:pPr>
              </w:pPrChange>
            </w:pPr>
            <w:ins w:id="16648" w:author="aas" w:date="2013-10-14T02:06:00Z">
              <w:del w:id="16649" w:author="Anees Shaikh" w:date="2013-10-19T02:16:00Z">
                <w:r w:rsidDel="00E067A3">
                  <w:delText xml:space="preserve">                                      &lt;xs:enumeration value="master"/&gt;</w:delText>
                </w:r>
              </w:del>
            </w:ins>
          </w:p>
          <w:p w14:paraId="19B1A835" w14:textId="32B515AF" w:rsidR="00874469" w:rsidDel="00E067A3" w:rsidRDefault="00874469">
            <w:pPr>
              <w:pStyle w:val="Appx"/>
              <w:rPr>
                <w:ins w:id="16650" w:author="aas" w:date="2013-10-14T02:06:00Z"/>
                <w:del w:id="16651" w:author="Anees Shaikh" w:date="2013-10-19T02:16:00Z"/>
              </w:rPr>
              <w:pPrChange w:id="16652" w:author="Anees Shaikh" w:date="2013-10-19T02:16:00Z">
                <w:pPr>
                  <w:pStyle w:val="XML1"/>
                </w:pPr>
              </w:pPrChange>
            </w:pPr>
            <w:ins w:id="16653" w:author="aas" w:date="2013-10-14T02:06:00Z">
              <w:del w:id="16654" w:author="Anees Shaikh" w:date="2013-10-19T02:16:00Z">
                <w:r w:rsidDel="00E067A3">
                  <w:delText xml:space="preserve">                                      &lt;xs:enumeration value="slave"/&gt;</w:delText>
                </w:r>
              </w:del>
            </w:ins>
          </w:p>
          <w:p w14:paraId="4F8EC66E" w14:textId="680D9C22" w:rsidR="00874469" w:rsidDel="00E067A3" w:rsidRDefault="00874469">
            <w:pPr>
              <w:pStyle w:val="Appx"/>
              <w:rPr>
                <w:ins w:id="16655" w:author="aas" w:date="2013-10-14T02:06:00Z"/>
                <w:del w:id="16656" w:author="Anees Shaikh" w:date="2013-10-19T02:16:00Z"/>
              </w:rPr>
              <w:pPrChange w:id="16657" w:author="Anees Shaikh" w:date="2013-10-19T02:16:00Z">
                <w:pPr>
                  <w:pStyle w:val="XML1"/>
                </w:pPr>
              </w:pPrChange>
            </w:pPr>
            <w:ins w:id="16658" w:author="aas" w:date="2013-10-14T02:06:00Z">
              <w:del w:id="16659" w:author="Anees Shaikh" w:date="2013-10-19T02:16:00Z">
                <w:r w:rsidDel="00E067A3">
                  <w:delText xml:space="preserve">                                      &lt;xs:enumeration value="equal"/&gt;</w:delText>
                </w:r>
              </w:del>
            </w:ins>
          </w:p>
          <w:p w14:paraId="335F473F" w14:textId="6D2BC214" w:rsidR="00874469" w:rsidDel="00E067A3" w:rsidRDefault="00874469">
            <w:pPr>
              <w:pStyle w:val="Appx"/>
              <w:rPr>
                <w:ins w:id="16660" w:author="aas" w:date="2013-10-14T02:06:00Z"/>
                <w:del w:id="16661" w:author="Anees Shaikh" w:date="2013-10-19T02:16:00Z"/>
              </w:rPr>
              <w:pPrChange w:id="16662" w:author="Anees Shaikh" w:date="2013-10-19T02:16:00Z">
                <w:pPr>
                  <w:pStyle w:val="XML1"/>
                </w:pPr>
              </w:pPrChange>
            </w:pPr>
            <w:ins w:id="16663" w:author="aas" w:date="2013-10-14T02:06:00Z">
              <w:del w:id="16664" w:author="Anees Shaikh" w:date="2013-10-19T02:16:00Z">
                <w:r w:rsidDel="00E067A3">
                  <w:delText xml:space="preserve">                                    &lt;/xs:restriction&gt;</w:delText>
                </w:r>
              </w:del>
            </w:ins>
          </w:p>
          <w:p w14:paraId="693D1B31" w14:textId="42C17187" w:rsidR="00874469" w:rsidDel="00E067A3" w:rsidRDefault="00874469">
            <w:pPr>
              <w:pStyle w:val="Appx"/>
              <w:rPr>
                <w:ins w:id="16665" w:author="aas" w:date="2013-10-14T02:06:00Z"/>
                <w:del w:id="16666" w:author="Anees Shaikh" w:date="2013-10-19T02:16:00Z"/>
              </w:rPr>
              <w:pPrChange w:id="16667" w:author="Anees Shaikh" w:date="2013-10-19T02:16:00Z">
                <w:pPr>
                  <w:pStyle w:val="XML1"/>
                </w:pPr>
              </w:pPrChange>
            </w:pPr>
            <w:ins w:id="16668" w:author="aas" w:date="2013-10-14T02:06:00Z">
              <w:del w:id="16669" w:author="Anees Shaikh" w:date="2013-10-19T02:16:00Z">
                <w:r w:rsidDel="00E067A3">
                  <w:delText xml:space="preserve">                                  &lt;/xs:simpleType&gt;</w:delText>
                </w:r>
              </w:del>
            </w:ins>
          </w:p>
          <w:p w14:paraId="684928CD" w14:textId="65CD8B8D" w:rsidR="00874469" w:rsidDel="00E067A3" w:rsidRDefault="00874469">
            <w:pPr>
              <w:pStyle w:val="Appx"/>
              <w:rPr>
                <w:ins w:id="16670" w:author="aas" w:date="2013-10-14T02:06:00Z"/>
                <w:del w:id="16671" w:author="Anees Shaikh" w:date="2013-10-19T02:16:00Z"/>
              </w:rPr>
              <w:pPrChange w:id="16672" w:author="Anees Shaikh" w:date="2013-10-19T02:16:00Z">
                <w:pPr>
                  <w:pStyle w:val="XML1"/>
                </w:pPr>
              </w:pPrChange>
            </w:pPr>
            <w:ins w:id="16673" w:author="aas" w:date="2013-10-14T02:06:00Z">
              <w:del w:id="16674" w:author="Anees Shaikh" w:date="2013-10-19T02:16:00Z">
                <w:r w:rsidDel="00E067A3">
                  <w:delText xml:space="preserve">                                &lt;/xs:element&gt;</w:delText>
                </w:r>
              </w:del>
            </w:ins>
          </w:p>
          <w:p w14:paraId="59AF1FEE" w14:textId="196F8F58" w:rsidR="00874469" w:rsidDel="00E067A3" w:rsidRDefault="00874469">
            <w:pPr>
              <w:pStyle w:val="Appx"/>
              <w:rPr>
                <w:ins w:id="16675" w:author="aas" w:date="2013-10-14T02:06:00Z"/>
                <w:del w:id="16676" w:author="Anees Shaikh" w:date="2013-10-19T02:16:00Z"/>
              </w:rPr>
              <w:pPrChange w:id="16677" w:author="Anees Shaikh" w:date="2013-10-19T02:16:00Z">
                <w:pPr>
                  <w:pStyle w:val="XML1"/>
                </w:pPr>
              </w:pPrChange>
            </w:pPr>
            <w:ins w:id="16678" w:author="aas" w:date="2013-10-14T02:06:00Z">
              <w:del w:id="16679"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680" w:author="aas" w:date="2013-10-14T02:06:00Z"/>
                <w:del w:id="16681" w:author="Anees Shaikh" w:date="2013-10-19T02:16:00Z"/>
              </w:rPr>
              <w:pPrChange w:id="16682" w:author="Anees Shaikh" w:date="2013-10-19T02:16:00Z">
                <w:pPr>
                  <w:pStyle w:val="XML1"/>
                </w:pPr>
              </w:pPrChange>
            </w:pPr>
            <w:ins w:id="16683" w:author="aas" w:date="2013-10-14T02:06:00Z">
              <w:del w:id="16684" w:author="Anees Shaikh" w:date="2013-10-19T02:16:00Z">
                <w:r w:rsidDel="00E067A3">
                  <w:delText xml:space="preserve">                                  &lt;xs:annotation&gt;</w:delText>
                </w:r>
              </w:del>
            </w:ins>
          </w:p>
          <w:p w14:paraId="070E4B7D" w14:textId="5386AC62" w:rsidR="00874469" w:rsidDel="00E067A3" w:rsidRDefault="00874469">
            <w:pPr>
              <w:pStyle w:val="Appx"/>
              <w:rPr>
                <w:ins w:id="16685" w:author="aas" w:date="2013-10-14T02:06:00Z"/>
                <w:del w:id="16686" w:author="Anees Shaikh" w:date="2013-10-19T02:16:00Z"/>
              </w:rPr>
              <w:pPrChange w:id="16687" w:author="Anees Shaikh" w:date="2013-10-19T02:16:00Z">
                <w:pPr>
                  <w:pStyle w:val="XML1"/>
                </w:pPr>
              </w:pPrChange>
            </w:pPr>
            <w:ins w:id="16688" w:author="aas" w:date="2013-10-14T02:06:00Z">
              <w:del w:id="16689" w:author="Anees Shaikh" w:date="2013-10-19T02:16:00Z">
                <w:r w:rsidDel="00E067A3">
                  <w:delText xml:space="preserve">                                    &lt;xs:documentation&gt;</w:delText>
                </w:r>
              </w:del>
            </w:ins>
          </w:p>
          <w:p w14:paraId="4A72BE5F" w14:textId="62E2528E" w:rsidR="00874469" w:rsidDel="00E067A3" w:rsidRDefault="00874469">
            <w:pPr>
              <w:pStyle w:val="Appx"/>
              <w:rPr>
                <w:ins w:id="16690" w:author="aas" w:date="2013-10-14T02:06:00Z"/>
                <w:del w:id="16691" w:author="Anees Shaikh" w:date="2013-10-19T02:16:00Z"/>
              </w:rPr>
              <w:pPrChange w:id="16692" w:author="Anees Shaikh" w:date="2013-10-19T02:16:00Z">
                <w:pPr>
                  <w:pStyle w:val="XML1"/>
                </w:pPr>
              </w:pPrChange>
            </w:pPr>
            <w:ins w:id="16693" w:author="aas" w:date="2013-10-14T02:06:00Z">
              <w:del w:id="16694"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695" w:author="aas" w:date="2013-10-14T02:06:00Z"/>
                <w:del w:id="16696" w:author="Anees Shaikh" w:date="2013-10-19T02:16:00Z"/>
              </w:rPr>
              <w:pPrChange w:id="16697" w:author="Anees Shaikh" w:date="2013-10-19T02:16:00Z">
                <w:pPr>
                  <w:pStyle w:val="XML1"/>
                </w:pPr>
              </w:pPrChange>
            </w:pPr>
            <w:ins w:id="16698" w:author="aas" w:date="2013-10-14T02:06:00Z">
              <w:del w:id="16699"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00" w:author="aas" w:date="2013-10-14T02:06:00Z"/>
                <w:del w:id="16701" w:author="Anees Shaikh" w:date="2013-10-19T02:16:00Z"/>
              </w:rPr>
              <w:pPrChange w:id="16702" w:author="Anees Shaikh" w:date="2013-10-19T02:16:00Z">
                <w:pPr>
                  <w:pStyle w:val="XML1"/>
                </w:pPr>
              </w:pPrChange>
            </w:pPr>
            <w:ins w:id="16703" w:author="aas" w:date="2013-10-14T02:06:00Z">
              <w:del w:id="16704" w:author="Anees Shaikh" w:date="2013-10-19T02:16:00Z">
                <w:r w:rsidDel="00E067A3">
                  <w:delText xml:space="preserve">                                             Controller.</w:delText>
                </w:r>
              </w:del>
            </w:ins>
          </w:p>
          <w:p w14:paraId="2DF1E5A5" w14:textId="660F4759" w:rsidR="00874469" w:rsidDel="00E067A3" w:rsidRDefault="00874469">
            <w:pPr>
              <w:pStyle w:val="Appx"/>
              <w:rPr>
                <w:ins w:id="16705" w:author="aas" w:date="2013-10-14T02:06:00Z"/>
                <w:del w:id="16706" w:author="Anees Shaikh" w:date="2013-10-19T02:16:00Z"/>
              </w:rPr>
              <w:pPrChange w:id="16707" w:author="Anees Shaikh" w:date="2013-10-19T02:16:00Z">
                <w:pPr>
                  <w:pStyle w:val="XML1"/>
                </w:pPr>
              </w:pPrChange>
            </w:pPr>
            <w:ins w:id="16708" w:author="aas" w:date="2013-10-14T02:06:00Z">
              <w:del w:id="16709" w:author="Anees Shaikh" w:date="2013-10-19T02:16:00Z">
                <w:r w:rsidDel="00E067A3">
                  <w:delText xml:space="preserve">                                    &lt;/xs:documentation&gt;</w:delText>
                </w:r>
              </w:del>
            </w:ins>
          </w:p>
          <w:p w14:paraId="3403AF34" w14:textId="7330FCBE" w:rsidR="00874469" w:rsidDel="00E067A3" w:rsidRDefault="00874469">
            <w:pPr>
              <w:pStyle w:val="Appx"/>
              <w:rPr>
                <w:ins w:id="16710" w:author="aas" w:date="2013-10-14T02:06:00Z"/>
                <w:del w:id="16711" w:author="Anees Shaikh" w:date="2013-10-19T02:16:00Z"/>
              </w:rPr>
              <w:pPrChange w:id="16712" w:author="Anees Shaikh" w:date="2013-10-19T02:16:00Z">
                <w:pPr>
                  <w:pStyle w:val="XML1"/>
                </w:pPr>
              </w:pPrChange>
            </w:pPr>
            <w:ins w:id="16713" w:author="aas" w:date="2013-10-14T02:06:00Z">
              <w:del w:id="16714" w:author="Anees Shaikh" w:date="2013-10-19T02:16:00Z">
                <w:r w:rsidDel="00E067A3">
                  <w:delText xml:space="preserve">                                  &lt;/xs:annotation&gt;</w:delText>
                </w:r>
              </w:del>
            </w:ins>
          </w:p>
          <w:p w14:paraId="0C652394" w14:textId="395CF5F1" w:rsidR="00874469" w:rsidDel="00E067A3" w:rsidRDefault="00874469">
            <w:pPr>
              <w:pStyle w:val="Appx"/>
              <w:rPr>
                <w:ins w:id="16715" w:author="aas" w:date="2013-10-14T02:06:00Z"/>
                <w:del w:id="16716" w:author="Anees Shaikh" w:date="2013-10-19T02:16:00Z"/>
              </w:rPr>
              <w:pPrChange w:id="16717" w:author="Anees Shaikh" w:date="2013-10-19T02:16:00Z">
                <w:pPr>
                  <w:pStyle w:val="XML1"/>
                </w:pPr>
              </w:pPrChange>
            </w:pPr>
            <w:ins w:id="16718" w:author="aas" w:date="2013-10-14T02:06:00Z">
              <w:del w:id="16719" w:author="Anees Shaikh" w:date="2013-10-19T02:16:00Z">
                <w:r w:rsidDel="00E067A3">
                  <w:delText xml:space="preserve">                                &lt;/xs:element&gt;</w:delText>
                </w:r>
              </w:del>
            </w:ins>
          </w:p>
          <w:p w14:paraId="1F129565" w14:textId="3E53EE33" w:rsidR="00874469" w:rsidDel="00E067A3" w:rsidRDefault="00874469">
            <w:pPr>
              <w:pStyle w:val="Appx"/>
              <w:rPr>
                <w:ins w:id="16720" w:author="aas" w:date="2013-10-14T02:06:00Z"/>
                <w:del w:id="16721" w:author="Anees Shaikh" w:date="2013-10-19T02:16:00Z"/>
              </w:rPr>
              <w:pPrChange w:id="16722" w:author="Anees Shaikh" w:date="2013-10-19T02:16:00Z">
                <w:pPr>
                  <w:pStyle w:val="XML1"/>
                </w:pPr>
              </w:pPrChange>
            </w:pPr>
            <w:ins w:id="16723" w:author="aas" w:date="2013-10-14T02:06:00Z">
              <w:del w:id="16724"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25" w:author="aas" w:date="2013-10-14T02:06:00Z"/>
                <w:del w:id="16726" w:author="Anees Shaikh" w:date="2013-10-19T02:16:00Z"/>
              </w:rPr>
              <w:pPrChange w:id="16727" w:author="Anees Shaikh" w:date="2013-10-19T02:16:00Z">
                <w:pPr>
                  <w:pStyle w:val="XML1"/>
                </w:pPr>
              </w:pPrChange>
            </w:pPr>
            <w:ins w:id="16728" w:author="aas" w:date="2013-10-14T02:06:00Z">
              <w:del w:id="16729" w:author="Anees Shaikh" w:date="2013-10-19T02:16:00Z">
                <w:r w:rsidDel="00E067A3">
                  <w:delText xml:space="preserve">                                  &lt;xs:annotation&gt;</w:delText>
                </w:r>
              </w:del>
            </w:ins>
          </w:p>
          <w:p w14:paraId="63A223B5" w14:textId="51C099FA" w:rsidR="00874469" w:rsidDel="00E067A3" w:rsidRDefault="00874469">
            <w:pPr>
              <w:pStyle w:val="Appx"/>
              <w:rPr>
                <w:ins w:id="16730" w:author="aas" w:date="2013-10-14T02:06:00Z"/>
                <w:del w:id="16731" w:author="Anees Shaikh" w:date="2013-10-19T02:16:00Z"/>
              </w:rPr>
              <w:pPrChange w:id="16732" w:author="Anees Shaikh" w:date="2013-10-19T02:16:00Z">
                <w:pPr>
                  <w:pStyle w:val="XML1"/>
                </w:pPr>
              </w:pPrChange>
            </w:pPr>
            <w:ins w:id="16733" w:author="aas" w:date="2013-10-14T02:06:00Z">
              <w:del w:id="16734" w:author="Anees Shaikh" w:date="2013-10-19T02:16:00Z">
                <w:r w:rsidDel="00E067A3">
                  <w:delText xml:space="preserve">                                    &lt;xs:documentation&gt;</w:delText>
                </w:r>
              </w:del>
            </w:ins>
          </w:p>
          <w:p w14:paraId="5E40BD1B" w14:textId="64DFEA27" w:rsidR="00874469" w:rsidDel="00E067A3" w:rsidRDefault="00874469">
            <w:pPr>
              <w:pStyle w:val="Appx"/>
              <w:rPr>
                <w:ins w:id="16735" w:author="aas" w:date="2013-10-14T02:06:00Z"/>
                <w:del w:id="16736" w:author="Anees Shaikh" w:date="2013-10-19T02:16:00Z"/>
              </w:rPr>
              <w:pPrChange w:id="16737" w:author="Anees Shaikh" w:date="2013-10-19T02:16:00Z">
                <w:pPr>
                  <w:pStyle w:val="XML1"/>
                </w:pPr>
              </w:pPrChange>
            </w:pPr>
            <w:ins w:id="16738" w:author="aas" w:date="2013-10-14T02:06:00Z">
              <w:del w:id="16739"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40" w:author="aas" w:date="2013-10-14T02:06:00Z"/>
                <w:del w:id="16741" w:author="Anees Shaikh" w:date="2013-10-19T02:16:00Z"/>
              </w:rPr>
              <w:pPrChange w:id="16742" w:author="Anees Shaikh" w:date="2013-10-19T02:16:00Z">
                <w:pPr>
                  <w:pStyle w:val="XML1"/>
                </w:pPr>
              </w:pPrChange>
            </w:pPr>
            <w:ins w:id="16743" w:author="aas" w:date="2013-10-14T02:06:00Z">
              <w:del w:id="16744"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45" w:author="aas" w:date="2013-10-14T02:06:00Z"/>
                <w:del w:id="16746" w:author="Anees Shaikh" w:date="2013-10-19T02:16:00Z"/>
              </w:rPr>
              <w:pPrChange w:id="16747" w:author="Anees Shaikh" w:date="2013-10-19T02:16:00Z">
                <w:pPr>
                  <w:pStyle w:val="XML1"/>
                </w:pPr>
              </w:pPrChange>
            </w:pPr>
            <w:ins w:id="16748" w:author="aas" w:date="2013-10-14T02:06:00Z">
              <w:del w:id="16749"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50" w:author="aas" w:date="2013-10-14T02:06:00Z"/>
                <w:del w:id="16751" w:author="Anees Shaikh" w:date="2013-10-19T02:16:00Z"/>
              </w:rPr>
              <w:pPrChange w:id="16752" w:author="Anees Shaikh" w:date="2013-10-19T02:16:00Z">
                <w:pPr>
                  <w:pStyle w:val="XML1"/>
                </w:pPr>
              </w:pPrChange>
            </w:pPr>
            <w:ins w:id="16753" w:author="aas" w:date="2013-10-14T02:06:00Z">
              <w:del w:id="16754" w:author="Anees Shaikh" w:date="2013-10-19T02:16:00Z">
                <w:r w:rsidDel="00E067A3">
                  <w:delText xml:space="preserve">                                             6633.</w:delText>
                </w:r>
              </w:del>
            </w:ins>
          </w:p>
          <w:p w14:paraId="0C1E216B" w14:textId="1567C6BE" w:rsidR="00874469" w:rsidDel="00E067A3" w:rsidRDefault="00874469">
            <w:pPr>
              <w:pStyle w:val="Appx"/>
              <w:rPr>
                <w:ins w:id="16755" w:author="aas" w:date="2013-10-14T02:06:00Z"/>
                <w:del w:id="16756" w:author="Anees Shaikh" w:date="2013-10-19T02:16:00Z"/>
              </w:rPr>
              <w:pPrChange w:id="16757" w:author="Anees Shaikh" w:date="2013-10-19T02:16:00Z">
                <w:pPr>
                  <w:pStyle w:val="XML1"/>
                </w:pPr>
              </w:pPrChange>
            </w:pPr>
            <w:ins w:id="16758" w:author="aas" w:date="2013-10-14T02:06:00Z">
              <w:del w:id="16759" w:author="Anees Shaikh" w:date="2013-10-19T02:16:00Z">
                <w:r w:rsidDel="00E067A3">
                  <w:delText xml:space="preserve">                                    &lt;/xs:documentation&gt;</w:delText>
                </w:r>
              </w:del>
            </w:ins>
          </w:p>
          <w:p w14:paraId="7AF4B719" w14:textId="3BFD69E5" w:rsidR="00874469" w:rsidDel="00E067A3" w:rsidRDefault="00874469">
            <w:pPr>
              <w:pStyle w:val="Appx"/>
              <w:rPr>
                <w:ins w:id="16760" w:author="aas" w:date="2013-10-14T02:06:00Z"/>
                <w:del w:id="16761" w:author="Anees Shaikh" w:date="2013-10-19T02:16:00Z"/>
              </w:rPr>
              <w:pPrChange w:id="16762" w:author="Anees Shaikh" w:date="2013-10-19T02:16:00Z">
                <w:pPr>
                  <w:pStyle w:val="XML1"/>
                </w:pPr>
              </w:pPrChange>
            </w:pPr>
            <w:ins w:id="16763" w:author="aas" w:date="2013-10-14T02:06:00Z">
              <w:del w:id="16764" w:author="Anees Shaikh" w:date="2013-10-19T02:16:00Z">
                <w:r w:rsidDel="00E067A3">
                  <w:delText xml:space="preserve">                                  &lt;/xs:annotation&gt;</w:delText>
                </w:r>
              </w:del>
            </w:ins>
          </w:p>
          <w:p w14:paraId="192120E3" w14:textId="03D45461" w:rsidR="00874469" w:rsidDel="00E067A3" w:rsidRDefault="00874469">
            <w:pPr>
              <w:pStyle w:val="Appx"/>
              <w:rPr>
                <w:ins w:id="16765" w:author="aas" w:date="2013-10-14T02:06:00Z"/>
                <w:del w:id="16766" w:author="Anees Shaikh" w:date="2013-10-19T02:16:00Z"/>
              </w:rPr>
              <w:pPrChange w:id="16767" w:author="Anees Shaikh" w:date="2013-10-19T02:16:00Z">
                <w:pPr>
                  <w:pStyle w:val="XML1"/>
                </w:pPr>
              </w:pPrChange>
            </w:pPr>
            <w:ins w:id="16768" w:author="aas" w:date="2013-10-14T02:06:00Z">
              <w:del w:id="16769" w:author="Anees Shaikh" w:date="2013-10-19T02:16:00Z">
                <w:r w:rsidDel="00E067A3">
                  <w:delText xml:space="preserve">                                &lt;/xs:element&gt;</w:delText>
                </w:r>
              </w:del>
            </w:ins>
          </w:p>
          <w:p w14:paraId="26F76009" w14:textId="03B5CD15" w:rsidR="00874469" w:rsidDel="00E067A3" w:rsidRDefault="00874469">
            <w:pPr>
              <w:pStyle w:val="Appx"/>
              <w:rPr>
                <w:ins w:id="16770" w:author="aas" w:date="2013-10-14T02:06:00Z"/>
                <w:del w:id="16771" w:author="Anees Shaikh" w:date="2013-10-19T02:16:00Z"/>
              </w:rPr>
              <w:pPrChange w:id="16772" w:author="Anees Shaikh" w:date="2013-10-19T02:16:00Z">
                <w:pPr>
                  <w:pStyle w:val="XML1"/>
                </w:pPr>
              </w:pPrChange>
            </w:pPr>
            <w:ins w:id="16773" w:author="aas" w:date="2013-10-14T02:06:00Z">
              <w:del w:id="16774"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775" w:author="aas" w:date="2013-10-14T02:06:00Z"/>
                <w:del w:id="16776" w:author="Anees Shaikh" w:date="2013-10-19T02:16:00Z"/>
              </w:rPr>
              <w:pPrChange w:id="16777" w:author="Anees Shaikh" w:date="2013-10-19T02:16:00Z">
                <w:pPr>
                  <w:pStyle w:val="XML1"/>
                </w:pPr>
              </w:pPrChange>
            </w:pPr>
            <w:ins w:id="16778" w:author="aas" w:date="2013-10-14T02:06:00Z">
              <w:del w:id="16779" w:author="Anees Shaikh" w:date="2013-10-19T02:16:00Z">
                <w:r w:rsidDel="00E067A3">
                  <w:delText xml:space="preserve">                                  &lt;xs:annotation&gt;</w:delText>
                </w:r>
              </w:del>
            </w:ins>
          </w:p>
          <w:p w14:paraId="61793249" w14:textId="724DA8C7" w:rsidR="00874469" w:rsidDel="00E067A3" w:rsidRDefault="00874469">
            <w:pPr>
              <w:pStyle w:val="Appx"/>
              <w:rPr>
                <w:ins w:id="16780" w:author="aas" w:date="2013-10-14T02:06:00Z"/>
                <w:del w:id="16781" w:author="Anees Shaikh" w:date="2013-10-19T02:16:00Z"/>
              </w:rPr>
              <w:pPrChange w:id="16782" w:author="Anees Shaikh" w:date="2013-10-19T02:16:00Z">
                <w:pPr>
                  <w:pStyle w:val="XML1"/>
                </w:pPr>
              </w:pPrChange>
            </w:pPr>
            <w:ins w:id="16783" w:author="aas" w:date="2013-10-14T02:06:00Z">
              <w:del w:id="16784" w:author="Anees Shaikh" w:date="2013-10-19T02:16:00Z">
                <w:r w:rsidDel="00E067A3">
                  <w:delText xml:space="preserve">                                    &lt;xs:documentation&gt;</w:delText>
                </w:r>
              </w:del>
            </w:ins>
          </w:p>
          <w:p w14:paraId="018B1149" w14:textId="2850D4BA" w:rsidR="00874469" w:rsidDel="00E067A3" w:rsidRDefault="00874469">
            <w:pPr>
              <w:pStyle w:val="Appx"/>
              <w:rPr>
                <w:ins w:id="16785" w:author="aas" w:date="2013-10-14T02:06:00Z"/>
                <w:del w:id="16786" w:author="Anees Shaikh" w:date="2013-10-19T02:16:00Z"/>
              </w:rPr>
              <w:pPrChange w:id="16787" w:author="Anees Shaikh" w:date="2013-10-19T02:16:00Z">
                <w:pPr>
                  <w:pStyle w:val="XML1"/>
                </w:pPr>
              </w:pPrChange>
            </w:pPr>
            <w:ins w:id="16788" w:author="aas" w:date="2013-10-14T02:06:00Z">
              <w:del w:id="16789"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790" w:author="aas" w:date="2013-10-14T02:06:00Z"/>
                <w:del w:id="16791" w:author="Anees Shaikh" w:date="2013-10-19T02:16:00Z"/>
              </w:rPr>
              <w:pPrChange w:id="16792" w:author="Anees Shaikh" w:date="2013-10-19T02:16:00Z">
                <w:pPr>
                  <w:pStyle w:val="XML1"/>
                </w:pPr>
              </w:pPrChange>
            </w:pPr>
            <w:ins w:id="16793" w:author="aas" w:date="2013-10-14T02:06:00Z">
              <w:del w:id="16794"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795" w:author="aas" w:date="2013-10-14T02:06:00Z"/>
                <w:del w:id="16796" w:author="Anees Shaikh" w:date="2013-10-19T02:16:00Z"/>
              </w:rPr>
              <w:pPrChange w:id="16797" w:author="Anees Shaikh" w:date="2013-10-19T02:16:00Z">
                <w:pPr>
                  <w:pStyle w:val="XML1"/>
                </w:pPr>
              </w:pPrChange>
            </w:pPr>
            <w:ins w:id="16798" w:author="aas" w:date="2013-10-14T02:06:00Z">
              <w:del w:id="16799"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00" w:author="aas" w:date="2013-10-14T02:06:00Z"/>
                <w:del w:id="16801" w:author="Anees Shaikh" w:date="2013-10-19T02:16:00Z"/>
              </w:rPr>
              <w:pPrChange w:id="16802" w:author="Anees Shaikh" w:date="2013-10-19T02:16:00Z">
                <w:pPr>
                  <w:pStyle w:val="XML1"/>
                </w:pPr>
              </w:pPrChange>
            </w:pPr>
            <w:ins w:id="16803" w:author="aas" w:date="2013-10-14T02:06:00Z">
              <w:del w:id="16804"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05" w:author="aas" w:date="2013-10-14T02:06:00Z"/>
                <w:del w:id="16806" w:author="Anees Shaikh" w:date="2013-10-19T02:16:00Z"/>
              </w:rPr>
              <w:pPrChange w:id="16807" w:author="Anees Shaikh" w:date="2013-10-19T02:16:00Z">
                <w:pPr>
                  <w:pStyle w:val="XML1"/>
                </w:pPr>
              </w:pPrChange>
            </w:pPr>
            <w:ins w:id="16808" w:author="aas" w:date="2013-10-14T02:06:00Z">
              <w:del w:id="16809" w:author="Anees Shaikh" w:date="2013-10-19T02:16:00Z">
                <w:r w:rsidDel="00E067A3">
                  <w:delText xml:space="preserve">                                            </w:delText>
                </w:r>
              </w:del>
            </w:ins>
          </w:p>
          <w:p w14:paraId="5B41E955" w14:textId="5362C47D" w:rsidR="00874469" w:rsidDel="00E067A3" w:rsidRDefault="00874469">
            <w:pPr>
              <w:pStyle w:val="Appx"/>
              <w:rPr>
                <w:ins w:id="16810" w:author="aas" w:date="2013-10-14T02:06:00Z"/>
                <w:del w:id="16811" w:author="Anees Shaikh" w:date="2013-10-19T02:16:00Z"/>
              </w:rPr>
              <w:pPrChange w:id="16812" w:author="Anees Shaikh" w:date="2013-10-19T02:16:00Z">
                <w:pPr>
                  <w:pStyle w:val="XML1"/>
                </w:pPr>
              </w:pPrChange>
            </w:pPr>
            <w:ins w:id="16813" w:author="aas" w:date="2013-10-14T02:06:00Z">
              <w:del w:id="16814"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15" w:author="aas" w:date="2013-10-14T02:06:00Z"/>
                <w:del w:id="16816" w:author="Anees Shaikh" w:date="2013-10-19T02:16:00Z"/>
              </w:rPr>
              <w:pPrChange w:id="16817" w:author="Anees Shaikh" w:date="2013-10-19T02:16:00Z">
                <w:pPr>
                  <w:pStyle w:val="XML1"/>
                </w:pPr>
              </w:pPrChange>
            </w:pPr>
            <w:ins w:id="16818" w:author="aas" w:date="2013-10-14T02:06:00Z">
              <w:del w:id="16819"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20" w:author="aas" w:date="2013-10-14T02:06:00Z"/>
                <w:del w:id="16821" w:author="Anees Shaikh" w:date="2013-10-19T02:16:00Z"/>
              </w:rPr>
              <w:pPrChange w:id="16822" w:author="Anees Shaikh" w:date="2013-10-19T02:16:00Z">
                <w:pPr>
                  <w:pStyle w:val="XML1"/>
                </w:pPr>
              </w:pPrChange>
            </w:pPr>
            <w:ins w:id="16823" w:author="aas" w:date="2013-10-14T02:06:00Z">
              <w:del w:id="16824"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25" w:author="aas" w:date="2013-10-14T02:06:00Z"/>
                <w:del w:id="16826" w:author="Anees Shaikh" w:date="2013-10-19T02:16:00Z"/>
              </w:rPr>
              <w:pPrChange w:id="16827" w:author="Anees Shaikh" w:date="2013-10-19T02:16:00Z">
                <w:pPr>
                  <w:pStyle w:val="XML1"/>
                </w:pPr>
              </w:pPrChange>
            </w:pPr>
            <w:ins w:id="16828" w:author="aas" w:date="2013-10-14T02:06:00Z">
              <w:del w:id="16829"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30" w:author="aas" w:date="2013-10-14T02:06:00Z"/>
                <w:del w:id="16831" w:author="Anees Shaikh" w:date="2013-10-19T02:16:00Z"/>
              </w:rPr>
              <w:pPrChange w:id="16832" w:author="Anees Shaikh" w:date="2013-10-19T02:16:00Z">
                <w:pPr>
                  <w:pStyle w:val="XML1"/>
                </w:pPr>
              </w:pPrChange>
            </w:pPr>
            <w:ins w:id="16833" w:author="aas" w:date="2013-10-14T02:06:00Z">
              <w:del w:id="16834" w:author="Anees Shaikh" w:date="2013-10-19T02:16:00Z">
                <w:r w:rsidDel="00E067A3">
                  <w:delText xml:space="preserve">                                            the &amp;lt;bad-element&amp;gt; element.</w:delText>
                </w:r>
              </w:del>
            </w:ins>
          </w:p>
          <w:p w14:paraId="36FF662D" w14:textId="38F59C7E" w:rsidR="00874469" w:rsidDel="00E067A3" w:rsidRDefault="00874469">
            <w:pPr>
              <w:pStyle w:val="Appx"/>
              <w:rPr>
                <w:ins w:id="16835" w:author="aas" w:date="2013-10-14T02:06:00Z"/>
                <w:del w:id="16836" w:author="Anees Shaikh" w:date="2013-10-19T02:16:00Z"/>
              </w:rPr>
              <w:pPrChange w:id="16837" w:author="Anees Shaikh" w:date="2013-10-19T02:16:00Z">
                <w:pPr>
                  <w:pStyle w:val="XML1"/>
                </w:pPr>
              </w:pPrChange>
            </w:pPr>
            <w:ins w:id="16838" w:author="aas" w:date="2013-10-14T02:06:00Z">
              <w:del w:id="16839" w:author="Anees Shaikh" w:date="2013-10-19T02:16:00Z">
                <w:r w:rsidDel="00E067A3">
                  <w:delText xml:space="preserve">                                    &lt;/xs:documentation&gt;</w:delText>
                </w:r>
              </w:del>
            </w:ins>
          </w:p>
          <w:p w14:paraId="7EFFAC2D" w14:textId="41816CEF" w:rsidR="00874469" w:rsidDel="00E067A3" w:rsidRDefault="00874469">
            <w:pPr>
              <w:pStyle w:val="Appx"/>
              <w:rPr>
                <w:ins w:id="16840" w:author="aas" w:date="2013-10-14T02:06:00Z"/>
                <w:del w:id="16841" w:author="Anees Shaikh" w:date="2013-10-19T02:16:00Z"/>
              </w:rPr>
              <w:pPrChange w:id="16842" w:author="Anees Shaikh" w:date="2013-10-19T02:16:00Z">
                <w:pPr>
                  <w:pStyle w:val="XML1"/>
                </w:pPr>
              </w:pPrChange>
            </w:pPr>
            <w:ins w:id="16843" w:author="aas" w:date="2013-10-14T02:06:00Z">
              <w:del w:id="16844" w:author="Anees Shaikh" w:date="2013-10-19T02:16:00Z">
                <w:r w:rsidDel="00E067A3">
                  <w:delText xml:space="preserve">                                  &lt;/xs:annotation&gt;</w:delText>
                </w:r>
              </w:del>
            </w:ins>
          </w:p>
          <w:p w14:paraId="317D46C4" w14:textId="1D3CF188" w:rsidR="00874469" w:rsidDel="00E067A3" w:rsidRDefault="00874469">
            <w:pPr>
              <w:pStyle w:val="Appx"/>
              <w:rPr>
                <w:ins w:id="16845" w:author="aas" w:date="2013-10-14T02:06:00Z"/>
                <w:del w:id="16846" w:author="Anees Shaikh" w:date="2013-10-19T02:16:00Z"/>
              </w:rPr>
              <w:pPrChange w:id="16847" w:author="Anees Shaikh" w:date="2013-10-19T02:16:00Z">
                <w:pPr>
                  <w:pStyle w:val="XML1"/>
                </w:pPr>
              </w:pPrChange>
            </w:pPr>
            <w:ins w:id="16848" w:author="aas" w:date="2013-10-14T02:06:00Z">
              <w:del w:id="16849" w:author="Anees Shaikh" w:date="2013-10-19T02:16:00Z">
                <w:r w:rsidDel="00E067A3">
                  <w:delText xml:space="preserve">                                &lt;/xs:element&gt;</w:delText>
                </w:r>
              </w:del>
            </w:ins>
          </w:p>
          <w:p w14:paraId="2E108FF7" w14:textId="460AA6AD" w:rsidR="00874469" w:rsidDel="00E067A3" w:rsidRDefault="00874469">
            <w:pPr>
              <w:pStyle w:val="Appx"/>
              <w:rPr>
                <w:ins w:id="16850" w:author="aas" w:date="2013-10-14T02:06:00Z"/>
                <w:del w:id="16851" w:author="Anees Shaikh" w:date="2013-10-19T02:16:00Z"/>
              </w:rPr>
              <w:pPrChange w:id="16852" w:author="Anees Shaikh" w:date="2013-10-19T02:16:00Z">
                <w:pPr>
                  <w:pStyle w:val="XML1"/>
                </w:pPr>
              </w:pPrChange>
            </w:pPr>
            <w:ins w:id="16853" w:author="aas" w:date="2013-10-14T02:06:00Z">
              <w:del w:id="16854"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855" w:author="aas" w:date="2013-10-14T02:06:00Z"/>
                <w:del w:id="16856" w:author="Anees Shaikh" w:date="2013-10-19T02:16:00Z"/>
              </w:rPr>
              <w:pPrChange w:id="16857" w:author="Anees Shaikh" w:date="2013-10-19T02:16:00Z">
                <w:pPr>
                  <w:pStyle w:val="XML1"/>
                </w:pPr>
              </w:pPrChange>
            </w:pPr>
            <w:ins w:id="16858" w:author="aas" w:date="2013-10-14T02:06:00Z">
              <w:del w:id="16859" w:author="Anees Shaikh" w:date="2013-10-19T02:16:00Z">
                <w:r w:rsidDel="00E067A3">
                  <w:delText xml:space="preserve">                                  &lt;xs:annotation&gt;</w:delText>
                </w:r>
              </w:del>
            </w:ins>
          </w:p>
          <w:p w14:paraId="77B86D2F" w14:textId="5B3501FD" w:rsidR="00874469" w:rsidDel="00E067A3" w:rsidRDefault="00874469">
            <w:pPr>
              <w:pStyle w:val="Appx"/>
              <w:rPr>
                <w:ins w:id="16860" w:author="aas" w:date="2013-10-14T02:06:00Z"/>
                <w:del w:id="16861" w:author="Anees Shaikh" w:date="2013-10-19T02:16:00Z"/>
              </w:rPr>
              <w:pPrChange w:id="16862" w:author="Anees Shaikh" w:date="2013-10-19T02:16:00Z">
                <w:pPr>
                  <w:pStyle w:val="XML1"/>
                </w:pPr>
              </w:pPrChange>
            </w:pPr>
            <w:ins w:id="16863" w:author="aas" w:date="2013-10-14T02:06:00Z">
              <w:del w:id="16864" w:author="Anees Shaikh" w:date="2013-10-19T02:16:00Z">
                <w:r w:rsidDel="00E067A3">
                  <w:delText xml:space="preserve">                                    &lt;xs:documentation&gt;</w:delText>
                </w:r>
              </w:del>
            </w:ins>
          </w:p>
          <w:p w14:paraId="7941985C" w14:textId="1B9A3DD3" w:rsidR="00874469" w:rsidDel="00E067A3" w:rsidRDefault="00874469">
            <w:pPr>
              <w:pStyle w:val="Appx"/>
              <w:rPr>
                <w:ins w:id="16865" w:author="aas" w:date="2013-10-14T02:06:00Z"/>
                <w:del w:id="16866" w:author="Anees Shaikh" w:date="2013-10-19T02:16:00Z"/>
              </w:rPr>
              <w:pPrChange w:id="16867" w:author="Anees Shaikh" w:date="2013-10-19T02:16:00Z">
                <w:pPr>
                  <w:pStyle w:val="XML1"/>
                </w:pPr>
              </w:pPrChange>
            </w:pPr>
            <w:ins w:id="16868" w:author="aas" w:date="2013-10-14T02:06:00Z">
              <w:del w:id="16869"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870" w:author="aas" w:date="2013-10-14T02:06:00Z"/>
                <w:del w:id="16871" w:author="Anees Shaikh" w:date="2013-10-19T02:16:00Z"/>
              </w:rPr>
              <w:pPrChange w:id="16872" w:author="Anees Shaikh" w:date="2013-10-19T02:16:00Z">
                <w:pPr>
                  <w:pStyle w:val="XML1"/>
                </w:pPr>
              </w:pPrChange>
            </w:pPr>
            <w:ins w:id="16873" w:author="aas" w:date="2013-10-14T02:06:00Z">
              <w:del w:id="16874"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875" w:author="aas" w:date="2013-10-14T02:06:00Z"/>
                <w:del w:id="16876" w:author="Anees Shaikh" w:date="2013-10-19T02:16:00Z"/>
              </w:rPr>
              <w:pPrChange w:id="16877" w:author="Anees Shaikh" w:date="2013-10-19T02:16:00Z">
                <w:pPr>
                  <w:pStyle w:val="XML1"/>
                </w:pPr>
              </w:pPrChange>
            </w:pPr>
            <w:ins w:id="16878" w:author="aas" w:date="2013-10-14T02:06:00Z">
              <w:del w:id="16879"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880" w:author="aas" w:date="2013-10-14T02:06:00Z"/>
                <w:del w:id="16881" w:author="Anees Shaikh" w:date="2013-10-19T02:16:00Z"/>
              </w:rPr>
              <w:pPrChange w:id="16882" w:author="Anees Shaikh" w:date="2013-10-19T02:16:00Z">
                <w:pPr>
                  <w:pStyle w:val="XML1"/>
                </w:pPr>
              </w:pPrChange>
            </w:pPr>
            <w:ins w:id="16883" w:author="aas" w:date="2013-10-14T02:06:00Z">
              <w:del w:id="16884"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885" w:author="aas" w:date="2013-10-14T02:06:00Z"/>
                <w:del w:id="16886" w:author="Anees Shaikh" w:date="2013-10-19T02:16:00Z"/>
              </w:rPr>
              <w:pPrChange w:id="16887" w:author="Anees Shaikh" w:date="2013-10-19T02:16:00Z">
                <w:pPr>
                  <w:pStyle w:val="XML1"/>
                </w:pPr>
              </w:pPrChange>
            </w:pPr>
            <w:ins w:id="16888" w:author="aas" w:date="2013-10-14T02:06:00Z">
              <w:del w:id="16889" w:author="Anees Shaikh" w:date="2013-10-19T02:16:00Z">
                <w:r w:rsidDel="00E067A3">
                  <w:delText xml:space="preserve">                                             OpenFlow Logical Switch.</w:delText>
                </w:r>
              </w:del>
            </w:ins>
          </w:p>
          <w:p w14:paraId="0ED5B08F" w14:textId="11723353" w:rsidR="00874469" w:rsidDel="00E067A3" w:rsidRDefault="00874469">
            <w:pPr>
              <w:pStyle w:val="Appx"/>
              <w:rPr>
                <w:ins w:id="16890" w:author="aas" w:date="2013-10-14T02:06:00Z"/>
                <w:del w:id="16891" w:author="Anees Shaikh" w:date="2013-10-19T02:16:00Z"/>
              </w:rPr>
              <w:pPrChange w:id="16892" w:author="Anees Shaikh" w:date="2013-10-19T02:16:00Z">
                <w:pPr>
                  <w:pStyle w:val="XML1"/>
                </w:pPr>
              </w:pPrChange>
            </w:pPr>
            <w:ins w:id="16893" w:author="aas" w:date="2013-10-14T02:06:00Z">
              <w:del w:id="16894" w:author="Anees Shaikh" w:date="2013-10-19T02:16:00Z">
                <w:r w:rsidDel="00E067A3">
                  <w:delText xml:space="preserve">                                          </w:delText>
                </w:r>
              </w:del>
            </w:ins>
          </w:p>
          <w:p w14:paraId="36E315C6" w14:textId="6527A6BB" w:rsidR="00874469" w:rsidDel="00E067A3" w:rsidRDefault="00874469">
            <w:pPr>
              <w:pStyle w:val="Appx"/>
              <w:rPr>
                <w:ins w:id="16895" w:author="aas" w:date="2013-10-14T02:06:00Z"/>
                <w:del w:id="16896" w:author="Anees Shaikh" w:date="2013-10-19T02:16:00Z"/>
              </w:rPr>
              <w:pPrChange w:id="16897" w:author="Anees Shaikh" w:date="2013-10-19T02:16:00Z">
                <w:pPr>
                  <w:pStyle w:val="XML1"/>
                </w:pPr>
              </w:pPrChange>
            </w:pPr>
            <w:ins w:id="16898" w:author="aas" w:date="2013-10-14T02:06:00Z">
              <w:del w:id="16899"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00" w:author="aas" w:date="2013-10-14T02:06:00Z"/>
                <w:del w:id="16901" w:author="Anees Shaikh" w:date="2013-10-19T02:16:00Z"/>
              </w:rPr>
              <w:pPrChange w:id="16902" w:author="Anees Shaikh" w:date="2013-10-19T02:16:00Z">
                <w:pPr>
                  <w:pStyle w:val="XML1"/>
                </w:pPr>
              </w:pPrChange>
            </w:pPr>
            <w:ins w:id="16903" w:author="aas" w:date="2013-10-14T02:06:00Z">
              <w:del w:id="16904"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05" w:author="aas" w:date="2013-10-14T02:06:00Z"/>
                <w:del w:id="16906" w:author="Anees Shaikh" w:date="2013-10-19T02:16:00Z"/>
              </w:rPr>
              <w:pPrChange w:id="16907" w:author="Anees Shaikh" w:date="2013-10-19T02:16:00Z">
                <w:pPr>
                  <w:pStyle w:val="XML1"/>
                </w:pPr>
              </w:pPrChange>
            </w:pPr>
            <w:ins w:id="16908" w:author="aas" w:date="2013-10-14T02:06:00Z">
              <w:del w:id="16909"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10" w:author="aas" w:date="2013-10-14T02:06:00Z"/>
                <w:del w:id="16911" w:author="Anees Shaikh" w:date="2013-10-19T02:16:00Z"/>
              </w:rPr>
              <w:pPrChange w:id="16912" w:author="Anees Shaikh" w:date="2013-10-19T02:16:00Z">
                <w:pPr>
                  <w:pStyle w:val="XML1"/>
                </w:pPr>
              </w:pPrChange>
            </w:pPr>
            <w:ins w:id="16913" w:author="aas" w:date="2013-10-14T02:06:00Z">
              <w:del w:id="16914"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15" w:author="aas" w:date="2013-10-14T02:06:00Z"/>
                <w:del w:id="16916" w:author="Anees Shaikh" w:date="2013-10-19T02:16:00Z"/>
              </w:rPr>
              <w:pPrChange w:id="16917" w:author="Anees Shaikh" w:date="2013-10-19T02:16:00Z">
                <w:pPr>
                  <w:pStyle w:val="XML1"/>
                </w:pPr>
              </w:pPrChange>
            </w:pPr>
            <w:ins w:id="16918" w:author="aas" w:date="2013-10-14T02:06:00Z">
              <w:del w:id="16919"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20" w:author="aas" w:date="2013-10-14T02:06:00Z"/>
                <w:del w:id="16921" w:author="Anees Shaikh" w:date="2013-10-19T02:16:00Z"/>
              </w:rPr>
              <w:pPrChange w:id="16922" w:author="Anees Shaikh" w:date="2013-10-19T02:16:00Z">
                <w:pPr>
                  <w:pStyle w:val="XML1"/>
                </w:pPr>
              </w:pPrChange>
            </w:pPr>
            <w:ins w:id="16923" w:author="aas" w:date="2013-10-14T02:06:00Z">
              <w:del w:id="16924" w:author="Anees Shaikh" w:date="2013-10-19T02:16:00Z">
                <w:r w:rsidDel="00E067A3">
                  <w:delText xml:space="preserve">                                    &lt;/xs:documentation&gt;</w:delText>
                </w:r>
              </w:del>
            </w:ins>
          </w:p>
          <w:p w14:paraId="527CD4D9" w14:textId="620F3E30" w:rsidR="00874469" w:rsidDel="00E067A3" w:rsidRDefault="00874469">
            <w:pPr>
              <w:pStyle w:val="Appx"/>
              <w:rPr>
                <w:ins w:id="16925" w:author="aas" w:date="2013-10-14T02:06:00Z"/>
                <w:del w:id="16926" w:author="Anees Shaikh" w:date="2013-10-19T02:16:00Z"/>
              </w:rPr>
              <w:pPrChange w:id="16927" w:author="Anees Shaikh" w:date="2013-10-19T02:16:00Z">
                <w:pPr>
                  <w:pStyle w:val="XML1"/>
                </w:pPr>
              </w:pPrChange>
            </w:pPr>
            <w:ins w:id="16928" w:author="aas" w:date="2013-10-14T02:06:00Z">
              <w:del w:id="16929" w:author="Anees Shaikh" w:date="2013-10-19T02:16:00Z">
                <w:r w:rsidDel="00E067A3">
                  <w:delText xml:space="preserve">                                  &lt;/xs:annotation&gt;</w:delText>
                </w:r>
              </w:del>
            </w:ins>
          </w:p>
          <w:p w14:paraId="19FE6BE4" w14:textId="7109058D" w:rsidR="00874469" w:rsidDel="00E067A3" w:rsidRDefault="00874469">
            <w:pPr>
              <w:pStyle w:val="Appx"/>
              <w:rPr>
                <w:ins w:id="16930" w:author="aas" w:date="2013-10-14T02:06:00Z"/>
                <w:del w:id="16931" w:author="Anees Shaikh" w:date="2013-10-19T02:16:00Z"/>
              </w:rPr>
              <w:pPrChange w:id="16932" w:author="Anees Shaikh" w:date="2013-10-19T02:16:00Z">
                <w:pPr>
                  <w:pStyle w:val="XML1"/>
                </w:pPr>
              </w:pPrChange>
            </w:pPr>
            <w:ins w:id="16933" w:author="aas" w:date="2013-10-14T02:06:00Z">
              <w:del w:id="16934" w:author="Anees Shaikh" w:date="2013-10-19T02:16:00Z">
                <w:r w:rsidDel="00E067A3">
                  <w:delText xml:space="preserve">                                &lt;/xs:element&gt;</w:delText>
                </w:r>
              </w:del>
            </w:ins>
          </w:p>
          <w:p w14:paraId="507DC240" w14:textId="0226DB34" w:rsidR="00874469" w:rsidDel="00E067A3" w:rsidRDefault="00874469">
            <w:pPr>
              <w:pStyle w:val="Appx"/>
              <w:rPr>
                <w:ins w:id="16935" w:author="aas" w:date="2013-10-14T02:06:00Z"/>
                <w:del w:id="16936" w:author="Anees Shaikh" w:date="2013-10-19T02:16:00Z"/>
              </w:rPr>
              <w:pPrChange w:id="16937" w:author="Anees Shaikh" w:date="2013-10-19T02:16:00Z">
                <w:pPr>
                  <w:pStyle w:val="XML1"/>
                </w:pPr>
              </w:pPrChange>
            </w:pPr>
            <w:ins w:id="16938" w:author="aas" w:date="2013-10-14T02:06:00Z">
              <w:del w:id="16939"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40" w:author="aas" w:date="2013-10-14T02:06:00Z"/>
                <w:del w:id="16941" w:author="Anees Shaikh" w:date="2013-10-19T02:16:00Z"/>
              </w:rPr>
              <w:pPrChange w:id="16942" w:author="Anees Shaikh" w:date="2013-10-19T02:16:00Z">
                <w:pPr>
                  <w:pStyle w:val="XML1"/>
                </w:pPr>
              </w:pPrChange>
            </w:pPr>
            <w:ins w:id="16943" w:author="aas" w:date="2013-10-14T02:06:00Z">
              <w:del w:id="16944" w:author="Anees Shaikh" w:date="2013-10-19T02:16:00Z">
                <w:r w:rsidDel="00E067A3">
                  <w:delText xml:space="preserve">                                  &lt;xs:annotation&gt;</w:delText>
                </w:r>
              </w:del>
            </w:ins>
          </w:p>
          <w:p w14:paraId="0EAA11E7" w14:textId="3E750339" w:rsidR="00874469" w:rsidDel="00E067A3" w:rsidRDefault="00874469">
            <w:pPr>
              <w:pStyle w:val="Appx"/>
              <w:rPr>
                <w:ins w:id="16945" w:author="aas" w:date="2013-10-14T02:06:00Z"/>
                <w:del w:id="16946" w:author="Anees Shaikh" w:date="2013-10-19T02:16:00Z"/>
              </w:rPr>
              <w:pPrChange w:id="16947" w:author="Anees Shaikh" w:date="2013-10-19T02:16:00Z">
                <w:pPr>
                  <w:pStyle w:val="XML1"/>
                </w:pPr>
              </w:pPrChange>
            </w:pPr>
            <w:ins w:id="16948" w:author="aas" w:date="2013-10-14T02:06:00Z">
              <w:del w:id="16949" w:author="Anees Shaikh" w:date="2013-10-19T02:16:00Z">
                <w:r w:rsidDel="00E067A3">
                  <w:delText xml:space="preserve">                                    &lt;xs:documentation&gt;</w:delText>
                </w:r>
              </w:del>
            </w:ins>
          </w:p>
          <w:p w14:paraId="2D7D8B82" w14:textId="49C410CC" w:rsidR="00874469" w:rsidDel="00E067A3" w:rsidRDefault="00874469">
            <w:pPr>
              <w:pStyle w:val="Appx"/>
              <w:rPr>
                <w:ins w:id="16950" w:author="aas" w:date="2013-10-14T02:06:00Z"/>
                <w:del w:id="16951" w:author="Anees Shaikh" w:date="2013-10-19T02:16:00Z"/>
              </w:rPr>
              <w:pPrChange w:id="16952" w:author="Anees Shaikh" w:date="2013-10-19T02:16:00Z">
                <w:pPr>
                  <w:pStyle w:val="XML1"/>
                </w:pPr>
              </w:pPrChange>
            </w:pPr>
            <w:ins w:id="16953" w:author="aas" w:date="2013-10-14T02:06:00Z">
              <w:del w:id="16954"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6955" w:author="aas" w:date="2013-10-14T02:06:00Z"/>
                <w:del w:id="16956" w:author="Anees Shaikh" w:date="2013-10-19T02:16:00Z"/>
              </w:rPr>
              <w:pPrChange w:id="16957" w:author="Anees Shaikh" w:date="2013-10-19T02:16:00Z">
                <w:pPr>
                  <w:pStyle w:val="XML1"/>
                </w:pPr>
              </w:pPrChange>
            </w:pPr>
            <w:ins w:id="16958" w:author="aas" w:date="2013-10-14T02:06:00Z">
              <w:del w:id="16959" w:author="Anees Shaikh" w:date="2013-10-19T02:16:00Z">
                <w:r w:rsidDel="00E067A3">
                  <w:delText xml:space="preserve">                                             this OpenFlow Controller.</w:delText>
                </w:r>
              </w:del>
            </w:ins>
          </w:p>
          <w:p w14:paraId="5C2ABE0A" w14:textId="0704062B" w:rsidR="00874469" w:rsidDel="00E067A3" w:rsidRDefault="00874469">
            <w:pPr>
              <w:pStyle w:val="Appx"/>
              <w:rPr>
                <w:ins w:id="16960" w:author="aas" w:date="2013-10-14T02:06:00Z"/>
                <w:del w:id="16961" w:author="Anees Shaikh" w:date="2013-10-19T02:16:00Z"/>
              </w:rPr>
              <w:pPrChange w:id="16962" w:author="Anees Shaikh" w:date="2013-10-19T02:16:00Z">
                <w:pPr>
                  <w:pStyle w:val="XML1"/>
                </w:pPr>
              </w:pPrChange>
            </w:pPr>
            <w:ins w:id="16963" w:author="aas" w:date="2013-10-14T02:06:00Z">
              <w:del w:id="16964" w:author="Anees Shaikh" w:date="2013-10-19T02:16:00Z">
                <w:r w:rsidDel="00E067A3">
                  <w:delText xml:space="preserve">                                    &lt;/xs:documentation&gt;</w:delText>
                </w:r>
              </w:del>
            </w:ins>
          </w:p>
          <w:p w14:paraId="6EC96F0E" w14:textId="406D53A0" w:rsidR="00874469" w:rsidDel="00E067A3" w:rsidRDefault="00874469">
            <w:pPr>
              <w:pStyle w:val="Appx"/>
              <w:rPr>
                <w:ins w:id="16965" w:author="aas" w:date="2013-10-14T02:06:00Z"/>
                <w:del w:id="16966" w:author="Anees Shaikh" w:date="2013-10-19T02:16:00Z"/>
              </w:rPr>
              <w:pPrChange w:id="16967" w:author="Anees Shaikh" w:date="2013-10-19T02:16:00Z">
                <w:pPr>
                  <w:pStyle w:val="XML1"/>
                </w:pPr>
              </w:pPrChange>
            </w:pPr>
            <w:ins w:id="16968" w:author="aas" w:date="2013-10-14T02:06:00Z">
              <w:del w:id="16969" w:author="Anees Shaikh" w:date="2013-10-19T02:16:00Z">
                <w:r w:rsidDel="00E067A3">
                  <w:delText xml:space="preserve">                                  &lt;/xs:annotation&gt;</w:delText>
                </w:r>
              </w:del>
            </w:ins>
          </w:p>
          <w:p w14:paraId="40B65BBB" w14:textId="260A4206" w:rsidR="00874469" w:rsidDel="00E067A3" w:rsidRDefault="00874469">
            <w:pPr>
              <w:pStyle w:val="Appx"/>
              <w:rPr>
                <w:ins w:id="16970" w:author="aas" w:date="2013-10-14T02:06:00Z"/>
                <w:del w:id="16971" w:author="Anees Shaikh" w:date="2013-10-19T02:16:00Z"/>
              </w:rPr>
              <w:pPrChange w:id="16972" w:author="Anees Shaikh" w:date="2013-10-19T02:16:00Z">
                <w:pPr>
                  <w:pStyle w:val="XML1"/>
                </w:pPr>
              </w:pPrChange>
            </w:pPr>
            <w:ins w:id="16973" w:author="aas" w:date="2013-10-14T02:06:00Z">
              <w:del w:id="16974" w:author="Anees Shaikh" w:date="2013-10-19T02:16:00Z">
                <w:r w:rsidDel="00E067A3">
                  <w:delText xml:space="preserve">                                  &lt;xs:simpleType&gt;</w:delText>
                </w:r>
              </w:del>
            </w:ins>
          </w:p>
          <w:p w14:paraId="2EE9E149" w14:textId="7293AFC0" w:rsidR="00874469" w:rsidDel="00E067A3" w:rsidRDefault="00874469">
            <w:pPr>
              <w:pStyle w:val="Appx"/>
              <w:rPr>
                <w:ins w:id="16975" w:author="aas" w:date="2013-10-14T02:06:00Z"/>
                <w:del w:id="16976" w:author="Anees Shaikh" w:date="2013-10-19T02:16:00Z"/>
              </w:rPr>
              <w:pPrChange w:id="16977" w:author="Anees Shaikh" w:date="2013-10-19T02:16:00Z">
                <w:pPr>
                  <w:pStyle w:val="XML1"/>
                </w:pPr>
              </w:pPrChange>
            </w:pPr>
            <w:ins w:id="16978" w:author="aas" w:date="2013-10-14T02:06:00Z">
              <w:del w:id="16979" w:author="Anees Shaikh" w:date="2013-10-19T02:16:00Z">
                <w:r w:rsidDel="00E067A3">
                  <w:delText xml:space="preserve">                                    &lt;xs:restriction base="xs:string"&gt;</w:delText>
                </w:r>
              </w:del>
            </w:ins>
          </w:p>
          <w:p w14:paraId="5D748AE1" w14:textId="26CA5535" w:rsidR="00874469" w:rsidDel="00E067A3" w:rsidRDefault="00874469">
            <w:pPr>
              <w:pStyle w:val="Appx"/>
              <w:rPr>
                <w:ins w:id="16980" w:author="aas" w:date="2013-10-14T02:06:00Z"/>
                <w:del w:id="16981" w:author="Anees Shaikh" w:date="2013-10-19T02:16:00Z"/>
              </w:rPr>
              <w:pPrChange w:id="16982" w:author="Anees Shaikh" w:date="2013-10-19T02:16:00Z">
                <w:pPr>
                  <w:pStyle w:val="XML1"/>
                </w:pPr>
              </w:pPrChange>
            </w:pPr>
            <w:ins w:id="16983" w:author="aas" w:date="2013-10-14T02:06:00Z">
              <w:del w:id="16984" w:author="Anees Shaikh" w:date="2013-10-19T02:16:00Z">
                <w:r w:rsidDel="00E067A3">
                  <w:delText xml:space="preserve">                                      &lt;xs:enumeration value="tcp"/&gt;</w:delText>
                </w:r>
              </w:del>
            </w:ins>
          </w:p>
          <w:p w14:paraId="5B00C004" w14:textId="3B33A0DB" w:rsidR="00874469" w:rsidDel="00E067A3" w:rsidRDefault="00874469">
            <w:pPr>
              <w:pStyle w:val="Appx"/>
              <w:rPr>
                <w:ins w:id="16985" w:author="aas" w:date="2013-10-14T02:06:00Z"/>
                <w:del w:id="16986" w:author="Anees Shaikh" w:date="2013-10-19T02:16:00Z"/>
              </w:rPr>
              <w:pPrChange w:id="16987" w:author="Anees Shaikh" w:date="2013-10-19T02:16:00Z">
                <w:pPr>
                  <w:pStyle w:val="XML1"/>
                </w:pPr>
              </w:pPrChange>
            </w:pPr>
            <w:ins w:id="16988" w:author="aas" w:date="2013-10-14T02:06:00Z">
              <w:del w:id="16989" w:author="Anees Shaikh" w:date="2013-10-19T02:16:00Z">
                <w:r w:rsidDel="00E067A3">
                  <w:delText xml:space="preserve">                                      &lt;xs:enumeration value="tls"/&gt;</w:delText>
                </w:r>
              </w:del>
            </w:ins>
          </w:p>
          <w:p w14:paraId="46D330F8" w14:textId="381A581E" w:rsidR="00874469" w:rsidDel="00E067A3" w:rsidRDefault="00874469">
            <w:pPr>
              <w:pStyle w:val="Appx"/>
              <w:rPr>
                <w:ins w:id="16990" w:author="aas" w:date="2013-10-14T02:06:00Z"/>
                <w:del w:id="16991" w:author="Anees Shaikh" w:date="2013-10-19T02:16:00Z"/>
              </w:rPr>
              <w:pPrChange w:id="16992" w:author="Anees Shaikh" w:date="2013-10-19T02:16:00Z">
                <w:pPr>
                  <w:pStyle w:val="XML1"/>
                </w:pPr>
              </w:pPrChange>
            </w:pPr>
            <w:ins w:id="16993" w:author="aas" w:date="2013-10-14T02:06:00Z">
              <w:del w:id="16994" w:author="Anees Shaikh" w:date="2013-10-19T02:16:00Z">
                <w:r w:rsidDel="00E067A3">
                  <w:delText xml:space="preserve">                                    &lt;/xs:restriction&gt;</w:delText>
                </w:r>
              </w:del>
            </w:ins>
          </w:p>
          <w:p w14:paraId="2F0A79EE" w14:textId="65B359A7" w:rsidR="00874469" w:rsidDel="00E067A3" w:rsidRDefault="00874469">
            <w:pPr>
              <w:pStyle w:val="Appx"/>
              <w:rPr>
                <w:ins w:id="16995" w:author="aas" w:date="2013-10-14T02:06:00Z"/>
                <w:del w:id="16996" w:author="Anees Shaikh" w:date="2013-10-19T02:16:00Z"/>
              </w:rPr>
              <w:pPrChange w:id="16997" w:author="Anees Shaikh" w:date="2013-10-19T02:16:00Z">
                <w:pPr>
                  <w:pStyle w:val="XML1"/>
                </w:pPr>
              </w:pPrChange>
            </w:pPr>
            <w:ins w:id="16998" w:author="aas" w:date="2013-10-14T02:06:00Z">
              <w:del w:id="16999" w:author="Anees Shaikh" w:date="2013-10-19T02:16:00Z">
                <w:r w:rsidDel="00E067A3">
                  <w:delText xml:space="preserve">                                  &lt;/xs:simpleType&gt;</w:delText>
                </w:r>
              </w:del>
            </w:ins>
          </w:p>
          <w:p w14:paraId="3FF45F26" w14:textId="2C8344F2" w:rsidR="00874469" w:rsidDel="00E067A3" w:rsidRDefault="00874469">
            <w:pPr>
              <w:pStyle w:val="Appx"/>
              <w:rPr>
                <w:ins w:id="17000" w:author="aas" w:date="2013-10-14T02:06:00Z"/>
                <w:del w:id="17001" w:author="Anees Shaikh" w:date="2013-10-19T02:16:00Z"/>
              </w:rPr>
              <w:pPrChange w:id="17002" w:author="Anees Shaikh" w:date="2013-10-19T02:16:00Z">
                <w:pPr>
                  <w:pStyle w:val="XML1"/>
                </w:pPr>
              </w:pPrChange>
            </w:pPr>
            <w:ins w:id="17003" w:author="aas" w:date="2013-10-14T02:06:00Z">
              <w:del w:id="17004" w:author="Anees Shaikh" w:date="2013-10-19T02:16:00Z">
                <w:r w:rsidDel="00E067A3">
                  <w:delText xml:space="preserve">                                &lt;/xs:element&gt;</w:delText>
                </w:r>
              </w:del>
            </w:ins>
          </w:p>
          <w:p w14:paraId="1CF31DC8" w14:textId="42F8B342" w:rsidR="00874469" w:rsidDel="00E067A3" w:rsidRDefault="00874469">
            <w:pPr>
              <w:pStyle w:val="Appx"/>
              <w:rPr>
                <w:ins w:id="17005" w:author="aas" w:date="2013-10-14T02:06:00Z"/>
                <w:del w:id="17006" w:author="Anees Shaikh" w:date="2013-10-19T02:16:00Z"/>
              </w:rPr>
              <w:pPrChange w:id="17007" w:author="Anees Shaikh" w:date="2013-10-19T02:16:00Z">
                <w:pPr>
                  <w:pStyle w:val="XML1"/>
                </w:pPr>
              </w:pPrChange>
            </w:pPr>
            <w:ins w:id="17008" w:author="aas" w:date="2013-10-14T02:06:00Z">
              <w:del w:id="17009" w:author="Anees Shaikh" w:date="2013-10-19T02:16:00Z">
                <w:r w:rsidDel="00E067A3">
                  <w:delText xml:space="preserve">                                &lt;xs:element name="state" minOccurs="0"&gt;</w:delText>
                </w:r>
              </w:del>
            </w:ins>
          </w:p>
          <w:p w14:paraId="35CA477E" w14:textId="5A01BF6B" w:rsidR="00874469" w:rsidDel="00E067A3" w:rsidRDefault="00874469">
            <w:pPr>
              <w:pStyle w:val="Appx"/>
              <w:rPr>
                <w:ins w:id="17010" w:author="aas" w:date="2013-10-14T02:06:00Z"/>
                <w:del w:id="17011" w:author="Anees Shaikh" w:date="2013-10-19T02:16:00Z"/>
              </w:rPr>
              <w:pPrChange w:id="17012" w:author="Anees Shaikh" w:date="2013-10-19T02:16:00Z">
                <w:pPr>
                  <w:pStyle w:val="XML1"/>
                </w:pPr>
              </w:pPrChange>
            </w:pPr>
            <w:ins w:id="17013" w:author="aas" w:date="2013-10-14T02:06:00Z">
              <w:del w:id="17014" w:author="Anees Shaikh" w:date="2013-10-19T02:16:00Z">
                <w:r w:rsidDel="00E067A3">
                  <w:delText xml:space="preserve">                                  &lt;xs:annotation&gt;</w:delText>
                </w:r>
              </w:del>
            </w:ins>
          </w:p>
          <w:p w14:paraId="2C256B57" w14:textId="38A799D8" w:rsidR="00874469" w:rsidDel="00E067A3" w:rsidRDefault="00874469">
            <w:pPr>
              <w:pStyle w:val="Appx"/>
              <w:rPr>
                <w:ins w:id="17015" w:author="aas" w:date="2013-10-14T02:06:00Z"/>
                <w:del w:id="17016" w:author="Anees Shaikh" w:date="2013-10-19T02:16:00Z"/>
              </w:rPr>
              <w:pPrChange w:id="17017" w:author="Anees Shaikh" w:date="2013-10-19T02:16:00Z">
                <w:pPr>
                  <w:pStyle w:val="XML1"/>
                </w:pPr>
              </w:pPrChange>
            </w:pPr>
            <w:ins w:id="17018" w:author="aas" w:date="2013-10-14T02:06:00Z">
              <w:del w:id="17019" w:author="Anees Shaikh" w:date="2013-10-19T02:16:00Z">
                <w:r w:rsidDel="00E067A3">
                  <w:delText xml:space="preserve">                                    &lt;xs:documentation&gt;</w:delText>
                </w:r>
              </w:del>
            </w:ins>
          </w:p>
          <w:p w14:paraId="3293B5C8" w14:textId="10C5CD16" w:rsidR="00874469" w:rsidDel="00E067A3" w:rsidRDefault="00874469">
            <w:pPr>
              <w:pStyle w:val="Appx"/>
              <w:rPr>
                <w:ins w:id="17020" w:author="aas" w:date="2013-10-14T02:06:00Z"/>
                <w:del w:id="17021" w:author="Anees Shaikh" w:date="2013-10-19T02:16:00Z"/>
              </w:rPr>
              <w:pPrChange w:id="17022" w:author="Anees Shaikh" w:date="2013-10-19T02:16:00Z">
                <w:pPr>
                  <w:pStyle w:val="XML1"/>
                </w:pPr>
              </w:pPrChange>
            </w:pPr>
            <w:ins w:id="17023" w:author="aas" w:date="2013-10-14T02:06:00Z">
              <w:del w:id="17024"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25" w:author="aas" w:date="2013-10-14T02:06:00Z"/>
                <w:del w:id="17026" w:author="Anees Shaikh" w:date="2013-10-19T02:16:00Z"/>
              </w:rPr>
              <w:pPrChange w:id="17027" w:author="Anees Shaikh" w:date="2013-10-19T02:16:00Z">
                <w:pPr>
                  <w:pStyle w:val="XML1"/>
                </w:pPr>
              </w:pPrChange>
            </w:pPr>
            <w:ins w:id="17028" w:author="aas" w:date="2013-10-14T02:06:00Z">
              <w:del w:id="17029"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30" w:author="aas" w:date="2013-10-14T02:06:00Z"/>
                <w:del w:id="17031" w:author="Anees Shaikh" w:date="2013-10-19T02:16:00Z"/>
              </w:rPr>
              <w:pPrChange w:id="17032" w:author="Anees Shaikh" w:date="2013-10-19T02:16:00Z">
                <w:pPr>
                  <w:pStyle w:val="XML1"/>
                </w:pPr>
              </w:pPrChange>
            </w:pPr>
            <w:ins w:id="17033" w:author="aas" w:date="2013-10-14T02:06:00Z">
              <w:del w:id="17034"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35" w:author="aas" w:date="2013-10-14T02:06:00Z"/>
                <w:del w:id="17036" w:author="Anees Shaikh" w:date="2013-10-19T02:16:00Z"/>
              </w:rPr>
              <w:pPrChange w:id="17037" w:author="Anees Shaikh" w:date="2013-10-19T02:16:00Z">
                <w:pPr>
                  <w:pStyle w:val="XML1"/>
                </w:pPr>
              </w:pPrChange>
            </w:pPr>
            <w:ins w:id="17038" w:author="aas" w:date="2013-10-14T02:06:00Z">
              <w:del w:id="17039" w:author="Anees Shaikh" w:date="2013-10-19T02:16:00Z">
                <w:r w:rsidDel="00E067A3">
                  <w:delText xml:space="preserve">                                    &lt;/xs:documentation&gt;</w:delText>
                </w:r>
              </w:del>
            </w:ins>
          </w:p>
          <w:p w14:paraId="3543BE69" w14:textId="68C3224A" w:rsidR="00874469" w:rsidDel="00E067A3" w:rsidRDefault="00874469">
            <w:pPr>
              <w:pStyle w:val="Appx"/>
              <w:rPr>
                <w:ins w:id="17040" w:author="aas" w:date="2013-10-14T02:06:00Z"/>
                <w:del w:id="17041" w:author="Anees Shaikh" w:date="2013-10-19T02:16:00Z"/>
              </w:rPr>
              <w:pPrChange w:id="17042" w:author="Anees Shaikh" w:date="2013-10-19T02:16:00Z">
                <w:pPr>
                  <w:pStyle w:val="XML1"/>
                </w:pPr>
              </w:pPrChange>
            </w:pPr>
            <w:ins w:id="17043" w:author="aas" w:date="2013-10-14T02:06:00Z">
              <w:del w:id="17044" w:author="Anees Shaikh" w:date="2013-10-19T02:16:00Z">
                <w:r w:rsidDel="00E067A3">
                  <w:delText xml:space="preserve">                                  &lt;/xs:annotation&gt;</w:delText>
                </w:r>
              </w:del>
            </w:ins>
          </w:p>
          <w:p w14:paraId="02EC855C" w14:textId="21076E64" w:rsidR="00874469" w:rsidDel="00E067A3" w:rsidRDefault="00874469">
            <w:pPr>
              <w:pStyle w:val="Appx"/>
              <w:rPr>
                <w:ins w:id="17045" w:author="aas" w:date="2013-10-14T02:06:00Z"/>
                <w:del w:id="17046" w:author="Anees Shaikh" w:date="2013-10-19T02:16:00Z"/>
              </w:rPr>
              <w:pPrChange w:id="17047" w:author="Anees Shaikh" w:date="2013-10-19T02:16:00Z">
                <w:pPr>
                  <w:pStyle w:val="XML1"/>
                </w:pPr>
              </w:pPrChange>
            </w:pPr>
            <w:ins w:id="17048" w:author="aas" w:date="2013-10-14T02:06:00Z">
              <w:del w:id="17049" w:author="Anees Shaikh" w:date="2013-10-19T02:16:00Z">
                <w:r w:rsidDel="00E067A3">
                  <w:delText xml:space="preserve">                                  &lt;xs:complexType&gt;</w:delText>
                </w:r>
              </w:del>
            </w:ins>
          </w:p>
          <w:p w14:paraId="46C4CB46" w14:textId="0EACB116" w:rsidR="00874469" w:rsidDel="00E067A3" w:rsidRDefault="00874469">
            <w:pPr>
              <w:pStyle w:val="Appx"/>
              <w:rPr>
                <w:ins w:id="17050" w:author="aas" w:date="2013-10-14T02:06:00Z"/>
                <w:del w:id="17051" w:author="Anees Shaikh" w:date="2013-10-19T02:16:00Z"/>
              </w:rPr>
              <w:pPrChange w:id="17052" w:author="Anees Shaikh" w:date="2013-10-19T02:16:00Z">
                <w:pPr>
                  <w:pStyle w:val="XML1"/>
                </w:pPr>
              </w:pPrChange>
            </w:pPr>
            <w:ins w:id="17053" w:author="aas" w:date="2013-10-14T02:06:00Z">
              <w:del w:id="17054" w:author="Anees Shaikh" w:date="2013-10-19T02:16:00Z">
                <w:r w:rsidDel="00E067A3">
                  <w:delText xml:space="preserve">                                    &lt;xs:sequence&gt;</w:delText>
                </w:r>
              </w:del>
            </w:ins>
          </w:p>
          <w:p w14:paraId="06B726C2" w14:textId="121259BC" w:rsidR="00874469" w:rsidDel="00E067A3" w:rsidRDefault="00874469">
            <w:pPr>
              <w:pStyle w:val="Appx"/>
              <w:rPr>
                <w:ins w:id="17055" w:author="aas" w:date="2013-10-14T02:06:00Z"/>
                <w:del w:id="17056" w:author="Anees Shaikh" w:date="2013-10-19T02:16:00Z"/>
              </w:rPr>
              <w:pPrChange w:id="17057" w:author="Anees Shaikh" w:date="2013-10-19T02:16:00Z">
                <w:pPr>
                  <w:pStyle w:val="XML1"/>
                </w:pPr>
              </w:pPrChange>
            </w:pPr>
            <w:ins w:id="17058" w:author="aas" w:date="2013-10-14T02:06:00Z">
              <w:del w:id="17059"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060" w:author="aas" w:date="2013-10-14T02:06:00Z"/>
                <w:del w:id="17061" w:author="Anees Shaikh" w:date="2013-10-19T02:16:00Z"/>
              </w:rPr>
              <w:pPrChange w:id="17062" w:author="Anees Shaikh" w:date="2013-10-19T02:16:00Z">
                <w:pPr>
                  <w:pStyle w:val="XML1"/>
                </w:pPr>
              </w:pPrChange>
            </w:pPr>
            <w:ins w:id="17063" w:author="aas" w:date="2013-10-14T02:06:00Z">
              <w:del w:id="17064" w:author="Anees Shaikh" w:date="2013-10-19T02:16:00Z">
                <w:r w:rsidDel="00E067A3">
                  <w:delText xml:space="preserve">                                        &lt;xs:annotation&gt;</w:delText>
                </w:r>
              </w:del>
            </w:ins>
          </w:p>
          <w:p w14:paraId="0576724C" w14:textId="6AF1EDD5" w:rsidR="00874469" w:rsidDel="00E067A3" w:rsidRDefault="00874469">
            <w:pPr>
              <w:pStyle w:val="Appx"/>
              <w:rPr>
                <w:ins w:id="17065" w:author="aas" w:date="2013-10-14T02:06:00Z"/>
                <w:del w:id="17066" w:author="Anees Shaikh" w:date="2013-10-19T02:16:00Z"/>
              </w:rPr>
              <w:pPrChange w:id="17067" w:author="Anees Shaikh" w:date="2013-10-19T02:16:00Z">
                <w:pPr>
                  <w:pStyle w:val="XML1"/>
                </w:pPr>
              </w:pPrChange>
            </w:pPr>
            <w:ins w:id="17068" w:author="aas" w:date="2013-10-14T02:06:00Z">
              <w:del w:id="17069" w:author="Anees Shaikh" w:date="2013-10-19T02:16:00Z">
                <w:r w:rsidDel="00E067A3">
                  <w:delText xml:space="preserve">                                          &lt;xs:documentation&gt;</w:delText>
                </w:r>
              </w:del>
            </w:ins>
          </w:p>
          <w:p w14:paraId="2C0B7BFE" w14:textId="5E3DECFA" w:rsidR="00874469" w:rsidDel="00E067A3" w:rsidRDefault="00874469">
            <w:pPr>
              <w:pStyle w:val="Appx"/>
              <w:rPr>
                <w:ins w:id="17070" w:author="aas" w:date="2013-10-14T02:06:00Z"/>
                <w:del w:id="17071" w:author="Anees Shaikh" w:date="2013-10-19T02:16:00Z"/>
              </w:rPr>
              <w:pPrChange w:id="17072" w:author="Anees Shaikh" w:date="2013-10-19T02:16:00Z">
                <w:pPr>
                  <w:pStyle w:val="XML1"/>
                </w:pPr>
              </w:pPrChange>
            </w:pPr>
            <w:ins w:id="17073" w:author="aas" w:date="2013-10-14T02:06:00Z">
              <w:del w:id="17074"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075" w:author="aas" w:date="2013-10-14T02:06:00Z"/>
                <w:del w:id="17076" w:author="Anees Shaikh" w:date="2013-10-19T02:16:00Z"/>
              </w:rPr>
              <w:pPrChange w:id="17077" w:author="Anees Shaikh" w:date="2013-10-19T02:16:00Z">
                <w:pPr>
                  <w:pStyle w:val="XML1"/>
                </w:pPr>
              </w:pPrChange>
            </w:pPr>
            <w:ins w:id="17078" w:author="aas" w:date="2013-10-14T02:06:00Z">
              <w:del w:id="17079" w:author="Anees Shaikh" w:date="2013-10-19T02:16:00Z">
                <w:r w:rsidDel="00E067A3">
                  <w:delText xml:space="preserve">                                                   Switch to this controller.</w:delText>
                </w:r>
              </w:del>
            </w:ins>
          </w:p>
          <w:p w14:paraId="5BE00495" w14:textId="54E00AA3" w:rsidR="00874469" w:rsidDel="00E067A3" w:rsidRDefault="00874469">
            <w:pPr>
              <w:pStyle w:val="Appx"/>
              <w:rPr>
                <w:ins w:id="17080" w:author="aas" w:date="2013-10-14T02:06:00Z"/>
                <w:del w:id="17081" w:author="Anees Shaikh" w:date="2013-10-19T02:16:00Z"/>
              </w:rPr>
              <w:pPrChange w:id="17082" w:author="Anees Shaikh" w:date="2013-10-19T02:16:00Z">
                <w:pPr>
                  <w:pStyle w:val="XML1"/>
                </w:pPr>
              </w:pPrChange>
            </w:pPr>
            <w:ins w:id="17083" w:author="aas" w:date="2013-10-14T02:06:00Z">
              <w:del w:id="17084" w:author="Anees Shaikh" w:date="2013-10-19T02:16:00Z">
                <w:r w:rsidDel="00E067A3">
                  <w:delText xml:space="preserve">                                          &lt;/xs:documentation&gt;</w:delText>
                </w:r>
              </w:del>
            </w:ins>
          </w:p>
          <w:p w14:paraId="3C1CA33E" w14:textId="3204FE1C" w:rsidR="00874469" w:rsidDel="00E067A3" w:rsidRDefault="00874469">
            <w:pPr>
              <w:pStyle w:val="Appx"/>
              <w:rPr>
                <w:ins w:id="17085" w:author="aas" w:date="2013-10-14T02:06:00Z"/>
                <w:del w:id="17086" w:author="Anees Shaikh" w:date="2013-10-19T02:16:00Z"/>
              </w:rPr>
              <w:pPrChange w:id="17087" w:author="Anees Shaikh" w:date="2013-10-19T02:16:00Z">
                <w:pPr>
                  <w:pStyle w:val="XML1"/>
                </w:pPr>
              </w:pPrChange>
            </w:pPr>
            <w:ins w:id="17088" w:author="aas" w:date="2013-10-14T02:06:00Z">
              <w:del w:id="17089" w:author="Anees Shaikh" w:date="2013-10-19T02:16:00Z">
                <w:r w:rsidDel="00E067A3">
                  <w:delText xml:space="preserve">                                        &lt;/xs:annotation&gt;</w:delText>
                </w:r>
              </w:del>
            </w:ins>
          </w:p>
          <w:p w14:paraId="31AF5691" w14:textId="04954B6C" w:rsidR="00874469" w:rsidDel="00E067A3" w:rsidRDefault="00874469">
            <w:pPr>
              <w:pStyle w:val="Appx"/>
              <w:rPr>
                <w:ins w:id="17090" w:author="aas" w:date="2013-10-14T02:06:00Z"/>
                <w:del w:id="17091" w:author="Anees Shaikh" w:date="2013-10-19T02:16:00Z"/>
              </w:rPr>
              <w:pPrChange w:id="17092" w:author="Anees Shaikh" w:date="2013-10-19T02:16:00Z">
                <w:pPr>
                  <w:pStyle w:val="XML1"/>
                </w:pPr>
              </w:pPrChange>
            </w:pPr>
            <w:ins w:id="17093" w:author="aas" w:date="2013-10-14T02:06:00Z">
              <w:del w:id="17094" w:author="Anees Shaikh" w:date="2013-10-19T02:16:00Z">
                <w:r w:rsidDel="00E067A3">
                  <w:delText xml:space="preserve">                                      &lt;/xs:element&gt;</w:delText>
                </w:r>
              </w:del>
            </w:ins>
          </w:p>
          <w:p w14:paraId="2E98D8BC" w14:textId="6E7B1A24" w:rsidR="00874469" w:rsidDel="00E067A3" w:rsidRDefault="00874469">
            <w:pPr>
              <w:pStyle w:val="Appx"/>
              <w:rPr>
                <w:ins w:id="17095" w:author="aas" w:date="2013-10-14T02:06:00Z"/>
                <w:del w:id="17096" w:author="Anees Shaikh" w:date="2013-10-19T02:16:00Z"/>
              </w:rPr>
              <w:pPrChange w:id="17097" w:author="Anees Shaikh" w:date="2013-10-19T02:16:00Z">
                <w:pPr>
                  <w:pStyle w:val="XML1"/>
                </w:pPr>
              </w:pPrChange>
            </w:pPr>
            <w:ins w:id="17098" w:author="aas" w:date="2013-10-14T02:06:00Z">
              <w:del w:id="17099"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00" w:author="aas" w:date="2013-10-14T02:06:00Z"/>
                <w:del w:id="17101" w:author="Anees Shaikh" w:date="2013-10-19T02:16:00Z"/>
              </w:rPr>
              <w:pPrChange w:id="17102" w:author="Anees Shaikh" w:date="2013-10-19T02:16:00Z">
                <w:pPr>
                  <w:pStyle w:val="XML1"/>
                </w:pPr>
              </w:pPrChange>
            </w:pPr>
            <w:ins w:id="17103" w:author="aas" w:date="2013-10-14T02:06:00Z">
              <w:del w:id="17104" w:author="Anees Shaikh" w:date="2013-10-19T02:16:00Z">
                <w:r w:rsidDel="00E067A3">
                  <w:delText xml:space="preserve">                                        &lt;xs:annotation&gt;</w:delText>
                </w:r>
              </w:del>
            </w:ins>
          </w:p>
          <w:p w14:paraId="248D9F71" w14:textId="34D44F8C" w:rsidR="00874469" w:rsidDel="00E067A3" w:rsidRDefault="00874469">
            <w:pPr>
              <w:pStyle w:val="Appx"/>
              <w:rPr>
                <w:ins w:id="17105" w:author="aas" w:date="2013-10-14T02:06:00Z"/>
                <w:del w:id="17106" w:author="Anees Shaikh" w:date="2013-10-19T02:16:00Z"/>
              </w:rPr>
              <w:pPrChange w:id="17107" w:author="Anees Shaikh" w:date="2013-10-19T02:16:00Z">
                <w:pPr>
                  <w:pStyle w:val="XML1"/>
                </w:pPr>
              </w:pPrChange>
            </w:pPr>
            <w:ins w:id="17108" w:author="aas" w:date="2013-10-14T02:06:00Z">
              <w:del w:id="17109" w:author="Anees Shaikh" w:date="2013-10-19T02:16:00Z">
                <w:r w:rsidDel="00E067A3">
                  <w:delText xml:space="preserve">                                          &lt;xs:documentation&gt;</w:delText>
                </w:r>
              </w:del>
            </w:ins>
          </w:p>
          <w:p w14:paraId="682A7901" w14:textId="4FFC7FE8" w:rsidR="00874469" w:rsidDel="00E067A3" w:rsidRDefault="00874469">
            <w:pPr>
              <w:pStyle w:val="Appx"/>
              <w:rPr>
                <w:ins w:id="17110" w:author="aas" w:date="2013-10-14T02:06:00Z"/>
                <w:del w:id="17111" w:author="Anees Shaikh" w:date="2013-10-19T02:16:00Z"/>
              </w:rPr>
              <w:pPrChange w:id="17112" w:author="Anees Shaikh" w:date="2013-10-19T02:16:00Z">
                <w:pPr>
                  <w:pStyle w:val="XML1"/>
                </w:pPr>
              </w:pPrChange>
            </w:pPr>
            <w:ins w:id="17113" w:author="aas" w:date="2013-10-14T02:06:00Z">
              <w:del w:id="17114"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15" w:author="aas" w:date="2013-10-14T02:06:00Z"/>
                <w:del w:id="17116" w:author="Anees Shaikh" w:date="2013-10-19T02:16:00Z"/>
              </w:rPr>
              <w:pPrChange w:id="17117" w:author="Anees Shaikh" w:date="2013-10-19T02:16:00Z">
                <w:pPr>
                  <w:pStyle w:val="XML1"/>
                </w:pPr>
              </w:pPrChange>
            </w:pPr>
            <w:ins w:id="17118" w:author="aas" w:date="2013-10-14T02:06:00Z">
              <w:del w:id="17119"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20" w:author="aas" w:date="2013-10-14T02:06:00Z"/>
                <w:del w:id="17121" w:author="Anees Shaikh" w:date="2013-10-19T02:16:00Z"/>
              </w:rPr>
              <w:pPrChange w:id="17122" w:author="Anees Shaikh" w:date="2013-10-19T02:16:00Z">
                <w:pPr>
                  <w:pStyle w:val="XML1"/>
                </w:pPr>
              </w:pPrChange>
            </w:pPr>
            <w:ins w:id="17123" w:author="aas" w:date="2013-10-14T02:06:00Z">
              <w:del w:id="17124"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25" w:author="aas" w:date="2013-10-14T02:06:00Z"/>
                <w:del w:id="17126" w:author="Anees Shaikh" w:date="2013-10-19T02:16:00Z"/>
              </w:rPr>
              <w:pPrChange w:id="17127" w:author="Anees Shaikh" w:date="2013-10-19T02:16:00Z">
                <w:pPr>
                  <w:pStyle w:val="XML1"/>
                </w:pPr>
              </w:pPrChange>
            </w:pPr>
            <w:ins w:id="17128" w:author="aas" w:date="2013-10-14T02:06:00Z">
              <w:del w:id="17129"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30" w:author="aas" w:date="2013-10-14T02:06:00Z"/>
                <w:del w:id="17131" w:author="Anees Shaikh" w:date="2013-10-19T02:16:00Z"/>
              </w:rPr>
              <w:pPrChange w:id="17132" w:author="Anees Shaikh" w:date="2013-10-19T02:16:00Z">
                <w:pPr>
                  <w:pStyle w:val="XML1"/>
                </w:pPr>
              </w:pPrChange>
            </w:pPr>
            <w:ins w:id="17133" w:author="aas" w:date="2013-10-14T02:06:00Z">
              <w:del w:id="17134"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35" w:author="aas" w:date="2013-10-14T02:06:00Z"/>
                <w:del w:id="17136" w:author="Anees Shaikh" w:date="2013-10-19T02:16:00Z"/>
              </w:rPr>
              <w:pPrChange w:id="17137" w:author="Anees Shaikh" w:date="2013-10-19T02:16:00Z">
                <w:pPr>
                  <w:pStyle w:val="XML1"/>
                </w:pPr>
              </w:pPrChange>
            </w:pPr>
            <w:ins w:id="17138" w:author="aas" w:date="2013-10-14T02:06:00Z">
              <w:del w:id="17139"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40" w:author="aas" w:date="2013-10-14T02:06:00Z"/>
                <w:del w:id="17141" w:author="Anees Shaikh" w:date="2013-10-19T02:16:00Z"/>
              </w:rPr>
              <w:pPrChange w:id="17142" w:author="Anees Shaikh" w:date="2013-10-19T02:16:00Z">
                <w:pPr>
                  <w:pStyle w:val="XML1"/>
                </w:pPr>
              </w:pPrChange>
            </w:pPr>
            <w:ins w:id="17143" w:author="aas" w:date="2013-10-14T02:06:00Z">
              <w:del w:id="17144"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45" w:author="aas" w:date="2013-10-14T02:06:00Z"/>
                <w:del w:id="17146" w:author="Anees Shaikh" w:date="2013-10-19T02:16:00Z"/>
              </w:rPr>
              <w:pPrChange w:id="17147" w:author="Anees Shaikh" w:date="2013-10-19T02:16:00Z">
                <w:pPr>
                  <w:pStyle w:val="XML1"/>
                </w:pPr>
              </w:pPrChange>
            </w:pPr>
            <w:ins w:id="17148" w:author="aas" w:date="2013-10-14T02:06:00Z">
              <w:del w:id="17149"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50" w:author="aas" w:date="2013-10-14T02:06:00Z"/>
                <w:del w:id="17151" w:author="Anees Shaikh" w:date="2013-10-19T02:16:00Z"/>
              </w:rPr>
              <w:pPrChange w:id="17152" w:author="Anees Shaikh" w:date="2013-10-19T02:16:00Z">
                <w:pPr>
                  <w:pStyle w:val="XML1"/>
                </w:pPr>
              </w:pPrChange>
            </w:pPr>
            <w:ins w:id="17153" w:author="aas" w:date="2013-10-14T02:06:00Z">
              <w:del w:id="17154"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155" w:author="aas" w:date="2013-10-14T02:06:00Z"/>
                <w:del w:id="17156" w:author="Anees Shaikh" w:date="2013-10-19T02:16:00Z"/>
              </w:rPr>
              <w:pPrChange w:id="17157" w:author="Anees Shaikh" w:date="2013-10-19T02:16:00Z">
                <w:pPr>
                  <w:pStyle w:val="XML1"/>
                </w:pPr>
              </w:pPrChange>
            </w:pPr>
            <w:ins w:id="17158" w:author="aas" w:date="2013-10-14T02:06:00Z">
              <w:del w:id="17159"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160" w:author="aas" w:date="2013-10-14T02:06:00Z"/>
                <w:del w:id="17161" w:author="Anees Shaikh" w:date="2013-10-19T02:16:00Z"/>
              </w:rPr>
              <w:pPrChange w:id="17162" w:author="Anees Shaikh" w:date="2013-10-19T02:16:00Z">
                <w:pPr>
                  <w:pStyle w:val="XML1"/>
                </w:pPr>
              </w:pPrChange>
            </w:pPr>
            <w:ins w:id="17163" w:author="aas" w:date="2013-10-14T02:06:00Z">
              <w:del w:id="17164"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165" w:author="aas" w:date="2013-10-14T02:06:00Z"/>
                <w:del w:id="17166" w:author="Anees Shaikh" w:date="2013-10-19T02:16:00Z"/>
              </w:rPr>
              <w:pPrChange w:id="17167" w:author="Anees Shaikh" w:date="2013-10-19T02:16:00Z">
                <w:pPr>
                  <w:pStyle w:val="XML1"/>
                </w:pPr>
              </w:pPrChange>
            </w:pPr>
            <w:ins w:id="17168" w:author="aas" w:date="2013-10-14T02:06:00Z">
              <w:del w:id="17169" w:author="Anees Shaikh" w:date="2013-10-19T02:16:00Z">
                <w:r w:rsidDel="00E067A3">
                  <w:delText xml:space="preserve">                                                   '0'.</w:delText>
                </w:r>
              </w:del>
            </w:ins>
          </w:p>
          <w:p w14:paraId="1E077B88" w14:textId="4060ABD8" w:rsidR="00874469" w:rsidDel="00E067A3" w:rsidRDefault="00874469">
            <w:pPr>
              <w:pStyle w:val="Appx"/>
              <w:rPr>
                <w:ins w:id="17170" w:author="aas" w:date="2013-10-14T02:06:00Z"/>
                <w:del w:id="17171" w:author="Anees Shaikh" w:date="2013-10-19T02:16:00Z"/>
              </w:rPr>
              <w:pPrChange w:id="17172" w:author="Anees Shaikh" w:date="2013-10-19T02:16:00Z">
                <w:pPr>
                  <w:pStyle w:val="XML1"/>
                </w:pPr>
              </w:pPrChange>
            </w:pPr>
            <w:ins w:id="17173" w:author="aas" w:date="2013-10-14T02:06:00Z">
              <w:del w:id="17174" w:author="Anees Shaikh" w:date="2013-10-19T02:16:00Z">
                <w:r w:rsidDel="00E067A3">
                  <w:delText xml:space="preserve">                                          &lt;/xs:documentation&gt;</w:delText>
                </w:r>
              </w:del>
            </w:ins>
          </w:p>
          <w:p w14:paraId="201AD019" w14:textId="57AD5CDA" w:rsidR="00874469" w:rsidDel="00E067A3" w:rsidRDefault="00874469">
            <w:pPr>
              <w:pStyle w:val="Appx"/>
              <w:rPr>
                <w:ins w:id="17175" w:author="aas" w:date="2013-10-14T02:06:00Z"/>
                <w:del w:id="17176" w:author="Anees Shaikh" w:date="2013-10-19T02:16:00Z"/>
              </w:rPr>
              <w:pPrChange w:id="17177" w:author="Anees Shaikh" w:date="2013-10-19T02:16:00Z">
                <w:pPr>
                  <w:pStyle w:val="XML1"/>
                </w:pPr>
              </w:pPrChange>
            </w:pPr>
            <w:ins w:id="17178" w:author="aas" w:date="2013-10-14T02:06:00Z">
              <w:del w:id="17179" w:author="Anees Shaikh" w:date="2013-10-19T02:16:00Z">
                <w:r w:rsidDel="00E067A3">
                  <w:delText xml:space="preserve">                                        &lt;/xs:annotation&gt;</w:delText>
                </w:r>
              </w:del>
            </w:ins>
          </w:p>
          <w:p w14:paraId="3FAE11B2" w14:textId="35AF08D0" w:rsidR="00874469" w:rsidDel="00E067A3" w:rsidRDefault="00874469">
            <w:pPr>
              <w:pStyle w:val="Appx"/>
              <w:rPr>
                <w:ins w:id="17180" w:author="aas" w:date="2013-10-14T02:06:00Z"/>
                <w:del w:id="17181" w:author="Anees Shaikh" w:date="2013-10-19T02:16:00Z"/>
              </w:rPr>
              <w:pPrChange w:id="17182" w:author="Anees Shaikh" w:date="2013-10-19T02:16:00Z">
                <w:pPr>
                  <w:pStyle w:val="XML1"/>
                </w:pPr>
              </w:pPrChange>
            </w:pPr>
            <w:ins w:id="17183" w:author="aas" w:date="2013-10-14T02:06:00Z">
              <w:del w:id="17184" w:author="Anees Shaikh" w:date="2013-10-19T02:16:00Z">
                <w:r w:rsidDel="00E067A3">
                  <w:delText xml:space="preserve">                                      &lt;/xs:element&gt;</w:delText>
                </w:r>
              </w:del>
            </w:ins>
          </w:p>
          <w:p w14:paraId="13E99F80" w14:textId="16F1D727" w:rsidR="00874469" w:rsidDel="00E067A3" w:rsidRDefault="00874469">
            <w:pPr>
              <w:pStyle w:val="Appx"/>
              <w:rPr>
                <w:ins w:id="17185" w:author="aas" w:date="2013-10-14T02:06:00Z"/>
                <w:del w:id="17186" w:author="Anees Shaikh" w:date="2013-10-19T02:16:00Z"/>
              </w:rPr>
              <w:pPrChange w:id="17187" w:author="Anees Shaikh" w:date="2013-10-19T02:16:00Z">
                <w:pPr>
                  <w:pStyle w:val="XML1"/>
                </w:pPr>
              </w:pPrChange>
            </w:pPr>
            <w:ins w:id="17188" w:author="aas" w:date="2013-10-14T02:06:00Z">
              <w:del w:id="17189"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190" w:author="aas" w:date="2013-10-14T02:06:00Z"/>
                <w:del w:id="17191" w:author="Anees Shaikh" w:date="2013-10-19T02:16:00Z"/>
              </w:rPr>
              <w:pPrChange w:id="17192" w:author="Anees Shaikh" w:date="2013-10-19T02:16:00Z">
                <w:pPr>
                  <w:pStyle w:val="XML1"/>
                </w:pPr>
              </w:pPrChange>
            </w:pPr>
            <w:ins w:id="17193" w:author="aas" w:date="2013-10-14T02:06:00Z">
              <w:del w:id="17194" w:author="Anees Shaikh" w:date="2013-10-19T02:16:00Z">
                <w:r w:rsidDel="00E067A3">
                  <w:delText xml:space="preserve">                                        &lt;xs:annotation&gt;</w:delText>
                </w:r>
              </w:del>
            </w:ins>
          </w:p>
          <w:p w14:paraId="70A74959" w14:textId="76BB4A63" w:rsidR="00874469" w:rsidDel="00E067A3" w:rsidRDefault="00874469">
            <w:pPr>
              <w:pStyle w:val="Appx"/>
              <w:rPr>
                <w:ins w:id="17195" w:author="aas" w:date="2013-10-14T02:06:00Z"/>
                <w:del w:id="17196" w:author="Anees Shaikh" w:date="2013-10-19T02:16:00Z"/>
              </w:rPr>
              <w:pPrChange w:id="17197" w:author="Anees Shaikh" w:date="2013-10-19T02:16:00Z">
                <w:pPr>
                  <w:pStyle w:val="XML1"/>
                </w:pPr>
              </w:pPrChange>
            </w:pPr>
            <w:ins w:id="17198" w:author="aas" w:date="2013-10-14T02:06:00Z">
              <w:del w:id="17199" w:author="Anees Shaikh" w:date="2013-10-19T02:16:00Z">
                <w:r w:rsidDel="00E067A3">
                  <w:delText xml:space="preserve">                                          &lt;xs:documentation&gt;</w:delText>
                </w:r>
              </w:del>
            </w:ins>
          </w:p>
          <w:p w14:paraId="5CB5DEFB" w14:textId="0A21B433" w:rsidR="00874469" w:rsidDel="00E067A3" w:rsidRDefault="00874469">
            <w:pPr>
              <w:pStyle w:val="Appx"/>
              <w:rPr>
                <w:ins w:id="17200" w:author="aas" w:date="2013-10-14T02:06:00Z"/>
                <w:del w:id="17201" w:author="Anees Shaikh" w:date="2013-10-19T02:16:00Z"/>
              </w:rPr>
              <w:pPrChange w:id="17202" w:author="Anees Shaikh" w:date="2013-10-19T02:16:00Z">
                <w:pPr>
                  <w:pStyle w:val="XML1"/>
                </w:pPr>
              </w:pPrChange>
            </w:pPr>
            <w:ins w:id="17203" w:author="aas" w:date="2013-10-14T02:06:00Z">
              <w:del w:id="17204"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05" w:author="aas" w:date="2013-10-14T02:06:00Z"/>
                <w:del w:id="17206" w:author="Anees Shaikh" w:date="2013-10-19T02:16:00Z"/>
              </w:rPr>
              <w:pPrChange w:id="17207" w:author="Anees Shaikh" w:date="2013-10-19T02:16:00Z">
                <w:pPr>
                  <w:pStyle w:val="XML1"/>
                </w:pPr>
              </w:pPrChange>
            </w:pPr>
            <w:ins w:id="17208" w:author="aas" w:date="2013-10-14T02:06:00Z">
              <w:del w:id="17209"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10" w:author="aas" w:date="2013-10-14T02:06:00Z"/>
                <w:del w:id="17211" w:author="Anees Shaikh" w:date="2013-10-19T02:16:00Z"/>
              </w:rPr>
              <w:pPrChange w:id="17212" w:author="Anees Shaikh" w:date="2013-10-19T02:16:00Z">
                <w:pPr>
                  <w:pStyle w:val="XML1"/>
                </w:pPr>
              </w:pPrChange>
            </w:pPr>
            <w:ins w:id="17213" w:author="aas" w:date="2013-10-14T02:06:00Z">
              <w:del w:id="17214" w:author="Anees Shaikh" w:date="2013-10-19T02:16:00Z">
                <w:r w:rsidDel="00E067A3">
                  <w:delText xml:space="preserve">                                                   contain all</w:delText>
                </w:r>
              </w:del>
            </w:ins>
          </w:p>
          <w:p w14:paraId="1D25607F" w14:textId="412100A7" w:rsidR="00874469" w:rsidDel="00E067A3" w:rsidRDefault="00874469">
            <w:pPr>
              <w:pStyle w:val="Appx"/>
              <w:rPr>
                <w:ins w:id="17215" w:author="aas" w:date="2013-10-14T02:06:00Z"/>
                <w:del w:id="17216" w:author="Anees Shaikh" w:date="2013-10-19T02:16:00Z"/>
              </w:rPr>
              <w:pPrChange w:id="17217" w:author="Anees Shaikh" w:date="2013-10-19T02:16:00Z">
                <w:pPr>
                  <w:pStyle w:val="XML1"/>
                </w:pPr>
              </w:pPrChange>
            </w:pPr>
            <w:ins w:id="17218" w:author="aas" w:date="2013-10-14T02:06:00Z">
              <w:del w:id="17219" w:author="Anees Shaikh" w:date="2013-10-19T02:16:00Z">
                <w:r w:rsidDel="00E067A3">
                  <w:delText xml:space="preserve">                                          &lt;/xs:documentation&gt;</w:delText>
                </w:r>
              </w:del>
            </w:ins>
          </w:p>
          <w:p w14:paraId="3DF3ABB9" w14:textId="2A22DD83" w:rsidR="00874469" w:rsidDel="00E067A3" w:rsidRDefault="00874469">
            <w:pPr>
              <w:pStyle w:val="Appx"/>
              <w:rPr>
                <w:ins w:id="17220" w:author="aas" w:date="2013-10-14T02:06:00Z"/>
                <w:del w:id="17221" w:author="Anees Shaikh" w:date="2013-10-19T02:16:00Z"/>
              </w:rPr>
              <w:pPrChange w:id="17222" w:author="Anees Shaikh" w:date="2013-10-19T02:16:00Z">
                <w:pPr>
                  <w:pStyle w:val="XML1"/>
                </w:pPr>
              </w:pPrChange>
            </w:pPr>
            <w:ins w:id="17223" w:author="aas" w:date="2013-10-14T02:06:00Z">
              <w:del w:id="17224" w:author="Anees Shaikh" w:date="2013-10-19T02:16:00Z">
                <w:r w:rsidDel="00E067A3">
                  <w:delText xml:space="preserve">                                        &lt;/xs:annotation&gt;</w:delText>
                </w:r>
              </w:del>
            </w:ins>
          </w:p>
          <w:p w14:paraId="480FABE7" w14:textId="1698B213" w:rsidR="00874469" w:rsidDel="00E067A3" w:rsidRDefault="00874469">
            <w:pPr>
              <w:pStyle w:val="Appx"/>
              <w:rPr>
                <w:ins w:id="17225" w:author="aas" w:date="2013-10-14T02:06:00Z"/>
                <w:del w:id="17226" w:author="Anees Shaikh" w:date="2013-10-19T02:16:00Z"/>
              </w:rPr>
              <w:pPrChange w:id="17227" w:author="Anees Shaikh" w:date="2013-10-19T02:16:00Z">
                <w:pPr>
                  <w:pStyle w:val="XML1"/>
                </w:pPr>
              </w:pPrChange>
            </w:pPr>
            <w:ins w:id="17228" w:author="aas" w:date="2013-10-14T02:06:00Z">
              <w:del w:id="17229" w:author="Anees Shaikh" w:date="2013-10-19T02:16:00Z">
                <w:r w:rsidDel="00E067A3">
                  <w:delText xml:space="preserve">                                      &lt;/xs:element&gt;</w:delText>
                </w:r>
              </w:del>
            </w:ins>
          </w:p>
          <w:p w14:paraId="1C4292A3" w14:textId="077AA608" w:rsidR="00874469" w:rsidDel="00E067A3" w:rsidRDefault="00874469">
            <w:pPr>
              <w:pStyle w:val="Appx"/>
              <w:rPr>
                <w:ins w:id="17230" w:author="aas" w:date="2013-10-14T02:06:00Z"/>
                <w:del w:id="17231" w:author="Anees Shaikh" w:date="2013-10-19T02:16:00Z"/>
              </w:rPr>
              <w:pPrChange w:id="17232" w:author="Anees Shaikh" w:date="2013-10-19T02:16:00Z">
                <w:pPr>
                  <w:pStyle w:val="XML1"/>
                </w:pPr>
              </w:pPrChange>
            </w:pPr>
            <w:ins w:id="17233" w:author="aas" w:date="2013-10-14T02:06:00Z">
              <w:del w:id="17234"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35" w:author="aas" w:date="2013-10-14T02:06:00Z"/>
                <w:del w:id="17236" w:author="Anees Shaikh" w:date="2013-10-19T02:16:00Z"/>
              </w:rPr>
              <w:pPrChange w:id="17237" w:author="Anees Shaikh" w:date="2013-10-19T02:16:00Z">
                <w:pPr>
                  <w:pStyle w:val="XML1"/>
                </w:pPr>
              </w:pPrChange>
            </w:pPr>
            <w:ins w:id="17238" w:author="aas" w:date="2013-10-14T02:06:00Z">
              <w:del w:id="17239" w:author="Anees Shaikh" w:date="2013-10-19T02:16:00Z">
                <w:r w:rsidDel="00E067A3">
                  <w:delText xml:space="preserve">                                        &lt;xs:annotation&gt;</w:delText>
                </w:r>
              </w:del>
            </w:ins>
          </w:p>
          <w:p w14:paraId="43076535" w14:textId="46E6D119" w:rsidR="00874469" w:rsidDel="00E067A3" w:rsidRDefault="00874469">
            <w:pPr>
              <w:pStyle w:val="Appx"/>
              <w:rPr>
                <w:ins w:id="17240" w:author="aas" w:date="2013-10-14T02:06:00Z"/>
                <w:del w:id="17241" w:author="Anees Shaikh" w:date="2013-10-19T02:16:00Z"/>
              </w:rPr>
              <w:pPrChange w:id="17242" w:author="Anees Shaikh" w:date="2013-10-19T02:16:00Z">
                <w:pPr>
                  <w:pStyle w:val="XML1"/>
                </w:pPr>
              </w:pPrChange>
            </w:pPr>
            <w:ins w:id="17243" w:author="aas" w:date="2013-10-14T02:06:00Z">
              <w:del w:id="17244" w:author="Anees Shaikh" w:date="2013-10-19T02:16:00Z">
                <w:r w:rsidDel="00E067A3">
                  <w:delText xml:space="preserve">                                          &lt;xs:documentation&gt;</w:delText>
                </w:r>
              </w:del>
            </w:ins>
          </w:p>
          <w:p w14:paraId="0DC2823E" w14:textId="6AA1B125" w:rsidR="00874469" w:rsidDel="00E067A3" w:rsidRDefault="00874469">
            <w:pPr>
              <w:pStyle w:val="Appx"/>
              <w:rPr>
                <w:ins w:id="17245" w:author="aas" w:date="2013-10-14T02:06:00Z"/>
                <w:del w:id="17246" w:author="Anees Shaikh" w:date="2013-10-19T02:16:00Z"/>
              </w:rPr>
              <w:pPrChange w:id="17247" w:author="Anees Shaikh" w:date="2013-10-19T02:16:00Z">
                <w:pPr>
                  <w:pStyle w:val="XML1"/>
                </w:pPr>
              </w:pPrChange>
            </w:pPr>
            <w:ins w:id="17248" w:author="aas" w:date="2013-10-14T02:06:00Z">
              <w:del w:id="17249"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50" w:author="aas" w:date="2013-10-14T02:06:00Z"/>
                <w:del w:id="17251" w:author="Anees Shaikh" w:date="2013-10-19T02:16:00Z"/>
              </w:rPr>
              <w:pPrChange w:id="17252" w:author="Anees Shaikh" w:date="2013-10-19T02:16:00Z">
                <w:pPr>
                  <w:pStyle w:val="XML1"/>
                </w:pPr>
              </w:pPrChange>
            </w:pPr>
            <w:ins w:id="17253" w:author="aas" w:date="2013-10-14T02:06:00Z">
              <w:del w:id="17254"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255" w:author="aas" w:date="2013-10-14T02:06:00Z"/>
                <w:del w:id="17256" w:author="Anees Shaikh" w:date="2013-10-19T02:16:00Z"/>
              </w:rPr>
              <w:pPrChange w:id="17257" w:author="Anees Shaikh" w:date="2013-10-19T02:16:00Z">
                <w:pPr>
                  <w:pStyle w:val="XML1"/>
                </w:pPr>
              </w:pPrChange>
            </w:pPr>
            <w:ins w:id="17258" w:author="aas" w:date="2013-10-14T02:06:00Z">
              <w:del w:id="17259"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260" w:author="aas" w:date="2013-10-14T02:06:00Z"/>
                <w:del w:id="17261" w:author="Anees Shaikh" w:date="2013-10-19T02:16:00Z"/>
              </w:rPr>
              <w:pPrChange w:id="17262" w:author="Anees Shaikh" w:date="2013-10-19T02:16:00Z">
                <w:pPr>
                  <w:pStyle w:val="XML1"/>
                </w:pPr>
              </w:pPrChange>
            </w:pPr>
            <w:ins w:id="17263" w:author="aas" w:date="2013-10-14T02:06:00Z">
              <w:del w:id="17264"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265" w:author="aas" w:date="2013-10-14T02:06:00Z"/>
                <w:del w:id="17266" w:author="Anees Shaikh" w:date="2013-10-19T02:16:00Z"/>
              </w:rPr>
              <w:pPrChange w:id="17267" w:author="Anees Shaikh" w:date="2013-10-19T02:16:00Z">
                <w:pPr>
                  <w:pStyle w:val="XML1"/>
                </w:pPr>
              </w:pPrChange>
            </w:pPr>
            <w:ins w:id="17268" w:author="aas" w:date="2013-10-14T02:06:00Z">
              <w:del w:id="17269" w:author="Anees Shaikh" w:date="2013-10-19T02:16:00Z">
                <w:r w:rsidDel="00E067A3">
                  <w:delText xml:space="preserve">                                          &lt;/xs:documentation&gt;</w:delText>
                </w:r>
              </w:del>
            </w:ins>
          </w:p>
          <w:p w14:paraId="7CE24F71" w14:textId="0D38B2B2" w:rsidR="00874469" w:rsidDel="00E067A3" w:rsidRDefault="00874469">
            <w:pPr>
              <w:pStyle w:val="Appx"/>
              <w:rPr>
                <w:ins w:id="17270" w:author="aas" w:date="2013-10-14T02:06:00Z"/>
                <w:del w:id="17271" w:author="Anees Shaikh" w:date="2013-10-19T02:16:00Z"/>
              </w:rPr>
              <w:pPrChange w:id="17272" w:author="Anees Shaikh" w:date="2013-10-19T02:16:00Z">
                <w:pPr>
                  <w:pStyle w:val="XML1"/>
                </w:pPr>
              </w:pPrChange>
            </w:pPr>
            <w:ins w:id="17273" w:author="aas" w:date="2013-10-14T02:06:00Z">
              <w:del w:id="17274" w:author="Anees Shaikh" w:date="2013-10-19T02:16:00Z">
                <w:r w:rsidDel="00E067A3">
                  <w:delText xml:space="preserve">                                        &lt;/xs:annotation&gt;</w:delText>
                </w:r>
              </w:del>
            </w:ins>
          </w:p>
          <w:p w14:paraId="110E9A74" w14:textId="5B881902" w:rsidR="00874469" w:rsidDel="00E067A3" w:rsidRDefault="00874469">
            <w:pPr>
              <w:pStyle w:val="Appx"/>
              <w:rPr>
                <w:ins w:id="17275" w:author="aas" w:date="2013-10-14T02:06:00Z"/>
                <w:del w:id="17276" w:author="Anees Shaikh" w:date="2013-10-19T02:16:00Z"/>
              </w:rPr>
              <w:pPrChange w:id="17277" w:author="Anees Shaikh" w:date="2013-10-19T02:16:00Z">
                <w:pPr>
                  <w:pStyle w:val="XML1"/>
                </w:pPr>
              </w:pPrChange>
            </w:pPr>
            <w:ins w:id="17278" w:author="aas" w:date="2013-10-14T02:06:00Z">
              <w:del w:id="17279" w:author="Anees Shaikh" w:date="2013-10-19T02:16:00Z">
                <w:r w:rsidDel="00E067A3">
                  <w:delText xml:space="preserve">                                      &lt;/xs:element&gt;</w:delText>
                </w:r>
              </w:del>
            </w:ins>
          </w:p>
          <w:p w14:paraId="78481ACB" w14:textId="0F34435D" w:rsidR="00874469" w:rsidDel="00E067A3" w:rsidRDefault="00874469">
            <w:pPr>
              <w:pStyle w:val="Appx"/>
              <w:rPr>
                <w:ins w:id="17280" w:author="aas" w:date="2013-10-14T02:06:00Z"/>
                <w:del w:id="17281" w:author="Anees Shaikh" w:date="2013-10-19T02:16:00Z"/>
              </w:rPr>
              <w:pPrChange w:id="17282" w:author="Anees Shaikh" w:date="2013-10-19T02:16:00Z">
                <w:pPr>
                  <w:pStyle w:val="XML1"/>
                </w:pPr>
              </w:pPrChange>
            </w:pPr>
            <w:ins w:id="17283" w:author="aas" w:date="2013-10-14T02:06:00Z">
              <w:del w:id="17284"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285" w:author="aas" w:date="2013-10-14T02:06:00Z"/>
                <w:del w:id="17286" w:author="Anees Shaikh" w:date="2013-10-19T02:16:00Z"/>
              </w:rPr>
              <w:pPrChange w:id="17287" w:author="Anees Shaikh" w:date="2013-10-19T02:16:00Z">
                <w:pPr>
                  <w:pStyle w:val="XML1"/>
                </w:pPr>
              </w:pPrChange>
            </w:pPr>
            <w:ins w:id="17288" w:author="aas" w:date="2013-10-14T02:06:00Z">
              <w:del w:id="17289" w:author="Anees Shaikh" w:date="2013-10-19T02:16:00Z">
                <w:r w:rsidDel="00E067A3">
                  <w:delText xml:space="preserve">                                        &lt;xs:annotation&gt;</w:delText>
                </w:r>
              </w:del>
            </w:ins>
          </w:p>
          <w:p w14:paraId="7F4E1216" w14:textId="2C3F4285" w:rsidR="00874469" w:rsidDel="00E067A3" w:rsidRDefault="00874469">
            <w:pPr>
              <w:pStyle w:val="Appx"/>
              <w:rPr>
                <w:ins w:id="17290" w:author="aas" w:date="2013-10-14T02:06:00Z"/>
                <w:del w:id="17291" w:author="Anees Shaikh" w:date="2013-10-19T02:16:00Z"/>
              </w:rPr>
              <w:pPrChange w:id="17292" w:author="Anees Shaikh" w:date="2013-10-19T02:16:00Z">
                <w:pPr>
                  <w:pStyle w:val="XML1"/>
                </w:pPr>
              </w:pPrChange>
            </w:pPr>
            <w:ins w:id="17293" w:author="aas" w:date="2013-10-14T02:06:00Z">
              <w:del w:id="17294" w:author="Anees Shaikh" w:date="2013-10-19T02:16:00Z">
                <w:r w:rsidDel="00E067A3">
                  <w:delText xml:space="preserve">                                          &lt;xs:documentation&gt;</w:delText>
                </w:r>
              </w:del>
            </w:ins>
          </w:p>
          <w:p w14:paraId="7118C556" w14:textId="11E7C575" w:rsidR="00874469" w:rsidDel="00E067A3" w:rsidRDefault="00874469">
            <w:pPr>
              <w:pStyle w:val="Appx"/>
              <w:rPr>
                <w:ins w:id="17295" w:author="aas" w:date="2013-10-14T02:06:00Z"/>
                <w:del w:id="17296" w:author="Anees Shaikh" w:date="2013-10-19T02:16:00Z"/>
              </w:rPr>
              <w:pPrChange w:id="17297" w:author="Anees Shaikh" w:date="2013-10-19T02:16:00Z">
                <w:pPr>
                  <w:pStyle w:val="XML1"/>
                </w:pPr>
              </w:pPrChange>
            </w:pPr>
            <w:ins w:id="17298" w:author="aas" w:date="2013-10-14T02:06:00Z">
              <w:del w:id="17299"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00" w:author="aas" w:date="2013-10-14T02:06:00Z"/>
                <w:del w:id="17301" w:author="Anees Shaikh" w:date="2013-10-19T02:16:00Z"/>
              </w:rPr>
              <w:pPrChange w:id="17302" w:author="Anees Shaikh" w:date="2013-10-19T02:16:00Z">
                <w:pPr>
                  <w:pStyle w:val="XML1"/>
                </w:pPr>
              </w:pPrChange>
            </w:pPr>
            <w:ins w:id="17303" w:author="aas" w:date="2013-10-14T02:06:00Z">
              <w:del w:id="17304"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05" w:author="aas" w:date="2013-10-14T02:06:00Z"/>
                <w:del w:id="17306" w:author="Anees Shaikh" w:date="2013-10-19T02:16:00Z"/>
              </w:rPr>
              <w:pPrChange w:id="17307" w:author="Anees Shaikh" w:date="2013-10-19T02:16:00Z">
                <w:pPr>
                  <w:pStyle w:val="XML1"/>
                </w:pPr>
              </w:pPrChange>
            </w:pPr>
            <w:ins w:id="17308" w:author="aas" w:date="2013-10-14T02:06:00Z">
              <w:del w:id="17309"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10" w:author="aas" w:date="2013-10-14T02:06:00Z"/>
                <w:del w:id="17311" w:author="Anees Shaikh" w:date="2013-10-19T02:16:00Z"/>
              </w:rPr>
              <w:pPrChange w:id="17312" w:author="Anees Shaikh" w:date="2013-10-19T02:16:00Z">
                <w:pPr>
                  <w:pStyle w:val="XML1"/>
                </w:pPr>
              </w:pPrChange>
            </w:pPr>
            <w:ins w:id="17313" w:author="aas" w:date="2013-10-14T02:06:00Z">
              <w:del w:id="17314"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15" w:author="aas" w:date="2013-10-14T02:06:00Z"/>
                <w:del w:id="17316" w:author="Anees Shaikh" w:date="2013-10-19T02:16:00Z"/>
              </w:rPr>
              <w:pPrChange w:id="17317" w:author="Anees Shaikh" w:date="2013-10-19T02:16:00Z">
                <w:pPr>
                  <w:pStyle w:val="XML1"/>
                </w:pPr>
              </w:pPrChange>
            </w:pPr>
            <w:ins w:id="17318" w:author="aas" w:date="2013-10-14T02:06:00Z">
              <w:del w:id="17319"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20" w:author="aas" w:date="2013-10-14T02:06:00Z"/>
                <w:del w:id="17321" w:author="Anees Shaikh" w:date="2013-10-19T02:16:00Z"/>
              </w:rPr>
              <w:pPrChange w:id="17322" w:author="Anees Shaikh" w:date="2013-10-19T02:16:00Z">
                <w:pPr>
                  <w:pStyle w:val="XML1"/>
                </w:pPr>
              </w:pPrChange>
            </w:pPr>
            <w:ins w:id="17323" w:author="aas" w:date="2013-10-14T02:06:00Z">
              <w:del w:id="17324"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25" w:author="aas" w:date="2013-10-14T02:06:00Z"/>
                <w:del w:id="17326" w:author="Anees Shaikh" w:date="2013-10-19T02:16:00Z"/>
              </w:rPr>
              <w:pPrChange w:id="17327" w:author="Anees Shaikh" w:date="2013-10-19T02:16:00Z">
                <w:pPr>
                  <w:pStyle w:val="XML1"/>
                </w:pPr>
              </w:pPrChange>
            </w:pPr>
            <w:ins w:id="17328" w:author="aas" w:date="2013-10-14T02:06:00Z">
              <w:del w:id="17329"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30" w:author="aas" w:date="2013-10-14T02:06:00Z"/>
                <w:del w:id="17331" w:author="Anees Shaikh" w:date="2013-10-19T02:16:00Z"/>
              </w:rPr>
              <w:pPrChange w:id="17332" w:author="Anees Shaikh" w:date="2013-10-19T02:16:00Z">
                <w:pPr>
                  <w:pStyle w:val="XML1"/>
                </w:pPr>
              </w:pPrChange>
            </w:pPr>
            <w:ins w:id="17333" w:author="aas" w:date="2013-10-14T02:06:00Z">
              <w:del w:id="17334"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35" w:author="aas" w:date="2013-10-14T02:06:00Z"/>
                <w:del w:id="17336" w:author="Anees Shaikh" w:date="2013-10-19T02:16:00Z"/>
              </w:rPr>
              <w:pPrChange w:id="17337" w:author="Anees Shaikh" w:date="2013-10-19T02:16:00Z">
                <w:pPr>
                  <w:pStyle w:val="XML1"/>
                </w:pPr>
              </w:pPrChange>
            </w:pPr>
            <w:ins w:id="17338" w:author="aas" w:date="2013-10-14T02:06:00Z">
              <w:del w:id="17339"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40" w:author="aas" w:date="2013-10-14T02:06:00Z"/>
                <w:del w:id="17341" w:author="Anees Shaikh" w:date="2013-10-19T02:16:00Z"/>
              </w:rPr>
              <w:pPrChange w:id="17342" w:author="Anees Shaikh" w:date="2013-10-19T02:16:00Z">
                <w:pPr>
                  <w:pStyle w:val="XML1"/>
                </w:pPr>
              </w:pPrChange>
            </w:pPr>
            <w:ins w:id="17343" w:author="aas" w:date="2013-10-14T02:06:00Z">
              <w:del w:id="17344" w:author="Anees Shaikh" w:date="2013-10-19T02:16:00Z">
                <w:r w:rsidDel="00E067A3">
                  <w:delText xml:space="preserve">                                                   OpenFlow Logical Switch.</w:delText>
                </w:r>
              </w:del>
            </w:ins>
          </w:p>
          <w:p w14:paraId="66DC0211" w14:textId="7E888803" w:rsidR="00874469" w:rsidDel="00E067A3" w:rsidRDefault="00874469">
            <w:pPr>
              <w:pStyle w:val="Appx"/>
              <w:rPr>
                <w:ins w:id="17345" w:author="aas" w:date="2013-10-14T02:06:00Z"/>
                <w:del w:id="17346" w:author="Anees Shaikh" w:date="2013-10-19T02:16:00Z"/>
              </w:rPr>
              <w:pPrChange w:id="17347" w:author="Anees Shaikh" w:date="2013-10-19T02:16:00Z">
                <w:pPr>
                  <w:pStyle w:val="XML1"/>
                </w:pPr>
              </w:pPrChange>
            </w:pPr>
            <w:ins w:id="17348" w:author="aas" w:date="2013-10-14T02:06:00Z">
              <w:del w:id="17349" w:author="Anees Shaikh" w:date="2013-10-19T02:16:00Z">
                <w:r w:rsidDel="00E067A3">
                  <w:delText xml:space="preserve">                                          &lt;/xs:documentation&gt;</w:delText>
                </w:r>
              </w:del>
            </w:ins>
          </w:p>
          <w:p w14:paraId="21482543" w14:textId="56D6DFDD" w:rsidR="00874469" w:rsidDel="00E067A3" w:rsidRDefault="00874469">
            <w:pPr>
              <w:pStyle w:val="Appx"/>
              <w:rPr>
                <w:ins w:id="17350" w:author="aas" w:date="2013-10-14T02:06:00Z"/>
                <w:del w:id="17351" w:author="Anees Shaikh" w:date="2013-10-19T02:16:00Z"/>
              </w:rPr>
              <w:pPrChange w:id="17352" w:author="Anees Shaikh" w:date="2013-10-19T02:16:00Z">
                <w:pPr>
                  <w:pStyle w:val="XML1"/>
                </w:pPr>
              </w:pPrChange>
            </w:pPr>
            <w:ins w:id="17353" w:author="aas" w:date="2013-10-14T02:06:00Z">
              <w:del w:id="17354" w:author="Anees Shaikh" w:date="2013-10-19T02:16:00Z">
                <w:r w:rsidDel="00E067A3">
                  <w:delText xml:space="preserve">                                        &lt;/xs:annotation&gt;</w:delText>
                </w:r>
              </w:del>
            </w:ins>
          </w:p>
          <w:p w14:paraId="67CA4212" w14:textId="0C570192" w:rsidR="00874469" w:rsidDel="00E067A3" w:rsidRDefault="00874469">
            <w:pPr>
              <w:pStyle w:val="Appx"/>
              <w:rPr>
                <w:ins w:id="17355" w:author="aas" w:date="2013-10-14T02:06:00Z"/>
                <w:del w:id="17356" w:author="Anees Shaikh" w:date="2013-10-19T02:16:00Z"/>
              </w:rPr>
              <w:pPrChange w:id="17357" w:author="Anees Shaikh" w:date="2013-10-19T02:16:00Z">
                <w:pPr>
                  <w:pStyle w:val="XML1"/>
                </w:pPr>
              </w:pPrChange>
            </w:pPr>
            <w:ins w:id="17358" w:author="aas" w:date="2013-10-14T02:06:00Z">
              <w:del w:id="17359" w:author="Anees Shaikh" w:date="2013-10-19T02:16:00Z">
                <w:r w:rsidDel="00E067A3">
                  <w:delText xml:space="preserve">                                      &lt;/xs:element&gt;</w:delText>
                </w:r>
              </w:del>
            </w:ins>
          </w:p>
          <w:p w14:paraId="5555985C" w14:textId="460DEB99" w:rsidR="00874469" w:rsidDel="00E067A3" w:rsidRDefault="00874469">
            <w:pPr>
              <w:pStyle w:val="Appx"/>
              <w:rPr>
                <w:ins w:id="17360" w:author="aas" w:date="2013-10-14T02:06:00Z"/>
                <w:del w:id="17361" w:author="Anees Shaikh" w:date="2013-10-19T02:16:00Z"/>
              </w:rPr>
              <w:pPrChange w:id="17362" w:author="Anees Shaikh" w:date="2013-10-19T02:16:00Z">
                <w:pPr>
                  <w:pStyle w:val="XML1"/>
                </w:pPr>
              </w:pPrChange>
            </w:pPr>
            <w:ins w:id="17363" w:author="aas" w:date="2013-10-14T02:06:00Z">
              <w:del w:id="17364"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365" w:author="aas" w:date="2013-10-14T02:06:00Z"/>
                <w:del w:id="17366" w:author="Anees Shaikh" w:date="2013-10-19T02:16:00Z"/>
              </w:rPr>
              <w:pPrChange w:id="17367" w:author="Anees Shaikh" w:date="2013-10-19T02:16:00Z">
                <w:pPr>
                  <w:pStyle w:val="XML1"/>
                </w:pPr>
              </w:pPrChange>
            </w:pPr>
            <w:ins w:id="17368" w:author="aas" w:date="2013-10-14T02:06:00Z">
              <w:del w:id="17369" w:author="Anees Shaikh" w:date="2013-10-19T02:16:00Z">
                <w:r w:rsidDel="00E067A3">
                  <w:delText xml:space="preserve">                                              namespace="##other" processContents="lax"/&gt;</w:delText>
                </w:r>
              </w:del>
            </w:ins>
          </w:p>
          <w:p w14:paraId="0392F1CC" w14:textId="60699905" w:rsidR="00874469" w:rsidDel="00E067A3" w:rsidRDefault="00874469">
            <w:pPr>
              <w:pStyle w:val="Appx"/>
              <w:rPr>
                <w:ins w:id="17370" w:author="aas" w:date="2013-10-14T02:06:00Z"/>
                <w:del w:id="17371" w:author="Anees Shaikh" w:date="2013-10-19T02:16:00Z"/>
              </w:rPr>
              <w:pPrChange w:id="17372" w:author="Anees Shaikh" w:date="2013-10-19T02:16:00Z">
                <w:pPr>
                  <w:pStyle w:val="XML1"/>
                </w:pPr>
              </w:pPrChange>
            </w:pPr>
            <w:ins w:id="17373" w:author="aas" w:date="2013-10-14T02:06:00Z">
              <w:del w:id="17374" w:author="Anees Shaikh" w:date="2013-10-19T02:16:00Z">
                <w:r w:rsidDel="00E067A3">
                  <w:delText xml:space="preserve">                                    &lt;/xs:sequence&gt;</w:delText>
                </w:r>
              </w:del>
            </w:ins>
          </w:p>
          <w:p w14:paraId="3752D429" w14:textId="4E2037CC" w:rsidR="00874469" w:rsidDel="00E067A3" w:rsidRDefault="00874469">
            <w:pPr>
              <w:pStyle w:val="Appx"/>
              <w:rPr>
                <w:ins w:id="17375" w:author="aas" w:date="2013-10-14T02:06:00Z"/>
                <w:del w:id="17376" w:author="Anees Shaikh" w:date="2013-10-19T02:16:00Z"/>
              </w:rPr>
              <w:pPrChange w:id="17377" w:author="Anees Shaikh" w:date="2013-10-19T02:16:00Z">
                <w:pPr>
                  <w:pStyle w:val="XML1"/>
                </w:pPr>
              </w:pPrChange>
            </w:pPr>
            <w:ins w:id="17378" w:author="aas" w:date="2013-10-14T02:06:00Z">
              <w:del w:id="17379" w:author="Anees Shaikh" w:date="2013-10-19T02:16:00Z">
                <w:r w:rsidDel="00E067A3">
                  <w:delText xml:space="preserve">                                  &lt;/xs:complexType&gt;</w:delText>
                </w:r>
              </w:del>
            </w:ins>
          </w:p>
          <w:p w14:paraId="7FA1F372" w14:textId="1471AD72" w:rsidR="00874469" w:rsidDel="00E067A3" w:rsidRDefault="00874469">
            <w:pPr>
              <w:pStyle w:val="Appx"/>
              <w:rPr>
                <w:ins w:id="17380" w:author="aas" w:date="2013-10-14T02:06:00Z"/>
                <w:del w:id="17381" w:author="Anees Shaikh" w:date="2013-10-19T02:16:00Z"/>
              </w:rPr>
              <w:pPrChange w:id="17382" w:author="Anees Shaikh" w:date="2013-10-19T02:16:00Z">
                <w:pPr>
                  <w:pStyle w:val="XML1"/>
                </w:pPr>
              </w:pPrChange>
            </w:pPr>
            <w:ins w:id="17383" w:author="aas" w:date="2013-10-14T02:06:00Z">
              <w:del w:id="17384" w:author="Anees Shaikh" w:date="2013-10-19T02:16:00Z">
                <w:r w:rsidDel="00E067A3">
                  <w:delText xml:space="preserve">                                &lt;/xs:element&gt;</w:delText>
                </w:r>
              </w:del>
            </w:ins>
          </w:p>
          <w:p w14:paraId="0305525B" w14:textId="68179D9E" w:rsidR="00874469" w:rsidDel="00E067A3" w:rsidRDefault="00874469">
            <w:pPr>
              <w:pStyle w:val="Appx"/>
              <w:rPr>
                <w:ins w:id="17385" w:author="aas" w:date="2013-10-14T02:06:00Z"/>
                <w:del w:id="17386" w:author="Anees Shaikh" w:date="2013-10-19T02:16:00Z"/>
              </w:rPr>
              <w:pPrChange w:id="17387" w:author="Anees Shaikh" w:date="2013-10-19T02:16:00Z">
                <w:pPr>
                  <w:pStyle w:val="XML1"/>
                </w:pPr>
              </w:pPrChange>
            </w:pPr>
            <w:ins w:id="17388" w:author="aas" w:date="2013-10-14T02:06:00Z">
              <w:del w:id="17389"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390" w:author="aas" w:date="2013-10-14T02:06:00Z"/>
                <w:del w:id="17391" w:author="Anees Shaikh" w:date="2013-10-19T02:16:00Z"/>
              </w:rPr>
              <w:pPrChange w:id="17392" w:author="Anees Shaikh" w:date="2013-10-19T02:16:00Z">
                <w:pPr>
                  <w:pStyle w:val="XML1"/>
                </w:pPr>
              </w:pPrChange>
            </w:pPr>
            <w:ins w:id="17393" w:author="aas" w:date="2013-10-14T02:06:00Z">
              <w:del w:id="17394" w:author="Anees Shaikh" w:date="2013-10-19T02:16:00Z">
                <w:r w:rsidDel="00E067A3">
                  <w:delText xml:space="preserve">                                        namespace="##other" processContents="lax"/&gt;</w:delText>
                </w:r>
              </w:del>
            </w:ins>
          </w:p>
          <w:p w14:paraId="56A3FFA6" w14:textId="3256691F" w:rsidR="00874469" w:rsidDel="00E067A3" w:rsidRDefault="00874469">
            <w:pPr>
              <w:pStyle w:val="Appx"/>
              <w:rPr>
                <w:ins w:id="17395" w:author="aas" w:date="2013-10-14T02:06:00Z"/>
                <w:del w:id="17396" w:author="Anees Shaikh" w:date="2013-10-19T02:16:00Z"/>
              </w:rPr>
              <w:pPrChange w:id="17397" w:author="Anees Shaikh" w:date="2013-10-19T02:16:00Z">
                <w:pPr>
                  <w:pStyle w:val="XML1"/>
                </w:pPr>
              </w:pPrChange>
            </w:pPr>
            <w:ins w:id="17398" w:author="aas" w:date="2013-10-14T02:06:00Z">
              <w:del w:id="17399" w:author="Anees Shaikh" w:date="2013-10-19T02:16:00Z">
                <w:r w:rsidDel="00E067A3">
                  <w:delText xml:space="preserve">                              &lt;/xs:sequence&gt;</w:delText>
                </w:r>
              </w:del>
            </w:ins>
          </w:p>
          <w:p w14:paraId="6C9379C4" w14:textId="327241CF" w:rsidR="00874469" w:rsidDel="00E067A3" w:rsidRDefault="00874469">
            <w:pPr>
              <w:pStyle w:val="Appx"/>
              <w:rPr>
                <w:ins w:id="17400" w:author="aas" w:date="2013-10-14T02:06:00Z"/>
                <w:del w:id="17401" w:author="Anees Shaikh" w:date="2013-10-19T02:16:00Z"/>
              </w:rPr>
              <w:pPrChange w:id="17402" w:author="Anees Shaikh" w:date="2013-10-19T02:16:00Z">
                <w:pPr>
                  <w:pStyle w:val="XML1"/>
                </w:pPr>
              </w:pPrChange>
            </w:pPr>
            <w:ins w:id="17403" w:author="aas" w:date="2013-10-14T02:06:00Z">
              <w:del w:id="17404" w:author="Anees Shaikh" w:date="2013-10-19T02:16:00Z">
                <w:r w:rsidDel="00E067A3">
                  <w:delText xml:space="preserve">                            &lt;/xs:complexType&gt;</w:delText>
                </w:r>
              </w:del>
            </w:ins>
          </w:p>
          <w:p w14:paraId="70B334B5" w14:textId="64535F6A" w:rsidR="00874469" w:rsidDel="00E067A3" w:rsidRDefault="00874469">
            <w:pPr>
              <w:pStyle w:val="Appx"/>
              <w:rPr>
                <w:ins w:id="17405" w:author="aas" w:date="2013-10-14T02:06:00Z"/>
                <w:del w:id="17406" w:author="Anees Shaikh" w:date="2013-10-19T02:16:00Z"/>
              </w:rPr>
              <w:pPrChange w:id="17407" w:author="Anees Shaikh" w:date="2013-10-19T02:16:00Z">
                <w:pPr>
                  <w:pStyle w:val="XML1"/>
                </w:pPr>
              </w:pPrChange>
            </w:pPr>
            <w:ins w:id="17408" w:author="aas" w:date="2013-10-14T02:06:00Z">
              <w:del w:id="17409" w:author="Anees Shaikh" w:date="2013-10-19T02:16:00Z">
                <w:r w:rsidDel="00E067A3">
                  <w:delText xml:space="preserve">                          &lt;/xs:element&gt;</w:delText>
                </w:r>
              </w:del>
            </w:ins>
          </w:p>
          <w:p w14:paraId="25FA0229" w14:textId="6D804EB4" w:rsidR="00874469" w:rsidDel="00E067A3" w:rsidRDefault="00874469">
            <w:pPr>
              <w:pStyle w:val="Appx"/>
              <w:rPr>
                <w:ins w:id="17410" w:author="aas" w:date="2013-10-14T02:06:00Z"/>
                <w:del w:id="17411" w:author="Anees Shaikh" w:date="2013-10-19T02:16:00Z"/>
              </w:rPr>
              <w:pPrChange w:id="17412" w:author="Anees Shaikh" w:date="2013-10-19T02:16:00Z">
                <w:pPr>
                  <w:pStyle w:val="XML1"/>
                </w:pPr>
              </w:pPrChange>
            </w:pPr>
            <w:ins w:id="17413" w:author="aas" w:date="2013-10-14T02:06:00Z">
              <w:del w:id="17414"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15" w:author="aas" w:date="2013-10-14T02:06:00Z"/>
                <w:del w:id="17416" w:author="Anees Shaikh" w:date="2013-10-19T02:16:00Z"/>
              </w:rPr>
              <w:pPrChange w:id="17417" w:author="Anees Shaikh" w:date="2013-10-19T02:16:00Z">
                <w:pPr>
                  <w:pStyle w:val="XML1"/>
                </w:pPr>
              </w:pPrChange>
            </w:pPr>
            <w:ins w:id="17418" w:author="aas" w:date="2013-10-14T02:06:00Z">
              <w:del w:id="17419"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20" w:author="aas" w:date="2013-10-14T02:06:00Z"/>
                <w:del w:id="17421" w:author="Anees Shaikh" w:date="2013-10-19T02:16:00Z"/>
              </w:rPr>
              <w:pPrChange w:id="17422" w:author="Anees Shaikh" w:date="2013-10-19T02:16:00Z">
                <w:pPr>
                  <w:pStyle w:val="XML1"/>
                </w:pPr>
              </w:pPrChange>
            </w:pPr>
            <w:ins w:id="17423" w:author="aas" w:date="2013-10-14T02:06:00Z">
              <w:del w:id="17424" w:author="Anees Shaikh" w:date="2013-10-19T02:16:00Z">
                <w:r w:rsidDel="00E067A3">
                  <w:delText xml:space="preserve">                        &lt;/xs:sequence&gt;</w:delText>
                </w:r>
              </w:del>
            </w:ins>
          </w:p>
          <w:p w14:paraId="45349C69" w14:textId="4C3A95C3" w:rsidR="00874469" w:rsidDel="00E067A3" w:rsidRDefault="00874469">
            <w:pPr>
              <w:pStyle w:val="Appx"/>
              <w:rPr>
                <w:ins w:id="17425" w:author="aas" w:date="2013-10-14T02:06:00Z"/>
                <w:del w:id="17426" w:author="Anees Shaikh" w:date="2013-10-19T02:16:00Z"/>
              </w:rPr>
              <w:pPrChange w:id="17427" w:author="Anees Shaikh" w:date="2013-10-19T02:16:00Z">
                <w:pPr>
                  <w:pStyle w:val="XML1"/>
                </w:pPr>
              </w:pPrChange>
            </w:pPr>
            <w:ins w:id="17428" w:author="aas" w:date="2013-10-14T02:06:00Z">
              <w:del w:id="17429" w:author="Anees Shaikh" w:date="2013-10-19T02:16:00Z">
                <w:r w:rsidDel="00E067A3">
                  <w:delText xml:space="preserve">                      &lt;/xs:complexType&gt;</w:delText>
                </w:r>
              </w:del>
            </w:ins>
          </w:p>
          <w:p w14:paraId="0E615312" w14:textId="7E90444F" w:rsidR="00874469" w:rsidDel="00E067A3" w:rsidRDefault="00874469">
            <w:pPr>
              <w:pStyle w:val="Appx"/>
              <w:rPr>
                <w:ins w:id="17430" w:author="aas" w:date="2013-10-14T02:06:00Z"/>
                <w:del w:id="17431" w:author="Anees Shaikh" w:date="2013-10-19T02:16:00Z"/>
              </w:rPr>
              <w:pPrChange w:id="17432" w:author="Anees Shaikh" w:date="2013-10-19T02:16:00Z">
                <w:pPr>
                  <w:pStyle w:val="XML1"/>
                </w:pPr>
              </w:pPrChange>
            </w:pPr>
            <w:ins w:id="17433" w:author="aas" w:date="2013-10-14T02:06:00Z">
              <w:del w:id="17434"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35" w:author="aas" w:date="2013-10-14T02:06:00Z"/>
                <w:del w:id="17436" w:author="Anees Shaikh" w:date="2013-10-19T02:16:00Z"/>
              </w:rPr>
              <w:pPrChange w:id="17437" w:author="Anees Shaikh" w:date="2013-10-19T02:16:00Z">
                <w:pPr>
                  <w:pStyle w:val="XML1"/>
                </w:pPr>
              </w:pPrChange>
            </w:pPr>
            <w:ins w:id="17438" w:author="aas" w:date="2013-10-14T02:06:00Z">
              <w:del w:id="17439"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40" w:author="aas" w:date="2013-10-14T02:06:00Z"/>
                <w:del w:id="17441" w:author="Anees Shaikh" w:date="2013-10-19T02:16:00Z"/>
              </w:rPr>
              <w:pPrChange w:id="17442" w:author="Anees Shaikh" w:date="2013-10-19T02:16:00Z">
                <w:pPr>
                  <w:pStyle w:val="XML1"/>
                </w:pPr>
              </w:pPrChange>
            </w:pPr>
            <w:ins w:id="17443" w:author="aas" w:date="2013-10-14T02:06:00Z">
              <w:del w:id="17444" w:author="Anees Shaikh" w:date="2013-10-19T02:16:00Z">
                <w:r w:rsidDel="00E067A3">
                  <w:delText xml:space="preserve">                        &lt;xs:field xpath="of-config:id"/&gt;</w:delText>
                </w:r>
              </w:del>
            </w:ins>
          </w:p>
          <w:p w14:paraId="3C4BD3C1" w14:textId="5517258A" w:rsidR="00874469" w:rsidDel="00E067A3" w:rsidRDefault="00874469">
            <w:pPr>
              <w:pStyle w:val="Appx"/>
              <w:rPr>
                <w:ins w:id="17445" w:author="aas" w:date="2013-10-14T02:06:00Z"/>
                <w:del w:id="17446" w:author="Anees Shaikh" w:date="2013-10-19T02:16:00Z"/>
              </w:rPr>
              <w:pPrChange w:id="17447" w:author="Anees Shaikh" w:date="2013-10-19T02:16:00Z">
                <w:pPr>
                  <w:pStyle w:val="XML1"/>
                </w:pPr>
              </w:pPrChange>
            </w:pPr>
            <w:ins w:id="17448" w:author="aas" w:date="2013-10-14T02:06:00Z">
              <w:del w:id="17449" w:author="Anees Shaikh" w:date="2013-10-19T02:16:00Z">
                <w:r w:rsidDel="00E067A3">
                  <w:delText xml:space="preserve">                      &lt;/xs:key&gt;</w:delText>
                </w:r>
              </w:del>
            </w:ins>
          </w:p>
          <w:p w14:paraId="44076190" w14:textId="74080435" w:rsidR="00874469" w:rsidDel="00E067A3" w:rsidRDefault="00874469">
            <w:pPr>
              <w:pStyle w:val="Appx"/>
              <w:rPr>
                <w:ins w:id="17450" w:author="aas" w:date="2013-10-14T02:06:00Z"/>
                <w:del w:id="17451" w:author="Anees Shaikh" w:date="2013-10-19T02:16:00Z"/>
              </w:rPr>
              <w:pPrChange w:id="17452" w:author="Anees Shaikh" w:date="2013-10-19T02:16:00Z">
                <w:pPr>
                  <w:pStyle w:val="XML1"/>
                </w:pPr>
              </w:pPrChange>
            </w:pPr>
            <w:ins w:id="17453" w:author="aas" w:date="2013-10-14T02:06:00Z">
              <w:del w:id="17454" w:author="Anees Shaikh" w:date="2013-10-19T02:16:00Z">
                <w:r w:rsidDel="00E067A3">
                  <w:delText xml:space="preserve">                    &lt;/xs:element&gt;</w:delText>
                </w:r>
              </w:del>
            </w:ins>
          </w:p>
          <w:p w14:paraId="6A36B1F8" w14:textId="729666BA" w:rsidR="00874469" w:rsidDel="00E067A3" w:rsidRDefault="00874469">
            <w:pPr>
              <w:pStyle w:val="Appx"/>
              <w:rPr>
                <w:ins w:id="17455" w:author="aas" w:date="2013-10-14T02:06:00Z"/>
                <w:del w:id="17456" w:author="Anees Shaikh" w:date="2013-10-19T02:16:00Z"/>
              </w:rPr>
              <w:pPrChange w:id="17457" w:author="Anees Shaikh" w:date="2013-10-19T02:16:00Z">
                <w:pPr>
                  <w:pStyle w:val="XML1"/>
                </w:pPr>
              </w:pPrChange>
            </w:pPr>
            <w:ins w:id="17458" w:author="aas" w:date="2013-10-14T02:06:00Z">
              <w:del w:id="17459"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460" w:author="aas" w:date="2013-10-14T02:06:00Z"/>
                <w:del w:id="17461" w:author="Anees Shaikh" w:date="2013-10-19T02:16:00Z"/>
              </w:rPr>
              <w:pPrChange w:id="17462" w:author="Anees Shaikh" w:date="2013-10-19T02:16:00Z">
                <w:pPr>
                  <w:pStyle w:val="XML1"/>
                </w:pPr>
              </w:pPrChange>
            </w:pPr>
            <w:ins w:id="17463" w:author="aas" w:date="2013-10-14T02:06:00Z">
              <w:del w:id="17464" w:author="Anees Shaikh" w:date="2013-10-19T02:16:00Z">
                <w:r w:rsidDel="00E067A3">
                  <w:delText xml:space="preserve">                      &lt;xs:annotation&gt;</w:delText>
                </w:r>
              </w:del>
            </w:ins>
          </w:p>
          <w:p w14:paraId="3F3D5D8C" w14:textId="24C99EF5" w:rsidR="00874469" w:rsidDel="00E067A3" w:rsidRDefault="00874469">
            <w:pPr>
              <w:pStyle w:val="Appx"/>
              <w:rPr>
                <w:ins w:id="17465" w:author="aas" w:date="2013-10-14T02:06:00Z"/>
                <w:del w:id="17466" w:author="Anees Shaikh" w:date="2013-10-19T02:16:00Z"/>
              </w:rPr>
              <w:pPrChange w:id="17467" w:author="Anees Shaikh" w:date="2013-10-19T02:16:00Z">
                <w:pPr>
                  <w:pStyle w:val="XML1"/>
                </w:pPr>
              </w:pPrChange>
            </w:pPr>
            <w:ins w:id="17468" w:author="aas" w:date="2013-10-14T02:06:00Z">
              <w:del w:id="17469" w:author="Anees Shaikh" w:date="2013-10-19T02:16:00Z">
                <w:r w:rsidDel="00E067A3">
                  <w:delText xml:space="preserve">                        &lt;xs:documentation&gt;</w:delText>
                </w:r>
              </w:del>
            </w:ins>
          </w:p>
          <w:p w14:paraId="303A8DD1" w14:textId="7003ED61" w:rsidR="00874469" w:rsidDel="00E067A3" w:rsidRDefault="00874469">
            <w:pPr>
              <w:pStyle w:val="Appx"/>
              <w:rPr>
                <w:ins w:id="17470" w:author="aas" w:date="2013-10-14T02:06:00Z"/>
                <w:del w:id="17471" w:author="Anees Shaikh" w:date="2013-10-19T02:16:00Z"/>
              </w:rPr>
              <w:pPrChange w:id="17472" w:author="Anees Shaikh" w:date="2013-10-19T02:16:00Z">
                <w:pPr>
                  <w:pStyle w:val="XML1"/>
                </w:pPr>
              </w:pPrChange>
            </w:pPr>
            <w:ins w:id="17473" w:author="aas" w:date="2013-10-14T02:06:00Z">
              <w:del w:id="17474"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475" w:author="aas" w:date="2013-10-14T02:06:00Z"/>
                <w:del w:id="17476" w:author="Anees Shaikh" w:date="2013-10-19T02:16:00Z"/>
              </w:rPr>
              <w:pPrChange w:id="17477" w:author="Anees Shaikh" w:date="2013-10-19T02:16:00Z">
                <w:pPr>
                  <w:pStyle w:val="XML1"/>
                </w:pPr>
              </w:pPrChange>
            </w:pPr>
            <w:ins w:id="17478" w:author="aas" w:date="2013-10-14T02:06:00Z">
              <w:del w:id="17479"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480" w:author="aas" w:date="2013-10-14T02:06:00Z"/>
                <w:del w:id="17481" w:author="Anees Shaikh" w:date="2013-10-19T02:16:00Z"/>
              </w:rPr>
              <w:pPrChange w:id="17482" w:author="Anees Shaikh" w:date="2013-10-19T02:16:00Z">
                <w:pPr>
                  <w:pStyle w:val="XML1"/>
                </w:pPr>
              </w:pPrChange>
            </w:pPr>
            <w:ins w:id="17483" w:author="aas" w:date="2013-10-14T02:06:00Z">
              <w:del w:id="17484"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485" w:author="aas" w:date="2013-10-14T02:06:00Z"/>
                <w:del w:id="17486" w:author="Anees Shaikh" w:date="2013-10-19T02:16:00Z"/>
              </w:rPr>
              <w:pPrChange w:id="17487" w:author="Anees Shaikh" w:date="2013-10-19T02:16:00Z">
                <w:pPr>
                  <w:pStyle w:val="XML1"/>
                </w:pPr>
              </w:pPrChange>
            </w:pPr>
            <w:ins w:id="17488" w:author="aas" w:date="2013-10-14T02:06:00Z">
              <w:del w:id="17489"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490" w:author="aas" w:date="2013-10-14T02:06:00Z"/>
                <w:del w:id="17491" w:author="Anees Shaikh" w:date="2013-10-19T02:16:00Z"/>
              </w:rPr>
              <w:pPrChange w:id="17492" w:author="Anees Shaikh" w:date="2013-10-19T02:16:00Z">
                <w:pPr>
                  <w:pStyle w:val="XML1"/>
                </w:pPr>
              </w:pPrChange>
            </w:pPr>
            <w:ins w:id="17493" w:author="aas" w:date="2013-10-14T02:06:00Z">
              <w:del w:id="17494"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495" w:author="aas" w:date="2013-10-14T02:06:00Z"/>
                <w:del w:id="17496" w:author="Anees Shaikh" w:date="2013-10-19T02:16:00Z"/>
              </w:rPr>
              <w:pPrChange w:id="17497" w:author="Anees Shaikh" w:date="2013-10-19T02:16:00Z">
                <w:pPr>
                  <w:pStyle w:val="XML1"/>
                </w:pPr>
              </w:pPrChange>
            </w:pPr>
            <w:ins w:id="17498" w:author="aas" w:date="2013-10-14T02:06:00Z">
              <w:del w:id="17499"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00" w:author="aas" w:date="2013-10-14T02:06:00Z"/>
                <w:del w:id="17501" w:author="Anees Shaikh" w:date="2013-10-19T02:16:00Z"/>
              </w:rPr>
              <w:pPrChange w:id="17502" w:author="Anees Shaikh" w:date="2013-10-19T02:16:00Z">
                <w:pPr>
                  <w:pStyle w:val="XML1"/>
                </w:pPr>
              </w:pPrChange>
            </w:pPr>
            <w:ins w:id="17503" w:author="aas" w:date="2013-10-14T02:06:00Z">
              <w:del w:id="17504"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05" w:author="aas" w:date="2013-10-14T02:06:00Z"/>
                <w:del w:id="17506" w:author="Anees Shaikh" w:date="2013-10-19T02:16:00Z"/>
              </w:rPr>
              <w:pPrChange w:id="17507" w:author="Anees Shaikh" w:date="2013-10-19T02:16:00Z">
                <w:pPr>
                  <w:pStyle w:val="XML1"/>
                </w:pPr>
              </w:pPrChange>
            </w:pPr>
            <w:ins w:id="17508" w:author="aas" w:date="2013-10-14T02:06:00Z">
              <w:del w:id="17509" w:author="Anees Shaikh" w:date="2013-10-19T02:16:00Z">
                <w:r w:rsidDel="00E067A3">
                  <w:delText xml:space="preserve">                              </w:delText>
                </w:r>
              </w:del>
            </w:ins>
          </w:p>
          <w:p w14:paraId="67D080A3" w14:textId="3447746D" w:rsidR="00874469" w:rsidDel="00E067A3" w:rsidRDefault="00874469">
            <w:pPr>
              <w:pStyle w:val="Appx"/>
              <w:rPr>
                <w:ins w:id="17510" w:author="aas" w:date="2013-10-14T02:06:00Z"/>
                <w:del w:id="17511" w:author="Anees Shaikh" w:date="2013-10-19T02:16:00Z"/>
              </w:rPr>
              <w:pPrChange w:id="17512" w:author="Anees Shaikh" w:date="2013-10-19T02:16:00Z">
                <w:pPr>
                  <w:pStyle w:val="XML1"/>
                </w:pPr>
              </w:pPrChange>
            </w:pPr>
            <w:ins w:id="17513" w:author="aas" w:date="2013-10-14T02:06:00Z">
              <w:del w:id="17514"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15" w:author="aas" w:date="2013-10-14T02:06:00Z"/>
                <w:del w:id="17516" w:author="Anees Shaikh" w:date="2013-10-19T02:16:00Z"/>
              </w:rPr>
              <w:pPrChange w:id="17517" w:author="Anees Shaikh" w:date="2013-10-19T02:16:00Z">
                <w:pPr>
                  <w:pStyle w:val="XML1"/>
                </w:pPr>
              </w:pPrChange>
            </w:pPr>
            <w:ins w:id="17518" w:author="aas" w:date="2013-10-14T02:06:00Z">
              <w:del w:id="17519"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20" w:author="aas" w:date="2013-10-14T02:06:00Z"/>
                <w:del w:id="17521" w:author="Anees Shaikh" w:date="2013-10-19T02:16:00Z"/>
              </w:rPr>
              <w:pPrChange w:id="17522" w:author="Anees Shaikh" w:date="2013-10-19T02:16:00Z">
                <w:pPr>
                  <w:pStyle w:val="XML1"/>
                </w:pPr>
              </w:pPrChange>
            </w:pPr>
            <w:ins w:id="17523" w:author="aas" w:date="2013-10-14T02:06:00Z">
              <w:del w:id="17524"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25" w:author="aas" w:date="2013-10-14T02:06:00Z"/>
                <w:del w:id="17526" w:author="Anees Shaikh" w:date="2013-10-19T02:16:00Z"/>
              </w:rPr>
              <w:pPrChange w:id="17527" w:author="Anees Shaikh" w:date="2013-10-19T02:16:00Z">
                <w:pPr>
                  <w:pStyle w:val="XML1"/>
                </w:pPr>
              </w:pPrChange>
            </w:pPr>
            <w:ins w:id="17528" w:author="aas" w:date="2013-10-14T02:06:00Z">
              <w:del w:id="17529"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30" w:author="aas" w:date="2013-10-14T02:06:00Z"/>
                <w:del w:id="17531" w:author="Anees Shaikh" w:date="2013-10-19T02:16:00Z"/>
              </w:rPr>
              <w:pPrChange w:id="17532" w:author="Anees Shaikh" w:date="2013-10-19T02:16:00Z">
                <w:pPr>
                  <w:pStyle w:val="XML1"/>
                </w:pPr>
              </w:pPrChange>
            </w:pPr>
            <w:ins w:id="17533" w:author="aas" w:date="2013-10-14T02:06:00Z">
              <w:del w:id="17534" w:author="Anees Shaikh" w:date="2013-10-19T02:16:00Z">
                <w:r w:rsidDel="00E067A3">
                  <w:delText xml:space="preserve">                                 separate descriptions per type.</w:delText>
                </w:r>
              </w:del>
            </w:ins>
          </w:p>
          <w:p w14:paraId="5C3FEF8C" w14:textId="3ED82208" w:rsidR="00874469" w:rsidDel="00E067A3" w:rsidRDefault="00874469">
            <w:pPr>
              <w:pStyle w:val="Appx"/>
              <w:rPr>
                <w:ins w:id="17535" w:author="aas" w:date="2013-10-14T02:06:00Z"/>
                <w:del w:id="17536" w:author="Anees Shaikh" w:date="2013-10-19T02:16:00Z"/>
              </w:rPr>
              <w:pPrChange w:id="17537" w:author="Anees Shaikh" w:date="2013-10-19T02:16:00Z">
                <w:pPr>
                  <w:pStyle w:val="XML1"/>
                </w:pPr>
              </w:pPrChange>
            </w:pPr>
            <w:ins w:id="17538" w:author="aas" w:date="2013-10-14T02:06:00Z">
              <w:del w:id="17539" w:author="Anees Shaikh" w:date="2013-10-19T02:16:00Z">
                <w:r w:rsidDel="00E067A3">
                  <w:delText xml:space="preserve">                        &lt;/xs:documentation&gt;</w:delText>
                </w:r>
              </w:del>
            </w:ins>
          </w:p>
          <w:p w14:paraId="1BD5B1BE" w14:textId="049E664D" w:rsidR="00874469" w:rsidDel="00E067A3" w:rsidRDefault="00874469">
            <w:pPr>
              <w:pStyle w:val="Appx"/>
              <w:rPr>
                <w:ins w:id="17540" w:author="aas" w:date="2013-10-14T02:06:00Z"/>
                <w:del w:id="17541" w:author="Anees Shaikh" w:date="2013-10-19T02:16:00Z"/>
              </w:rPr>
              <w:pPrChange w:id="17542" w:author="Anees Shaikh" w:date="2013-10-19T02:16:00Z">
                <w:pPr>
                  <w:pStyle w:val="XML1"/>
                </w:pPr>
              </w:pPrChange>
            </w:pPr>
            <w:ins w:id="17543" w:author="aas" w:date="2013-10-14T02:06:00Z">
              <w:del w:id="17544" w:author="Anees Shaikh" w:date="2013-10-19T02:16:00Z">
                <w:r w:rsidDel="00E067A3">
                  <w:delText xml:space="preserve">                      &lt;/xs:annotation&gt;</w:delText>
                </w:r>
              </w:del>
            </w:ins>
          </w:p>
          <w:p w14:paraId="70107E5E" w14:textId="4BC73FD6" w:rsidR="00874469" w:rsidDel="00E067A3" w:rsidRDefault="00874469">
            <w:pPr>
              <w:pStyle w:val="Appx"/>
              <w:rPr>
                <w:ins w:id="17545" w:author="aas" w:date="2013-10-14T02:06:00Z"/>
                <w:del w:id="17546" w:author="Anees Shaikh" w:date="2013-10-19T02:16:00Z"/>
              </w:rPr>
              <w:pPrChange w:id="17547" w:author="Anees Shaikh" w:date="2013-10-19T02:16:00Z">
                <w:pPr>
                  <w:pStyle w:val="XML1"/>
                </w:pPr>
              </w:pPrChange>
            </w:pPr>
            <w:ins w:id="17548" w:author="aas" w:date="2013-10-14T02:06:00Z">
              <w:del w:id="17549" w:author="Anees Shaikh" w:date="2013-10-19T02:16:00Z">
                <w:r w:rsidDel="00E067A3">
                  <w:delText xml:space="preserve">                      &lt;xs:complexType&gt;</w:delText>
                </w:r>
              </w:del>
            </w:ins>
          </w:p>
          <w:p w14:paraId="43CCCCC4" w14:textId="35E8C07F" w:rsidR="00874469" w:rsidDel="00E067A3" w:rsidRDefault="00874469">
            <w:pPr>
              <w:pStyle w:val="Appx"/>
              <w:rPr>
                <w:ins w:id="17550" w:author="aas" w:date="2013-10-14T02:06:00Z"/>
                <w:del w:id="17551" w:author="Anees Shaikh" w:date="2013-10-19T02:16:00Z"/>
              </w:rPr>
              <w:pPrChange w:id="17552" w:author="Anees Shaikh" w:date="2013-10-19T02:16:00Z">
                <w:pPr>
                  <w:pStyle w:val="XML1"/>
                </w:pPr>
              </w:pPrChange>
            </w:pPr>
            <w:ins w:id="17553" w:author="aas" w:date="2013-10-14T02:06:00Z">
              <w:del w:id="17554" w:author="Anees Shaikh" w:date="2013-10-19T02:16:00Z">
                <w:r w:rsidDel="00E067A3">
                  <w:delText xml:space="preserve">                        &lt;xs:sequence&gt;</w:delText>
                </w:r>
              </w:del>
            </w:ins>
          </w:p>
          <w:p w14:paraId="22D85558" w14:textId="1897FD6C" w:rsidR="00874469" w:rsidDel="00E067A3" w:rsidRDefault="00874469">
            <w:pPr>
              <w:pStyle w:val="Appx"/>
              <w:rPr>
                <w:ins w:id="17555" w:author="aas" w:date="2013-10-14T02:06:00Z"/>
                <w:del w:id="17556" w:author="Anees Shaikh" w:date="2013-10-19T02:16:00Z"/>
              </w:rPr>
              <w:pPrChange w:id="17557" w:author="Anees Shaikh" w:date="2013-10-19T02:16:00Z">
                <w:pPr>
                  <w:pStyle w:val="XML1"/>
                </w:pPr>
              </w:pPrChange>
            </w:pPr>
            <w:ins w:id="17558" w:author="aas" w:date="2013-10-14T02:06:00Z">
              <w:del w:id="17559"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560" w:author="aas" w:date="2013-10-14T02:06:00Z"/>
                <w:del w:id="17561" w:author="Anees Shaikh" w:date="2013-10-19T02:16:00Z"/>
              </w:rPr>
              <w:pPrChange w:id="17562" w:author="Anees Shaikh" w:date="2013-10-19T02:16:00Z">
                <w:pPr>
                  <w:pStyle w:val="XML1"/>
                </w:pPr>
              </w:pPrChange>
            </w:pPr>
            <w:ins w:id="17563" w:author="aas" w:date="2013-10-14T02:06:00Z">
              <w:del w:id="17564" w:author="Anees Shaikh" w:date="2013-10-19T02:16:00Z">
                <w:r w:rsidDel="00E067A3">
                  <w:delText xml:space="preserve">                            &lt;xs:annotation&gt;</w:delText>
                </w:r>
              </w:del>
            </w:ins>
          </w:p>
          <w:p w14:paraId="4BC71913" w14:textId="0584BFFA" w:rsidR="00874469" w:rsidDel="00E067A3" w:rsidRDefault="00874469">
            <w:pPr>
              <w:pStyle w:val="Appx"/>
              <w:rPr>
                <w:ins w:id="17565" w:author="aas" w:date="2013-10-14T02:06:00Z"/>
                <w:del w:id="17566" w:author="Anees Shaikh" w:date="2013-10-19T02:16:00Z"/>
              </w:rPr>
              <w:pPrChange w:id="17567" w:author="Anees Shaikh" w:date="2013-10-19T02:16:00Z">
                <w:pPr>
                  <w:pStyle w:val="XML1"/>
                </w:pPr>
              </w:pPrChange>
            </w:pPr>
            <w:ins w:id="17568" w:author="aas" w:date="2013-10-14T02:06:00Z">
              <w:del w:id="17569" w:author="Anees Shaikh" w:date="2013-10-19T02:16:00Z">
                <w:r w:rsidDel="00E067A3">
                  <w:delText xml:space="preserve">                              &lt;xs:documentation&gt;</w:delText>
                </w:r>
              </w:del>
            </w:ins>
          </w:p>
          <w:p w14:paraId="3019BDA1" w14:textId="50C57E89" w:rsidR="00874469" w:rsidDel="00E067A3" w:rsidRDefault="00874469">
            <w:pPr>
              <w:pStyle w:val="Appx"/>
              <w:rPr>
                <w:ins w:id="17570" w:author="aas" w:date="2013-10-14T02:06:00Z"/>
                <w:del w:id="17571" w:author="Anees Shaikh" w:date="2013-10-19T02:16:00Z"/>
              </w:rPr>
              <w:pPrChange w:id="17572" w:author="Anees Shaikh" w:date="2013-10-19T02:16:00Z">
                <w:pPr>
                  <w:pStyle w:val="XML1"/>
                </w:pPr>
              </w:pPrChange>
            </w:pPr>
            <w:ins w:id="17573" w:author="aas" w:date="2013-10-14T02:06:00Z">
              <w:del w:id="17574"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575" w:author="aas" w:date="2013-10-14T02:06:00Z"/>
                <w:del w:id="17576" w:author="Anees Shaikh" w:date="2013-10-19T02:16:00Z"/>
              </w:rPr>
              <w:pPrChange w:id="17577" w:author="Anees Shaikh" w:date="2013-10-19T02:16:00Z">
                <w:pPr>
                  <w:pStyle w:val="XML1"/>
                </w:pPr>
              </w:pPrChange>
            </w:pPr>
            <w:ins w:id="17578" w:author="aas" w:date="2013-10-14T02:06:00Z">
              <w:del w:id="17579"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580" w:author="aas" w:date="2013-10-14T02:06:00Z"/>
                <w:del w:id="17581" w:author="Anees Shaikh" w:date="2013-10-19T02:16:00Z"/>
              </w:rPr>
              <w:pPrChange w:id="17582" w:author="Anees Shaikh" w:date="2013-10-19T02:16:00Z">
                <w:pPr>
                  <w:pStyle w:val="XML1"/>
                </w:pPr>
              </w:pPrChange>
            </w:pPr>
          </w:p>
          <w:p w14:paraId="371646F0" w14:textId="6330820D" w:rsidR="00874469" w:rsidDel="00E067A3" w:rsidRDefault="00874469">
            <w:pPr>
              <w:pStyle w:val="Appx"/>
              <w:rPr>
                <w:ins w:id="17583" w:author="aas" w:date="2013-10-14T02:06:00Z"/>
                <w:del w:id="17584" w:author="Anees Shaikh" w:date="2013-10-19T02:16:00Z"/>
              </w:rPr>
              <w:pPrChange w:id="17585" w:author="Anees Shaikh" w:date="2013-10-19T02:16:00Z">
                <w:pPr>
                  <w:pStyle w:val="XML1"/>
                </w:pPr>
              </w:pPrChange>
            </w:pPr>
            <w:ins w:id="17586" w:author="aas" w:date="2013-10-14T02:06:00Z">
              <w:del w:id="17587"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588" w:author="aas" w:date="2013-10-14T02:06:00Z"/>
                <w:del w:id="17589" w:author="Anees Shaikh" w:date="2013-10-19T02:16:00Z"/>
              </w:rPr>
              <w:pPrChange w:id="17590" w:author="Anees Shaikh" w:date="2013-10-19T02:16:00Z">
                <w:pPr>
                  <w:pStyle w:val="XML1"/>
                </w:pPr>
              </w:pPrChange>
            </w:pPr>
            <w:ins w:id="17591" w:author="aas" w:date="2013-10-14T02:06:00Z">
              <w:del w:id="17592"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593" w:author="aas" w:date="2013-10-14T02:06:00Z"/>
                <w:del w:id="17594" w:author="Anees Shaikh" w:date="2013-10-19T02:16:00Z"/>
              </w:rPr>
              <w:pPrChange w:id="17595" w:author="Anees Shaikh" w:date="2013-10-19T02:16:00Z">
                <w:pPr>
                  <w:pStyle w:val="XML1"/>
                </w:pPr>
              </w:pPrChange>
            </w:pPr>
            <w:ins w:id="17596" w:author="aas" w:date="2013-10-14T02:06:00Z">
              <w:del w:id="17597" w:author="Anees Shaikh" w:date="2013-10-19T02:16:00Z">
                <w:r w:rsidDel="00E067A3">
                  <w:delText xml:space="preserve">                              &lt;/xs:documentation&gt;</w:delText>
                </w:r>
              </w:del>
            </w:ins>
          </w:p>
          <w:p w14:paraId="16669507" w14:textId="7D6FEB0C" w:rsidR="00874469" w:rsidDel="00E067A3" w:rsidRDefault="00874469">
            <w:pPr>
              <w:pStyle w:val="Appx"/>
              <w:rPr>
                <w:ins w:id="17598" w:author="aas" w:date="2013-10-14T02:06:00Z"/>
                <w:del w:id="17599" w:author="Anees Shaikh" w:date="2013-10-19T02:16:00Z"/>
              </w:rPr>
              <w:pPrChange w:id="17600" w:author="Anees Shaikh" w:date="2013-10-19T02:16:00Z">
                <w:pPr>
                  <w:pStyle w:val="XML1"/>
                </w:pPr>
              </w:pPrChange>
            </w:pPr>
            <w:ins w:id="17601" w:author="aas" w:date="2013-10-14T02:06:00Z">
              <w:del w:id="17602" w:author="Anees Shaikh" w:date="2013-10-19T02:16:00Z">
                <w:r w:rsidDel="00E067A3">
                  <w:delText xml:space="preserve">                            &lt;/xs:annotation&gt;</w:delText>
                </w:r>
              </w:del>
            </w:ins>
          </w:p>
          <w:p w14:paraId="786FE13E" w14:textId="49991947" w:rsidR="00874469" w:rsidDel="00E067A3" w:rsidRDefault="00874469">
            <w:pPr>
              <w:pStyle w:val="Appx"/>
              <w:rPr>
                <w:ins w:id="17603" w:author="aas" w:date="2013-10-14T02:06:00Z"/>
                <w:del w:id="17604" w:author="Anees Shaikh" w:date="2013-10-19T02:16:00Z"/>
              </w:rPr>
              <w:pPrChange w:id="17605" w:author="Anees Shaikh" w:date="2013-10-19T02:16:00Z">
                <w:pPr>
                  <w:pStyle w:val="XML1"/>
                </w:pPr>
              </w:pPrChange>
            </w:pPr>
            <w:ins w:id="17606" w:author="aas" w:date="2013-10-14T02:06:00Z">
              <w:del w:id="17607" w:author="Anees Shaikh" w:date="2013-10-19T02:16:00Z">
                <w:r w:rsidDel="00E067A3">
                  <w:delText xml:space="preserve">                            &lt;xs:simpleType&gt;</w:delText>
                </w:r>
              </w:del>
            </w:ins>
          </w:p>
          <w:p w14:paraId="7720EE19" w14:textId="116BA49E" w:rsidR="00874469" w:rsidDel="00E067A3" w:rsidRDefault="00874469">
            <w:pPr>
              <w:pStyle w:val="Appx"/>
              <w:rPr>
                <w:ins w:id="17608" w:author="aas" w:date="2013-10-14T02:06:00Z"/>
                <w:del w:id="17609" w:author="Anees Shaikh" w:date="2013-10-19T02:16:00Z"/>
              </w:rPr>
              <w:pPrChange w:id="17610" w:author="Anees Shaikh" w:date="2013-10-19T02:16:00Z">
                <w:pPr>
                  <w:pStyle w:val="XML1"/>
                </w:pPr>
              </w:pPrChange>
            </w:pPr>
            <w:ins w:id="17611" w:author="aas" w:date="2013-10-14T02:06:00Z">
              <w:del w:id="17612" w:author="Anees Shaikh" w:date="2013-10-19T02:16:00Z">
                <w:r w:rsidDel="00E067A3">
                  <w:delText xml:space="preserve">                              &lt;xs:restriction base="inet:uri"&gt;</w:delText>
                </w:r>
              </w:del>
            </w:ins>
          </w:p>
          <w:p w14:paraId="455B288C" w14:textId="6997037C" w:rsidR="00874469" w:rsidDel="00E067A3" w:rsidRDefault="00874469">
            <w:pPr>
              <w:pStyle w:val="Appx"/>
              <w:rPr>
                <w:ins w:id="17613" w:author="aas" w:date="2013-10-14T02:06:00Z"/>
                <w:del w:id="17614" w:author="Anees Shaikh" w:date="2013-10-19T02:16:00Z"/>
              </w:rPr>
              <w:pPrChange w:id="17615" w:author="Anees Shaikh" w:date="2013-10-19T02:16:00Z">
                <w:pPr>
                  <w:pStyle w:val="XML1"/>
                </w:pPr>
              </w:pPrChange>
            </w:pPr>
            <w:ins w:id="17616" w:author="aas" w:date="2013-10-14T02:06:00Z">
              <w:del w:id="17617" w:author="Anees Shaikh" w:date="2013-10-19T02:16:00Z">
                <w:r w:rsidDel="00E067A3">
                  <w:delText xml:space="preserve">                              &lt;/xs:restriction&gt;</w:delText>
                </w:r>
              </w:del>
            </w:ins>
          </w:p>
          <w:p w14:paraId="552F5940" w14:textId="616D8DD4" w:rsidR="00874469" w:rsidDel="00E067A3" w:rsidRDefault="00874469">
            <w:pPr>
              <w:pStyle w:val="Appx"/>
              <w:rPr>
                <w:ins w:id="17618" w:author="aas" w:date="2013-10-14T02:06:00Z"/>
                <w:del w:id="17619" w:author="Anees Shaikh" w:date="2013-10-19T02:16:00Z"/>
              </w:rPr>
              <w:pPrChange w:id="17620" w:author="Anees Shaikh" w:date="2013-10-19T02:16:00Z">
                <w:pPr>
                  <w:pStyle w:val="XML1"/>
                </w:pPr>
              </w:pPrChange>
            </w:pPr>
            <w:ins w:id="17621" w:author="aas" w:date="2013-10-14T02:06:00Z">
              <w:del w:id="17622" w:author="Anees Shaikh" w:date="2013-10-19T02:16:00Z">
                <w:r w:rsidDel="00E067A3">
                  <w:delText xml:space="preserve">                            &lt;/xs:simpleType&gt;</w:delText>
                </w:r>
              </w:del>
            </w:ins>
          </w:p>
          <w:p w14:paraId="147FD6A7" w14:textId="2D301B84" w:rsidR="00874469" w:rsidDel="00E067A3" w:rsidRDefault="00874469">
            <w:pPr>
              <w:pStyle w:val="Appx"/>
              <w:rPr>
                <w:ins w:id="17623" w:author="aas" w:date="2013-10-14T02:06:00Z"/>
                <w:del w:id="17624" w:author="Anees Shaikh" w:date="2013-10-19T02:16:00Z"/>
              </w:rPr>
              <w:pPrChange w:id="17625" w:author="Anees Shaikh" w:date="2013-10-19T02:16:00Z">
                <w:pPr>
                  <w:pStyle w:val="XML1"/>
                </w:pPr>
              </w:pPrChange>
            </w:pPr>
            <w:ins w:id="17626" w:author="aas" w:date="2013-10-14T02:06:00Z">
              <w:del w:id="17627" w:author="Anees Shaikh" w:date="2013-10-19T02:16:00Z">
                <w:r w:rsidDel="00E067A3">
                  <w:delText xml:space="preserve">                          &lt;/xs:element&gt;</w:delText>
                </w:r>
              </w:del>
            </w:ins>
          </w:p>
          <w:p w14:paraId="075A7573" w14:textId="299C6687" w:rsidR="00874469" w:rsidDel="00E067A3" w:rsidRDefault="00874469">
            <w:pPr>
              <w:pStyle w:val="Appx"/>
              <w:rPr>
                <w:ins w:id="17628" w:author="aas" w:date="2013-10-14T02:06:00Z"/>
                <w:del w:id="17629" w:author="Anees Shaikh" w:date="2013-10-19T02:16:00Z"/>
              </w:rPr>
              <w:pPrChange w:id="17630" w:author="Anees Shaikh" w:date="2013-10-19T02:16:00Z">
                <w:pPr>
                  <w:pStyle w:val="XML1"/>
                </w:pPr>
              </w:pPrChange>
            </w:pPr>
            <w:ins w:id="17631" w:author="aas" w:date="2013-10-14T02:06:00Z">
              <w:del w:id="17632"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33" w:author="aas" w:date="2013-10-14T02:06:00Z"/>
                <w:del w:id="17634" w:author="Anees Shaikh" w:date="2013-10-19T02:16:00Z"/>
              </w:rPr>
              <w:pPrChange w:id="17635" w:author="Anees Shaikh" w:date="2013-10-19T02:16:00Z">
                <w:pPr>
                  <w:pStyle w:val="XML1"/>
                </w:pPr>
              </w:pPrChange>
            </w:pPr>
            <w:ins w:id="17636" w:author="aas" w:date="2013-10-14T02:06:00Z">
              <w:del w:id="17637" w:author="Anees Shaikh" w:date="2013-10-19T02:16:00Z">
                <w:r w:rsidDel="00E067A3">
                  <w:delText xml:space="preserve">                            &lt;xs:annotation&gt;</w:delText>
                </w:r>
              </w:del>
            </w:ins>
          </w:p>
          <w:p w14:paraId="41444EDC" w14:textId="1BB5503E" w:rsidR="00874469" w:rsidDel="00E067A3" w:rsidRDefault="00874469">
            <w:pPr>
              <w:pStyle w:val="Appx"/>
              <w:rPr>
                <w:ins w:id="17638" w:author="aas" w:date="2013-10-14T02:06:00Z"/>
                <w:del w:id="17639" w:author="Anees Shaikh" w:date="2013-10-19T02:16:00Z"/>
              </w:rPr>
              <w:pPrChange w:id="17640" w:author="Anees Shaikh" w:date="2013-10-19T02:16:00Z">
                <w:pPr>
                  <w:pStyle w:val="XML1"/>
                </w:pPr>
              </w:pPrChange>
            </w:pPr>
            <w:ins w:id="17641" w:author="aas" w:date="2013-10-14T02:06:00Z">
              <w:del w:id="17642" w:author="Anees Shaikh" w:date="2013-10-19T02:16:00Z">
                <w:r w:rsidDel="00E067A3">
                  <w:delText xml:space="preserve">                              &lt;xs:documentation&gt;</w:delText>
                </w:r>
              </w:del>
            </w:ins>
          </w:p>
          <w:p w14:paraId="74923505" w14:textId="053ACFE1" w:rsidR="00874469" w:rsidDel="00E067A3" w:rsidRDefault="00874469">
            <w:pPr>
              <w:pStyle w:val="Appx"/>
              <w:rPr>
                <w:ins w:id="17643" w:author="aas" w:date="2013-10-14T02:06:00Z"/>
                <w:del w:id="17644" w:author="Anees Shaikh" w:date="2013-10-19T02:16:00Z"/>
              </w:rPr>
              <w:pPrChange w:id="17645" w:author="Anees Shaikh" w:date="2013-10-19T02:16:00Z">
                <w:pPr>
                  <w:pStyle w:val="XML1"/>
                </w:pPr>
              </w:pPrChange>
            </w:pPr>
            <w:ins w:id="17646" w:author="aas" w:date="2013-10-14T02:06:00Z">
              <w:del w:id="17647"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48" w:author="aas" w:date="2013-10-14T02:06:00Z"/>
                <w:del w:id="17649" w:author="Anees Shaikh" w:date="2013-10-19T02:16:00Z"/>
              </w:rPr>
              <w:pPrChange w:id="17650" w:author="Anees Shaikh" w:date="2013-10-19T02:16:00Z">
                <w:pPr>
                  <w:pStyle w:val="XML1"/>
                </w:pPr>
              </w:pPrChange>
            </w:pPr>
            <w:ins w:id="17651" w:author="aas" w:date="2013-10-14T02:06:00Z">
              <w:del w:id="17652"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653" w:author="aas" w:date="2013-10-14T02:06:00Z"/>
                <w:del w:id="17654" w:author="Anees Shaikh" w:date="2013-10-19T02:16:00Z"/>
              </w:rPr>
              <w:pPrChange w:id="17655" w:author="Anees Shaikh" w:date="2013-10-19T02:16:00Z">
                <w:pPr>
                  <w:pStyle w:val="XML1"/>
                </w:pPr>
              </w:pPrChange>
            </w:pPr>
          </w:p>
          <w:p w14:paraId="7D97AE2A" w14:textId="47B08898" w:rsidR="00874469" w:rsidDel="00E067A3" w:rsidRDefault="00874469">
            <w:pPr>
              <w:pStyle w:val="Appx"/>
              <w:rPr>
                <w:ins w:id="17656" w:author="aas" w:date="2013-10-14T02:06:00Z"/>
                <w:del w:id="17657" w:author="Anees Shaikh" w:date="2013-10-19T02:16:00Z"/>
              </w:rPr>
              <w:pPrChange w:id="17658" w:author="Anees Shaikh" w:date="2013-10-19T02:16:00Z">
                <w:pPr>
                  <w:pStyle w:val="XML1"/>
                </w:pPr>
              </w:pPrChange>
            </w:pPr>
            <w:ins w:id="17659" w:author="aas" w:date="2013-10-14T02:06:00Z">
              <w:del w:id="17660"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661" w:author="aas" w:date="2013-10-14T02:06:00Z"/>
                <w:del w:id="17662" w:author="Anees Shaikh" w:date="2013-10-19T02:16:00Z"/>
              </w:rPr>
              <w:pPrChange w:id="17663" w:author="Anees Shaikh" w:date="2013-10-19T02:16:00Z">
                <w:pPr>
                  <w:pStyle w:val="XML1"/>
                </w:pPr>
              </w:pPrChange>
            </w:pPr>
            <w:ins w:id="17664" w:author="aas" w:date="2013-10-14T02:06:00Z">
              <w:del w:id="17665"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666" w:author="aas" w:date="2013-10-14T02:06:00Z"/>
                <w:del w:id="17667" w:author="Anees Shaikh" w:date="2013-10-19T02:16:00Z"/>
              </w:rPr>
              <w:pPrChange w:id="17668" w:author="Anees Shaikh" w:date="2013-10-19T02:16:00Z">
                <w:pPr>
                  <w:pStyle w:val="XML1"/>
                </w:pPr>
              </w:pPrChange>
            </w:pPr>
            <w:ins w:id="17669" w:author="aas" w:date="2013-10-14T02:06:00Z">
              <w:del w:id="17670" w:author="Anees Shaikh" w:date="2013-10-19T02:16:00Z">
                <w:r w:rsidDel="00E067A3">
                  <w:delText xml:space="preserve">                              &lt;/xs:documentation&gt;</w:delText>
                </w:r>
              </w:del>
            </w:ins>
          </w:p>
          <w:p w14:paraId="573FC0A6" w14:textId="74FCBD39" w:rsidR="00874469" w:rsidDel="00E067A3" w:rsidRDefault="00874469">
            <w:pPr>
              <w:pStyle w:val="Appx"/>
              <w:rPr>
                <w:ins w:id="17671" w:author="aas" w:date="2013-10-14T02:06:00Z"/>
                <w:del w:id="17672" w:author="Anees Shaikh" w:date="2013-10-19T02:16:00Z"/>
              </w:rPr>
              <w:pPrChange w:id="17673" w:author="Anees Shaikh" w:date="2013-10-19T02:16:00Z">
                <w:pPr>
                  <w:pStyle w:val="XML1"/>
                </w:pPr>
              </w:pPrChange>
            </w:pPr>
            <w:ins w:id="17674" w:author="aas" w:date="2013-10-14T02:06:00Z">
              <w:del w:id="17675" w:author="Anees Shaikh" w:date="2013-10-19T02:16:00Z">
                <w:r w:rsidDel="00E067A3">
                  <w:delText xml:space="preserve">                            &lt;/xs:annotation&gt;</w:delText>
                </w:r>
              </w:del>
            </w:ins>
          </w:p>
          <w:p w14:paraId="43CE79FE" w14:textId="1EF42227" w:rsidR="00874469" w:rsidDel="00E067A3" w:rsidRDefault="00874469">
            <w:pPr>
              <w:pStyle w:val="Appx"/>
              <w:rPr>
                <w:ins w:id="17676" w:author="aas" w:date="2013-10-14T02:06:00Z"/>
                <w:del w:id="17677" w:author="Anees Shaikh" w:date="2013-10-19T02:16:00Z"/>
              </w:rPr>
              <w:pPrChange w:id="17678" w:author="Anees Shaikh" w:date="2013-10-19T02:16:00Z">
                <w:pPr>
                  <w:pStyle w:val="XML1"/>
                </w:pPr>
              </w:pPrChange>
            </w:pPr>
            <w:ins w:id="17679" w:author="aas" w:date="2013-10-14T02:06:00Z">
              <w:del w:id="17680" w:author="Anees Shaikh" w:date="2013-10-19T02:16:00Z">
                <w:r w:rsidDel="00E067A3">
                  <w:delText xml:space="preserve">                            &lt;xs:simpleType&gt;</w:delText>
                </w:r>
              </w:del>
            </w:ins>
          </w:p>
          <w:p w14:paraId="632AEF5F" w14:textId="1E910B79" w:rsidR="00874469" w:rsidDel="00E067A3" w:rsidRDefault="00874469">
            <w:pPr>
              <w:pStyle w:val="Appx"/>
              <w:rPr>
                <w:ins w:id="17681" w:author="aas" w:date="2013-10-14T02:06:00Z"/>
                <w:del w:id="17682" w:author="Anees Shaikh" w:date="2013-10-19T02:16:00Z"/>
              </w:rPr>
              <w:pPrChange w:id="17683" w:author="Anees Shaikh" w:date="2013-10-19T02:16:00Z">
                <w:pPr>
                  <w:pStyle w:val="XML1"/>
                </w:pPr>
              </w:pPrChange>
            </w:pPr>
            <w:ins w:id="17684" w:author="aas" w:date="2013-10-14T02:06:00Z">
              <w:del w:id="17685" w:author="Anees Shaikh" w:date="2013-10-19T02:16:00Z">
                <w:r w:rsidDel="00E067A3">
                  <w:delText xml:space="preserve">                              &lt;xs:restriction base="inet:uri"&gt;</w:delText>
                </w:r>
              </w:del>
            </w:ins>
          </w:p>
          <w:p w14:paraId="012DF126" w14:textId="3D71DAE1" w:rsidR="00874469" w:rsidDel="00E067A3" w:rsidRDefault="00874469">
            <w:pPr>
              <w:pStyle w:val="Appx"/>
              <w:rPr>
                <w:ins w:id="17686" w:author="aas" w:date="2013-10-14T02:06:00Z"/>
                <w:del w:id="17687" w:author="Anees Shaikh" w:date="2013-10-19T02:16:00Z"/>
              </w:rPr>
              <w:pPrChange w:id="17688" w:author="Anees Shaikh" w:date="2013-10-19T02:16:00Z">
                <w:pPr>
                  <w:pStyle w:val="XML1"/>
                </w:pPr>
              </w:pPrChange>
            </w:pPr>
            <w:ins w:id="17689" w:author="aas" w:date="2013-10-14T02:06:00Z">
              <w:del w:id="17690" w:author="Anees Shaikh" w:date="2013-10-19T02:16:00Z">
                <w:r w:rsidDel="00E067A3">
                  <w:delText xml:space="preserve">                              &lt;/xs:restriction&gt;</w:delText>
                </w:r>
              </w:del>
            </w:ins>
          </w:p>
          <w:p w14:paraId="5A88E5EA" w14:textId="53E6ACE0" w:rsidR="00874469" w:rsidDel="00E067A3" w:rsidRDefault="00874469">
            <w:pPr>
              <w:pStyle w:val="Appx"/>
              <w:rPr>
                <w:ins w:id="17691" w:author="aas" w:date="2013-10-14T02:06:00Z"/>
                <w:del w:id="17692" w:author="Anees Shaikh" w:date="2013-10-19T02:16:00Z"/>
              </w:rPr>
              <w:pPrChange w:id="17693" w:author="Anees Shaikh" w:date="2013-10-19T02:16:00Z">
                <w:pPr>
                  <w:pStyle w:val="XML1"/>
                </w:pPr>
              </w:pPrChange>
            </w:pPr>
            <w:ins w:id="17694" w:author="aas" w:date="2013-10-14T02:06:00Z">
              <w:del w:id="17695" w:author="Anees Shaikh" w:date="2013-10-19T02:16:00Z">
                <w:r w:rsidDel="00E067A3">
                  <w:delText xml:space="preserve">                            &lt;/xs:simpleType&gt;</w:delText>
                </w:r>
              </w:del>
            </w:ins>
          </w:p>
          <w:p w14:paraId="50E93B2B" w14:textId="5382DD9F" w:rsidR="00874469" w:rsidDel="00E067A3" w:rsidRDefault="00874469">
            <w:pPr>
              <w:pStyle w:val="Appx"/>
              <w:rPr>
                <w:ins w:id="17696" w:author="aas" w:date="2013-10-14T02:06:00Z"/>
                <w:del w:id="17697" w:author="Anees Shaikh" w:date="2013-10-19T02:16:00Z"/>
              </w:rPr>
              <w:pPrChange w:id="17698" w:author="Anees Shaikh" w:date="2013-10-19T02:16:00Z">
                <w:pPr>
                  <w:pStyle w:val="XML1"/>
                </w:pPr>
              </w:pPrChange>
            </w:pPr>
            <w:ins w:id="17699" w:author="aas" w:date="2013-10-14T02:06:00Z">
              <w:del w:id="17700" w:author="Anees Shaikh" w:date="2013-10-19T02:16:00Z">
                <w:r w:rsidDel="00E067A3">
                  <w:delText xml:space="preserve">                          &lt;/xs:element&gt;</w:delText>
                </w:r>
              </w:del>
            </w:ins>
          </w:p>
          <w:p w14:paraId="1E8FBAE9" w14:textId="5E7D0B34" w:rsidR="00874469" w:rsidDel="00E067A3" w:rsidRDefault="00874469">
            <w:pPr>
              <w:pStyle w:val="Appx"/>
              <w:rPr>
                <w:ins w:id="17701" w:author="aas" w:date="2013-10-14T02:06:00Z"/>
                <w:del w:id="17702" w:author="Anees Shaikh" w:date="2013-10-19T02:16:00Z"/>
              </w:rPr>
              <w:pPrChange w:id="17703" w:author="Anees Shaikh" w:date="2013-10-19T02:16:00Z">
                <w:pPr>
                  <w:pStyle w:val="XML1"/>
                </w:pPr>
              </w:pPrChange>
            </w:pPr>
            <w:ins w:id="17704" w:author="aas" w:date="2013-10-14T02:06:00Z">
              <w:del w:id="17705"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06" w:author="aas" w:date="2013-10-14T02:06:00Z"/>
                <w:del w:id="17707" w:author="Anees Shaikh" w:date="2013-10-19T02:16:00Z"/>
              </w:rPr>
              <w:pPrChange w:id="17708" w:author="Anees Shaikh" w:date="2013-10-19T02:16:00Z">
                <w:pPr>
                  <w:pStyle w:val="XML1"/>
                </w:pPr>
              </w:pPrChange>
            </w:pPr>
            <w:ins w:id="17709" w:author="aas" w:date="2013-10-14T02:06:00Z">
              <w:del w:id="17710" w:author="Anees Shaikh" w:date="2013-10-19T02:16:00Z">
                <w:r w:rsidDel="00E067A3">
                  <w:delText xml:space="preserve">                            &lt;xs:annotation&gt;</w:delText>
                </w:r>
              </w:del>
            </w:ins>
          </w:p>
          <w:p w14:paraId="73078CDD" w14:textId="532E845E" w:rsidR="00874469" w:rsidDel="00E067A3" w:rsidRDefault="00874469">
            <w:pPr>
              <w:pStyle w:val="Appx"/>
              <w:rPr>
                <w:ins w:id="17711" w:author="aas" w:date="2013-10-14T02:06:00Z"/>
                <w:del w:id="17712" w:author="Anees Shaikh" w:date="2013-10-19T02:16:00Z"/>
              </w:rPr>
              <w:pPrChange w:id="17713" w:author="Anees Shaikh" w:date="2013-10-19T02:16:00Z">
                <w:pPr>
                  <w:pStyle w:val="XML1"/>
                </w:pPr>
              </w:pPrChange>
            </w:pPr>
            <w:ins w:id="17714" w:author="aas" w:date="2013-10-14T02:06:00Z">
              <w:del w:id="17715" w:author="Anees Shaikh" w:date="2013-10-19T02:16:00Z">
                <w:r w:rsidDel="00E067A3">
                  <w:delText xml:space="preserve">                              &lt;xs:documentation&gt;</w:delText>
                </w:r>
              </w:del>
            </w:ins>
          </w:p>
          <w:p w14:paraId="03B3F120" w14:textId="3A98F2E6" w:rsidR="00874469" w:rsidDel="00E067A3" w:rsidRDefault="00874469">
            <w:pPr>
              <w:pStyle w:val="Appx"/>
              <w:rPr>
                <w:ins w:id="17716" w:author="aas" w:date="2013-10-14T02:06:00Z"/>
                <w:del w:id="17717" w:author="Anees Shaikh" w:date="2013-10-19T02:16:00Z"/>
              </w:rPr>
              <w:pPrChange w:id="17718" w:author="Anees Shaikh" w:date="2013-10-19T02:16:00Z">
                <w:pPr>
                  <w:pStyle w:val="XML1"/>
                </w:pPr>
              </w:pPrChange>
            </w:pPr>
            <w:ins w:id="17719" w:author="aas" w:date="2013-10-14T02:06:00Z">
              <w:del w:id="17720"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21" w:author="aas" w:date="2013-10-14T02:06:00Z"/>
                <w:del w:id="17722" w:author="Anees Shaikh" w:date="2013-10-19T02:16:00Z"/>
              </w:rPr>
              <w:pPrChange w:id="17723" w:author="Anees Shaikh" w:date="2013-10-19T02:16:00Z">
                <w:pPr>
                  <w:pStyle w:val="XML1"/>
                </w:pPr>
              </w:pPrChange>
            </w:pPr>
            <w:ins w:id="17724" w:author="aas" w:date="2013-10-14T02:06:00Z">
              <w:del w:id="17725"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26" w:author="aas" w:date="2013-10-14T02:06:00Z"/>
                <w:del w:id="17727" w:author="Anees Shaikh" w:date="2013-10-19T02:16:00Z"/>
              </w:rPr>
              <w:pPrChange w:id="17728" w:author="Anees Shaikh" w:date="2013-10-19T02:16:00Z">
                <w:pPr>
                  <w:pStyle w:val="XML1"/>
                </w:pPr>
              </w:pPrChange>
            </w:pPr>
            <w:ins w:id="17729" w:author="aas" w:date="2013-10-14T02:06:00Z">
              <w:del w:id="17730"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31" w:author="aas" w:date="2013-10-14T02:06:00Z"/>
                <w:del w:id="17732" w:author="Anees Shaikh" w:date="2013-10-19T02:16:00Z"/>
              </w:rPr>
              <w:pPrChange w:id="17733" w:author="Anees Shaikh" w:date="2013-10-19T02:16:00Z">
                <w:pPr>
                  <w:pStyle w:val="XML1"/>
                </w:pPr>
              </w:pPrChange>
            </w:pPr>
            <w:ins w:id="17734" w:author="aas" w:date="2013-10-14T02:06:00Z">
              <w:del w:id="17735"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36" w:author="aas" w:date="2013-10-14T02:06:00Z"/>
                <w:del w:id="17737" w:author="Anees Shaikh" w:date="2013-10-19T02:16:00Z"/>
              </w:rPr>
              <w:pPrChange w:id="17738" w:author="Anees Shaikh" w:date="2013-10-19T02:16:00Z">
                <w:pPr>
                  <w:pStyle w:val="XML1"/>
                </w:pPr>
              </w:pPrChange>
            </w:pPr>
            <w:ins w:id="17739" w:author="aas" w:date="2013-10-14T02:06:00Z">
              <w:del w:id="17740" w:author="Anees Shaikh" w:date="2013-10-19T02:16:00Z">
                <w:r w:rsidDel="00E067A3">
                  <w:delText xml:space="preserve">                                    </w:delText>
                </w:r>
              </w:del>
            </w:ins>
          </w:p>
          <w:p w14:paraId="2837AA29" w14:textId="47D7A494" w:rsidR="00874469" w:rsidDel="00E067A3" w:rsidRDefault="00874469">
            <w:pPr>
              <w:pStyle w:val="Appx"/>
              <w:rPr>
                <w:ins w:id="17741" w:author="aas" w:date="2013-10-14T02:06:00Z"/>
                <w:del w:id="17742" w:author="Anees Shaikh" w:date="2013-10-19T02:16:00Z"/>
              </w:rPr>
              <w:pPrChange w:id="17743" w:author="Anees Shaikh" w:date="2013-10-19T02:16:00Z">
                <w:pPr>
                  <w:pStyle w:val="XML1"/>
                </w:pPr>
              </w:pPrChange>
            </w:pPr>
            <w:ins w:id="17744" w:author="aas" w:date="2013-10-14T02:06:00Z">
              <w:del w:id="17745"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46" w:author="aas" w:date="2013-10-14T02:06:00Z"/>
                <w:del w:id="17747" w:author="Anees Shaikh" w:date="2013-10-19T02:16:00Z"/>
              </w:rPr>
              <w:pPrChange w:id="17748" w:author="Anees Shaikh" w:date="2013-10-19T02:16:00Z">
                <w:pPr>
                  <w:pStyle w:val="XML1"/>
                </w:pPr>
              </w:pPrChange>
            </w:pPr>
            <w:ins w:id="17749" w:author="aas" w:date="2013-10-14T02:06:00Z">
              <w:del w:id="17750"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51" w:author="aas" w:date="2013-10-14T02:06:00Z"/>
                <w:del w:id="17752" w:author="Anees Shaikh" w:date="2013-10-19T02:16:00Z"/>
              </w:rPr>
              <w:pPrChange w:id="17753" w:author="Anees Shaikh" w:date="2013-10-19T02:16:00Z">
                <w:pPr>
                  <w:pStyle w:val="XML1"/>
                </w:pPr>
              </w:pPrChange>
            </w:pPr>
            <w:ins w:id="17754" w:author="aas" w:date="2013-10-14T02:06:00Z">
              <w:del w:id="17755"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756" w:author="aas" w:date="2013-10-14T02:06:00Z"/>
                <w:del w:id="17757" w:author="Anees Shaikh" w:date="2013-10-19T02:16:00Z"/>
              </w:rPr>
              <w:pPrChange w:id="17758" w:author="Anees Shaikh" w:date="2013-10-19T02:16:00Z">
                <w:pPr>
                  <w:pStyle w:val="XML1"/>
                </w:pPr>
              </w:pPrChange>
            </w:pPr>
            <w:ins w:id="17759" w:author="aas" w:date="2013-10-14T02:06:00Z">
              <w:del w:id="17760"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761" w:author="aas" w:date="2013-10-14T02:06:00Z"/>
                <w:del w:id="17762" w:author="Anees Shaikh" w:date="2013-10-19T02:16:00Z"/>
              </w:rPr>
              <w:pPrChange w:id="17763" w:author="Anees Shaikh" w:date="2013-10-19T02:16:00Z">
                <w:pPr>
                  <w:pStyle w:val="XML1"/>
                </w:pPr>
              </w:pPrChange>
            </w:pPr>
            <w:ins w:id="17764" w:author="aas" w:date="2013-10-14T02:06:00Z">
              <w:del w:id="17765"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766" w:author="aas" w:date="2013-10-14T02:06:00Z"/>
                <w:del w:id="17767" w:author="Anees Shaikh" w:date="2013-10-19T02:16:00Z"/>
              </w:rPr>
              <w:pPrChange w:id="17768" w:author="Anees Shaikh" w:date="2013-10-19T02:16:00Z">
                <w:pPr>
                  <w:pStyle w:val="XML1"/>
                </w:pPr>
              </w:pPrChange>
            </w:pPr>
            <w:ins w:id="17769" w:author="aas" w:date="2013-10-14T02:06:00Z">
              <w:del w:id="17770"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771" w:author="aas" w:date="2013-10-14T02:06:00Z"/>
                <w:del w:id="17772" w:author="Anees Shaikh" w:date="2013-10-19T02:16:00Z"/>
              </w:rPr>
              <w:pPrChange w:id="17773" w:author="Anees Shaikh" w:date="2013-10-19T02:16:00Z">
                <w:pPr>
                  <w:pStyle w:val="XML1"/>
                </w:pPr>
              </w:pPrChange>
            </w:pPr>
            <w:ins w:id="17774" w:author="aas" w:date="2013-10-14T02:06:00Z">
              <w:del w:id="17775" w:author="Anees Shaikh" w:date="2013-10-19T02:16:00Z">
                <w:r w:rsidDel="00E067A3">
                  <w:delText xml:space="preserve">                                    </w:delText>
                </w:r>
              </w:del>
            </w:ins>
          </w:p>
          <w:p w14:paraId="593B924F" w14:textId="345E2E21" w:rsidR="00874469" w:rsidDel="00E067A3" w:rsidRDefault="00874469">
            <w:pPr>
              <w:pStyle w:val="Appx"/>
              <w:rPr>
                <w:ins w:id="17776" w:author="aas" w:date="2013-10-14T02:06:00Z"/>
                <w:del w:id="17777" w:author="Anees Shaikh" w:date="2013-10-19T02:16:00Z"/>
              </w:rPr>
              <w:pPrChange w:id="17778" w:author="Anees Shaikh" w:date="2013-10-19T02:16:00Z">
                <w:pPr>
                  <w:pStyle w:val="XML1"/>
                </w:pPr>
              </w:pPrChange>
            </w:pPr>
            <w:ins w:id="17779" w:author="aas" w:date="2013-10-14T02:06:00Z">
              <w:del w:id="17780"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781" w:author="aas" w:date="2013-10-14T02:06:00Z"/>
                <w:del w:id="17782" w:author="Anees Shaikh" w:date="2013-10-19T02:16:00Z"/>
              </w:rPr>
              <w:pPrChange w:id="17783" w:author="Anees Shaikh" w:date="2013-10-19T02:16:00Z">
                <w:pPr>
                  <w:pStyle w:val="XML1"/>
                </w:pPr>
              </w:pPrChange>
            </w:pPr>
            <w:ins w:id="17784" w:author="aas" w:date="2013-10-14T02:06:00Z">
              <w:del w:id="17785" w:author="Anees Shaikh" w:date="2013-10-19T02:16:00Z">
                <w:r w:rsidDel="00E067A3">
                  <w:delText xml:space="preserve">                              &lt;/xs:documentation&gt;</w:delText>
                </w:r>
              </w:del>
            </w:ins>
          </w:p>
          <w:p w14:paraId="14DD5C6A" w14:textId="0B2C4505" w:rsidR="00874469" w:rsidDel="00E067A3" w:rsidRDefault="00874469">
            <w:pPr>
              <w:pStyle w:val="Appx"/>
              <w:rPr>
                <w:ins w:id="17786" w:author="aas" w:date="2013-10-14T02:06:00Z"/>
                <w:del w:id="17787" w:author="Anees Shaikh" w:date="2013-10-19T02:16:00Z"/>
              </w:rPr>
              <w:pPrChange w:id="17788" w:author="Anees Shaikh" w:date="2013-10-19T02:16:00Z">
                <w:pPr>
                  <w:pStyle w:val="XML1"/>
                </w:pPr>
              </w:pPrChange>
            </w:pPr>
            <w:ins w:id="17789" w:author="aas" w:date="2013-10-14T02:06:00Z">
              <w:del w:id="17790" w:author="Anees Shaikh" w:date="2013-10-19T02:16:00Z">
                <w:r w:rsidDel="00E067A3">
                  <w:delText xml:space="preserve">                            &lt;/xs:annotation&gt;</w:delText>
                </w:r>
              </w:del>
            </w:ins>
          </w:p>
          <w:p w14:paraId="0B2EFA32" w14:textId="5FF36992" w:rsidR="00874469" w:rsidDel="00E067A3" w:rsidRDefault="00874469">
            <w:pPr>
              <w:pStyle w:val="Appx"/>
              <w:rPr>
                <w:ins w:id="17791" w:author="aas" w:date="2013-10-14T02:06:00Z"/>
                <w:del w:id="17792" w:author="Anees Shaikh" w:date="2013-10-19T02:16:00Z"/>
              </w:rPr>
              <w:pPrChange w:id="17793" w:author="Anees Shaikh" w:date="2013-10-19T02:16:00Z">
                <w:pPr>
                  <w:pStyle w:val="XML1"/>
                </w:pPr>
              </w:pPrChange>
            </w:pPr>
            <w:ins w:id="17794" w:author="aas" w:date="2013-10-14T02:06:00Z">
              <w:del w:id="17795" w:author="Anees Shaikh" w:date="2013-10-19T02:16:00Z">
                <w:r w:rsidDel="00E067A3">
                  <w:delText xml:space="preserve">                            &lt;xs:simpleType&gt;</w:delText>
                </w:r>
              </w:del>
            </w:ins>
          </w:p>
          <w:p w14:paraId="2440FFAC" w14:textId="1825DD55" w:rsidR="00874469" w:rsidDel="00E067A3" w:rsidRDefault="00874469">
            <w:pPr>
              <w:pStyle w:val="Appx"/>
              <w:rPr>
                <w:ins w:id="17796" w:author="aas" w:date="2013-10-14T02:06:00Z"/>
                <w:del w:id="17797" w:author="Anees Shaikh" w:date="2013-10-19T02:16:00Z"/>
              </w:rPr>
              <w:pPrChange w:id="17798" w:author="Anees Shaikh" w:date="2013-10-19T02:16:00Z">
                <w:pPr>
                  <w:pStyle w:val="XML1"/>
                </w:pPr>
              </w:pPrChange>
            </w:pPr>
            <w:ins w:id="17799" w:author="aas" w:date="2013-10-14T02:06:00Z">
              <w:del w:id="17800" w:author="Anees Shaikh" w:date="2013-10-19T02:16:00Z">
                <w:r w:rsidDel="00E067A3">
                  <w:delText xml:space="preserve">                              &lt;xs:restriction base="inet:uri"&gt;</w:delText>
                </w:r>
              </w:del>
            </w:ins>
          </w:p>
          <w:p w14:paraId="6C9D231A" w14:textId="7FA8D0CE" w:rsidR="00874469" w:rsidDel="00E067A3" w:rsidRDefault="00874469">
            <w:pPr>
              <w:pStyle w:val="Appx"/>
              <w:rPr>
                <w:ins w:id="17801" w:author="aas" w:date="2013-10-14T02:06:00Z"/>
                <w:del w:id="17802" w:author="Anees Shaikh" w:date="2013-10-19T02:16:00Z"/>
              </w:rPr>
              <w:pPrChange w:id="17803" w:author="Anees Shaikh" w:date="2013-10-19T02:16:00Z">
                <w:pPr>
                  <w:pStyle w:val="XML1"/>
                </w:pPr>
              </w:pPrChange>
            </w:pPr>
            <w:ins w:id="17804" w:author="aas" w:date="2013-10-14T02:06:00Z">
              <w:del w:id="17805" w:author="Anees Shaikh" w:date="2013-10-19T02:16:00Z">
                <w:r w:rsidDel="00E067A3">
                  <w:delText xml:space="preserve">                              &lt;/xs:restriction&gt;</w:delText>
                </w:r>
              </w:del>
            </w:ins>
          </w:p>
          <w:p w14:paraId="6358906F" w14:textId="0A5F6141" w:rsidR="00874469" w:rsidDel="00E067A3" w:rsidRDefault="00874469">
            <w:pPr>
              <w:pStyle w:val="Appx"/>
              <w:rPr>
                <w:ins w:id="17806" w:author="aas" w:date="2013-10-14T02:06:00Z"/>
                <w:del w:id="17807" w:author="Anees Shaikh" w:date="2013-10-19T02:16:00Z"/>
              </w:rPr>
              <w:pPrChange w:id="17808" w:author="Anees Shaikh" w:date="2013-10-19T02:16:00Z">
                <w:pPr>
                  <w:pStyle w:val="XML1"/>
                </w:pPr>
              </w:pPrChange>
            </w:pPr>
            <w:ins w:id="17809" w:author="aas" w:date="2013-10-14T02:06:00Z">
              <w:del w:id="17810" w:author="Anees Shaikh" w:date="2013-10-19T02:16:00Z">
                <w:r w:rsidDel="00E067A3">
                  <w:delText xml:space="preserve">                            &lt;/xs:simpleType&gt;</w:delText>
                </w:r>
              </w:del>
            </w:ins>
          </w:p>
          <w:p w14:paraId="57A9D30E" w14:textId="0822BC2E" w:rsidR="00874469" w:rsidDel="00E067A3" w:rsidRDefault="00874469">
            <w:pPr>
              <w:pStyle w:val="Appx"/>
              <w:rPr>
                <w:ins w:id="17811" w:author="aas" w:date="2013-10-14T02:06:00Z"/>
                <w:del w:id="17812" w:author="Anees Shaikh" w:date="2013-10-19T02:16:00Z"/>
              </w:rPr>
              <w:pPrChange w:id="17813" w:author="Anees Shaikh" w:date="2013-10-19T02:16:00Z">
                <w:pPr>
                  <w:pStyle w:val="XML1"/>
                </w:pPr>
              </w:pPrChange>
            </w:pPr>
            <w:ins w:id="17814" w:author="aas" w:date="2013-10-14T02:06:00Z">
              <w:del w:id="17815" w:author="Anees Shaikh" w:date="2013-10-19T02:16:00Z">
                <w:r w:rsidDel="00E067A3">
                  <w:delText xml:space="preserve">                          &lt;/xs:element&gt;</w:delText>
                </w:r>
              </w:del>
            </w:ins>
          </w:p>
          <w:p w14:paraId="2912AD09" w14:textId="2574FB61" w:rsidR="00874469" w:rsidDel="00E067A3" w:rsidRDefault="00874469">
            <w:pPr>
              <w:pStyle w:val="Appx"/>
              <w:rPr>
                <w:ins w:id="17816" w:author="aas" w:date="2013-10-14T02:06:00Z"/>
                <w:del w:id="17817" w:author="Anees Shaikh" w:date="2013-10-19T02:16:00Z"/>
              </w:rPr>
              <w:pPrChange w:id="17818" w:author="Anees Shaikh" w:date="2013-10-19T02:16:00Z">
                <w:pPr>
                  <w:pStyle w:val="XML1"/>
                </w:pPr>
              </w:pPrChange>
            </w:pPr>
            <w:ins w:id="17819" w:author="aas" w:date="2013-10-14T02:06:00Z">
              <w:del w:id="17820"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21" w:author="aas" w:date="2013-10-14T02:06:00Z"/>
                <w:del w:id="17822" w:author="Anees Shaikh" w:date="2013-10-19T02:16:00Z"/>
              </w:rPr>
              <w:pPrChange w:id="17823" w:author="Anees Shaikh" w:date="2013-10-19T02:16:00Z">
                <w:pPr>
                  <w:pStyle w:val="XML1"/>
                </w:pPr>
              </w:pPrChange>
            </w:pPr>
            <w:ins w:id="17824" w:author="aas" w:date="2013-10-14T02:06:00Z">
              <w:del w:id="17825" w:author="Anees Shaikh" w:date="2013-10-19T02:16:00Z">
                <w:r w:rsidDel="00E067A3">
                  <w:delText xml:space="preserve">                            &lt;xs:annotation&gt;</w:delText>
                </w:r>
              </w:del>
            </w:ins>
          </w:p>
          <w:p w14:paraId="2209DB14" w14:textId="0D2DD9DA" w:rsidR="00874469" w:rsidDel="00E067A3" w:rsidRDefault="00874469">
            <w:pPr>
              <w:pStyle w:val="Appx"/>
              <w:rPr>
                <w:ins w:id="17826" w:author="aas" w:date="2013-10-14T02:06:00Z"/>
                <w:del w:id="17827" w:author="Anees Shaikh" w:date="2013-10-19T02:16:00Z"/>
              </w:rPr>
              <w:pPrChange w:id="17828" w:author="Anees Shaikh" w:date="2013-10-19T02:16:00Z">
                <w:pPr>
                  <w:pStyle w:val="XML1"/>
                </w:pPr>
              </w:pPrChange>
            </w:pPr>
            <w:ins w:id="17829" w:author="aas" w:date="2013-10-14T02:06:00Z">
              <w:del w:id="17830" w:author="Anees Shaikh" w:date="2013-10-19T02:16:00Z">
                <w:r w:rsidDel="00E067A3">
                  <w:delText xml:space="preserve">                              &lt;xs:documentation&gt;</w:delText>
                </w:r>
              </w:del>
            </w:ins>
          </w:p>
          <w:p w14:paraId="6F2648EF" w14:textId="330B26B6" w:rsidR="00874469" w:rsidDel="00E067A3" w:rsidRDefault="00874469">
            <w:pPr>
              <w:pStyle w:val="Appx"/>
              <w:rPr>
                <w:ins w:id="17831" w:author="aas" w:date="2013-10-14T02:06:00Z"/>
                <w:del w:id="17832" w:author="Anees Shaikh" w:date="2013-10-19T02:16:00Z"/>
              </w:rPr>
              <w:pPrChange w:id="17833" w:author="Anees Shaikh" w:date="2013-10-19T02:16:00Z">
                <w:pPr>
                  <w:pStyle w:val="XML1"/>
                </w:pPr>
              </w:pPrChange>
            </w:pPr>
            <w:ins w:id="17834" w:author="aas" w:date="2013-10-14T02:06:00Z">
              <w:del w:id="17835"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36" w:author="aas" w:date="2013-10-14T02:06:00Z"/>
                <w:del w:id="17837" w:author="Anees Shaikh" w:date="2013-10-19T02:16:00Z"/>
              </w:rPr>
              <w:pPrChange w:id="17838" w:author="Anees Shaikh" w:date="2013-10-19T02:16:00Z">
                <w:pPr>
                  <w:pStyle w:val="XML1"/>
                </w:pPr>
              </w:pPrChange>
            </w:pPr>
            <w:ins w:id="17839" w:author="aas" w:date="2013-10-14T02:06:00Z">
              <w:del w:id="17840"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41" w:author="aas" w:date="2013-10-14T02:06:00Z"/>
                <w:del w:id="17842" w:author="Anees Shaikh" w:date="2013-10-19T02:16:00Z"/>
              </w:rPr>
              <w:pPrChange w:id="17843" w:author="Anees Shaikh" w:date="2013-10-19T02:16:00Z">
                <w:pPr>
                  <w:pStyle w:val="XML1"/>
                </w:pPr>
              </w:pPrChange>
            </w:pPr>
          </w:p>
          <w:p w14:paraId="3986C785" w14:textId="3F122749" w:rsidR="00874469" w:rsidDel="00E067A3" w:rsidRDefault="00874469">
            <w:pPr>
              <w:pStyle w:val="Appx"/>
              <w:rPr>
                <w:ins w:id="17844" w:author="aas" w:date="2013-10-14T02:06:00Z"/>
                <w:del w:id="17845" w:author="Anees Shaikh" w:date="2013-10-19T02:16:00Z"/>
              </w:rPr>
              <w:pPrChange w:id="17846" w:author="Anees Shaikh" w:date="2013-10-19T02:16:00Z">
                <w:pPr>
                  <w:pStyle w:val="XML1"/>
                </w:pPr>
              </w:pPrChange>
            </w:pPr>
            <w:ins w:id="17847" w:author="aas" w:date="2013-10-14T02:06:00Z">
              <w:del w:id="17848"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49" w:author="aas" w:date="2013-10-14T02:06:00Z"/>
                <w:del w:id="17850" w:author="Anees Shaikh" w:date="2013-10-19T02:16:00Z"/>
              </w:rPr>
              <w:pPrChange w:id="17851" w:author="Anees Shaikh" w:date="2013-10-19T02:16:00Z">
                <w:pPr>
                  <w:pStyle w:val="XML1"/>
                </w:pPr>
              </w:pPrChange>
            </w:pPr>
            <w:ins w:id="17852" w:author="aas" w:date="2013-10-14T02:06:00Z">
              <w:del w:id="17853"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854" w:author="aas" w:date="2013-10-14T02:06:00Z"/>
                <w:del w:id="17855" w:author="Anees Shaikh" w:date="2013-10-19T02:16:00Z"/>
              </w:rPr>
              <w:pPrChange w:id="17856" w:author="Anees Shaikh" w:date="2013-10-19T02:16:00Z">
                <w:pPr>
                  <w:pStyle w:val="XML1"/>
                </w:pPr>
              </w:pPrChange>
            </w:pPr>
            <w:ins w:id="17857" w:author="aas" w:date="2013-10-14T02:06:00Z">
              <w:del w:id="17858" w:author="Anees Shaikh" w:date="2013-10-19T02:16:00Z">
                <w:r w:rsidDel="00E067A3">
                  <w:delText xml:space="preserve">                              &lt;/xs:documentation&gt;</w:delText>
                </w:r>
              </w:del>
            </w:ins>
          </w:p>
          <w:p w14:paraId="3D466526" w14:textId="0E251529" w:rsidR="00874469" w:rsidDel="00E067A3" w:rsidRDefault="00874469">
            <w:pPr>
              <w:pStyle w:val="Appx"/>
              <w:rPr>
                <w:ins w:id="17859" w:author="aas" w:date="2013-10-14T02:06:00Z"/>
                <w:del w:id="17860" w:author="Anees Shaikh" w:date="2013-10-19T02:16:00Z"/>
              </w:rPr>
              <w:pPrChange w:id="17861" w:author="Anees Shaikh" w:date="2013-10-19T02:16:00Z">
                <w:pPr>
                  <w:pStyle w:val="XML1"/>
                </w:pPr>
              </w:pPrChange>
            </w:pPr>
            <w:ins w:id="17862" w:author="aas" w:date="2013-10-14T02:06:00Z">
              <w:del w:id="17863" w:author="Anees Shaikh" w:date="2013-10-19T02:16:00Z">
                <w:r w:rsidDel="00E067A3">
                  <w:delText xml:space="preserve">                            &lt;/xs:annotation&gt;</w:delText>
                </w:r>
              </w:del>
            </w:ins>
          </w:p>
          <w:p w14:paraId="50A349D5" w14:textId="3FA96F68" w:rsidR="00874469" w:rsidDel="00E067A3" w:rsidRDefault="00874469">
            <w:pPr>
              <w:pStyle w:val="Appx"/>
              <w:rPr>
                <w:ins w:id="17864" w:author="aas" w:date="2013-10-14T02:06:00Z"/>
                <w:del w:id="17865" w:author="Anees Shaikh" w:date="2013-10-19T02:16:00Z"/>
              </w:rPr>
              <w:pPrChange w:id="17866" w:author="Anees Shaikh" w:date="2013-10-19T02:16:00Z">
                <w:pPr>
                  <w:pStyle w:val="XML1"/>
                </w:pPr>
              </w:pPrChange>
            </w:pPr>
            <w:ins w:id="17867" w:author="aas" w:date="2013-10-14T02:06:00Z">
              <w:del w:id="17868" w:author="Anees Shaikh" w:date="2013-10-19T02:16:00Z">
                <w:r w:rsidDel="00E067A3">
                  <w:delText xml:space="preserve">                            &lt;xs:simpleType&gt;</w:delText>
                </w:r>
              </w:del>
            </w:ins>
          </w:p>
          <w:p w14:paraId="235440DB" w14:textId="6223B462" w:rsidR="00874469" w:rsidDel="00E067A3" w:rsidRDefault="00874469">
            <w:pPr>
              <w:pStyle w:val="Appx"/>
              <w:rPr>
                <w:ins w:id="17869" w:author="aas" w:date="2013-10-14T02:06:00Z"/>
                <w:del w:id="17870" w:author="Anees Shaikh" w:date="2013-10-19T02:16:00Z"/>
              </w:rPr>
              <w:pPrChange w:id="17871" w:author="Anees Shaikh" w:date="2013-10-19T02:16:00Z">
                <w:pPr>
                  <w:pStyle w:val="XML1"/>
                </w:pPr>
              </w:pPrChange>
            </w:pPr>
            <w:ins w:id="17872" w:author="aas" w:date="2013-10-14T02:06:00Z">
              <w:del w:id="17873" w:author="Anees Shaikh" w:date="2013-10-19T02:16:00Z">
                <w:r w:rsidDel="00E067A3">
                  <w:delText xml:space="preserve">                              &lt;xs:restriction base="inet:uri"&gt;</w:delText>
                </w:r>
              </w:del>
            </w:ins>
          </w:p>
          <w:p w14:paraId="7248C82E" w14:textId="41F6277D" w:rsidR="00874469" w:rsidDel="00E067A3" w:rsidRDefault="00874469">
            <w:pPr>
              <w:pStyle w:val="Appx"/>
              <w:rPr>
                <w:ins w:id="17874" w:author="aas" w:date="2013-10-14T02:06:00Z"/>
                <w:del w:id="17875" w:author="Anees Shaikh" w:date="2013-10-19T02:16:00Z"/>
              </w:rPr>
              <w:pPrChange w:id="17876" w:author="Anees Shaikh" w:date="2013-10-19T02:16:00Z">
                <w:pPr>
                  <w:pStyle w:val="XML1"/>
                </w:pPr>
              </w:pPrChange>
            </w:pPr>
            <w:ins w:id="17877" w:author="aas" w:date="2013-10-14T02:06:00Z">
              <w:del w:id="17878" w:author="Anees Shaikh" w:date="2013-10-19T02:16:00Z">
                <w:r w:rsidDel="00E067A3">
                  <w:delText xml:space="preserve">                              &lt;/xs:restriction&gt;</w:delText>
                </w:r>
              </w:del>
            </w:ins>
          </w:p>
          <w:p w14:paraId="6D347682" w14:textId="1B55BA2F" w:rsidR="00874469" w:rsidDel="00E067A3" w:rsidRDefault="00874469">
            <w:pPr>
              <w:pStyle w:val="Appx"/>
              <w:rPr>
                <w:ins w:id="17879" w:author="aas" w:date="2013-10-14T02:06:00Z"/>
                <w:del w:id="17880" w:author="Anees Shaikh" w:date="2013-10-19T02:16:00Z"/>
              </w:rPr>
              <w:pPrChange w:id="17881" w:author="Anees Shaikh" w:date="2013-10-19T02:16:00Z">
                <w:pPr>
                  <w:pStyle w:val="XML1"/>
                </w:pPr>
              </w:pPrChange>
            </w:pPr>
            <w:ins w:id="17882" w:author="aas" w:date="2013-10-14T02:06:00Z">
              <w:del w:id="17883" w:author="Anees Shaikh" w:date="2013-10-19T02:16:00Z">
                <w:r w:rsidDel="00E067A3">
                  <w:delText xml:space="preserve">                            &lt;/xs:simpleType&gt;</w:delText>
                </w:r>
              </w:del>
            </w:ins>
          </w:p>
          <w:p w14:paraId="10B3455A" w14:textId="42D45366" w:rsidR="00874469" w:rsidDel="00E067A3" w:rsidRDefault="00874469">
            <w:pPr>
              <w:pStyle w:val="Appx"/>
              <w:rPr>
                <w:ins w:id="17884" w:author="aas" w:date="2013-10-14T02:06:00Z"/>
                <w:del w:id="17885" w:author="Anees Shaikh" w:date="2013-10-19T02:16:00Z"/>
              </w:rPr>
              <w:pPrChange w:id="17886" w:author="Anees Shaikh" w:date="2013-10-19T02:16:00Z">
                <w:pPr>
                  <w:pStyle w:val="XML1"/>
                </w:pPr>
              </w:pPrChange>
            </w:pPr>
            <w:ins w:id="17887" w:author="aas" w:date="2013-10-14T02:06:00Z">
              <w:del w:id="17888" w:author="Anees Shaikh" w:date="2013-10-19T02:16:00Z">
                <w:r w:rsidDel="00E067A3">
                  <w:delText xml:space="preserve">                          &lt;/xs:element&gt;</w:delText>
                </w:r>
              </w:del>
            </w:ins>
          </w:p>
          <w:p w14:paraId="4878455E" w14:textId="66903DFA" w:rsidR="00874469" w:rsidDel="00E067A3" w:rsidRDefault="00874469">
            <w:pPr>
              <w:pStyle w:val="Appx"/>
              <w:rPr>
                <w:ins w:id="17889" w:author="aas" w:date="2013-10-14T02:06:00Z"/>
                <w:del w:id="17890" w:author="Anees Shaikh" w:date="2013-10-19T02:16:00Z"/>
              </w:rPr>
              <w:pPrChange w:id="17891" w:author="Anees Shaikh" w:date="2013-10-19T02:16:00Z">
                <w:pPr>
                  <w:pStyle w:val="XML1"/>
                </w:pPr>
              </w:pPrChange>
            </w:pPr>
            <w:ins w:id="17892" w:author="aas" w:date="2013-10-14T02:06:00Z">
              <w:del w:id="17893"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894" w:author="aas" w:date="2013-10-14T02:06:00Z"/>
                <w:del w:id="17895" w:author="Anees Shaikh" w:date="2013-10-19T02:16:00Z"/>
              </w:rPr>
              <w:pPrChange w:id="17896" w:author="Anees Shaikh" w:date="2013-10-19T02:16:00Z">
                <w:pPr>
                  <w:pStyle w:val="XML1"/>
                </w:pPr>
              </w:pPrChange>
            </w:pPr>
            <w:ins w:id="17897" w:author="aas" w:date="2013-10-14T02:06:00Z">
              <w:del w:id="17898" w:author="Anees Shaikh" w:date="2013-10-19T02:16:00Z">
                <w:r w:rsidDel="00E067A3">
                  <w:delText xml:space="preserve">                                  namespace="##other" processContents="lax"/&gt;</w:delText>
                </w:r>
              </w:del>
            </w:ins>
          </w:p>
          <w:p w14:paraId="1F985E4D" w14:textId="2812C4D6" w:rsidR="00874469" w:rsidDel="00E067A3" w:rsidRDefault="00874469">
            <w:pPr>
              <w:pStyle w:val="Appx"/>
              <w:rPr>
                <w:ins w:id="17899" w:author="aas" w:date="2013-10-14T02:06:00Z"/>
                <w:del w:id="17900" w:author="Anees Shaikh" w:date="2013-10-19T02:16:00Z"/>
              </w:rPr>
              <w:pPrChange w:id="17901" w:author="Anees Shaikh" w:date="2013-10-19T02:16:00Z">
                <w:pPr>
                  <w:pStyle w:val="XML1"/>
                </w:pPr>
              </w:pPrChange>
            </w:pPr>
            <w:ins w:id="17902" w:author="aas" w:date="2013-10-14T02:06:00Z">
              <w:del w:id="17903" w:author="Anees Shaikh" w:date="2013-10-19T02:16:00Z">
                <w:r w:rsidDel="00E067A3">
                  <w:delText xml:space="preserve">                        &lt;/xs:sequence&gt;</w:delText>
                </w:r>
              </w:del>
            </w:ins>
          </w:p>
          <w:p w14:paraId="33666CD1" w14:textId="731601FC" w:rsidR="00874469" w:rsidDel="00E067A3" w:rsidRDefault="00874469">
            <w:pPr>
              <w:pStyle w:val="Appx"/>
              <w:rPr>
                <w:ins w:id="17904" w:author="aas" w:date="2013-10-14T02:06:00Z"/>
                <w:del w:id="17905" w:author="Anees Shaikh" w:date="2013-10-19T02:16:00Z"/>
              </w:rPr>
              <w:pPrChange w:id="17906" w:author="Anees Shaikh" w:date="2013-10-19T02:16:00Z">
                <w:pPr>
                  <w:pStyle w:val="XML1"/>
                </w:pPr>
              </w:pPrChange>
            </w:pPr>
            <w:ins w:id="17907" w:author="aas" w:date="2013-10-14T02:06:00Z">
              <w:del w:id="17908" w:author="Anees Shaikh" w:date="2013-10-19T02:16:00Z">
                <w:r w:rsidDel="00E067A3">
                  <w:delText xml:space="preserve">                      &lt;/xs:complexType&gt;</w:delText>
                </w:r>
              </w:del>
            </w:ins>
          </w:p>
          <w:p w14:paraId="7B695448" w14:textId="2E570763" w:rsidR="00874469" w:rsidDel="00E067A3" w:rsidRDefault="00874469">
            <w:pPr>
              <w:pStyle w:val="Appx"/>
              <w:rPr>
                <w:ins w:id="17909" w:author="aas" w:date="2013-10-14T02:06:00Z"/>
                <w:del w:id="17910" w:author="Anees Shaikh" w:date="2013-10-19T02:16:00Z"/>
              </w:rPr>
              <w:pPrChange w:id="17911" w:author="Anees Shaikh" w:date="2013-10-19T02:16:00Z">
                <w:pPr>
                  <w:pStyle w:val="XML1"/>
                </w:pPr>
              </w:pPrChange>
            </w:pPr>
            <w:ins w:id="17912" w:author="aas" w:date="2013-10-14T02:06:00Z">
              <w:del w:id="17913" w:author="Anees Shaikh" w:date="2013-10-19T02:16:00Z">
                <w:r w:rsidDel="00E067A3">
                  <w:delText xml:space="preserve">                    &lt;/xs:element&gt;</w:delText>
                </w:r>
              </w:del>
            </w:ins>
          </w:p>
          <w:p w14:paraId="12D33D81" w14:textId="5BC3334F" w:rsidR="00874469" w:rsidDel="00E067A3" w:rsidRDefault="00874469">
            <w:pPr>
              <w:pStyle w:val="Appx"/>
              <w:rPr>
                <w:ins w:id="17914" w:author="aas" w:date="2013-10-14T02:06:00Z"/>
                <w:del w:id="17915" w:author="Anees Shaikh" w:date="2013-10-19T02:16:00Z"/>
              </w:rPr>
              <w:pPrChange w:id="17916" w:author="Anees Shaikh" w:date="2013-10-19T02:16:00Z">
                <w:pPr>
                  <w:pStyle w:val="XML1"/>
                </w:pPr>
              </w:pPrChange>
            </w:pPr>
            <w:ins w:id="17917" w:author="aas" w:date="2013-10-14T02:06:00Z">
              <w:del w:id="17918"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19" w:author="aas" w:date="2013-10-14T02:06:00Z"/>
                <w:del w:id="17920" w:author="Anees Shaikh" w:date="2013-10-19T02:16:00Z"/>
              </w:rPr>
              <w:pPrChange w:id="17921" w:author="Anees Shaikh" w:date="2013-10-19T02:16:00Z">
                <w:pPr>
                  <w:pStyle w:val="XML1"/>
                </w:pPr>
              </w:pPrChange>
            </w:pPr>
            <w:ins w:id="17922" w:author="aas" w:date="2013-10-14T02:06:00Z">
              <w:del w:id="17923"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24" w:author="aas" w:date="2013-10-14T02:06:00Z"/>
                <w:del w:id="17925" w:author="Anees Shaikh" w:date="2013-10-19T02:16:00Z"/>
              </w:rPr>
              <w:pPrChange w:id="17926" w:author="Anees Shaikh" w:date="2013-10-19T02:16:00Z">
                <w:pPr>
                  <w:pStyle w:val="XML1"/>
                </w:pPr>
              </w:pPrChange>
            </w:pPr>
            <w:ins w:id="17927" w:author="aas" w:date="2013-10-14T02:06:00Z">
              <w:del w:id="17928" w:author="Anees Shaikh" w:date="2013-10-19T02:16:00Z">
                <w:r w:rsidDel="00E067A3">
                  <w:delText xml:space="preserve">                  &lt;/xs:sequence&gt;</w:delText>
                </w:r>
              </w:del>
            </w:ins>
          </w:p>
          <w:p w14:paraId="25D3F98F" w14:textId="114C11FB" w:rsidR="00874469" w:rsidDel="00E067A3" w:rsidRDefault="00874469">
            <w:pPr>
              <w:pStyle w:val="Appx"/>
              <w:rPr>
                <w:ins w:id="17929" w:author="aas" w:date="2013-10-14T02:06:00Z"/>
                <w:del w:id="17930" w:author="Anees Shaikh" w:date="2013-10-19T02:16:00Z"/>
              </w:rPr>
              <w:pPrChange w:id="17931" w:author="Anees Shaikh" w:date="2013-10-19T02:16:00Z">
                <w:pPr>
                  <w:pStyle w:val="XML1"/>
                </w:pPr>
              </w:pPrChange>
            </w:pPr>
            <w:ins w:id="17932" w:author="aas" w:date="2013-10-14T02:06:00Z">
              <w:del w:id="17933" w:author="Anees Shaikh" w:date="2013-10-19T02:16:00Z">
                <w:r w:rsidDel="00E067A3">
                  <w:delText xml:space="preserve">                &lt;/xs:complexType&gt;</w:delText>
                </w:r>
              </w:del>
            </w:ins>
          </w:p>
          <w:p w14:paraId="5019A243" w14:textId="2E5A8B26" w:rsidR="00874469" w:rsidDel="00E067A3" w:rsidRDefault="00874469">
            <w:pPr>
              <w:pStyle w:val="Appx"/>
              <w:rPr>
                <w:ins w:id="17934" w:author="aas" w:date="2013-10-14T02:06:00Z"/>
                <w:del w:id="17935" w:author="Anees Shaikh" w:date="2013-10-19T02:16:00Z"/>
              </w:rPr>
              <w:pPrChange w:id="17936" w:author="Anees Shaikh" w:date="2013-10-19T02:16:00Z">
                <w:pPr>
                  <w:pStyle w:val="XML1"/>
                </w:pPr>
              </w:pPrChange>
            </w:pPr>
            <w:ins w:id="17937" w:author="aas" w:date="2013-10-14T02:06:00Z">
              <w:del w:id="17938" w:author="Anees Shaikh" w:date="2013-10-19T02:16:00Z">
                <w:r w:rsidDel="00E067A3">
                  <w:delText xml:space="preserve">              &lt;/xs:element&gt;</w:delText>
                </w:r>
              </w:del>
            </w:ins>
          </w:p>
          <w:p w14:paraId="0272D0D7" w14:textId="6298F6C9" w:rsidR="00874469" w:rsidDel="00E067A3" w:rsidRDefault="00874469">
            <w:pPr>
              <w:pStyle w:val="Appx"/>
              <w:rPr>
                <w:ins w:id="17939" w:author="aas" w:date="2013-10-14T02:06:00Z"/>
                <w:del w:id="17940" w:author="Anees Shaikh" w:date="2013-10-19T02:16:00Z"/>
              </w:rPr>
              <w:pPrChange w:id="17941" w:author="Anees Shaikh" w:date="2013-10-19T02:16:00Z">
                <w:pPr>
                  <w:pStyle w:val="XML1"/>
                </w:pPr>
              </w:pPrChange>
            </w:pPr>
            <w:ins w:id="17942" w:author="aas" w:date="2013-10-14T02:06:00Z">
              <w:del w:id="17943"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44" w:author="aas" w:date="2013-10-14T02:06:00Z"/>
                <w:del w:id="17945" w:author="Anees Shaikh" w:date="2013-10-19T02:16:00Z"/>
              </w:rPr>
              <w:pPrChange w:id="17946" w:author="Anees Shaikh" w:date="2013-10-19T02:16:00Z">
                <w:pPr>
                  <w:pStyle w:val="XML1"/>
                </w:pPr>
              </w:pPrChange>
            </w:pPr>
            <w:ins w:id="17947" w:author="aas" w:date="2013-10-14T02:06:00Z">
              <w:del w:id="17948"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49" w:author="aas" w:date="2013-10-14T02:06:00Z"/>
                <w:del w:id="17950" w:author="Anees Shaikh" w:date="2013-10-19T02:16:00Z"/>
              </w:rPr>
              <w:pPrChange w:id="17951" w:author="Anees Shaikh" w:date="2013-10-19T02:16:00Z">
                <w:pPr>
                  <w:pStyle w:val="XML1"/>
                </w:pPr>
              </w:pPrChange>
            </w:pPr>
            <w:ins w:id="17952" w:author="aas" w:date="2013-10-14T02:06:00Z">
              <w:del w:id="17953" w:author="Anees Shaikh" w:date="2013-10-19T02:16:00Z">
                <w:r w:rsidDel="00E067A3">
                  <w:delText xml:space="preserve">            &lt;/xs:sequence&gt;</w:delText>
                </w:r>
              </w:del>
            </w:ins>
          </w:p>
          <w:p w14:paraId="2422FBFC" w14:textId="752F719E" w:rsidR="00874469" w:rsidDel="00E067A3" w:rsidRDefault="00874469">
            <w:pPr>
              <w:pStyle w:val="Appx"/>
              <w:rPr>
                <w:ins w:id="17954" w:author="aas" w:date="2013-10-14T02:06:00Z"/>
                <w:del w:id="17955" w:author="Anees Shaikh" w:date="2013-10-19T02:16:00Z"/>
              </w:rPr>
              <w:pPrChange w:id="17956" w:author="Anees Shaikh" w:date="2013-10-19T02:16:00Z">
                <w:pPr>
                  <w:pStyle w:val="XML1"/>
                </w:pPr>
              </w:pPrChange>
            </w:pPr>
            <w:ins w:id="17957" w:author="aas" w:date="2013-10-14T02:06:00Z">
              <w:del w:id="17958" w:author="Anees Shaikh" w:date="2013-10-19T02:16:00Z">
                <w:r w:rsidDel="00E067A3">
                  <w:delText xml:space="preserve">          &lt;/xs:complexType&gt;</w:delText>
                </w:r>
              </w:del>
            </w:ins>
          </w:p>
          <w:p w14:paraId="6D29AB71" w14:textId="3826B9B4" w:rsidR="00874469" w:rsidDel="00E067A3" w:rsidRDefault="00874469">
            <w:pPr>
              <w:pStyle w:val="Appx"/>
              <w:rPr>
                <w:ins w:id="17959" w:author="aas" w:date="2013-10-14T02:06:00Z"/>
                <w:del w:id="17960" w:author="Anees Shaikh" w:date="2013-10-19T02:16:00Z"/>
              </w:rPr>
              <w:pPrChange w:id="17961" w:author="Anees Shaikh" w:date="2013-10-19T02:16:00Z">
                <w:pPr>
                  <w:pStyle w:val="XML1"/>
                </w:pPr>
              </w:pPrChange>
            </w:pPr>
            <w:ins w:id="17962" w:author="aas" w:date="2013-10-14T02:06:00Z">
              <w:del w:id="17963"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7964" w:author="aas" w:date="2013-10-14T02:06:00Z"/>
                <w:del w:id="17965" w:author="Anees Shaikh" w:date="2013-10-19T02:16:00Z"/>
              </w:rPr>
              <w:pPrChange w:id="17966" w:author="Anees Shaikh" w:date="2013-10-19T02:16:00Z">
                <w:pPr>
                  <w:pStyle w:val="XML1"/>
                </w:pPr>
              </w:pPrChange>
            </w:pPr>
            <w:ins w:id="17967" w:author="aas" w:date="2013-10-14T02:06:00Z">
              <w:del w:id="17968" w:author="Anees Shaikh" w:date="2013-10-19T02:16:00Z">
                <w:r w:rsidDel="00E067A3">
                  <w:delText xml:space="preserve">            &lt;xs:selector xpath="of-config:switch"/&gt;</w:delText>
                </w:r>
              </w:del>
            </w:ins>
          </w:p>
          <w:p w14:paraId="74BCE17A" w14:textId="139CAAF9" w:rsidR="00874469" w:rsidDel="00E067A3" w:rsidRDefault="00874469">
            <w:pPr>
              <w:pStyle w:val="Appx"/>
              <w:rPr>
                <w:ins w:id="17969" w:author="aas" w:date="2013-10-14T02:06:00Z"/>
                <w:del w:id="17970" w:author="Anees Shaikh" w:date="2013-10-19T02:16:00Z"/>
              </w:rPr>
              <w:pPrChange w:id="17971" w:author="Anees Shaikh" w:date="2013-10-19T02:16:00Z">
                <w:pPr>
                  <w:pStyle w:val="XML1"/>
                </w:pPr>
              </w:pPrChange>
            </w:pPr>
            <w:ins w:id="17972" w:author="aas" w:date="2013-10-14T02:06:00Z">
              <w:del w:id="17973" w:author="Anees Shaikh" w:date="2013-10-19T02:16:00Z">
                <w:r w:rsidDel="00E067A3">
                  <w:delText xml:space="preserve">            &lt;xs:field xpath="of-config:id"/&gt;</w:delText>
                </w:r>
              </w:del>
            </w:ins>
          </w:p>
          <w:p w14:paraId="0D230394" w14:textId="7C57D810" w:rsidR="00874469" w:rsidDel="00E067A3" w:rsidRDefault="00874469">
            <w:pPr>
              <w:pStyle w:val="Appx"/>
              <w:rPr>
                <w:ins w:id="17974" w:author="aas" w:date="2013-10-14T02:06:00Z"/>
                <w:del w:id="17975" w:author="Anees Shaikh" w:date="2013-10-19T02:16:00Z"/>
              </w:rPr>
              <w:pPrChange w:id="17976" w:author="Anees Shaikh" w:date="2013-10-19T02:16:00Z">
                <w:pPr>
                  <w:pStyle w:val="XML1"/>
                </w:pPr>
              </w:pPrChange>
            </w:pPr>
            <w:ins w:id="17977" w:author="aas" w:date="2013-10-14T02:06:00Z">
              <w:del w:id="17978" w:author="Anees Shaikh" w:date="2013-10-19T02:16:00Z">
                <w:r w:rsidDel="00E067A3">
                  <w:delText xml:space="preserve">          &lt;/xs:key&gt;</w:delText>
                </w:r>
              </w:del>
            </w:ins>
          </w:p>
          <w:p w14:paraId="134CFACB" w14:textId="5108D433" w:rsidR="00874469" w:rsidDel="00E067A3" w:rsidRDefault="00874469">
            <w:pPr>
              <w:pStyle w:val="Appx"/>
              <w:rPr>
                <w:ins w:id="17979" w:author="aas" w:date="2013-10-14T02:06:00Z"/>
                <w:del w:id="17980" w:author="Anees Shaikh" w:date="2013-10-19T02:16:00Z"/>
              </w:rPr>
              <w:pPrChange w:id="17981" w:author="Anees Shaikh" w:date="2013-10-19T02:16:00Z">
                <w:pPr>
                  <w:pStyle w:val="XML1"/>
                </w:pPr>
              </w:pPrChange>
            </w:pPr>
            <w:ins w:id="17982" w:author="aas" w:date="2013-10-14T02:06:00Z">
              <w:del w:id="17983" w:author="Anees Shaikh" w:date="2013-10-19T02:16:00Z">
                <w:r w:rsidDel="00E067A3">
                  <w:delText xml:space="preserve">        &lt;/xs:element&gt;</w:delText>
                </w:r>
              </w:del>
            </w:ins>
          </w:p>
          <w:p w14:paraId="0B3DEFCD" w14:textId="4CA7A256" w:rsidR="00874469" w:rsidDel="00E067A3" w:rsidRDefault="00874469">
            <w:pPr>
              <w:pStyle w:val="Appx"/>
              <w:rPr>
                <w:ins w:id="17984" w:author="aas" w:date="2013-10-14T02:06:00Z"/>
                <w:del w:id="17985" w:author="Anees Shaikh" w:date="2013-10-19T02:16:00Z"/>
              </w:rPr>
              <w:pPrChange w:id="17986" w:author="Anees Shaikh" w:date="2013-10-19T02:16:00Z">
                <w:pPr>
                  <w:pStyle w:val="XML1"/>
                </w:pPr>
              </w:pPrChange>
            </w:pPr>
            <w:ins w:id="17987" w:author="aas" w:date="2013-10-14T02:06:00Z">
              <w:del w:id="17988"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7989" w:author="aas" w:date="2013-10-14T02:06:00Z"/>
                <w:del w:id="17990" w:author="Anees Shaikh" w:date="2013-10-19T02:16:00Z"/>
              </w:rPr>
              <w:pPrChange w:id="17991" w:author="Anees Shaikh" w:date="2013-10-19T02:16:00Z">
                <w:pPr>
                  <w:pStyle w:val="XML1"/>
                </w:pPr>
              </w:pPrChange>
            </w:pPr>
            <w:ins w:id="17992" w:author="aas" w:date="2013-10-14T02:06:00Z">
              <w:del w:id="17993" w:author="Anees Shaikh" w:date="2013-10-19T02:16:00Z">
                <w:r w:rsidDel="00E067A3">
                  <w:delText xml:space="preserve">                namespace="##other" processContents="lax"/&gt;</w:delText>
                </w:r>
              </w:del>
            </w:ins>
          </w:p>
          <w:p w14:paraId="4BDB2BB4" w14:textId="1816F6A1" w:rsidR="00874469" w:rsidDel="00E067A3" w:rsidRDefault="00874469">
            <w:pPr>
              <w:pStyle w:val="Appx"/>
              <w:rPr>
                <w:ins w:id="17994" w:author="aas" w:date="2013-10-14T02:06:00Z"/>
                <w:del w:id="17995" w:author="Anees Shaikh" w:date="2013-10-19T02:16:00Z"/>
              </w:rPr>
              <w:pPrChange w:id="17996" w:author="Anees Shaikh" w:date="2013-10-19T02:16:00Z">
                <w:pPr>
                  <w:pStyle w:val="XML1"/>
                </w:pPr>
              </w:pPrChange>
            </w:pPr>
            <w:ins w:id="17997" w:author="aas" w:date="2013-10-14T02:06:00Z">
              <w:del w:id="17998" w:author="Anees Shaikh" w:date="2013-10-19T02:16:00Z">
                <w:r w:rsidDel="00E067A3">
                  <w:delText xml:space="preserve">      &lt;/xs:sequence&gt;</w:delText>
                </w:r>
              </w:del>
            </w:ins>
          </w:p>
          <w:p w14:paraId="322885DD" w14:textId="440031F7" w:rsidR="00874469" w:rsidDel="00E067A3" w:rsidRDefault="00874469">
            <w:pPr>
              <w:pStyle w:val="Appx"/>
              <w:rPr>
                <w:ins w:id="17999" w:author="aas" w:date="2013-10-14T02:06:00Z"/>
                <w:del w:id="18000" w:author="Anees Shaikh" w:date="2013-10-19T02:16:00Z"/>
              </w:rPr>
              <w:pPrChange w:id="18001" w:author="Anees Shaikh" w:date="2013-10-19T02:16:00Z">
                <w:pPr>
                  <w:pStyle w:val="XML1"/>
                </w:pPr>
              </w:pPrChange>
            </w:pPr>
            <w:ins w:id="18002" w:author="aas" w:date="2013-10-14T02:06:00Z">
              <w:del w:id="18003" w:author="Anees Shaikh" w:date="2013-10-19T02:16:00Z">
                <w:r w:rsidDel="00E067A3">
                  <w:delText xml:space="preserve">    &lt;/xs:complexType&gt;</w:delText>
                </w:r>
              </w:del>
            </w:ins>
          </w:p>
          <w:p w14:paraId="57A43139" w14:textId="5689A267" w:rsidR="00874469" w:rsidDel="00E067A3" w:rsidRDefault="00874469">
            <w:pPr>
              <w:pStyle w:val="Appx"/>
              <w:rPr>
                <w:ins w:id="18004" w:author="aas" w:date="2013-10-14T02:06:00Z"/>
                <w:del w:id="18005" w:author="Anees Shaikh" w:date="2013-10-19T02:16:00Z"/>
              </w:rPr>
              <w:pPrChange w:id="18006" w:author="Anees Shaikh" w:date="2013-10-19T02:16:00Z">
                <w:pPr>
                  <w:pStyle w:val="XML1"/>
                </w:pPr>
              </w:pPrChange>
            </w:pPr>
            <w:ins w:id="18007" w:author="aas" w:date="2013-10-14T02:06:00Z">
              <w:del w:id="18008" w:author="Anees Shaikh" w:date="2013-10-19T02:16:00Z">
                <w:r w:rsidDel="00E067A3">
                  <w:delText xml:space="preserve">  &lt;/xs:element&gt;</w:delText>
                </w:r>
              </w:del>
            </w:ins>
          </w:p>
          <w:p w14:paraId="51012B8D" w14:textId="792822CE" w:rsidR="00874469" w:rsidDel="00E067A3" w:rsidRDefault="00874469">
            <w:pPr>
              <w:pStyle w:val="Appx"/>
              <w:rPr>
                <w:ins w:id="18009" w:author="aas" w:date="2013-10-14T02:06:00Z"/>
                <w:del w:id="18010" w:author="Anees Shaikh" w:date="2013-10-19T02:16:00Z"/>
              </w:rPr>
              <w:pPrChange w:id="18011" w:author="Anees Shaikh" w:date="2013-10-19T02:16:00Z">
                <w:pPr>
                  <w:pStyle w:val="XML1"/>
                </w:pPr>
              </w:pPrChange>
            </w:pPr>
          </w:p>
          <w:p w14:paraId="34F0A3E1" w14:textId="13CC2D6D" w:rsidR="00874469" w:rsidDel="00E067A3" w:rsidRDefault="00874469">
            <w:pPr>
              <w:pStyle w:val="Appx"/>
              <w:rPr>
                <w:ins w:id="18012" w:author="aas" w:date="2013-10-14T02:06:00Z"/>
                <w:del w:id="18013" w:author="Anees Shaikh" w:date="2013-10-19T02:16:00Z"/>
              </w:rPr>
              <w:pPrChange w:id="18014" w:author="Anees Shaikh" w:date="2013-10-19T02:16:00Z">
                <w:pPr>
                  <w:pStyle w:val="XML1"/>
                </w:pPr>
              </w:pPrChange>
            </w:pPr>
            <w:ins w:id="18015" w:author="aas" w:date="2013-10-14T02:06:00Z">
              <w:del w:id="18016" w:author="Anees Shaikh" w:date="2013-10-19T02:16:00Z">
                <w:r w:rsidDel="00E067A3">
                  <w:delText>&lt;/xs:schema&gt;</w:delText>
                </w:r>
              </w:del>
            </w:ins>
          </w:p>
          <w:p w14:paraId="62D04033" w14:textId="1AF77A5A" w:rsidR="00E8426B" w:rsidRPr="00874469" w:rsidDel="00E067A3" w:rsidRDefault="00E8426B">
            <w:pPr>
              <w:pStyle w:val="Appx"/>
              <w:rPr>
                <w:ins w:id="18017" w:author="aas" w:date="2013-10-14T02:06:00Z"/>
                <w:del w:id="18018" w:author="Anees Shaikh" w:date="2013-10-19T02:16:00Z"/>
              </w:rPr>
              <w:pPrChange w:id="18019" w:author="Anees Shaikh" w:date="2013-10-19T02:16:00Z">
                <w:pPr>
                  <w:pStyle w:val="XML1"/>
                </w:pPr>
              </w:pPrChange>
            </w:pPr>
          </w:p>
        </w:tc>
      </w:tr>
    </w:tbl>
    <w:p w14:paraId="4E7FB30C" w14:textId="2B7A137E" w:rsidR="00E8426B" w:rsidRPr="00E8426B" w:rsidRDefault="00E8426B">
      <w:pPr>
        <w:pStyle w:val="Appx"/>
        <w:numPr>
          <w:ilvl w:val="0"/>
          <w:numId w:val="0"/>
        </w:numPr>
        <w:pPrChange w:id="18020" w:author="Anees Shaikh" w:date="2013-10-19T03:41:00Z">
          <w:pPr>
            <w:spacing w:before="480" w:line="276" w:lineRule="auto"/>
            <w:contextualSpacing/>
            <w:outlineLvl w:val="1"/>
          </w:pPr>
        </w:pPrChange>
      </w:pPr>
    </w:p>
    <w:sectPr w:rsidR="00E8426B" w:rsidRPr="00E8426B" w:rsidSect="00FA28FD">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C31CA" w14:textId="77777777" w:rsidR="00F36150" w:rsidRDefault="00F36150" w:rsidP="004C5BF8">
      <w:pPr>
        <w:spacing w:after="0"/>
      </w:pPr>
      <w:r>
        <w:separator/>
      </w:r>
    </w:p>
  </w:endnote>
  <w:endnote w:type="continuationSeparator" w:id="0">
    <w:p w14:paraId="74A441E6" w14:textId="77777777" w:rsidR="00F36150" w:rsidRDefault="00F36150" w:rsidP="004C5BF8">
      <w:pPr>
        <w:spacing w:after="0"/>
      </w:pPr>
      <w:r>
        <w:continuationSeparator/>
      </w:r>
    </w:p>
  </w:endnote>
  <w:endnote w:type="continuationNotice" w:id="1">
    <w:p w14:paraId="5FFD5D1A" w14:textId="77777777" w:rsidR="00F36150" w:rsidRDefault="00F3615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949943"/>
      <w:docPartObj>
        <w:docPartGallery w:val="Page Numbers (Bottom of Page)"/>
        <w:docPartUnique/>
      </w:docPartObj>
    </w:sdtPr>
    <w:sdtEndPr>
      <w:rPr>
        <w:noProof/>
      </w:rPr>
    </w:sdtEndPr>
    <w:sdtContent>
      <w:p w14:paraId="55822D13" w14:textId="77777777" w:rsidR="00795478" w:rsidRDefault="00795478">
        <w:pPr>
          <w:pStyle w:val="Footer"/>
          <w:jc w:val="center"/>
        </w:pPr>
        <w:r>
          <w:fldChar w:fldCharType="begin"/>
        </w:r>
        <w:r>
          <w:instrText xml:space="preserve"> PAGE   \* MERGEFORMAT </w:instrText>
        </w:r>
        <w:r>
          <w:fldChar w:fldCharType="separate"/>
        </w:r>
        <w:r w:rsidR="008E321D">
          <w:rPr>
            <w:noProof/>
          </w:rPr>
          <w:t>28</w:t>
        </w:r>
        <w:r>
          <w:rPr>
            <w:noProof/>
          </w:rPr>
          <w:fldChar w:fldCharType="end"/>
        </w:r>
      </w:p>
    </w:sdtContent>
  </w:sdt>
  <w:p w14:paraId="7E0816E7" w14:textId="77777777" w:rsidR="00795478" w:rsidRDefault="00795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18ECD" w14:textId="77777777" w:rsidR="00F36150" w:rsidRDefault="00F36150" w:rsidP="004C5BF8">
      <w:pPr>
        <w:spacing w:after="0"/>
      </w:pPr>
      <w:r>
        <w:separator/>
      </w:r>
    </w:p>
  </w:footnote>
  <w:footnote w:type="continuationSeparator" w:id="0">
    <w:p w14:paraId="48170A1E" w14:textId="77777777" w:rsidR="00F36150" w:rsidRDefault="00F36150" w:rsidP="004C5BF8">
      <w:pPr>
        <w:spacing w:after="0"/>
      </w:pPr>
      <w:r>
        <w:continuationSeparator/>
      </w:r>
    </w:p>
  </w:footnote>
  <w:footnote w:type="continuationNotice" w:id="1">
    <w:p w14:paraId="15949B1F" w14:textId="77777777" w:rsidR="00F36150" w:rsidRDefault="00F36150">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5478"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795478" w:rsidRDefault="00795478"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795478" w:rsidRDefault="00795478" w:rsidP="00FA28FD">
              <w:pPr>
                <w:pStyle w:val="Header"/>
                <w:jc w:val="right"/>
              </w:pPr>
              <w:r>
                <w:t>OF-CONFIG 1.2 (DRAFT)</w:t>
              </w:r>
            </w:p>
          </w:tc>
        </w:sdtContent>
      </w:sdt>
    </w:tr>
  </w:tbl>
  <w:p w14:paraId="4925B883" w14:textId="77777777" w:rsidR="00795478" w:rsidRDefault="00795478"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en-US" w:vendorID="64" w:dllVersion="131078" w:nlCheck="1" w:checkStyle="1"/>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7B24"/>
    <w:rsid w:val="00465408"/>
    <w:rsid w:val="004667C7"/>
    <w:rsid w:val="004703F6"/>
    <w:rsid w:val="004734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15:docId w15:val="{F58A5D1D-938D-4370-894B-93E18C54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1.vsdx"/><Relationship Id="rId26" Type="http://schemas.openxmlformats.org/officeDocument/2006/relationships/oleObject" Target="embeddings/Microsoft_Visio_2003-2010_Drawing5.vsd"/><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Microsoft_Visio_2003-2010_Drawing8.vsd"/><Relationship Id="rId42" Type="http://schemas.openxmlformats.org/officeDocument/2006/relationships/oleObject" Target="embeddings/Microsoft_Visio_2003-2010_Drawing11.vsd"/><Relationship Id="rId47" Type="http://schemas.openxmlformats.org/officeDocument/2006/relationships/image" Target="media/image20.emf"/><Relationship Id="rId50" Type="http://schemas.openxmlformats.org/officeDocument/2006/relationships/package" Target="embeddings/Microsoft_Visio_Drawing4.vsdx"/><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opennetworking.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0.vsd"/><Relationship Id="rId46" Type="http://schemas.openxmlformats.org/officeDocument/2006/relationships/oleObject" Target="embeddings/Microsoft_Visio_2003-2010_Drawing13.vsd"/><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Microsoft_Visio_2003-2010_Drawing2.vsd"/><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hyperlink" Target="http://www.yang-central.org/modules/yang/ietf-inet-types.ya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7.vsd"/><Relationship Id="rId37" Type="http://schemas.openxmlformats.org/officeDocument/2006/relationships/image" Target="media/image15.emf"/><Relationship Id="rId40" Type="http://schemas.openxmlformats.org/officeDocument/2006/relationships/package" Target="embeddings/Microsoft_Visio_Drawing3.vsdx"/><Relationship Id="rId45" Type="http://schemas.openxmlformats.org/officeDocument/2006/relationships/image" Target="media/image19.emf"/><Relationship Id="rId53" Type="http://schemas.openxmlformats.org/officeDocument/2006/relationships/hyperlink" Target="http://www.yang-central.org/modules/yang/ietf-yang-types.yang" TargetMode="External"/><Relationship Id="rId58"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9.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12.vsd"/><Relationship Id="rId52" Type="http://schemas.openxmlformats.org/officeDocument/2006/relationships/hyperlink" Target="http://www.cablelabs.com/specifications/XSD/ietf-inet-types.xs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package" Target="embeddings/Microsoft_Visio_Drawing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14.vsd"/><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www.yang-central.org/modules/xsd/ietf-yang-types.xsd"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22EE617C-C48C-EB48-A023-E71D423F28A7}">
  <ds:schemaRefs>
    <ds:schemaRef ds:uri="http://schemas.openxmlformats.org/officeDocument/2006/bibliography"/>
  </ds:schemaRefs>
</ds:datastoreItem>
</file>

<file path=customXml/itemProps2.xml><?xml version="1.0" encoding="utf-8"?>
<ds:datastoreItem xmlns:ds="http://schemas.openxmlformats.org/officeDocument/2006/customXml" ds:itemID="{D56D742D-FAA4-4E00-90A9-0F8A0A19F448}">
  <ds:schemaRefs>
    <ds:schemaRef ds:uri="http://schemas.openxmlformats.org/officeDocument/2006/bibliography"/>
  </ds:schemaRefs>
</ds:datastoreItem>
</file>

<file path=customXml/itemProps3.xml><?xml version="1.0" encoding="utf-8"?>
<ds:datastoreItem xmlns:ds="http://schemas.openxmlformats.org/officeDocument/2006/customXml" ds:itemID="{0C6E4806-B953-4212-8B07-C3B63216EA15}">
  <ds:schemaRefs>
    <ds:schemaRef ds:uri="http://schemas.openxmlformats.org/officeDocument/2006/bibliography"/>
  </ds:schemaRefs>
</ds:datastoreItem>
</file>

<file path=customXml/itemProps4.xml><?xml version="1.0" encoding="utf-8"?>
<ds:datastoreItem xmlns:ds="http://schemas.openxmlformats.org/officeDocument/2006/customXml" ds:itemID="{2255FAB8-FE8D-4C4F-A8BF-F8DBDB3A1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115</TotalTime>
  <Pages>43</Pages>
  <Words>45973</Words>
  <Characters>262052</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307411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Deepak Bansal (AZURE)</cp:lastModifiedBy>
  <cp:revision>13</cp:revision>
  <cp:lastPrinted>2013-10-20T03:57:00Z</cp:lastPrinted>
  <dcterms:created xsi:type="dcterms:W3CDTF">2013-11-25T02:41:00Z</dcterms:created>
  <dcterms:modified xsi:type="dcterms:W3CDTF">2013-11-25T20:08:00Z</dcterms:modified>
</cp:coreProperties>
</file>