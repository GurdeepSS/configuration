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C55B26"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proofErr w:type="spellStart"/>
                        <w:r>
                          <w:rPr>
                            <w:rStyle w:val="SubtitleChar"/>
                          </w:rPr>
                          <w:t>OpenFlow</w:t>
                        </w:r>
                        <w:proofErr w:type="spellEnd"/>
                        <w:r>
                          <w:rPr>
                            <w:rStyle w:val="SubtitleChar"/>
                          </w:rPr>
                          <w:t xml:space="preserve">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D45E18A" w:rsidR="000E7F98" w:rsidRDefault="000E7F98">
              <w:r>
                <w:t xml:space="preserve">Contact: </w:t>
              </w:r>
              <w:r w:rsidR="002705F3">
                <w:t xml:space="preserve">Deepak </w:t>
              </w:r>
              <w:proofErr w:type="spellStart"/>
              <w:r w:rsidR="002705F3">
                <w:t>Bansal</w:t>
              </w:r>
              <w:proofErr w:type="spellEnd"/>
              <w:r w:rsidR="002705F3">
                <w:t xml:space="preserve"> (</w:t>
              </w:r>
              <w:r w:rsidR="002705F3" w:rsidRPr="00E90756">
                <w:rPr>
                  <w:rPrChange w:id="2" w:author="Anees Shaikh" w:date="2013-10-19T23:51:00Z">
                    <w:rPr>
                      <w:rStyle w:val="Hyperlink"/>
                    </w:rPr>
                  </w:rPrChange>
                </w:rPr>
                <w:t>dbansal@microsoft.com</w:t>
              </w:r>
              <w:r w:rsidR="002705F3">
                <w:t xml:space="preserve">), </w:t>
              </w:r>
              <w:r w:rsidR="002705F3" w:rsidRPr="002705F3">
                <w:t>Stuart Bailey (</w:t>
              </w:r>
              <w:r w:rsidR="002705F3" w:rsidRPr="00E90756">
                <w:rPr>
                  <w:rPrChange w:id="3" w:author="Anees Shaikh" w:date="2013-10-19T23:52:00Z">
                    <w:rPr>
                      <w:rStyle w:val="Hyperlink"/>
                    </w:rPr>
                  </w:rPrChange>
                </w:rPr>
                <w:t>sbailey@infoblox.com</w:t>
              </w:r>
              <w:r w:rsidR="002705F3" w:rsidRPr="002705F3">
                <w:t>)</w:t>
              </w:r>
              <w:r w:rsidR="002705F3">
                <w:t xml:space="preserve">, </w:t>
              </w:r>
              <w:r w:rsidR="002705F3" w:rsidRPr="002705F3">
                <w:t>Thoma</w:t>
              </w:r>
              <w:r w:rsidR="002705F3">
                <w:t>s Dietz (</w:t>
              </w:r>
              <w:r w:rsidR="002705F3" w:rsidRPr="00E90756">
                <w:rPr>
                  <w:rPrChange w:id="4" w:author="Anees Shaikh" w:date="2013-10-19T23:52:00Z">
                    <w:rPr>
                      <w:rStyle w:val="Hyperlink"/>
                    </w:rPr>
                  </w:rPrChange>
                </w:rPr>
                <w:t>Thomas.Dietz@neclab.eu</w:t>
              </w:r>
              <w:r w:rsidR="002705F3">
                <w:t xml:space="preserve">), </w:t>
              </w:r>
              <w:r w:rsidR="002705F3" w:rsidRPr="002705F3">
                <w:t>Anee</w:t>
              </w:r>
              <w:r w:rsidR="002705F3">
                <w:t>s</w:t>
              </w:r>
              <w:r w:rsidR="001D136E">
                <w:t xml:space="preserve"> </w:t>
              </w:r>
              <w:r w:rsidR="002705F3">
                <w:t>Shaikh (aashaikh@us.ibm.com</w:t>
              </w:r>
              <w:proofErr w:type="gramStart"/>
              <w:r w:rsidR="002705F3">
                <w:t>)</w:t>
              </w:r>
              <w:r w:rsidR="002705F3" w:rsidRPr="002705F3" w:rsidDel="002705F3">
                <w:t xml:space="preserve"> </w:t>
              </w:r>
              <w:ins w:id="5" w:author="aas" w:date="2013-10-14T02:06:00Z">
                <w:r w:rsidR="00874469">
                  <w:t>,</w:t>
                </w:r>
                <w:proofErr w:type="gramEnd"/>
                <w:r w:rsidR="00874469">
                  <w:t xml:space="preserve"> Carl </w:t>
                </w:r>
                <w:proofErr w:type="spellStart"/>
                <w:r w:rsidR="00874469">
                  <w:t>Moberg</w:t>
                </w:r>
                <w:proofErr w:type="spellEnd"/>
                <w:r w:rsidR="00874469">
                  <w:t xml:space="preserve"> (calle@tail-f.com)</w:t>
                </w:r>
              </w:ins>
            </w:p>
            <w:p w14:paraId="0C8C4FFA" w14:textId="77777777" w:rsidR="00E90756" w:rsidRDefault="00E90756" w:rsidP="00871775">
              <w:pPr>
                <w:rPr>
                  <w:ins w:id="6" w:author="Anees Shaikh" w:date="2013-10-19T23:52:00Z"/>
                </w:rPr>
              </w:pPr>
            </w:p>
            <w:p w14:paraId="7DE4D68D" w14:textId="77777777" w:rsidR="00E90756" w:rsidRDefault="00E90756" w:rsidP="00871775">
              <w:pPr>
                <w:rPr>
                  <w:ins w:id="7" w:author="Anees Shaikh" w:date="2013-10-19T23:52:00Z"/>
                </w:rPr>
              </w:pPr>
            </w:p>
            <w:p w14:paraId="66FEBB67" w14:textId="0BB12FBF" w:rsidR="00CD1D1D" w:rsidRDefault="001A4B1B" w:rsidP="00871775">
              <w:del w:id="8"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9" w:author="Anees Shaikh" w:date="2013-10-19T23:53:00Z"/>
                  <w:rFonts w:eastAsiaTheme="majorEastAsia"/>
                </w:rPr>
              </w:pPr>
              <w:ins w:id="10"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1"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2" w:author="aas" w:date="2013-10-14T02:06:00Z"/>
          </w:sdtContent>
        </w:sdt>
        <w:customXmlInsRangeEnd w:id="12"/>
        <w:customXmlDelRangeStart w:id="13" w:author="aas" w:date="2013-10-14T02:06:00Z"/>
      </w:sdtContent>
    </w:sdt>
    <w:customXmlDelRangeEnd w:id="13"/>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C7C4DCB" w14:textId="77777777" w:rsidR="00884344" w:rsidRDefault="00554195">
          <w:pPr>
            <w:pStyle w:val="TOC1"/>
            <w:tabs>
              <w:tab w:val="left" w:pos="362"/>
              <w:tab w:val="right" w:leader="dot" w:pos="9350"/>
            </w:tabs>
            <w:rPr>
              <w:ins w:id="14" w:author="Anees Shaikh" w:date="2013-10-19T03:52:00Z"/>
              <w:rFonts w:eastAsiaTheme="minorEastAsia"/>
              <w:noProof/>
              <w:sz w:val="24"/>
              <w:szCs w:val="24"/>
              <w:lang w:eastAsia="ja-JP"/>
            </w:rPr>
          </w:pPr>
          <w:r>
            <w:fldChar w:fldCharType="begin"/>
          </w:r>
          <w:r w:rsidR="00FF734B">
            <w:instrText xml:space="preserve"> TOC \o "1-3" \h \z \u </w:instrText>
          </w:r>
          <w:r>
            <w:fldChar w:fldCharType="separate"/>
          </w:r>
          <w:ins w:id="15" w:author="Anees Shaikh" w:date="2013-10-19T03:52:00Z">
            <w:r w:rsidR="00884344">
              <w:rPr>
                <w:noProof/>
              </w:rPr>
              <w:t>1</w:t>
            </w:r>
            <w:r w:rsidR="00884344">
              <w:rPr>
                <w:rFonts w:eastAsiaTheme="minorEastAsia"/>
                <w:noProof/>
                <w:sz w:val="24"/>
                <w:szCs w:val="24"/>
                <w:lang w:eastAsia="ja-JP"/>
              </w:rPr>
              <w:tab/>
            </w:r>
            <w:r w:rsidR="00884344">
              <w:rPr>
                <w:noProof/>
              </w:rPr>
              <w:t>Introduction</w:t>
            </w:r>
            <w:r w:rsidR="00884344">
              <w:rPr>
                <w:noProof/>
              </w:rPr>
              <w:tab/>
            </w:r>
            <w:r w:rsidR="00884344">
              <w:rPr>
                <w:noProof/>
              </w:rPr>
              <w:fldChar w:fldCharType="begin"/>
            </w:r>
            <w:r w:rsidR="00884344">
              <w:rPr>
                <w:noProof/>
              </w:rPr>
              <w:instrText xml:space="preserve"> PAGEREF _Toc243774021 \h </w:instrText>
            </w:r>
          </w:ins>
          <w:r w:rsidR="00884344">
            <w:rPr>
              <w:noProof/>
            </w:rPr>
          </w:r>
          <w:r w:rsidR="00884344">
            <w:rPr>
              <w:noProof/>
            </w:rPr>
            <w:fldChar w:fldCharType="separate"/>
          </w:r>
          <w:ins w:id="16" w:author="Anees Shaikh" w:date="2013-10-19T23:57:00Z">
            <w:r w:rsidR="00EE43EB">
              <w:rPr>
                <w:noProof/>
              </w:rPr>
              <w:t>5</w:t>
            </w:r>
          </w:ins>
          <w:ins w:id="17" w:author="Anees Shaikh" w:date="2013-10-19T03:52:00Z">
            <w:r w:rsidR="00884344">
              <w:rPr>
                <w:noProof/>
              </w:rPr>
              <w:fldChar w:fldCharType="end"/>
            </w:r>
          </w:ins>
        </w:p>
        <w:p w14:paraId="47C15BCF" w14:textId="77777777" w:rsidR="00884344" w:rsidRDefault="00884344">
          <w:pPr>
            <w:pStyle w:val="TOC1"/>
            <w:tabs>
              <w:tab w:val="left" w:pos="362"/>
              <w:tab w:val="right" w:leader="dot" w:pos="9350"/>
            </w:tabs>
            <w:rPr>
              <w:ins w:id="18" w:author="Anees Shaikh" w:date="2013-10-19T03:52:00Z"/>
              <w:rFonts w:eastAsiaTheme="minorEastAsia"/>
              <w:noProof/>
              <w:sz w:val="24"/>
              <w:szCs w:val="24"/>
              <w:lang w:eastAsia="ja-JP"/>
            </w:rPr>
          </w:pPr>
          <w:ins w:id="19" w:author="Anees Shaikh" w:date="2013-10-19T03:52: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_Toc243774022 \h </w:instrText>
            </w:r>
          </w:ins>
          <w:r>
            <w:rPr>
              <w:noProof/>
            </w:rPr>
          </w:r>
          <w:r>
            <w:rPr>
              <w:noProof/>
            </w:rPr>
            <w:fldChar w:fldCharType="separate"/>
          </w:r>
          <w:ins w:id="20" w:author="Anees Shaikh" w:date="2013-10-19T23:57:00Z">
            <w:r w:rsidR="00EE43EB">
              <w:rPr>
                <w:noProof/>
              </w:rPr>
              <w:t>5</w:t>
            </w:r>
          </w:ins>
          <w:ins w:id="21" w:author="Anees Shaikh" w:date="2013-10-19T03:52:00Z">
            <w:r>
              <w:rPr>
                <w:noProof/>
              </w:rPr>
              <w:fldChar w:fldCharType="end"/>
            </w:r>
          </w:ins>
        </w:p>
        <w:p w14:paraId="5FEBDFCD" w14:textId="77777777" w:rsidR="00884344" w:rsidRDefault="00884344">
          <w:pPr>
            <w:pStyle w:val="TOC2"/>
            <w:tabs>
              <w:tab w:val="left" w:pos="749"/>
              <w:tab w:val="right" w:leader="dot" w:pos="9350"/>
            </w:tabs>
            <w:rPr>
              <w:ins w:id="22" w:author="Anees Shaikh" w:date="2013-10-19T03:52:00Z"/>
              <w:rFonts w:eastAsiaTheme="minorEastAsia"/>
              <w:noProof/>
              <w:sz w:val="24"/>
              <w:szCs w:val="24"/>
              <w:lang w:eastAsia="ja-JP"/>
            </w:rPr>
          </w:pPr>
          <w:ins w:id="23" w:author="Anees Shaikh" w:date="2013-10-19T03:52: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_Toc243774023 \h </w:instrText>
            </w:r>
          </w:ins>
          <w:r>
            <w:rPr>
              <w:noProof/>
            </w:rPr>
          </w:r>
          <w:r>
            <w:rPr>
              <w:noProof/>
            </w:rPr>
            <w:fldChar w:fldCharType="separate"/>
          </w:r>
          <w:ins w:id="24" w:author="Anees Shaikh" w:date="2013-10-19T23:57:00Z">
            <w:r w:rsidR="00EE43EB">
              <w:rPr>
                <w:noProof/>
              </w:rPr>
              <w:t>7</w:t>
            </w:r>
          </w:ins>
          <w:ins w:id="25" w:author="Anees Shaikh" w:date="2013-10-19T03:52:00Z">
            <w:r>
              <w:rPr>
                <w:noProof/>
              </w:rPr>
              <w:fldChar w:fldCharType="end"/>
            </w:r>
          </w:ins>
        </w:p>
        <w:p w14:paraId="76F59FE0" w14:textId="77777777" w:rsidR="00884344" w:rsidRDefault="00884344">
          <w:pPr>
            <w:pStyle w:val="TOC1"/>
            <w:tabs>
              <w:tab w:val="left" w:pos="362"/>
              <w:tab w:val="right" w:leader="dot" w:pos="9350"/>
            </w:tabs>
            <w:rPr>
              <w:ins w:id="26" w:author="Anees Shaikh" w:date="2013-10-19T03:52:00Z"/>
              <w:rFonts w:eastAsiaTheme="minorEastAsia"/>
              <w:noProof/>
              <w:sz w:val="24"/>
              <w:szCs w:val="24"/>
              <w:lang w:eastAsia="ja-JP"/>
            </w:rPr>
          </w:pPr>
          <w:ins w:id="27" w:author="Anees Shaikh" w:date="2013-10-19T03:52: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_Toc243774024 \h </w:instrText>
            </w:r>
          </w:ins>
          <w:r>
            <w:rPr>
              <w:noProof/>
            </w:rPr>
          </w:r>
          <w:r>
            <w:rPr>
              <w:noProof/>
            </w:rPr>
            <w:fldChar w:fldCharType="separate"/>
          </w:r>
          <w:ins w:id="28" w:author="Anees Shaikh" w:date="2013-10-19T23:57:00Z">
            <w:r w:rsidR="00EE43EB">
              <w:rPr>
                <w:noProof/>
              </w:rPr>
              <w:t>8</w:t>
            </w:r>
          </w:ins>
          <w:ins w:id="29" w:author="Anees Shaikh" w:date="2013-10-19T03:52:00Z">
            <w:r>
              <w:rPr>
                <w:noProof/>
              </w:rPr>
              <w:fldChar w:fldCharType="end"/>
            </w:r>
          </w:ins>
        </w:p>
        <w:p w14:paraId="48033D80" w14:textId="77777777" w:rsidR="00884344" w:rsidRDefault="00884344">
          <w:pPr>
            <w:pStyle w:val="TOC1"/>
            <w:tabs>
              <w:tab w:val="left" w:pos="362"/>
              <w:tab w:val="right" w:leader="dot" w:pos="9350"/>
            </w:tabs>
            <w:rPr>
              <w:ins w:id="30" w:author="Anees Shaikh" w:date="2013-10-19T03:52:00Z"/>
              <w:rFonts w:eastAsiaTheme="minorEastAsia"/>
              <w:noProof/>
              <w:sz w:val="24"/>
              <w:szCs w:val="24"/>
              <w:lang w:eastAsia="ja-JP"/>
            </w:rPr>
          </w:pPr>
          <w:ins w:id="31" w:author="Anees Shaikh" w:date="2013-10-19T03:52: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_Toc243774025 \h </w:instrText>
            </w:r>
          </w:ins>
          <w:r>
            <w:rPr>
              <w:noProof/>
            </w:rPr>
          </w:r>
          <w:r>
            <w:rPr>
              <w:noProof/>
            </w:rPr>
            <w:fldChar w:fldCharType="separate"/>
          </w:r>
          <w:ins w:id="32" w:author="Anees Shaikh" w:date="2013-10-19T23:57:00Z">
            <w:r w:rsidR="00EE43EB">
              <w:rPr>
                <w:noProof/>
              </w:rPr>
              <w:t>9</w:t>
            </w:r>
          </w:ins>
          <w:ins w:id="33" w:author="Anees Shaikh" w:date="2013-10-19T03:52:00Z">
            <w:r>
              <w:rPr>
                <w:noProof/>
              </w:rPr>
              <w:fldChar w:fldCharType="end"/>
            </w:r>
          </w:ins>
        </w:p>
        <w:p w14:paraId="3F5B2B58" w14:textId="77777777" w:rsidR="00884344" w:rsidRDefault="00884344">
          <w:pPr>
            <w:pStyle w:val="TOC1"/>
            <w:tabs>
              <w:tab w:val="left" w:pos="362"/>
              <w:tab w:val="right" w:leader="dot" w:pos="9350"/>
            </w:tabs>
            <w:rPr>
              <w:ins w:id="34" w:author="Anees Shaikh" w:date="2013-10-19T03:52:00Z"/>
              <w:rFonts w:eastAsiaTheme="minorEastAsia"/>
              <w:noProof/>
              <w:sz w:val="24"/>
              <w:szCs w:val="24"/>
              <w:lang w:eastAsia="ja-JP"/>
            </w:rPr>
          </w:pPr>
          <w:ins w:id="35" w:author="Anees Shaikh" w:date="2013-10-19T03:52: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_Toc243774026 \h </w:instrText>
            </w:r>
          </w:ins>
          <w:r>
            <w:rPr>
              <w:noProof/>
            </w:rPr>
          </w:r>
          <w:r>
            <w:rPr>
              <w:noProof/>
            </w:rPr>
            <w:fldChar w:fldCharType="separate"/>
          </w:r>
          <w:ins w:id="36" w:author="Anees Shaikh" w:date="2013-10-19T23:57:00Z">
            <w:r w:rsidR="00EE43EB">
              <w:rPr>
                <w:noProof/>
              </w:rPr>
              <w:t>9</w:t>
            </w:r>
          </w:ins>
          <w:ins w:id="37" w:author="Anees Shaikh" w:date="2013-10-19T03:52:00Z">
            <w:r>
              <w:rPr>
                <w:noProof/>
              </w:rPr>
              <w:fldChar w:fldCharType="end"/>
            </w:r>
          </w:ins>
        </w:p>
        <w:p w14:paraId="279AB2A0" w14:textId="77777777" w:rsidR="00884344" w:rsidRDefault="00884344">
          <w:pPr>
            <w:pStyle w:val="TOC2"/>
            <w:tabs>
              <w:tab w:val="left" w:pos="749"/>
              <w:tab w:val="right" w:leader="dot" w:pos="9350"/>
            </w:tabs>
            <w:rPr>
              <w:ins w:id="38" w:author="Anees Shaikh" w:date="2013-10-19T03:52:00Z"/>
              <w:rFonts w:eastAsiaTheme="minorEastAsia"/>
              <w:noProof/>
              <w:sz w:val="24"/>
              <w:szCs w:val="24"/>
              <w:lang w:eastAsia="ja-JP"/>
            </w:rPr>
          </w:pPr>
          <w:ins w:id="39" w:author="Anees Shaikh" w:date="2013-10-19T03:52: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_Toc243774027 \h </w:instrText>
            </w:r>
          </w:ins>
          <w:r>
            <w:rPr>
              <w:noProof/>
            </w:rPr>
          </w:r>
          <w:r>
            <w:rPr>
              <w:noProof/>
            </w:rPr>
            <w:fldChar w:fldCharType="separate"/>
          </w:r>
          <w:ins w:id="40" w:author="Anees Shaikh" w:date="2013-10-19T23:57:00Z">
            <w:r w:rsidR="00EE43EB">
              <w:rPr>
                <w:noProof/>
              </w:rPr>
              <w:t>9</w:t>
            </w:r>
          </w:ins>
          <w:ins w:id="41" w:author="Anees Shaikh" w:date="2013-10-19T03:52:00Z">
            <w:r>
              <w:rPr>
                <w:noProof/>
              </w:rPr>
              <w:fldChar w:fldCharType="end"/>
            </w:r>
          </w:ins>
        </w:p>
        <w:p w14:paraId="74C36DED" w14:textId="77777777" w:rsidR="00884344" w:rsidRDefault="00884344">
          <w:pPr>
            <w:pStyle w:val="TOC2"/>
            <w:tabs>
              <w:tab w:val="left" w:pos="749"/>
              <w:tab w:val="right" w:leader="dot" w:pos="9350"/>
            </w:tabs>
            <w:rPr>
              <w:ins w:id="42" w:author="Anees Shaikh" w:date="2013-10-19T03:52:00Z"/>
              <w:rFonts w:eastAsiaTheme="minorEastAsia"/>
              <w:noProof/>
              <w:sz w:val="24"/>
              <w:szCs w:val="24"/>
              <w:lang w:eastAsia="ja-JP"/>
            </w:rPr>
          </w:pPr>
          <w:ins w:id="43" w:author="Anees Shaikh" w:date="2013-10-19T03:52: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_Toc243774028 \h </w:instrText>
            </w:r>
          </w:ins>
          <w:r>
            <w:rPr>
              <w:noProof/>
            </w:rPr>
          </w:r>
          <w:r>
            <w:rPr>
              <w:noProof/>
            </w:rPr>
            <w:fldChar w:fldCharType="separate"/>
          </w:r>
          <w:ins w:id="44" w:author="Anees Shaikh" w:date="2013-10-19T23:57:00Z">
            <w:r w:rsidR="00EE43EB">
              <w:rPr>
                <w:noProof/>
              </w:rPr>
              <w:t>9</w:t>
            </w:r>
          </w:ins>
          <w:ins w:id="45" w:author="Anees Shaikh" w:date="2013-10-19T03:52:00Z">
            <w:r>
              <w:rPr>
                <w:noProof/>
              </w:rPr>
              <w:fldChar w:fldCharType="end"/>
            </w:r>
          </w:ins>
        </w:p>
        <w:p w14:paraId="085D1A15" w14:textId="77777777" w:rsidR="00884344" w:rsidRDefault="00884344">
          <w:pPr>
            <w:pStyle w:val="TOC2"/>
            <w:tabs>
              <w:tab w:val="left" w:pos="749"/>
              <w:tab w:val="right" w:leader="dot" w:pos="9350"/>
            </w:tabs>
            <w:rPr>
              <w:ins w:id="46" w:author="Anees Shaikh" w:date="2013-10-19T03:52:00Z"/>
              <w:rFonts w:eastAsiaTheme="minorEastAsia"/>
              <w:noProof/>
              <w:sz w:val="24"/>
              <w:szCs w:val="24"/>
              <w:lang w:eastAsia="ja-JP"/>
            </w:rPr>
          </w:pPr>
          <w:ins w:id="47" w:author="Anees Shaikh" w:date="2013-10-19T03:52: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_Toc243774029 \h </w:instrText>
            </w:r>
          </w:ins>
          <w:r>
            <w:rPr>
              <w:noProof/>
            </w:rPr>
          </w:r>
          <w:r>
            <w:rPr>
              <w:noProof/>
            </w:rPr>
            <w:fldChar w:fldCharType="separate"/>
          </w:r>
          <w:ins w:id="48" w:author="Anees Shaikh" w:date="2013-10-19T23:57:00Z">
            <w:r w:rsidR="00EE43EB">
              <w:rPr>
                <w:noProof/>
              </w:rPr>
              <w:t>10</w:t>
            </w:r>
          </w:ins>
          <w:ins w:id="49" w:author="Anees Shaikh" w:date="2013-10-19T03:52:00Z">
            <w:r>
              <w:rPr>
                <w:noProof/>
              </w:rPr>
              <w:fldChar w:fldCharType="end"/>
            </w:r>
          </w:ins>
        </w:p>
        <w:p w14:paraId="76BE4A34" w14:textId="77777777" w:rsidR="00884344" w:rsidRDefault="00884344">
          <w:pPr>
            <w:pStyle w:val="TOC2"/>
            <w:tabs>
              <w:tab w:val="left" w:pos="749"/>
              <w:tab w:val="right" w:leader="dot" w:pos="9350"/>
            </w:tabs>
            <w:rPr>
              <w:ins w:id="50" w:author="Anees Shaikh" w:date="2013-10-19T03:52:00Z"/>
              <w:rFonts w:eastAsiaTheme="minorEastAsia"/>
              <w:noProof/>
              <w:sz w:val="24"/>
              <w:szCs w:val="24"/>
              <w:lang w:eastAsia="ja-JP"/>
            </w:rPr>
          </w:pPr>
          <w:ins w:id="51" w:author="Anees Shaikh" w:date="2013-10-19T03:52: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_Toc243774030 \h </w:instrText>
            </w:r>
          </w:ins>
          <w:r>
            <w:rPr>
              <w:noProof/>
            </w:rPr>
          </w:r>
          <w:r>
            <w:rPr>
              <w:noProof/>
            </w:rPr>
            <w:fldChar w:fldCharType="separate"/>
          </w:r>
          <w:ins w:id="52" w:author="Anees Shaikh" w:date="2013-10-19T23:57:00Z">
            <w:r w:rsidR="00EE43EB">
              <w:rPr>
                <w:noProof/>
              </w:rPr>
              <w:t>10</w:t>
            </w:r>
          </w:ins>
          <w:ins w:id="53" w:author="Anees Shaikh" w:date="2013-10-19T03:52:00Z">
            <w:r>
              <w:rPr>
                <w:noProof/>
              </w:rPr>
              <w:fldChar w:fldCharType="end"/>
            </w:r>
          </w:ins>
        </w:p>
        <w:p w14:paraId="7D319E07" w14:textId="77777777" w:rsidR="00884344" w:rsidRDefault="00884344">
          <w:pPr>
            <w:pStyle w:val="TOC3"/>
            <w:tabs>
              <w:tab w:val="left" w:pos="1136"/>
              <w:tab w:val="right" w:leader="dot" w:pos="9350"/>
            </w:tabs>
            <w:rPr>
              <w:ins w:id="54" w:author="Anees Shaikh" w:date="2013-10-19T03:52:00Z"/>
              <w:rFonts w:eastAsiaTheme="minorEastAsia"/>
              <w:noProof/>
              <w:sz w:val="24"/>
              <w:szCs w:val="24"/>
              <w:lang w:eastAsia="ja-JP"/>
            </w:rPr>
          </w:pPr>
          <w:ins w:id="55" w:author="Anees Shaikh" w:date="2013-10-19T03:52: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_Toc243774031 \h </w:instrText>
            </w:r>
          </w:ins>
          <w:r>
            <w:rPr>
              <w:noProof/>
            </w:rPr>
          </w:r>
          <w:r>
            <w:rPr>
              <w:noProof/>
            </w:rPr>
            <w:fldChar w:fldCharType="separate"/>
          </w:r>
          <w:ins w:id="56" w:author="Anees Shaikh" w:date="2013-10-19T23:57:00Z">
            <w:r w:rsidR="00EE43EB">
              <w:rPr>
                <w:noProof/>
              </w:rPr>
              <w:t>10</w:t>
            </w:r>
          </w:ins>
          <w:ins w:id="57" w:author="Anees Shaikh" w:date="2013-10-19T03:52:00Z">
            <w:r>
              <w:rPr>
                <w:noProof/>
              </w:rPr>
              <w:fldChar w:fldCharType="end"/>
            </w:r>
          </w:ins>
        </w:p>
        <w:p w14:paraId="73887D88" w14:textId="77777777" w:rsidR="00884344" w:rsidRDefault="00884344">
          <w:pPr>
            <w:pStyle w:val="TOC3"/>
            <w:tabs>
              <w:tab w:val="left" w:pos="1136"/>
              <w:tab w:val="right" w:leader="dot" w:pos="9350"/>
            </w:tabs>
            <w:rPr>
              <w:ins w:id="58" w:author="Anees Shaikh" w:date="2013-10-19T03:52:00Z"/>
              <w:rFonts w:eastAsiaTheme="minorEastAsia"/>
              <w:noProof/>
              <w:sz w:val="24"/>
              <w:szCs w:val="24"/>
              <w:lang w:eastAsia="ja-JP"/>
            </w:rPr>
          </w:pPr>
          <w:ins w:id="59" w:author="Anees Shaikh" w:date="2013-10-19T03:52: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_Toc243774032 \h </w:instrText>
            </w:r>
          </w:ins>
          <w:r>
            <w:rPr>
              <w:noProof/>
            </w:rPr>
          </w:r>
          <w:r>
            <w:rPr>
              <w:noProof/>
            </w:rPr>
            <w:fldChar w:fldCharType="separate"/>
          </w:r>
          <w:ins w:id="60" w:author="Anees Shaikh" w:date="2013-10-19T23:57:00Z">
            <w:r w:rsidR="00EE43EB">
              <w:rPr>
                <w:noProof/>
              </w:rPr>
              <w:t>10</w:t>
            </w:r>
          </w:ins>
          <w:ins w:id="61" w:author="Anees Shaikh" w:date="2013-10-19T03:52:00Z">
            <w:r>
              <w:rPr>
                <w:noProof/>
              </w:rPr>
              <w:fldChar w:fldCharType="end"/>
            </w:r>
          </w:ins>
        </w:p>
        <w:p w14:paraId="5644C882" w14:textId="77777777" w:rsidR="00884344" w:rsidRDefault="00884344">
          <w:pPr>
            <w:pStyle w:val="TOC2"/>
            <w:tabs>
              <w:tab w:val="left" w:pos="749"/>
              <w:tab w:val="right" w:leader="dot" w:pos="9350"/>
            </w:tabs>
            <w:rPr>
              <w:ins w:id="62" w:author="Anees Shaikh" w:date="2013-10-19T03:52:00Z"/>
              <w:rFonts w:eastAsiaTheme="minorEastAsia"/>
              <w:noProof/>
              <w:sz w:val="24"/>
              <w:szCs w:val="24"/>
              <w:lang w:eastAsia="ja-JP"/>
            </w:rPr>
          </w:pPr>
          <w:ins w:id="63" w:author="Anees Shaikh" w:date="2013-10-19T03:52: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_Toc243774033 \h </w:instrText>
            </w:r>
          </w:ins>
          <w:r>
            <w:rPr>
              <w:noProof/>
            </w:rPr>
          </w:r>
          <w:r>
            <w:rPr>
              <w:noProof/>
            </w:rPr>
            <w:fldChar w:fldCharType="separate"/>
          </w:r>
          <w:ins w:id="64" w:author="Anees Shaikh" w:date="2013-10-19T23:57:00Z">
            <w:r w:rsidR="00EE43EB">
              <w:rPr>
                <w:noProof/>
              </w:rPr>
              <w:t>10</w:t>
            </w:r>
          </w:ins>
          <w:ins w:id="65" w:author="Anees Shaikh" w:date="2013-10-19T03:52:00Z">
            <w:r>
              <w:rPr>
                <w:noProof/>
              </w:rPr>
              <w:fldChar w:fldCharType="end"/>
            </w:r>
          </w:ins>
        </w:p>
        <w:p w14:paraId="27CD180B" w14:textId="77777777" w:rsidR="00884344" w:rsidRDefault="00884344">
          <w:pPr>
            <w:pStyle w:val="TOC2"/>
            <w:tabs>
              <w:tab w:val="left" w:pos="749"/>
              <w:tab w:val="right" w:leader="dot" w:pos="9350"/>
            </w:tabs>
            <w:rPr>
              <w:ins w:id="66" w:author="Anees Shaikh" w:date="2013-10-19T03:52:00Z"/>
              <w:rFonts w:eastAsiaTheme="minorEastAsia"/>
              <w:noProof/>
              <w:sz w:val="24"/>
              <w:szCs w:val="24"/>
              <w:lang w:eastAsia="ja-JP"/>
            </w:rPr>
          </w:pPr>
          <w:ins w:id="67" w:author="Anees Shaikh" w:date="2013-10-19T03:52: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_Toc243774034 \h </w:instrText>
            </w:r>
          </w:ins>
          <w:r>
            <w:rPr>
              <w:noProof/>
            </w:rPr>
          </w:r>
          <w:r>
            <w:rPr>
              <w:noProof/>
            </w:rPr>
            <w:fldChar w:fldCharType="separate"/>
          </w:r>
          <w:ins w:id="68" w:author="Anees Shaikh" w:date="2013-10-19T23:57:00Z">
            <w:r w:rsidR="00EE43EB">
              <w:rPr>
                <w:noProof/>
              </w:rPr>
              <w:t>10</w:t>
            </w:r>
          </w:ins>
          <w:ins w:id="69" w:author="Anees Shaikh" w:date="2013-10-19T03:52:00Z">
            <w:r>
              <w:rPr>
                <w:noProof/>
              </w:rPr>
              <w:fldChar w:fldCharType="end"/>
            </w:r>
          </w:ins>
        </w:p>
        <w:p w14:paraId="0220184B" w14:textId="77777777" w:rsidR="00884344" w:rsidRDefault="00884344">
          <w:pPr>
            <w:pStyle w:val="TOC1"/>
            <w:tabs>
              <w:tab w:val="left" w:pos="362"/>
              <w:tab w:val="right" w:leader="dot" w:pos="9350"/>
            </w:tabs>
            <w:rPr>
              <w:ins w:id="70" w:author="Anees Shaikh" w:date="2013-10-19T03:52:00Z"/>
              <w:rFonts w:eastAsiaTheme="minorEastAsia"/>
              <w:noProof/>
              <w:sz w:val="24"/>
              <w:szCs w:val="24"/>
              <w:lang w:eastAsia="ja-JP"/>
            </w:rPr>
          </w:pPr>
          <w:ins w:id="71" w:author="Anees Shaikh" w:date="2013-10-19T03:52: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_Toc243774035 \h </w:instrText>
            </w:r>
          </w:ins>
          <w:r>
            <w:rPr>
              <w:noProof/>
            </w:rPr>
          </w:r>
          <w:r>
            <w:rPr>
              <w:noProof/>
            </w:rPr>
            <w:fldChar w:fldCharType="separate"/>
          </w:r>
          <w:ins w:id="72" w:author="Anees Shaikh" w:date="2013-10-19T23:57:00Z">
            <w:r w:rsidR="00EE43EB">
              <w:rPr>
                <w:noProof/>
              </w:rPr>
              <w:t>10</w:t>
            </w:r>
          </w:ins>
          <w:ins w:id="73" w:author="Anees Shaikh" w:date="2013-10-19T03:52:00Z">
            <w:r>
              <w:rPr>
                <w:noProof/>
              </w:rPr>
              <w:fldChar w:fldCharType="end"/>
            </w:r>
          </w:ins>
        </w:p>
        <w:p w14:paraId="2450B4DD" w14:textId="77777777" w:rsidR="00884344" w:rsidRDefault="00884344">
          <w:pPr>
            <w:pStyle w:val="TOC2"/>
            <w:tabs>
              <w:tab w:val="left" w:pos="749"/>
              <w:tab w:val="right" w:leader="dot" w:pos="9350"/>
            </w:tabs>
            <w:rPr>
              <w:ins w:id="74" w:author="Anees Shaikh" w:date="2013-10-19T03:52:00Z"/>
              <w:rFonts w:eastAsiaTheme="minorEastAsia"/>
              <w:noProof/>
              <w:sz w:val="24"/>
              <w:szCs w:val="24"/>
              <w:lang w:eastAsia="ja-JP"/>
            </w:rPr>
          </w:pPr>
          <w:ins w:id="75" w:author="Anees Shaikh" w:date="2013-10-19T03:52: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_Toc243774036 \h </w:instrText>
            </w:r>
          </w:ins>
          <w:r>
            <w:rPr>
              <w:noProof/>
            </w:rPr>
          </w:r>
          <w:r>
            <w:rPr>
              <w:noProof/>
            </w:rPr>
            <w:fldChar w:fldCharType="separate"/>
          </w:r>
          <w:ins w:id="76" w:author="Anees Shaikh" w:date="2013-10-19T23:57:00Z">
            <w:r w:rsidR="00EE43EB">
              <w:rPr>
                <w:noProof/>
              </w:rPr>
              <w:t>10</w:t>
            </w:r>
          </w:ins>
          <w:ins w:id="77" w:author="Anees Shaikh" w:date="2013-10-19T03:52:00Z">
            <w:r>
              <w:rPr>
                <w:noProof/>
              </w:rPr>
              <w:fldChar w:fldCharType="end"/>
            </w:r>
          </w:ins>
        </w:p>
        <w:p w14:paraId="47373DEE" w14:textId="77777777" w:rsidR="00884344" w:rsidRDefault="00884344">
          <w:pPr>
            <w:pStyle w:val="TOC3"/>
            <w:tabs>
              <w:tab w:val="left" w:pos="1136"/>
              <w:tab w:val="right" w:leader="dot" w:pos="9350"/>
            </w:tabs>
            <w:rPr>
              <w:ins w:id="78" w:author="Anees Shaikh" w:date="2013-10-19T03:52:00Z"/>
              <w:rFonts w:eastAsiaTheme="minorEastAsia"/>
              <w:noProof/>
              <w:sz w:val="24"/>
              <w:szCs w:val="24"/>
              <w:lang w:eastAsia="ja-JP"/>
            </w:rPr>
          </w:pPr>
          <w:ins w:id="79" w:author="Anees Shaikh" w:date="2013-10-19T03:52: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_Toc243774037 \h </w:instrText>
            </w:r>
          </w:ins>
          <w:r>
            <w:rPr>
              <w:noProof/>
            </w:rPr>
          </w:r>
          <w:r>
            <w:rPr>
              <w:noProof/>
            </w:rPr>
            <w:fldChar w:fldCharType="separate"/>
          </w:r>
          <w:ins w:id="80" w:author="Anees Shaikh" w:date="2013-10-19T23:57:00Z">
            <w:r w:rsidR="00EE43EB">
              <w:rPr>
                <w:noProof/>
              </w:rPr>
              <w:t>11</w:t>
            </w:r>
          </w:ins>
          <w:ins w:id="81" w:author="Anees Shaikh" w:date="2013-10-19T03:52:00Z">
            <w:r>
              <w:rPr>
                <w:noProof/>
              </w:rPr>
              <w:fldChar w:fldCharType="end"/>
            </w:r>
          </w:ins>
        </w:p>
        <w:p w14:paraId="2D4FB46B" w14:textId="77777777" w:rsidR="00884344" w:rsidRDefault="00884344">
          <w:pPr>
            <w:pStyle w:val="TOC3"/>
            <w:tabs>
              <w:tab w:val="left" w:pos="1136"/>
              <w:tab w:val="right" w:leader="dot" w:pos="9350"/>
            </w:tabs>
            <w:rPr>
              <w:ins w:id="82" w:author="Anees Shaikh" w:date="2013-10-19T03:52:00Z"/>
              <w:rFonts w:eastAsiaTheme="minorEastAsia"/>
              <w:noProof/>
              <w:sz w:val="24"/>
              <w:szCs w:val="24"/>
              <w:lang w:eastAsia="ja-JP"/>
            </w:rPr>
          </w:pPr>
          <w:ins w:id="83" w:author="Anees Shaikh" w:date="2013-10-19T03:52: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_Toc243774038 \h </w:instrText>
            </w:r>
          </w:ins>
          <w:r>
            <w:rPr>
              <w:noProof/>
            </w:rPr>
          </w:r>
          <w:r>
            <w:rPr>
              <w:noProof/>
            </w:rPr>
            <w:fldChar w:fldCharType="separate"/>
          </w:r>
          <w:ins w:id="84" w:author="Anees Shaikh" w:date="2013-10-19T23:57:00Z">
            <w:r w:rsidR="00EE43EB">
              <w:rPr>
                <w:noProof/>
              </w:rPr>
              <w:t>11</w:t>
            </w:r>
          </w:ins>
          <w:ins w:id="85" w:author="Anees Shaikh" w:date="2013-10-19T03:52:00Z">
            <w:r>
              <w:rPr>
                <w:noProof/>
              </w:rPr>
              <w:fldChar w:fldCharType="end"/>
            </w:r>
          </w:ins>
        </w:p>
        <w:p w14:paraId="65C9485B" w14:textId="77777777" w:rsidR="00884344" w:rsidRDefault="00884344">
          <w:pPr>
            <w:pStyle w:val="TOC3"/>
            <w:tabs>
              <w:tab w:val="left" w:pos="1136"/>
              <w:tab w:val="right" w:leader="dot" w:pos="9350"/>
            </w:tabs>
            <w:rPr>
              <w:ins w:id="86" w:author="Anees Shaikh" w:date="2013-10-19T03:52:00Z"/>
              <w:rFonts w:eastAsiaTheme="minorEastAsia"/>
              <w:noProof/>
              <w:sz w:val="24"/>
              <w:szCs w:val="24"/>
              <w:lang w:eastAsia="ja-JP"/>
            </w:rPr>
          </w:pPr>
          <w:ins w:id="87" w:author="Anees Shaikh" w:date="2013-10-19T03:52: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_Toc243774039 \h </w:instrText>
            </w:r>
          </w:ins>
          <w:r>
            <w:rPr>
              <w:noProof/>
            </w:rPr>
          </w:r>
          <w:r>
            <w:rPr>
              <w:noProof/>
            </w:rPr>
            <w:fldChar w:fldCharType="separate"/>
          </w:r>
          <w:ins w:id="88" w:author="Anees Shaikh" w:date="2013-10-19T23:57:00Z">
            <w:r w:rsidR="00EE43EB">
              <w:rPr>
                <w:noProof/>
              </w:rPr>
              <w:t>11</w:t>
            </w:r>
          </w:ins>
          <w:ins w:id="89" w:author="Anees Shaikh" w:date="2013-10-19T03:52:00Z">
            <w:r>
              <w:rPr>
                <w:noProof/>
              </w:rPr>
              <w:fldChar w:fldCharType="end"/>
            </w:r>
          </w:ins>
        </w:p>
        <w:p w14:paraId="75E9C2F1" w14:textId="77777777" w:rsidR="00884344" w:rsidRDefault="00884344">
          <w:pPr>
            <w:pStyle w:val="TOC3"/>
            <w:tabs>
              <w:tab w:val="left" w:pos="1136"/>
              <w:tab w:val="right" w:leader="dot" w:pos="9350"/>
            </w:tabs>
            <w:rPr>
              <w:ins w:id="90" w:author="Anees Shaikh" w:date="2013-10-19T03:52:00Z"/>
              <w:rFonts w:eastAsiaTheme="minorEastAsia"/>
              <w:noProof/>
              <w:sz w:val="24"/>
              <w:szCs w:val="24"/>
              <w:lang w:eastAsia="ja-JP"/>
            </w:rPr>
          </w:pPr>
          <w:ins w:id="91" w:author="Anees Shaikh" w:date="2013-10-19T03:52: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_Toc243774040 \h </w:instrText>
            </w:r>
          </w:ins>
          <w:r>
            <w:rPr>
              <w:noProof/>
            </w:rPr>
          </w:r>
          <w:r>
            <w:rPr>
              <w:noProof/>
            </w:rPr>
            <w:fldChar w:fldCharType="separate"/>
          </w:r>
          <w:ins w:id="92" w:author="Anees Shaikh" w:date="2013-10-19T23:57:00Z">
            <w:r w:rsidR="00EE43EB">
              <w:rPr>
                <w:noProof/>
              </w:rPr>
              <w:t>11</w:t>
            </w:r>
          </w:ins>
          <w:ins w:id="93" w:author="Anees Shaikh" w:date="2013-10-19T03:52:00Z">
            <w:r>
              <w:rPr>
                <w:noProof/>
              </w:rPr>
              <w:fldChar w:fldCharType="end"/>
            </w:r>
          </w:ins>
        </w:p>
        <w:p w14:paraId="23E8895E" w14:textId="77777777" w:rsidR="00884344" w:rsidRDefault="00884344">
          <w:pPr>
            <w:pStyle w:val="TOC3"/>
            <w:tabs>
              <w:tab w:val="left" w:pos="1136"/>
              <w:tab w:val="right" w:leader="dot" w:pos="9350"/>
            </w:tabs>
            <w:rPr>
              <w:ins w:id="94" w:author="Anees Shaikh" w:date="2013-10-19T03:52:00Z"/>
              <w:rFonts w:eastAsiaTheme="minorEastAsia"/>
              <w:noProof/>
              <w:sz w:val="24"/>
              <w:szCs w:val="24"/>
              <w:lang w:eastAsia="ja-JP"/>
            </w:rPr>
          </w:pPr>
          <w:ins w:id="95" w:author="Anees Shaikh" w:date="2013-10-19T03:52: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_Toc243774041 \h </w:instrText>
            </w:r>
          </w:ins>
          <w:r>
            <w:rPr>
              <w:noProof/>
            </w:rPr>
          </w:r>
          <w:r>
            <w:rPr>
              <w:noProof/>
            </w:rPr>
            <w:fldChar w:fldCharType="separate"/>
          </w:r>
          <w:ins w:id="96" w:author="Anees Shaikh" w:date="2013-10-19T23:57:00Z">
            <w:r w:rsidR="00EE43EB">
              <w:rPr>
                <w:noProof/>
              </w:rPr>
              <w:t>11</w:t>
            </w:r>
          </w:ins>
          <w:ins w:id="97" w:author="Anees Shaikh" w:date="2013-10-19T03:52:00Z">
            <w:r>
              <w:rPr>
                <w:noProof/>
              </w:rPr>
              <w:fldChar w:fldCharType="end"/>
            </w:r>
          </w:ins>
        </w:p>
        <w:p w14:paraId="2AEAB1B1" w14:textId="77777777" w:rsidR="00884344" w:rsidRDefault="00884344">
          <w:pPr>
            <w:pStyle w:val="TOC3"/>
            <w:tabs>
              <w:tab w:val="left" w:pos="1136"/>
              <w:tab w:val="right" w:leader="dot" w:pos="9350"/>
            </w:tabs>
            <w:rPr>
              <w:ins w:id="98" w:author="Anees Shaikh" w:date="2013-10-19T03:52:00Z"/>
              <w:rFonts w:eastAsiaTheme="minorEastAsia"/>
              <w:noProof/>
              <w:sz w:val="24"/>
              <w:szCs w:val="24"/>
              <w:lang w:eastAsia="ja-JP"/>
            </w:rPr>
          </w:pPr>
          <w:ins w:id="99" w:author="Anees Shaikh" w:date="2013-10-19T03:52: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_Toc243774042 \h </w:instrText>
            </w:r>
          </w:ins>
          <w:r>
            <w:rPr>
              <w:noProof/>
            </w:rPr>
          </w:r>
          <w:r>
            <w:rPr>
              <w:noProof/>
            </w:rPr>
            <w:fldChar w:fldCharType="separate"/>
          </w:r>
          <w:ins w:id="100" w:author="Anees Shaikh" w:date="2013-10-19T23:57:00Z">
            <w:r w:rsidR="00EE43EB">
              <w:rPr>
                <w:noProof/>
              </w:rPr>
              <w:t>12</w:t>
            </w:r>
          </w:ins>
          <w:ins w:id="101" w:author="Anees Shaikh" w:date="2013-10-19T03:52:00Z">
            <w:r>
              <w:rPr>
                <w:noProof/>
              </w:rPr>
              <w:fldChar w:fldCharType="end"/>
            </w:r>
          </w:ins>
        </w:p>
        <w:p w14:paraId="08AFA547" w14:textId="77777777" w:rsidR="00884344" w:rsidRDefault="00884344">
          <w:pPr>
            <w:pStyle w:val="TOC3"/>
            <w:tabs>
              <w:tab w:val="left" w:pos="1136"/>
              <w:tab w:val="right" w:leader="dot" w:pos="9350"/>
            </w:tabs>
            <w:rPr>
              <w:ins w:id="102" w:author="Anees Shaikh" w:date="2013-10-19T03:52:00Z"/>
              <w:rFonts w:eastAsiaTheme="minorEastAsia"/>
              <w:noProof/>
              <w:sz w:val="24"/>
              <w:szCs w:val="24"/>
              <w:lang w:eastAsia="ja-JP"/>
            </w:rPr>
          </w:pPr>
          <w:ins w:id="103" w:author="Anees Shaikh" w:date="2013-10-19T03:52: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_Toc243774043 \h </w:instrText>
            </w:r>
          </w:ins>
          <w:r>
            <w:rPr>
              <w:noProof/>
            </w:rPr>
          </w:r>
          <w:r>
            <w:rPr>
              <w:noProof/>
            </w:rPr>
            <w:fldChar w:fldCharType="separate"/>
          </w:r>
          <w:ins w:id="104" w:author="Anees Shaikh" w:date="2013-10-19T23:57:00Z">
            <w:r w:rsidR="00EE43EB">
              <w:rPr>
                <w:noProof/>
              </w:rPr>
              <w:t>12</w:t>
            </w:r>
          </w:ins>
          <w:ins w:id="105" w:author="Anees Shaikh" w:date="2013-10-19T03:52:00Z">
            <w:r>
              <w:rPr>
                <w:noProof/>
              </w:rPr>
              <w:fldChar w:fldCharType="end"/>
            </w:r>
          </w:ins>
        </w:p>
        <w:p w14:paraId="55643D54" w14:textId="77777777" w:rsidR="00884344" w:rsidRDefault="00884344">
          <w:pPr>
            <w:pStyle w:val="TOC3"/>
            <w:tabs>
              <w:tab w:val="left" w:pos="1136"/>
              <w:tab w:val="right" w:leader="dot" w:pos="9350"/>
            </w:tabs>
            <w:rPr>
              <w:ins w:id="106" w:author="Anees Shaikh" w:date="2013-10-19T03:52:00Z"/>
              <w:rFonts w:eastAsiaTheme="minorEastAsia"/>
              <w:noProof/>
              <w:sz w:val="24"/>
              <w:szCs w:val="24"/>
              <w:lang w:eastAsia="ja-JP"/>
            </w:rPr>
          </w:pPr>
          <w:ins w:id="107" w:author="Anees Shaikh" w:date="2013-10-19T03:52: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_Toc243774044 \h </w:instrText>
            </w:r>
          </w:ins>
          <w:r>
            <w:rPr>
              <w:noProof/>
            </w:rPr>
          </w:r>
          <w:r>
            <w:rPr>
              <w:noProof/>
            </w:rPr>
            <w:fldChar w:fldCharType="separate"/>
          </w:r>
          <w:ins w:id="108" w:author="Anees Shaikh" w:date="2013-10-19T23:57:00Z">
            <w:r w:rsidR="00EE43EB">
              <w:rPr>
                <w:noProof/>
              </w:rPr>
              <w:t>12</w:t>
            </w:r>
          </w:ins>
          <w:ins w:id="109" w:author="Anees Shaikh" w:date="2013-10-19T03:52:00Z">
            <w:r>
              <w:rPr>
                <w:noProof/>
              </w:rPr>
              <w:fldChar w:fldCharType="end"/>
            </w:r>
          </w:ins>
        </w:p>
        <w:p w14:paraId="0191A3A0" w14:textId="77777777" w:rsidR="00884344" w:rsidRDefault="00884344">
          <w:pPr>
            <w:pStyle w:val="TOC3"/>
            <w:tabs>
              <w:tab w:val="left" w:pos="1136"/>
              <w:tab w:val="right" w:leader="dot" w:pos="9350"/>
            </w:tabs>
            <w:rPr>
              <w:ins w:id="110" w:author="Anees Shaikh" w:date="2013-10-19T03:52:00Z"/>
              <w:rFonts w:eastAsiaTheme="minorEastAsia"/>
              <w:noProof/>
              <w:sz w:val="24"/>
              <w:szCs w:val="24"/>
              <w:lang w:eastAsia="ja-JP"/>
            </w:rPr>
          </w:pPr>
          <w:ins w:id="111" w:author="Anees Shaikh" w:date="2013-10-19T03:52: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_Toc243774045 \h </w:instrText>
            </w:r>
          </w:ins>
          <w:r>
            <w:rPr>
              <w:noProof/>
            </w:rPr>
          </w:r>
          <w:r>
            <w:rPr>
              <w:noProof/>
            </w:rPr>
            <w:fldChar w:fldCharType="separate"/>
          </w:r>
          <w:ins w:id="112" w:author="Anees Shaikh" w:date="2013-10-19T23:57:00Z">
            <w:r w:rsidR="00EE43EB">
              <w:rPr>
                <w:noProof/>
              </w:rPr>
              <w:t>13</w:t>
            </w:r>
          </w:ins>
          <w:ins w:id="113" w:author="Anees Shaikh" w:date="2013-10-19T03:52:00Z">
            <w:r>
              <w:rPr>
                <w:noProof/>
              </w:rPr>
              <w:fldChar w:fldCharType="end"/>
            </w:r>
          </w:ins>
        </w:p>
        <w:p w14:paraId="4B3ED803" w14:textId="77777777" w:rsidR="00884344" w:rsidRDefault="00884344">
          <w:pPr>
            <w:pStyle w:val="TOC3"/>
            <w:tabs>
              <w:tab w:val="left" w:pos="1258"/>
              <w:tab w:val="right" w:leader="dot" w:pos="9350"/>
            </w:tabs>
            <w:rPr>
              <w:ins w:id="114" w:author="Anees Shaikh" w:date="2013-10-19T03:52:00Z"/>
              <w:rFonts w:eastAsiaTheme="minorEastAsia"/>
              <w:noProof/>
              <w:sz w:val="24"/>
              <w:szCs w:val="24"/>
              <w:lang w:eastAsia="ja-JP"/>
            </w:rPr>
          </w:pPr>
          <w:ins w:id="115" w:author="Anees Shaikh" w:date="2013-10-19T03:52: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_Toc243774046 \h </w:instrText>
            </w:r>
          </w:ins>
          <w:r>
            <w:rPr>
              <w:noProof/>
            </w:rPr>
          </w:r>
          <w:r>
            <w:rPr>
              <w:noProof/>
            </w:rPr>
            <w:fldChar w:fldCharType="separate"/>
          </w:r>
          <w:ins w:id="116" w:author="Anees Shaikh" w:date="2013-10-19T23:57:00Z">
            <w:r w:rsidR="00EE43EB">
              <w:rPr>
                <w:noProof/>
              </w:rPr>
              <w:t>13</w:t>
            </w:r>
          </w:ins>
          <w:ins w:id="117" w:author="Anees Shaikh" w:date="2013-10-19T03:52:00Z">
            <w:r>
              <w:rPr>
                <w:noProof/>
              </w:rPr>
              <w:fldChar w:fldCharType="end"/>
            </w:r>
          </w:ins>
        </w:p>
        <w:p w14:paraId="44F1CF58" w14:textId="77777777" w:rsidR="00884344" w:rsidRDefault="00884344">
          <w:pPr>
            <w:pStyle w:val="TOC2"/>
            <w:tabs>
              <w:tab w:val="left" w:pos="749"/>
              <w:tab w:val="right" w:leader="dot" w:pos="9350"/>
            </w:tabs>
            <w:rPr>
              <w:ins w:id="118" w:author="Anees Shaikh" w:date="2013-10-19T03:52:00Z"/>
              <w:rFonts w:eastAsiaTheme="minorEastAsia"/>
              <w:noProof/>
              <w:sz w:val="24"/>
              <w:szCs w:val="24"/>
              <w:lang w:eastAsia="ja-JP"/>
            </w:rPr>
          </w:pPr>
          <w:ins w:id="119" w:author="Anees Shaikh" w:date="2013-10-19T03:52: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_Toc243774047 \h </w:instrText>
            </w:r>
          </w:ins>
          <w:r>
            <w:rPr>
              <w:noProof/>
            </w:rPr>
          </w:r>
          <w:r>
            <w:rPr>
              <w:noProof/>
            </w:rPr>
            <w:fldChar w:fldCharType="separate"/>
          </w:r>
          <w:ins w:id="120" w:author="Anees Shaikh" w:date="2013-10-19T23:57:00Z">
            <w:r w:rsidR="00EE43EB">
              <w:rPr>
                <w:noProof/>
              </w:rPr>
              <w:t>13</w:t>
            </w:r>
          </w:ins>
          <w:ins w:id="121" w:author="Anees Shaikh" w:date="2013-10-19T03:52:00Z">
            <w:r>
              <w:rPr>
                <w:noProof/>
              </w:rPr>
              <w:fldChar w:fldCharType="end"/>
            </w:r>
          </w:ins>
        </w:p>
        <w:p w14:paraId="0BAC49A0" w14:textId="77777777" w:rsidR="00884344" w:rsidRDefault="00884344">
          <w:pPr>
            <w:pStyle w:val="TOC2"/>
            <w:tabs>
              <w:tab w:val="left" w:pos="749"/>
              <w:tab w:val="right" w:leader="dot" w:pos="9350"/>
            </w:tabs>
            <w:rPr>
              <w:ins w:id="122" w:author="Anees Shaikh" w:date="2013-10-19T03:52:00Z"/>
              <w:rFonts w:eastAsiaTheme="minorEastAsia"/>
              <w:noProof/>
              <w:sz w:val="24"/>
              <w:szCs w:val="24"/>
              <w:lang w:eastAsia="ja-JP"/>
            </w:rPr>
          </w:pPr>
          <w:ins w:id="123" w:author="Anees Shaikh" w:date="2013-10-19T03:52: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_Toc243774048 \h </w:instrText>
            </w:r>
          </w:ins>
          <w:r>
            <w:rPr>
              <w:noProof/>
            </w:rPr>
          </w:r>
          <w:r>
            <w:rPr>
              <w:noProof/>
            </w:rPr>
            <w:fldChar w:fldCharType="separate"/>
          </w:r>
          <w:ins w:id="124" w:author="Anees Shaikh" w:date="2013-10-19T23:57:00Z">
            <w:r w:rsidR="00EE43EB">
              <w:rPr>
                <w:noProof/>
              </w:rPr>
              <w:t>14</w:t>
            </w:r>
          </w:ins>
          <w:ins w:id="125" w:author="Anees Shaikh" w:date="2013-10-19T03:52:00Z">
            <w:r>
              <w:rPr>
                <w:noProof/>
              </w:rPr>
              <w:fldChar w:fldCharType="end"/>
            </w:r>
          </w:ins>
        </w:p>
        <w:p w14:paraId="6B912CC1" w14:textId="77777777" w:rsidR="00884344" w:rsidRDefault="00884344">
          <w:pPr>
            <w:pStyle w:val="TOC2"/>
            <w:tabs>
              <w:tab w:val="left" w:pos="749"/>
              <w:tab w:val="right" w:leader="dot" w:pos="9350"/>
            </w:tabs>
            <w:rPr>
              <w:ins w:id="126" w:author="Anees Shaikh" w:date="2013-10-19T03:52:00Z"/>
              <w:rFonts w:eastAsiaTheme="minorEastAsia"/>
              <w:noProof/>
              <w:sz w:val="24"/>
              <w:szCs w:val="24"/>
              <w:lang w:eastAsia="ja-JP"/>
            </w:rPr>
          </w:pPr>
          <w:ins w:id="127" w:author="Anees Shaikh" w:date="2013-10-19T03:52: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_Toc243774049 \h </w:instrText>
            </w:r>
          </w:ins>
          <w:r>
            <w:rPr>
              <w:noProof/>
            </w:rPr>
          </w:r>
          <w:r>
            <w:rPr>
              <w:noProof/>
            </w:rPr>
            <w:fldChar w:fldCharType="separate"/>
          </w:r>
          <w:ins w:id="128" w:author="Anees Shaikh" w:date="2013-10-19T23:57:00Z">
            <w:r w:rsidR="00EE43EB">
              <w:rPr>
                <w:noProof/>
              </w:rPr>
              <w:t>14</w:t>
            </w:r>
          </w:ins>
          <w:ins w:id="129" w:author="Anees Shaikh" w:date="2013-10-19T03:52:00Z">
            <w:r>
              <w:rPr>
                <w:noProof/>
              </w:rPr>
              <w:fldChar w:fldCharType="end"/>
            </w:r>
          </w:ins>
        </w:p>
        <w:p w14:paraId="3B6ED9B5" w14:textId="77777777" w:rsidR="00884344" w:rsidRDefault="00884344">
          <w:pPr>
            <w:pStyle w:val="TOC1"/>
            <w:tabs>
              <w:tab w:val="left" w:pos="362"/>
              <w:tab w:val="right" w:leader="dot" w:pos="9350"/>
            </w:tabs>
            <w:rPr>
              <w:ins w:id="130" w:author="Anees Shaikh" w:date="2013-10-19T03:52:00Z"/>
              <w:rFonts w:eastAsiaTheme="minorEastAsia"/>
              <w:noProof/>
              <w:sz w:val="24"/>
              <w:szCs w:val="24"/>
              <w:lang w:eastAsia="ja-JP"/>
            </w:rPr>
          </w:pPr>
          <w:ins w:id="131" w:author="Anees Shaikh" w:date="2013-10-19T03:52: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_Toc243774050 \h </w:instrText>
            </w:r>
          </w:ins>
          <w:r>
            <w:rPr>
              <w:noProof/>
            </w:rPr>
          </w:r>
          <w:r>
            <w:rPr>
              <w:noProof/>
            </w:rPr>
            <w:fldChar w:fldCharType="separate"/>
          </w:r>
          <w:ins w:id="132" w:author="Anees Shaikh" w:date="2013-10-19T23:57:00Z">
            <w:r w:rsidR="00EE43EB">
              <w:rPr>
                <w:noProof/>
              </w:rPr>
              <w:t>15</w:t>
            </w:r>
          </w:ins>
          <w:ins w:id="133" w:author="Anees Shaikh" w:date="2013-10-19T03:52:00Z">
            <w:r>
              <w:rPr>
                <w:noProof/>
              </w:rPr>
              <w:fldChar w:fldCharType="end"/>
            </w:r>
          </w:ins>
        </w:p>
        <w:p w14:paraId="26A2B651" w14:textId="77777777" w:rsidR="00884344" w:rsidRDefault="00884344">
          <w:pPr>
            <w:pStyle w:val="TOC1"/>
            <w:tabs>
              <w:tab w:val="left" w:pos="362"/>
              <w:tab w:val="right" w:leader="dot" w:pos="9350"/>
            </w:tabs>
            <w:rPr>
              <w:ins w:id="134" w:author="Anees Shaikh" w:date="2013-10-19T03:52:00Z"/>
              <w:rFonts w:eastAsiaTheme="minorEastAsia"/>
              <w:noProof/>
              <w:sz w:val="24"/>
              <w:szCs w:val="24"/>
              <w:lang w:eastAsia="ja-JP"/>
            </w:rPr>
          </w:pPr>
          <w:ins w:id="135" w:author="Anees Shaikh" w:date="2013-10-19T03:52: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_Toc243774051 \h </w:instrText>
            </w:r>
          </w:ins>
          <w:r>
            <w:rPr>
              <w:noProof/>
            </w:rPr>
          </w:r>
          <w:r>
            <w:rPr>
              <w:noProof/>
            </w:rPr>
            <w:fldChar w:fldCharType="separate"/>
          </w:r>
          <w:ins w:id="136" w:author="Anees Shaikh" w:date="2013-10-19T23:57:00Z">
            <w:r w:rsidR="00EE43EB">
              <w:rPr>
                <w:noProof/>
              </w:rPr>
              <w:t>17</w:t>
            </w:r>
          </w:ins>
          <w:ins w:id="137" w:author="Anees Shaikh" w:date="2013-10-19T03:52:00Z">
            <w:r>
              <w:rPr>
                <w:noProof/>
              </w:rPr>
              <w:fldChar w:fldCharType="end"/>
            </w:r>
          </w:ins>
        </w:p>
        <w:p w14:paraId="4B3918CB" w14:textId="77777777" w:rsidR="00884344" w:rsidRDefault="00884344">
          <w:pPr>
            <w:pStyle w:val="TOC2"/>
            <w:tabs>
              <w:tab w:val="left" w:pos="749"/>
              <w:tab w:val="right" w:leader="dot" w:pos="9350"/>
            </w:tabs>
            <w:rPr>
              <w:ins w:id="138" w:author="Anees Shaikh" w:date="2013-10-19T03:52:00Z"/>
              <w:rFonts w:eastAsiaTheme="minorEastAsia"/>
              <w:noProof/>
              <w:sz w:val="24"/>
              <w:szCs w:val="24"/>
              <w:lang w:eastAsia="ja-JP"/>
            </w:rPr>
          </w:pPr>
          <w:ins w:id="139" w:author="Anees Shaikh" w:date="2013-10-19T03:52:00Z">
            <w:r>
              <w:rPr>
                <w:noProof/>
              </w:rPr>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_Toc243774052 \h </w:instrText>
            </w:r>
          </w:ins>
          <w:r>
            <w:rPr>
              <w:noProof/>
            </w:rPr>
          </w:r>
          <w:r>
            <w:rPr>
              <w:noProof/>
            </w:rPr>
            <w:fldChar w:fldCharType="separate"/>
          </w:r>
          <w:ins w:id="140" w:author="Anees Shaikh" w:date="2013-10-19T23:57:00Z">
            <w:r w:rsidR="00EE43EB">
              <w:rPr>
                <w:noProof/>
              </w:rPr>
              <w:t>18</w:t>
            </w:r>
          </w:ins>
          <w:ins w:id="141" w:author="Anees Shaikh" w:date="2013-10-19T03:52:00Z">
            <w:r>
              <w:rPr>
                <w:noProof/>
              </w:rPr>
              <w:fldChar w:fldCharType="end"/>
            </w:r>
          </w:ins>
        </w:p>
        <w:p w14:paraId="6878F5A4" w14:textId="77777777" w:rsidR="00884344" w:rsidRDefault="00884344">
          <w:pPr>
            <w:pStyle w:val="TOC2"/>
            <w:tabs>
              <w:tab w:val="left" w:pos="749"/>
              <w:tab w:val="right" w:leader="dot" w:pos="9350"/>
            </w:tabs>
            <w:rPr>
              <w:ins w:id="142" w:author="Anees Shaikh" w:date="2013-10-19T03:52:00Z"/>
              <w:rFonts w:eastAsiaTheme="minorEastAsia"/>
              <w:noProof/>
              <w:sz w:val="24"/>
              <w:szCs w:val="24"/>
              <w:lang w:eastAsia="ja-JP"/>
            </w:rPr>
          </w:pPr>
          <w:ins w:id="143" w:author="Anees Shaikh" w:date="2013-10-19T03:52: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_Toc243774053 \h </w:instrText>
            </w:r>
          </w:ins>
          <w:r>
            <w:rPr>
              <w:noProof/>
            </w:rPr>
          </w:r>
          <w:r>
            <w:rPr>
              <w:noProof/>
            </w:rPr>
            <w:fldChar w:fldCharType="separate"/>
          </w:r>
          <w:ins w:id="144" w:author="Anees Shaikh" w:date="2013-10-19T23:57:00Z">
            <w:r w:rsidR="00EE43EB">
              <w:rPr>
                <w:noProof/>
              </w:rPr>
              <w:t>18</w:t>
            </w:r>
          </w:ins>
          <w:ins w:id="145" w:author="Anees Shaikh" w:date="2013-10-19T03:52:00Z">
            <w:r>
              <w:rPr>
                <w:noProof/>
              </w:rPr>
              <w:fldChar w:fldCharType="end"/>
            </w:r>
          </w:ins>
        </w:p>
        <w:p w14:paraId="037482E0" w14:textId="77777777" w:rsidR="00884344" w:rsidRDefault="00884344">
          <w:pPr>
            <w:pStyle w:val="TOC2"/>
            <w:tabs>
              <w:tab w:val="left" w:pos="749"/>
              <w:tab w:val="right" w:leader="dot" w:pos="9350"/>
            </w:tabs>
            <w:rPr>
              <w:ins w:id="146" w:author="Anees Shaikh" w:date="2013-10-19T03:52:00Z"/>
              <w:rFonts w:eastAsiaTheme="minorEastAsia"/>
              <w:noProof/>
              <w:sz w:val="24"/>
              <w:szCs w:val="24"/>
              <w:lang w:eastAsia="ja-JP"/>
            </w:rPr>
          </w:pPr>
          <w:ins w:id="147" w:author="Anees Shaikh" w:date="2013-10-19T03:52: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_Toc243774054 \h </w:instrText>
            </w:r>
          </w:ins>
          <w:r>
            <w:rPr>
              <w:noProof/>
            </w:rPr>
          </w:r>
          <w:r>
            <w:rPr>
              <w:noProof/>
            </w:rPr>
            <w:fldChar w:fldCharType="separate"/>
          </w:r>
          <w:ins w:id="148" w:author="Anees Shaikh" w:date="2013-10-19T23:57:00Z">
            <w:r w:rsidR="00EE43EB">
              <w:rPr>
                <w:noProof/>
              </w:rPr>
              <w:t>19</w:t>
            </w:r>
          </w:ins>
          <w:ins w:id="149" w:author="Anees Shaikh" w:date="2013-10-19T03:52:00Z">
            <w:r>
              <w:rPr>
                <w:noProof/>
              </w:rPr>
              <w:fldChar w:fldCharType="end"/>
            </w:r>
          </w:ins>
        </w:p>
        <w:p w14:paraId="27CD8D3D" w14:textId="77777777" w:rsidR="00884344" w:rsidRDefault="00884344">
          <w:pPr>
            <w:pStyle w:val="TOC3"/>
            <w:tabs>
              <w:tab w:val="left" w:pos="1136"/>
              <w:tab w:val="right" w:leader="dot" w:pos="9350"/>
            </w:tabs>
            <w:rPr>
              <w:ins w:id="150" w:author="Anees Shaikh" w:date="2013-10-19T03:52:00Z"/>
              <w:rFonts w:eastAsiaTheme="minorEastAsia"/>
              <w:noProof/>
              <w:sz w:val="24"/>
              <w:szCs w:val="24"/>
              <w:lang w:eastAsia="ja-JP"/>
            </w:rPr>
          </w:pPr>
          <w:ins w:id="151" w:author="Anees Shaikh" w:date="2013-10-19T03:52: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_Toc243774055 \h </w:instrText>
            </w:r>
          </w:ins>
          <w:r>
            <w:rPr>
              <w:noProof/>
            </w:rPr>
          </w:r>
          <w:r>
            <w:rPr>
              <w:noProof/>
            </w:rPr>
            <w:fldChar w:fldCharType="separate"/>
          </w:r>
          <w:ins w:id="152" w:author="Anees Shaikh" w:date="2013-10-19T23:57:00Z">
            <w:r w:rsidR="00EE43EB">
              <w:rPr>
                <w:noProof/>
              </w:rPr>
              <w:t>19</w:t>
            </w:r>
          </w:ins>
          <w:ins w:id="153" w:author="Anees Shaikh" w:date="2013-10-19T03:52:00Z">
            <w:r>
              <w:rPr>
                <w:noProof/>
              </w:rPr>
              <w:fldChar w:fldCharType="end"/>
            </w:r>
          </w:ins>
        </w:p>
        <w:p w14:paraId="13B02A0A" w14:textId="77777777" w:rsidR="00884344" w:rsidRDefault="00884344">
          <w:pPr>
            <w:pStyle w:val="TOC3"/>
            <w:tabs>
              <w:tab w:val="left" w:pos="1136"/>
              <w:tab w:val="right" w:leader="dot" w:pos="9350"/>
            </w:tabs>
            <w:rPr>
              <w:ins w:id="154" w:author="Anees Shaikh" w:date="2013-10-19T03:52:00Z"/>
              <w:rFonts w:eastAsiaTheme="minorEastAsia"/>
              <w:noProof/>
              <w:sz w:val="24"/>
              <w:szCs w:val="24"/>
              <w:lang w:eastAsia="ja-JP"/>
            </w:rPr>
          </w:pPr>
          <w:ins w:id="155" w:author="Anees Shaikh" w:date="2013-10-19T03:52: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_Toc243774056 \h </w:instrText>
            </w:r>
          </w:ins>
          <w:r>
            <w:rPr>
              <w:noProof/>
            </w:rPr>
          </w:r>
          <w:r>
            <w:rPr>
              <w:noProof/>
            </w:rPr>
            <w:fldChar w:fldCharType="separate"/>
          </w:r>
          <w:ins w:id="156" w:author="Anees Shaikh" w:date="2013-10-19T23:57:00Z">
            <w:r w:rsidR="00EE43EB">
              <w:rPr>
                <w:noProof/>
              </w:rPr>
              <w:t>20</w:t>
            </w:r>
          </w:ins>
          <w:ins w:id="157" w:author="Anees Shaikh" w:date="2013-10-19T03:52:00Z">
            <w:r>
              <w:rPr>
                <w:noProof/>
              </w:rPr>
              <w:fldChar w:fldCharType="end"/>
            </w:r>
          </w:ins>
        </w:p>
        <w:p w14:paraId="6849830B" w14:textId="77777777" w:rsidR="00884344" w:rsidRDefault="00884344">
          <w:pPr>
            <w:pStyle w:val="TOC2"/>
            <w:tabs>
              <w:tab w:val="left" w:pos="749"/>
              <w:tab w:val="right" w:leader="dot" w:pos="9350"/>
            </w:tabs>
            <w:rPr>
              <w:ins w:id="158" w:author="Anees Shaikh" w:date="2013-10-19T03:52:00Z"/>
              <w:rFonts w:eastAsiaTheme="minorEastAsia"/>
              <w:noProof/>
              <w:sz w:val="24"/>
              <w:szCs w:val="24"/>
              <w:lang w:eastAsia="ja-JP"/>
            </w:rPr>
          </w:pPr>
          <w:ins w:id="159" w:author="Anees Shaikh" w:date="2013-10-19T03:52: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_Toc243774057 \h </w:instrText>
            </w:r>
          </w:ins>
          <w:r>
            <w:rPr>
              <w:noProof/>
            </w:rPr>
          </w:r>
          <w:r>
            <w:rPr>
              <w:noProof/>
            </w:rPr>
            <w:fldChar w:fldCharType="separate"/>
          </w:r>
          <w:ins w:id="160" w:author="Anees Shaikh" w:date="2013-10-19T23:57:00Z">
            <w:r w:rsidR="00EE43EB">
              <w:rPr>
                <w:noProof/>
              </w:rPr>
              <w:t>20</w:t>
            </w:r>
          </w:ins>
          <w:ins w:id="161" w:author="Anees Shaikh" w:date="2013-10-19T03:52:00Z">
            <w:r>
              <w:rPr>
                <w:noProof/>
              </w:rPr>
              <w:fldChar w:fldCharType="end"/>
            </w:r>
          </w:ins>
        </w:p>
        <w:p w14:paraId="67352CC9" w14:textId="77777777" w:rsidR="00884344" w:rsidRDefault="00884344">
          <w:pPr>
            <w:pStyle w:val="TOC3"/>
            <w:tabs>
              <w:tab w:val="left" w:pos="1136"/>
              <w:tab w:val="right" w:leader="dot" w:pos="9350"/>
            </w:tabs>
            <w:rPr>
              <w:ins w:id="162" w:author="Anees Shaikh" w:date="2013-10-19T03:52:00Z"/>
              <w:rFonts w:eastAsiaTheme="minorEastAsia"/>
              <w:noProof/>
              <w:sz w:val="24"/>
              <w:szCs w:val="24"/>
              <w:lang w:eastAsia="ja-JP"/>
            </w:rPr>
          </w:pPr>
          <w:ins w:id="163" w:author="Anees Shaikh" w:date="2013-10-19T03:52: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_Toc243774058 \h </w:instrText>
            </w:r>
          </w:ins>
          <w:r>
            <w:rPr>
              <w:noProof/>
            </w:rPr>
          </w:r>
          <w:r>
            <w:rPr>
              <w:noProof/>
            </w:rPr>
            <w:fldChar w:fldCharType="separate"/>
          </w:r>
          <w:ins w:id="164" w:author="Anees Shaikh" w:date="2013-10-19T23:57:00Z">
            <w:r w:rsidR="00EE43EB">
              <w:rPr>
                <w:noProof/>
              </w:rPr>
              <w:t>20</w:t>
            </w:r>
          </w:ins>
          <w:ins w:id="165" w:author="Anees Shaikh" w:date="2013-10-19T03:52:00Z">
            <w:r>
              <w:rPr>
                <w:noProof/>
              </w:rPr>
              <w:fldChar w:fldCharType="end"/>
            </w:r>
          </w:ins>
        </w:p>
        <w:p w14:paraId="7E041B85" w14:textId="77777777" w:rsidR="00884344" w:rsidRDefault="00884344">
          <w:pPr>
            <w:pStyle w:val="TOC3"/>
            <w:tabs>
              <w:tab w:val="left" w:pos="1136"/>
              <w:tab w:val="right" w:leader="dot" w:pos="9350"/>
            </w:tabs>
            <w:rPr>
              <w:ins w:id="166" w:author="Anees Shaikh" w:date="2013-10-19T03:52:00Z"/>
              <w:rFonts w:eastAsiaTheme="minorEastAsia"/>
              <w:noProof/>
              <w:sz w:val="24"/>
              <w:szCs w:val="24"/>
              <w:lang w:eastAsia="ja-JP"/>
            </w:rPr>
          </w:pPr>
          <w:ins w:id="167" w:author="Anees Shaikh" w:date="2013-10-19T03:52: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_Toc243774059 \h </w:instrText>
            </w:r>
          </w:ins>
          <w:r>
            <w:rPr>
              <w:noProof/>
            </w:rPr>
          </w:r>
          <w:r>
            <w:rPr>
              <w:noProof/>
            </w:rPr>
            <w:fldChar w:fldCharType="separate"/>
          </w:r>
          <w:ins w:id="168" w:author="Anees Shaikh" w:date="2013-10-19T23:57:00Z">
            <w:r w:rsidR="00EE43EB">
              <w:rPr>
                <w:noProof/>
              </w:rPr>
              <w:t>20</w:t>
            </w:r>
          </w:ins>
          <w:ins w:id="169" w:author="Anees Shaikh" w:date="2013-10-19T03:52:00Z">
            <w:r>
              <w:rPr>
                <w:noProof/>
              </w:rPr>
              <w:fldChar w:fldCharType="end"/>
            </w:r>
          </w:ins>
        </w:p>
        <w:p w14:paraId="7EA0AADC" w14:textId="77777777" w:rsidR="00884344" w:rsidRDefault="00884344">
          <w:pPr>
            <w:pStyle w:val="TOC2"/>
            <w:tabs>
              <w:tab w:val="left" w:pos="749"/>
              <w:tab w:val="right" w:leader="dot" w:pos="9350"/>
            </w:tabs>
            <w:rPr>
              <w:ins w:id="170" w:author="Anees Shaikh" w:date="2013-10-19T03:52:00Z"/>
              <w:rFonts w:eastAsiaTheme="minorEastAsia"/>
              <w:noProof/>
              <w:sz w:val="24"/>
              <w:szCs w:val="24"/>
              <w:lang w:eastAsia="ja-JP"/>
            </w:rPr>
          </w:pPr>
          <w:ins w:id="171" w:author="Anees Shaikh" w:date="2013-10-19T03:52: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_Toc243774060 \h </w:instrText>
            </w:r>
          </w:ins>
          <w:r>
            <w:rPr>
              <w:noProof/>
            </w:rPr>
          </w:r>
          <w:r>
            <w:rPr>
              <w:noProof/>
            </w:rPr>
            <w:fldChar w:fldCharType="separate"/>
          </w:r>
          <w:ins w:id="172" w:author="Anees Shaikh" w:date="2013-10-19T23:57:00Z">
            <w:r w:rsidR="00EE43EB">
              <w:rPr>
                <w:noProof/>
              </w:rPr>
              <w:t>21</w:t>
            </w:r>
          </w:ins>
          <w:ins w:id="173" w:author="Anees Shaikh" w:date="2013-10-19T03:52:00Z">
            <w:r>
              <w:rPr>
                <w:noProof/>
              </w:rPr>
              <w:fldChar w:fldCharType="end"/>
            </w:r>
          </w:ins>
        </w:p>
        <w:p w14:paraId="74C7A956" w14:textId="77777777" w:rsidR="00884344" w:rsidRDefault="00884344">
          <w:pPr>
            <w:pStyle w:val="TOC3"/>
            <w:tabs>
              <w:tab w:val="left" w:pos="1136"/>
              <w:tab w:val="right" w:leader="dot" w:pos="9350"/>
            </w:tabs>
            <w:rPr>
              <w:ins w:id="174" w:author="Anees Shaikh" w:date="2013-10-19T03:52:00Z"/>
              <w:rFonts w:eastAsiaTheme="minorEastAsia"/>
              <w:noProof/>
              <w:sz w:val="24"/>
              <w:szCs w:val="24"/>
              <w:lang w:eastAsia="ja-JP"/>
            </w:rPr>
          </w:pPr>
          <w:ins w:id="175" w:author="Anees Shaikh" w:date="2013-10-19T03:52: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_Toc243774061 \h </w:instrText>
            </w:r>
          </w:ins>
          <w:r>
            <w:rPr>
              <w:noProof/>
            </w:rPr>
          </w:r>
          <w:r>
            <w:rPr>
              <w:noProof/>
            </w:rPr>
            <w:fldChar w:fldCharType="separate"/>
          </w:r>
          <w:ins w:id="176" w:author="Anees Shaikh" w:date="2013-10-19T23:57:00Z">
            <w:r w:rsidR="00EE43EB">
              <w:rPr>
                <w:noProof/>
              </w:rPr>
              <w:t>21</w:t>
            </w:r>
          </w:ins>
          <w:ins w:id="177" w:author="Anees Shaikh" w:date="2013-10-19T03:52:00Z">
            <w:r>
              <w:rPr>
                <w:noProof/>
              </w:rPr>
              <w:fldChar w:fldCharType="end"/>
            </w:r>
          </w:ins>
        </w:p>
        <w:p w14:paraId="2AB84C58" w14:textId="77777777" w:rsidR="00884344" w:rsidRDefault="00884344">
          <w:pPr>
            <w:pStyle w:val="TOC3"/>
            <w:tabs>
              <w:tab w:val="left" w:pos="1136"/>
              <w:tab w:val="right" w:leader="dot" w:pos="9350"/>
            </w:tabs>
            <w:rPr>
              <w:ins w:id="178" w:author="Anees Shaikh" w:date="2013-10-19T03:52:00Z"/>
              <w:rFonts w:eastAsiaTheme="minorEastAsia"/>
              <w:noProof/>
              <w:sz w:val="24"/>
              <w:szCs w:val="24"/>
              <w:lang w:eastAsia="ja-JP"/>
            </w:rPr>
          </w:pPr>
          <w:ins w:id="179" w:author="Anees Shaikh" w:date="2013-10-19T03:52: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_Toc243774062 \h </w:instrText>
            </w:r>
          </w:ins>
          <w:r>
            <w:rPr>
              <w:noProof/>
            </w:rPr>
          </w:r>
          <w:r>
            <w:rPr>
              <w:noProof/>
            </w:rPr>
            <w:fldChar w:fldCharType="separate"/>
          </w:r>
          <w:ins w:id="180" w:author="Anees Shaikh" w:date="2013-10-19T23:57:00Z">
            <w:r w:rsidR="00EE43EB">
              <w:rPr>
                <w:noProof/>
              </w:rPr>
              <w:t>21</w:t>
            </w:r>
          </w:ins>
          <w:ins w:id="181" w:author="Anees Shaikh" w:date="2013-10-19T03:52:00Z">
            <w:r>
              <w:rPr>
                <w:noProof/>
              </w:rPr>
              <w:fldChar w:fldCharType="end"/>
            </w:r>
          </w:ins>
        </w:p>
        <w:p w14:paraId="7B55886F" w14:textId="77777777" w:rsidR="00884344" w:rsidRDefault="00884344">
          <w:pPr>
            <w:pStyle w:val="TOC2"/>
            <w:tabs>
              <w:tab w:val="left" w:pos="749"/>
              <w:tab w:val="right" w:leader="dot" w:pos="9350"/>
            </w:tabs>
            <w:rPr>
              <w:ins w:id="182" w:author="Anees Shaikh" w:date="2013-10-19T03:52:00Z"/>
              <w:rFonts w:eastAsiaTheme="minorEastAsia"/>
              <w:noProof/>
              <w:sz w:val="24"/>
              <w:szCs w:val="24"/>
              <w:lang w:eastAsia="ja-JP"/>
            </w:rPr>
          </w:pPr>
          <w:ins w:id="183" w:author="Anees Shaikh" w:date="2013-10-19T03:52: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_Toc243774063 \h </w:instrText>
            </w:r>
          </w:ins>
          <w:r>
            <w:rPr>
              <w:noProof/>
            </w:rPr>
          </w:r>
          <w:r>
            <w:rPr>
              <w:noProof/>
            </w:rPr>
            <w:fldChar w:fldCharType="separate"/>
          </w:r>
          <w:ins w:id="184" w:author="Anees Shaikh" w:date="2013-10-19T23:57:00Z">
            <w:r w:rsidR="00EE43EB">
              <w:rPr>
                <w:noProof/>
              </w:rPr>
              <w:t>23</w:t>
            </w:r>
          </w:ins>
          <w:ins w:id="185" w:author="Anees Shaikh" w:date="2013-10-19T03:52:00Z">
            <w:r>
              <w:rPr>
                <w:noProof/>
              </w:rPr>
              <w:fldChar w:fldCharType="end"/>
            </w:r>
          </w:ins>
        </w:p>
        <w:p w14:paraId="1B5FFA92" w14:textId="77777777" w:rsidR="00884344" w:rsidRDefault="00884344">
          <w:pPr>
            <w:pStyle w:val="TOC3"/>
            <w:tabs>
              <w:tab w:val="left" w:pos="1136"/>
              <w:tab w:val="right" w:leader="dot" w:pos="9350"/>
            </w:tabs>
            <w:rPr>
              <w:ins w:id="186" w:author="Anees Shaikh" w:date="2013-10-19T03:52:00Z"/>
              <w:rFonts w:eastAsiaTheme="minorEastAsia"/>
              <w:noProof/>
              <w:sz w:val="24"/>
              <w:szCs w:val="24"/>
              <w:lang w:eastAsia="ja-JP"/>
            </w:rPr>
          </w:pPr>
          <w:ins w:id="187" w:author="Anees Shaikh" w:date="2013-10-19T03:52: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_Toc243774064 \h </w:instrText>
            </w:r>
          </w:ins>
          <w:r>
            <w:rPr>
              <w:noProof/>
            </w:rPr>
          </w:r>
          <w:r>
            <w:rPr>
              <w:noProof/>
            </w:rPr>
            <w:fldChar w:fldCharType="separate"/>
          </w:r>
          <w:ins w:id="188" w:author="Anees Shaikh" w:date="2013-10-19T23:57:00Z">
            <w:r w:rsidR="00EE43EB">
              <w:rPr>
                <w:noProof/>
              </w:rPr>
              <w:t>23</w:t>
            </w:r>
          </w:ins>
          <w:ins w:id="189" w:author="Anees Shaikh" w:date="2013-10-19T03:52:00Z">
            <w:r>
              <w:rPr>
                <w:noProof/>
              </w:rPr>
              <w:fldChar w:fldCharType="end"/>
            </w:r>
          </w:ins>
        </w:p>
        <w:p w14:paraId="4C1C6A69" w14:textId="77777777" w:rsidR="00884344" w:rsidRDefault="00884344">
          <w:pPr>
            <w:pStyle w:val="TOC3"/>
            <w:tabs>
              <w:tab w:val="left" w:pos="1136"/>
              <w:tab w:val="right" w:leader="dot" w:pos="9350"/>
            </w:tabs>
            <w:rPr>
              <w:ins w:id="190" w:author="Anees Shaikh" w:date="2013-10-19T03:52:00Z"/>
              <w:rFonts w:eastAsiaTheme="minorEastAsia"/>
              <w:noProof/>
              <w:sz w:val="24"/>
              <w:szCs w:val="24"/>
              <w:lang w:eastAsia="ja-JP"/>
            </w:rPr>
          </w:pPr>
          <w:ins w:id="191" w:author="Anees Shaikh" w:date="2013-10-19T03:52: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_Toc243774065 \h </w:instrText>
            </w:r>
          </w:ins>
          <w:r>
            <w:rPr>
              <w:noProof/>
            </w:rPr>
          </w:r>
          <w:r>
            <w:rPr>
              <w:noProof/>
            </w:rPr>
            <w:fldChar w:fldCharType="separate"/>
          </w:r>
          <w:ins w:id="192" w:author="Anees Shaikh" w:date="2013-10-19T23:57:00Z">
            <w:r w:rsidR="00EE43EB">
              <w:rPr>
                <w:noProof/>
              </w:rPr>
              <w:t>23</w:t>
            </w:r>
          </w:ins>
          <w:ins w:id="193" w:author="Anees Shaikh" w:date="2013-10-19T03:52:00Z">
            <w:r>
              <w:rPr>
                <w:noProof/>
              </w:rPr>
              <w:fldChar w:fldCharType="end"/>
            </w:r>
          </w:ins>
        </w:p>
        <w:p w14:paraId="792B20E6" w14:textId="77777777" w:rsidR="00884344" w:rsidRDefault="00884344">
          <w:pPr>
            <w:pStyle w:val="TOC2"/>
            <w:tabs>
              <w:tab w:val="left" w:pos="749"/>
              <w:tab w:val="right" w:leader="dot" w:pos="9350"/>
            </w:tabs>
            <w:rPr>
              <w:ins w:id="194" w:author="Anees Shaikh" w:date="2013-10-19T03:52:00Z"/>
              <w:rFonts w:eastAsiaTheme="minorEastAsia"/>
              <w:noProof/>
              <w:sz w:val="24"/>
              <w:szCs w:val="24"/>
              <w:lang w:eastAsia="ja-JP"/>
            </w:rPr>
          </w:pPr>
          <w:ins w:id="195" w:author="Anees Shaikh" w:date="2013-10-19T03:52: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_Toc243774066 \h </w:instrText>
            </w:r>
          </w:ins>
          <w:r>
            <w:rPr>
              <w:noProof/>
            </w:rPr>
          </w:r>
          <w:r>
            <w:rPr>
              <w:noProof/>
            </w:rPr>
            <w:fldChar w:fldCharType="separate"/>
          </w:r>
          <w:ins w:id="196" w:author="Anees Shaikh" w:date="2013-10-19T23:57:00Z">
            <w:r w:rsidR="00EE43EB">
              <w:rPr>
                <w:noProof/>
              </w:rPr>
              <w:t>24</w:t>
            </w:r>
          </w:ins>
          <w:ins w:id="197" w:author="Anees Shaikh" w:date="2013-10-19T03:52:00Z">
            <w:r>
              <w:rPr>
                <w:noProof/>
              </w:rPr>
              <w:fldChar w:fldCharType="end"/>
            </w:r>
          </w:ins>
        </w:p>
        <w:p w14:paraId="069A00D5" w14:textId="77777777" w:rsidR="00884344" w:rsidRDefault="00884344">
          <w:pPr>
            <w:pStyle w:val="TOC3"/>
            <w:tabs>
              <w:tab w:val="left" w:pos="1136"/>
              <w:tab w:val="right" w:leader="dot" w:pos="9350"/>
            </w:tabs>
            <w:rPr>
              <w:ins w:id="198" w:author="Anees Shaikh" w:date="2013-10-19T03:52:00Z"/>
              <w:rFonts w:eastAsiaTheme="minorEastAsia"/>
              <w:noProof/>
              <w:sz w:val="24"/>
              <w:szCs w:val="24"/>
              <w:lang w:eastAsia="ja-JP"/>
            </w:rPr>
          </w:pPr>
          <w:ins w:id="199" w:author="Anees Shaikh" w:date="2013-10-19T03:52: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_Toc243774067 \h </w:instrText>
            </w:r>
          </w:ins>
          <w:r>
            <w:rPr>
              <w:noProof/>
            </w:rPr>
          </w:r>
          <w:r>
            <w:rPr>
              <w:noProof/>
            </w:rPr>
            <w:fldChar w:fldCharType="separate"/>
          </w:r>
          <w:ins w:id="200" w:author="Anees Shaikh" w:date="2013-10-19T23:57:00Z">
            <w:r w:rsidR="00EE43EB">
              <w:rPr>
                <w:noProof/>
              </w:rPr>
              <w:t>24</w:t>
            </w:r>
          </w:ins>
          <w:ins w:id="201" w:author="Anees Shaikh" w:date="2013-10-19T03:52:00Z">
            <w:r>
              <w:rPr>
                <w:noProof/>
              </w:rPr>
              <w:fldChar w:fldCharType="end"/>
            </w:r>
          </w:ins>
        </w:p>
        <w:p w14:paraId="5D1EA6CC" w14:textId="77777777" w:rsidR="00884344" w:rsidRDefault="00884344">
          <w:pPr>
            <w:pStyle w:val="TOC3"/>
            <w:tabs>
              <w:tab w:val="left" w:pos="1136"/>
              <w:tab w:val="right" w:leader="dot" w:pos="9350"/>
            </w:tabs>
            <w:rPr>
              <w:ins w:id="202" w:author="Anees Shaikh" w:date="2013-10-19T03:52:00Z"/>
              <w:rFonts w:eastAsiaTheme="minorEastAsia"/>
              <w:noProof/>
              <w:sz w:val="24"/>
              <w:szCs w:val="24"/>
              <w:lang w:eastAsia="ja-JP"/>
            </w:rPr>
          </w:pPr>
          <w:ins w:id="203" w:author="Anees Shaikh" w:date="2013-10-19T03:52: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_Toc243774068 \h </w:instrText>
            </w:r>
          </w:ins>
          <w:r>
            <w:rPr>
              <w:noProof/>
            </w:rPr>
          </w:r>
          <w:r>
            <w:rPr>
              <w:noProof/>
            </w:rPr>
            <w:fldChar w:fldCharType="separate"/>
          </w:r>
          <w:ins w:id="204" w:author="Anees Shaikh" w:date="2013-10-19T23:57:00Z">
            <w:r w:rsidR="00EE43EB">
              <w:rPr>
                <w:noProof/>
              </w:rPr>
              <w:t>25</w:t>
            </w:r>
          </w:ins>
          <w:ins w:id="205" w:author="Anees Shaikh" w:date="2013-10-19T03:52:00Z">
            <w:r>
              <w:rPr>
                <w:noProof/>
              </w:rPr>
              <w:fldChar w:fldCharType="end"/>
            </w:r>
          </w:ins>
        </w:p>
        <w:p w14:paraId="7BF1BB85" w14:textId="77777777" w:rsidR="00884344" w:rsidRDefault="00884344">
          <w:pPr>
            <w:pStyle w:val="TOC2"/>
            <w:tabs>
              <w:tab w:val="left" w:pos="749"/>
              <w:tab w:val="right" w:leader="dot" w:pos="9350"/>
            </w:tabs>
            <w:rPr>
              <w:ins w:id="206" w:author="Anees Shaikh" w:date="2013-10-19T03:52:00Z"/>
              <w:rFonts w:eastAsiaTheme="minorEastAsia"/>
              <w:noProof/>
              <w:sz w:val="24"/>
              <w:szCs w:val="24"/>
              <w:lang w:eastAsia="ja-JP"/>
            </w:rPr>
          </w:pPr>
          <w:ins w:id="207" w:author="Anees Shaikh" w:date="2013-10-19T03:52: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_Toc243774069 \h </w:instrText>
            </w:r>
          </w:ins>
          <w:r>
            <w:rPr>
              <w:noProof/>
            </w:rPr>
          </w:r>
          <w:r>
            <w:rPr>
              <w:noProof/>
            </w:rPr>
            <w:fldChar w:fldCharType="separate"/>
          </w:r>
          <w:ins w:id="208" w:author="Anees Shaikh" w:date="2013-10-19T23:57:00Z">
            <w:r w:rsidR="00EE43EB">
              <w:rPr>
                <w:noProof/>
              </w:rPr>
              <w:t>25</w:t>
            </w:r>
          </w:ins>
          <w:ins w:id="209" w:author="Anees Shaikh" w:date="2013-10-19T03:52:00Z">
            <w:r>
              <w:rPr>
                <w:noProof/>
              </w:rPr>
              <w:fldChar w:fldCharType="end"/>
            </w:r>
          </w:ins>
        </w:p>
        <w:p w14:paraId="03B3CE3D" w14:textId="77777777" w:rsidR="00884344" w:rsidRDefault="00884344">
          <w:pPr>
            <w:pStyle w:val="TOC3"/>
            <w:tabs>
              <w:tab w:val="left" w:pos="1136"/>
              <w:tab w:val="right" w:leader="dot" w:pos="9350"/>
            </w:tabs>
            <w:rPr>
              <w:ins w:id="210" w:author="Anees Shaikh" w:date="2013-10-19T03:52:00Z"/>
              <w:rFonts w:eastAsiaTheme="minorEastAsia"/>
              <w:noProof/>
              <w:sz w:val="24"/>
              <w:szCs w:val="24"/>
              <w:lang w:eastAsia="ja-JP"/>
            </w:rPr>
          </w:pPr>
          <w:ins w:id="211" w:author="Anees Shaikh" w:date="2013-10-19T03:52: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_Toc243774070 \h </w:instrText>
            </w:r>
          </w:ins>
          <w:r>
            <w:rPr>
              <w:noProof/>
            </w:rPr>
          </w:r>
          <w:r>
            <w:rPr>
              <w:noProof/>
            </w:rPr>
            <w:fldChar w:fldCharType="separate"/>
          </w:r>
          <w:ins w:id="212" w:author="Anees Shaikh" w:date="2013-10-19T23:57:00Z">
            <w:r w:rsidR="00EE43EB">
              <w:rPr>
                <w:noProof/>
              </w:rPr>
              <w:t>25</w:t>
            </w:r>
          </w:ins>
          <w:ins w:id="213" w:author="Anees Shaikh" w:date="2013-10-19T03:52:00Z">
            <w:r>
              <w:rPr>
                <w:noProof/>
              </w:rPr>
              <w:fldChar w:fldCharType="end"/>
            </w:r>
          </w:ins>
        </w:p>
        <w:p w14:paraId="23FBA373" w14:textId="77777777" w:rsidR="00884344" w:rsidRDefault="00884344">
          <w:pPr>
            <w:pStyle w:val="TOC3"/>
            <w:tabs>
              <w:tab w:val="left" w:pos="1136"/>
              <w:tab w:val="right" w:leader="dot" w:pos="9350"/>
            </w:tabs>
            <w:rPr>
              <w:ins w:id="214" w:author="Anees Shaikh" w:date="2013-10-19T03:52:00Z"/>
              <w:rFonts w:eastAsiaTheme="minorEastAsia"/>
              <w:noProof/>
              <w:sz w:val="24"/>
              <w:szCs w:val="24"/>
              <w:lang w:eastAsia="ja-JP"/>
            </w:rPr>
          </w:pPr>
          <w:ins w:id="215" w:author="Anees Shaikh" w:date="2013-10-19T03:52: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_Toc243774071 \h </w:instrText>
            </w:r>
          </w:ins>
          <w:r>
            <w:rPr>
              <w:noProof/>
            </w:rPr>
          </w:r>
          <w:r>
            <w:rPr>
              <w:noProof/>
            </w:rPr>
            <w:fldChar w:fldCharType="separate"/>
          </w:r>
          <w:ins w:id="216" w:author="Anees Shaikh" w:date="2013-10-19T23:57:00Z">
            <w:r w:rsidR="00EE43EB">
              <w:rPr>
                <w:noProof/>
              </w:rPr>
              <w:t>25</w:t>
            </w:r>
          </w:ins>
          <w:ins w:id="217" w:author="Anees Shaikh" w:date="2013-10-19T03:52:00Z">
            <w:r>
              <w:rPr>
                <w:noProof/>
              </w:rPr>
              <w:fldChar w:fldCharType="end"/>
            </w:r>
          </w:ins>
        </w:p>
        <w:p w14:paraId="07BA297B" w14:textId="77777777" w:rsidR="00884344" w:rsidRDefault="00884344">
          <w:pPr>
            <w:pStyle w:val="TOC2"/>
            <w:tabs>
              <w:tab w:val="left" w:pos="749"/>
              <w:tab w:val="right" w:leader="dot" w:pos="9350"/>
            </w:tabs>
            <w:rPr>
              <w:ins w:id="218" w:author="Anees Shaikh" w:date="2013-10-19T03:52:00Z"/>
              <w:rFonts w:eastAsiaTheme="minorEastAsia"/>
              <w:noProof/>
              <w:sz w:val="24"/>
              <w:szCs w:val="24"/>
              <w:lang w:eastAsia="ja-JP"/>
            </w:rPr>
          </w:pPr>
          <w:ins w:id="219" w:author="Anees Shaikh" w:date="2013-10-19T03:52: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_Toc243774072 \h </w:instrText>
            </w:r>
          </w:ins>
          <w:r>
            <w:rPr>
              <w:noProof/>
            </w:rPr>
          </w:r>
          <w:r>
            <w:rPr>
              <w:noProof/>
            </w:rPr>
            <w:fldChar w:fldCharType="separate"/>
          </w:r>
          <w:ins w:id="220" w:author="Anees Shaikh" w:date="2013-10-19T23:57:00Z">
            <w:r w:rsidR="00EE43EB">
              <w:rPr>
                <w:noProof/>
              </w:rPr>
              <w:t>26</w:t>
            </w:r>
          </w:ins>
          <w:ins w:id="221" w:author="Anees Shaikh" w:date="2013-10-19T03:52:00Z">
            <w:r>
              <w:rPr>
                <w:noProof/>
              </w:rPr>
              <w:fldChar w:fldCharType="end"/>
            </w:r>
          </w:ins>
        </w:p>
        <w:p w14:paraId="0BD5F7BA" w14:textId="77777777" w:rsidR="00884344" w:rsidRDefault="00884344">
          <w:pPr>
            <w:pStyle w:val="TOC3"/>
            <w:tabs>
              <w:tab w:val="left" w:pos="1136"/>
              <w:tab w:val="right" w:leader="dot" w:pos="9350"/>
            </w:tabs>
            <w:rPr>
              <w:ins w:id="222" w:author="Anees Shaikh" w:date="2013-10-19T03:52:00Z"/>
              <w:rFonts w:eastAsiaTheme="minorEastAsia"/>
              <w:noProof/>
              <w:sz w:val="24"/>
              <w:szCs w:val="24"/>
              <w:lang w:eastAsia="ja-JP"/>
            </w:rPr>
          </w:pPr>
          <w:ins w:id="223" w:author="Anees Shaikh" w:date="2013-10-19T03:52: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_Toc243774073 \h </w:instrText>
            </w:r>
          </w:ins>
          <w:r>
            <w:rPr>
              <w:noProof/>
            </w:rPr>
          </w:r>
          <w:r>
            <w:rPr>
              <w:noProof/>
            </w:rPr>
            <w:fldChar w:fldCharType="separate"/>
          </w:r>
          <w:ins w:id="224" w:author="Anees Shaikh" w:date="2013-10-19T23:57:00Z">
            <w:r w:rsidR="00EE43EB">
              <w:rPr>
                <w:noProof/>
              </w:rPr>
              <w:t>26</w:t>
            </w:r>
          </w:ins>
          <w:ins w:id="225" w:author="Anees Shaikh" w:date="2013-10-19T03:52:00Z">
            <w:r>
              <w:rPr>
                <w:noProof/>
              </w:rPr>
              <w:fldChar w:fldCharType="end"/>
            </w:r>
          </w:ins>
        </w:p>
        <w:p w14:paraId="2A8D5C36" w14:textId="77777777" w:rsidR="00884344" w:rsidRDefault="00884344">
          <w:pPr>
            <w:pStyle w:val="TOC3"/>
            <w:tabs>
              <w:tab w:val="left" w:pos="1136"/>
              <w:tab w:val="right" w:leader="dot" w:pos="9350"/>
            </w:tabs>
            <w:rPr>
              <w:ins w:id="226" w:author="Anees Shaikh" w:date="2013-10-19T03:52:00Z"/>
              <w:rFonts w:eastAsiaTheme="minorEastAsia"/>
              <w:noProof/>
              <w:sz w:val="24"/>
              <w:szCs w:val="24"/>
              <w:lang w:eastAsia="ja-JP"/>
            </w:rPr>
          </w:pPr>
          <w:ins w:id="227" w:author="Anees Shaikh" w:date="2013-10-19T03:52: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_Toc243774074 \h </w:instrText>
            </w:r>
          </w:ins>
          <w:r>
            <w:rPr>
              <w:noProof/>
            </w:rPr>
          </w:r>
          <w:r>
            <w:rPr>
              <w:noProof/>
            </w:rPr>
            <w:fldChar w:fldCharType="separate"/>
          </w:r>
          <w:ins w:id="228" w:author="Anees Shaikh" w:date="2013-10-19T23:57:00Z">
            <w:r w:rsidR="00EE43EB">
              <w:rPr>
                <w:noProof/>
              </w:rPr>
              <w:t>27</w:t>
            </w:r>
          </w:ins>
          <w:ins w:id="229" w:author="Anees Shaikh" w:date="2013-10-19T03:52:00Z">
            <w:r>
              <w:rPr>
                <w:noProof/>
              </w:rPr>
              <w:fldChar w:fldCharType="end"/>
            </w:r>
          </w:ins>
        </w:p>
        <w:p w14:paraId="0C173B98" w14:textId="77777777" w:rsidR="00884344" w:rsidRDefault="00884344">
          <w:pPr>
            <w:pStyle w:val="TOC2"/>
            <w:tabs>
              <w:tab w:val="left" w:pos="871"/>
              <w:tab w:val="right" w:leader="dot" w:pos="9350"/>
            </w:tabs>
            <w:rPr>
              <w:ins w:id="230" w:author="Anees Shaikh" w:date="2013-10-19T03:52:00Z"/>
              <w:rFonts w:eastAsiaTheme="minorEastAsia"/>
              <w:noProof/>
              <w:sz w:val="24"/>
              <w:szCs w:val="24"/>
              <w:lang w:eastAsia="ja-JP"/>
            </w:rPr>
          </w:pPr>
          <w:ins w:id="231" w:author="Anees Shaikh" w:date="2013-10-19T03:52: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_Toc243774075 \h </w:instrText>
            </w:r>
          </w:ins>
          <w:r>
            <w:rPr>
              <w:noProof/>
            </w:rPr>
          </w:r>
          <w:r>
            <w:rPr>
              <w:noProof/>
            </w:rPr>
            <w:fldChar w:fldCharType="separate"/>
          </w:r>
          <w:ins w:id="232" w:author="Anees Shaikh" w:date="2013-10-19T23:57:00Z">
            <w:r w:rsidR="00EE43EB">
              <w:rPr>
                <w:noProof/>
              </w:rPr>
              <w:t>28</w:t>
            </w:r>
          </w:ins>
          <w:ins w:id="233" w:author="Anees Shaikh" w:date="2013-10-19T03:52:00Z">
            <w:r>
              <w:rPr>
                <w:noProof/>
              </w:rPr>
              <w:fldChar w:fldCharType="end"/>
            </w:r>
          </w:ins>
        </w:p>
        <w:p w14:paraId="7255DDA1" w14:textId="77777777" w:rsidR="00884344" w:rsidRDefault="00884344">
          <w:pPr>
            <w:pStyle w:val="TOC3"/>
            <w:tabs>
              <w:tab w:val="left" w:pos="1258"/>
              <w:tab w:val="right" w:leader="dot" w:pos="9350"/>
            </w:tabs>
            <w:rPr>
              <w:ins w:id="234" w:author="Anees Shaikh" w:date="2013-10-19T03:52:00Z"/>
              <w:rFonts w:eastAsiaTheme="minorEastAsia"/>
              <w:noProof/>
              <w:sz w:val="24"/>
              <w:szCs w:val="24"/>
              <w:lang w:eastAsia="ja-JP"/>
            </w:rPr>
          </w:pPr>
          <w:ins w:id="235" w:author="Anees Shaikh" w:date="2013-10-19T03:52: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_Toc243774076 \h </w:instrText>
            </w:r>
          </w:ins>
          <w:r>
            <w:rPr>
              <w:noProof/>
            </w:rPr>
          </w:r>
          <w:r>
            <w:rPr>
              <w:noProof/>
            </w:rPr>
            <w:fldChar w:fldCharType="separate"/>
          </w:r>
          <w:ins w:id="236" w:author="Anees Shaikh" w:date="2013-10-19T23:57:00Z">
            <w:r w:rsidR="00EE43EB">
              <w:rPr>
                <w:noProof/>
              </w:rPr>
              <w:t>29</w:t>
            </w:r>
          </w:ins>
          <w:ins w:id="237" w:author="Anees Shaikh" w:date="2013-10-19T03:52:00Z">
            <w:r>
              <w:rPr>
                <w:noProof/>
              </w:rPr>
              <w:fldChar w:fldCharType="end"/>
            </w:r>
          </w:ins>
        </w:p>
        <w:p w14:paraId="63245828" w14:textId="77777777" w:rsidR="00884344" w:rsidRDefault="00884344">
          <w:pPr>
            <w:pStyle w:val="TOC3"/>
            <w:tabs>
              <w:tab w:val="left" w:pos="1258"/>
              <w:tab w:val="right" w:leader="dot" w:pos="9350"/>
            </w:tabs>
            <w:rPr>
              <w:ins w:id="238" w:author="Anees Shaikh" w:date="2013-10-19T03:52:00Z"/>
              <w:rFonts w:eastAsiaTheme="minorEastAsia"/>
              <w:noProof/>
              <w:sz w:val="24"/>
              <w:szCs w:val="24"/>
              <w:lang w:eastAsia="ja-JP"/>
            </w:rPr>
          </w:pPr>
          <w:ins w:id="239" w:author="Anees Shaikh" w:date="2013-10-19T03:52: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_Toc243774077 \h </w:instrText>
            </w:r>
          </w:ins>
          <w:r>
            <w:rPr>
              <w:noProof/>
            </w:rPr>
          </w:r>
          <w:r>
            <w:rPr>
              <w:noProof/>
            </w:rPr>
            <w:fldChar w:fldCharType="separate"/>
          </w:r>
          <w:ins w:id="240" w:author="Anees Shaikh" w:date="2013-10-19T23:57:00Z">
            <w:r w:rsidR="00EE43EB">
              <w:rPr>
                <w:noProof/>
              </w:rPr>
              <w:t>29</w:t>
            </w:r>
          </w:ins>
          <w:ins w:id="241" w:author="Anees Shaikh" w:date="2013-10-19T03:52:00Z">
            <w:r>
              <w:rPr>
                <w:noProof/>
              </w:rPr>
              <w:fldChar w:fldCharType="end"/>
            </w:r>
          </w:ins>
        </w:p>
        <w:p w14:paraId="0456DB50" w14:textId="77777777" w:rsidR="00884344" w:rsidRDefault="00884344">
          <w:pPr>
            <w:pStyle w:val="TOC2"/>
            <w:tabs>
              <w:tab w:val="left" w:pos="871"/>
              <w:tab w:val="right" w:leader="dot" w:pos="9350"/>
            </w:tabs>
            <w:rPr>
              <w:ins w:id="242" w:author="Anees Shaikh" w:date="2013-10-19T03:52:00Z"/>
              <w:rFonts w:eastAsiaTheme="minorEastAsia"/>
              <w:noProof/>
              <w:sz w:val="24"/>
              <w:szCs w:val="24"/>
              <w:lang w:eastAsia="ja-JP"/>
            </w:rPr>
          </w:pPr>
          <w:ins w:id="243" w:author="Anees Shaikh" w:date="2013-10-19T03:52: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_Toc243774078 \h </w:instrText>
            </w:r>
          </w:ins>
          <w:r>
            <w:rPr>
              <w:noProof/>
            </w:rPr>
          </w:r>
          <w:r>
            <w:rPr>
              <w:noProof/>
            </w:rPr>
            <w:fldChar w:fldCharType="separate"/>
          </w:r>
          <w:ins w:id="244" w:author="Anees Shaikh" w:date="2013-10-19T23:57:00Z">
            <w:r w:rsidR="00EE43EB">
              <w:rPr>
                <w:noProof/>
              </w:rPr>
              <w:t>29</w:t>
            </w:r>
          </w:ins>
          <w:ins w:id="245" w:author="Anees Shaikh" w:date="2013-10-19T03:52:00Z">
            <w:r>
              <w:rPr>
                <w:noProof/>
              </w:rPr>
              <w:fldChar w:fldCharType="end"/>
            </w:r>
          </w:ins>
        </w:p>
        <w:p w14:paraId="13284B4E" w14:textId="77777777" w:rsidR="00884344" w:rsidRDefault="00884344">
          <w:pPr>
            <w:pStyle w:val="TOC3"/>
            <w:tabs>
              <w:tab w:val="left" w:pos="1258"/>
              <w:tab w:val="right" w:leader="dot" w:pos="9350"/>
            </w:tabs>
            <w:rPr>
              <w:ins w:id="246" w:author="Anees Shaikh" w:date="2013-10-19T03:52:00Z"/>
              <w:rFonts w:eastAsiaTheme="minorEastAsia"/>
              <w:noProof/>
              <w:sz w:val="24"/>
              <w:szCs w:val="24"/>
              <w:lang w:eastAsia="ja-JP"/>
            </w:rPr>
          </w:pPr>
          <w:ins w:id="247" w:author="Anees Shaikh" w:date="2013-10-19T03:52: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_Toc243774079 \h </w:instrText>
            </w:r>
          </w:ins>
          <w:r>
            <w:rPr>
              <w:noProof/>
            </w:rPr>
          </w:r>
          <w:r>
            <w:rPr>
              <w:noProof/>
            </w:rPr>
            <w:fldChar w:fldCharType="separate"/>
          </w:r>
          <w:ins w:id="248" w:author="Anees Shaikh" w:date="2013-10-19T23:57:00Z">
            <w:r w:rsidR="00EE43EB">
              <w:rPr>
                <w:noProof/>
              </w:rPr>
              <w:t>30</w:t>
            </w:r>
          </w:ins>
          <w:ins w:id="249" w:author="Anees Shaikh" w:date="2013-10-19T03:52:00Z">
            <w:r>
              <w:rPr>
                <w:noProof/>
              </w:rPr>
              <w:fldChar w:fldCharType="end"/>
            </w:r>
          </w:ins>
        </w:p>
        <w:p w14:paraId="0BDDAE81" w14:textId="77777777" w:rsidR="00884344" w:rsidRDefault="00884344">
          <w:pPr>
            <w:pStyle w:val="TOC3"/>
            <w:tabs>
              <w:tab w:val="left" w:pos="1258"/>
              <w:tab w:val="right" w:leader="dot" w:pos="9350"/>
            </w:tabs>
            <w:rPr>
              <w:ins w:id="250" w:author="Anees Shaikh" w:date="2013-10-19T03:52:00Z"/>
              <w:rFonts w:eastAsiaTheme="minorEastAsia"/>
              <w:noProof/>
              <w:sz w:val="24"/>
              <w:szCs w:val="24"/>
              <w:lang w:eastAsia="ja-JP"/>
            </w:rPr>
          </w:pPr>
          <w:ins w:id="251" w:author="Anees Shaikh" w:date="2013-10-19T03:52: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_Toc243774080 \h </w:instrText>
            </w:r>
          </w:ins>
          <w:r>
            <w:rPr>
              <w:noProof/>
            </w:rPr>
          </w:r>
          <w:r>
            <w:rPr>
              <w:noProof/>
            </w:rPr>
            <w:fldChar w:fldCharType="separate"/>
          </w:r>
          <w:ins w:id="252" w:author="Anees Shaikh" w:date="2013-10-19T23:57:00Z">
            <w:r w:rsidR="00EE43EB">
              <w:rPr>
                <w:noProof/>
              </w:rPr>
              <w:t>30</w:t>
            </w:r>
          </w:ins>
          <w:ins w:id="253" w:author="Anees Shaikh" w:date="2013-10-19T03:52:00Z">
            <w:r>
              <w:rPr>
                <w:noProof/>
              </w:rPr>
              <w:fldChar w:fldCharType="end"/>
            </w:r>
          </w:ins>
        </w:p>
        <w:p w14:paraId="527C430F" w14:textId="77777777" w:rsidR="00884344" w:rsidRDefault="00884344">
          <w:pPr>
            <w:pStyle w:val="TOC2"/>
            <w:tabs>
              <w:tab w:val="left" w:pos="871"/>
              <w:tab w:val="right" w:leader="dot" w:pos="9350"/>
            </w:tabs>
            <w:rPr>
              <w:ins w:id="254" w:author="Anees Shaikh" w:date="2013-10-19T03:52:00Z"/>
              <w:rFonts w:eastAsiaTheme="minorEastAsia"/>
              <w:noProof/>
              <w:sz w:val="24"/>
              <w:szCs w:val="24"/>
              <w:lang w:eastAsia="ja-JP"/>
            </w:rPr>
          </w:pPr>
          <w:ins w:id="255" w:author="Anees Shaikh" w:date="2013-10-19T03:52: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_Toc243774081 \h </w:instrText>
            </w:r>
          </w:ins>
          <w:r>
            <w:rPr>
              <w:noProof/>
            </w:rPr>
          </w:r>
          <w:r>
            <w:rPr>
              <w:noProof/>
            </w:rPr>
            <w:fldChar w:fldCharType="separate"/>
          </w:r>
          <w:ins w:id="256" w:author="Anees Shaikh" w:date="2013-10-19T23:57:00Z">
            <w:r w:rsidR="00EE43EB">
              <w:rPr>
                <w:noProof/>
              </w:rPr>
              <w:t>31</w:t>
            </w:r>
          </w:ins>
          <w:ins w:id="257" w:author="Anees Shaikh" w:date="2013-10-19T03:52:00Z">
            <w:r>
              <w:rPr>
                <w:noProof/>
              </w:rPr>
              <w:fldChar w:fldCharType="end"/>
            </w:r>
          </w:ins>
        </w:p>
        <w:p w14:paraId="04257922" w14:textId="77777777" w:rsidR="00884344" w:rsidRDefault="00884344">
          <w:pPr>
            <w:pStyle w:val="TOC3"/>
            <w:tabs>
              <w:tab w:val="left" w:pos="1258"/>
              <w:tab w:val="right" w:leader="dot" w:pos="9350"/>
            </w:tabs>
            <w:rPr>
              <w:ins w:id="258" w:author="Anees Shaikh" w:date="2013-10-19T03:52:00Z"/>
              <w:rFonts w:eastAsiaTheme="minorEastAsia"/>
              <w:noProof/>
              <w:sz w:val="24"/>
              <w:szCs w:val="24"/>
              <w:lang w:eastAsia="ja-JP"/>
            </w:rPr>
          </w:pPr>
          <w:ins w:id="259" w:author="Anees Shaikh" w:date="2013-10-19T03:52: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_Toc243774082 \h </w:instrText>
            </w:r>
          </w:ins>
          <w:r>
            <w:rPr>
              <w:noProof/>
            </w:rPr>
          </w:r>
          <w:r>
            <w:rPr>
              <w:noProof/>
            </w:rPr>
            <w:fldChar w:fldCharType="separate"/>
          </w:r>
          <w:ins w:id="260" w:author="Anees Shaikh" w:date="2013-10-19T23:57:00Z">
            <w:r w:rsidR="00EE43EB">
              <w:rPr>
                <w:noProof/>
              </w:rPr>
              <w:t>31</w:t>
            </w:r>
          </w:ins>
          <w:ins w:id="261" w:author="Anees Shaikh" w:date="2013-10-19T03:52:00Z">
            <w:r>
              <w:rPr>
                <w:noProof/>
              </w:rPr>
              <w:fldChar w:fldCharType="end"/>
            </w:r>
          </w:ins>
        </w:p>
        <w:p w14:paraId="2CA4C94C" w14:textId="77777777" w:rsidR="00884344" w:rsidRDefault="00884344">
          <w:pPr>
            <w:pStyle w:val="TOC3"/>
            <w:tabs>
              <w:tab w:val="left" w:pos="1258"/>
              <w:tab w:val="right" w:leader="dot" w:pos="9350"/>
            </w:tabs>
            <w:rPr>
              <w:ins w:id="262" w:author="Anees Shaikh" w:date="2013-10-19T03:52:00Z"/>
              <w:rFonts w:eastAsiaTheme="minorEastAsia"/>
              <w:noProof/>
              <w:sz w:val="24"/>
              <w:szCs w:val="24"/>
              <w:lang w:eastAsia="ja-JP"/>
            </w:rPr>
          </w:pPr>
          <w:ins w:id="263" w:author="Anees Shaikh" w:date="2013-10-19T03:52: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_Toc243774083 \h </w:instrText>
            </w:r>
          </w:ins>
          <w:r>
            <w:rPr>
              <w:noProof/>
            </w:rPr>
          </w:r>
          <w:r>
            <w:rPr>
              <w:noProof/>
            </w:rPr>
            <w:fldChar w:fldCharType="separate"/>
          </w:r>
          <w:ins w:id="264" w:author="Anees Shaikh" w:date="2013-10-19T23:57:00Z">
            <w:r w:rsidR="00EE43EB">
              <w:rPr>
                <w:noProof/>
              </w:rPr>
              <w:t>31</w:t>
            </w:r>
          </w:ins>
          <w:ins w:id="265" w:author="Anees Shaikh" w:date="2013-10-19T03:52:00Z">
            <w:r>
              <w:rPr>
                <w:noProof/>
              </w:rPr>
              <w:fldChar w:fldCharType="end"/>
            </w:r>
          </w:ins>
        </w:p>
        <w:p w14:paraId="48CB2813" w14:textId="77777777" w:rsidR="00884344" w:rsidRDefault="00884344">
          <w:pPr>
            <w:pStyle w:val="TOC2"/>
            <w:tabs>
              <w:tab w:val="left" w:pos="871"/>
              <w:tab w:val="right" w:leader="dot" w:pos="9350"/>
            </w:tabs>
            <w:rPr>
              <w:ins w:id="266" w:author="Anees Shaikh" w:date="2013-10-19T03:52:00Z"/>
              <w:rFonts w:eastAsiaTheme="minorEastAsia"/>
              <w:noProof/>
              <w:sz w:val="24"/>
              <w:szCs w:val="24"/>
              <w:lang w:eastAsia="ja-JP"/>
            </w:rPr>
          </w:pPr>
          <w:ins w:id="267" w:author="Anees Shaikh" w:date="2013-10-19T03:52: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_Toc243774084 \h </w:instrText>
            </w:r>
          </w:ins>
          <w:r>
            <w:rPr>
              <w:noProof/>
            </w:rPr>
          </w:r>
          <w:r>
            <w:rPr>
              <w:noProof/>
            </w:rPr>
            <w:fldChar w:fldCharType="separate"/>
          </w:r>
          <w:ins w:id="268" w:author="Anees Shaikh" w:date="2013-10-19T23:57:00Z">
            <w:r w:rsidR="00EE43EB">
              <w:rPr>
                <w:noProof/>
              </w:rPr>
              <w:t>31</w:t>
            </w:r>
          </w:ins>
          <w:ins w:id="269" w:author="Anees Shaikh" w:date="2013-10-19T03:52:00Z">
            <w:r>
              <w:rPr>
                <w:noProof/>
              </w:rPr>
              <w:fldChar w:fldCharType="end"/>
            </w:r>
          </w:ins>
        </w:p>
        <w:p w14:paraId="34CD34F9" w14:textId="77777777" w:rsidR="00884344" w:rsidRDefault="00884344">
          <w:pPr>
            <w:pStyle w:val="TOC3"/>
            <w:tabs>
              <w:tab w:val="left" w:pos="1258"/>
              <w:tab w:val="right" w:leader="dot" w:pos="9350"/>
            </w:tabs>
            <w:rPr>
              <w:ins w:id="270" w:author="Anees Shaikh" w:date="2013-10-19T03:52:00Z"/>
              <w:rFonts w:eastAsiaTheme="minorEastAsia"/>
              <w:noProof/>
              <w:sz w:val="24"/>
              <w:szCs w:val="24"/>
              <w:lang w:eastAsia="ja-JP"/>
            </w:rPr>
          </w:pPr>
          <w:ins w:id="271" w:author="Anees Shaikh" w:date="2013-10-19T03:52:00Z">
            <w:r>
              <w:rPr>
                <w:noProof/>
              </w:rPr>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_Toc243774085 \h </w:instrText>
            </w:r>
          </w:ins>
          <w:r>
            <w:rPr>
              <w:noProof/>
            </w:rPr>
          </w:r>
          <w:r>
            <w:rPr>
              <w:noProof/>
            </w:rPr>
            <w:fldChar w:fldCharType="separate"/>
          </w:r>
          <w:ins w:id="272" w:author="Anees Shaikh" w:date="2013-10-19T23:57:00Z">
            <w:r w:rsidR="00EE43EB">
              <w:rPr>
                <w:noProof/>
              </w:rPr>
              <w:t>32</w:t>
            </w:r>
          </w:ins>
          <w:ins w:id="273" w:author="Anees Shaikh" w:date="2013-10-19T03:52:00Z">
            <w:r>
              <w:rPr>
                <w:noProof/>
              </w:rPr>
              <w:fldChar w:fldCharType="end"/>
            </w:r>
          </w:ins>
        </w:p>
        <w:p w14:paraId="3F7606A7" w14:textId="77777777" w:rsidR="00884344" w:rsidRDefault="00884344">
          <w:pPr>
            <w:pStyle w:val="TOC3"/>
            <w:tabs>
              <w:tab w:val="left" w:pos="1258"/>
              <w:tab w:val="right" w:leader="dot" w:pos="9350"/>
            </w:tabs>
            <w:rPr>
              <w:ins w:id="274" w:author="Anees Shaikh" w:date="2013-10-19T03:52:00Z"/>
              <w:rFonts w:eastAsiaTheme="minorEastAsia"/>
              <w:noProof/>
              <w:sz w:val="24"/>
              <w:szCs w:val="24"/>
              <w:lang w:eastAsia="ja-JP"/>
            </w:rPr>
          </w:pPr>
          <w:ins w:id="275" w:author="Anees Shaikh" w:date="2013-10-19T03:52: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_Toc243774086 \h </w:instrText>
            </w:r>
          </w:ins>
          <w:r>
            <w:rPr>
              <w:noProof/>
            </w:rPr>
          </w:r>
          <w:r>
            <w:rPr>
              <w:noProof/>
            </w:rPr>
            <w:fldChar w:fldCharType="separate"/>
          </w:r>
          <w:ins w:id="276" w:author="Anees Shaikh" w:date="2013-10-19T23:57:00Z">
            <w:r w:rsidR="00EE43EB">
              <w:rPr>
                <w:noProof/>
              </w:rPr>
              <w:t>32</w:t>
            </w:r>
          </w:ins>
          <w:ins w:id="277" w:author="Anees Shaikh" w:date="2013-10-19T03:52:00Z">
            <w:r>
              <w:rPr>
                <w:noProof/>
              </w:rPr>
              <w:fldChar w:fldCharType="end"/>
            </w:r>
          </w:ins>
        </w:p>
        <w:p w14:paraId="2DEA1879" w14:textId="77777777" w:rsidR="00884344" w:rsidRDefault="00884344">
          <w:pPr>
            <w:pStyle w:val="TOC2"/>
            <w:tabs>
              <w:tab w:val="left" w:pos="871"/>
              <w:tab w:val="right" w:leader="dot" w:pos="9350"/>
            </w:tabs>
            <w:rPr>
              <w:ins w:id="278" w:author="Anees Shaikh" w:date="2013-10-19T03:52:00Z"/>
              <w:rFonts w:eastAsiaTheme="minorEastAsia"/>
              <w:noProof/>
              <w:sz w:val="24"/>
              <w:szCs w:val="24"/>
              <w:lang w:eastAsia="ja-JP"/>
            </w:rPr>
          </w:pPr>
          <w:ins w:id="279" w:author="Anees Shaikh" w:date="2013-10-19T03:52: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_Toc243774087 \h </w:instrText>
            </w:r>
          </w:ins>
          <w:r>
            <w:rPr>
              <w:noProof/>
            </w:rPr>
          </w:r>
          <w:r>
            <w:rPr>
              <w:noProof/>
            </w:rPr>
            <w:fldChar w:fldCharType="separate"/>
          </w:r>
          <w:ins w:id="280" w:author="Anees Shaikh" w:date="2013-10-19T23:57:00Z">
            <w:r w:rsidR="00EE43EB">
              <w:rPr>
                <w:noProof/>
              </w:rPr>
              <w:t>33</w:t>
            </w:r>
          </w:ins>
          <w:ins w:id="281" w:author="Anees Shaikh" w:date="2013-10-19T03:52:00Z">
            <w:r>
              <w:rPr>
                <w:noProof/>
              </w:rPr>
              <w:fldChar w:fldCharType="end"/>
            </w:r>
          </w:ins>
        </w:p>
        <w:p w14:paraId="08B9B1B4" w14:textId="77777777" w:rsidR="00884344" w:rsidRDefault="00884344">
          <w:pPr>
            <w:pStyle w:val="TOC3"/>
            <w:tabs>
              <w:tab w:val="left" w:pos="1258"/>
              <w:tab w:val="right" w:leader="dot" w:pos="9350"/>
            </w:tabs>
            <w:rPr>
              <w:ins w:id="282" w:author="Anees Shaikh" w:date="2013-10-19T03:52:00Z"/>
              <w:rFonts w:eastAsiaTheme="minorEastAsia"/>
              <w:noProof/>
              <w:sz w:val="24"/>
              <w:szCs w:val="24"/>
              <w:lang w:eastAsia="ja-JP"/>
            </w:rPr>
          </w:pPr>
          <w:ins w:id="283" w:author="Anees Shaikh" w:date="2013-10-19T03:52: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_Toc243774088 \h </w:instrText>
            </w:r>
          </w:ins>
          <w:r>
            <w:rPr>
              <w:noProof/>
            </w:rPr>
          </w:r>
          <w:r>
            <w:rPr>
              <w:noProof/>
            </w:rPr>
            <w:fldChar w:fldCharType="separate"/>
          </w:r>
          <w:ins w:id="284" w:author="Anees Shaikh" w:date="2013-10-19T23:57:00Z">
            <w:r w:rsidR="00EE43EB">
              <w:rPr>
                <w:noProof/>
              </w:rPr>
              <w:t>33</w:t>
            </w:r>
          </w:ins>
          <w:ins w:id="285" w:author="Anees Shaikh" w:date="2013-10-19T03:52:00Z">
            <w:r>
              <w:rPr>
                <w:noProof/>
              </w:rPr>
              <w:fldChar w:fldCharType="end"/>
            </w:r>
          </w:ins>
        </w:p>
        <w:p w14:paraId="56E2EE67" w14:textId="77777777" w:rsidR="00884344" w:rsidRDefault="00884344">
          <w:pPr>
            <w:pStyle w:val="TOC3"/>
            <w:tabs>
              <w:tab w:val="left" w:pos="1258"/>
              <w:tab w:val="right" w:leader="dot" w:pos="9350"/>
            </w:tabs>
            <w:rPr>
              <w:ins w:id="286" w:author="Anees Shaikh" w:date="2013-10-19T03:52:00Z"/>
              <w:rFonts w:eastAsiaTheme="minorEastAsia"/>
              <w:noProof/>
              <w:sz w:val="24"/>
              <w:szCs w:val="24"/>
              <w:lang w:eastAsia="ja-JP"/>
            </w:rPr>
          </w:pPr>
          <w:ins w:id="287" w:author="Anees Shaikh" w:date="2013-10-19T03:52: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_Toc243774089 \h </w:instrText>
            </w:r>
          </w:ins>
          <w:r>
            <w:rPr>
              <w:noProof/>
            </w:rPr>
          </w:r>
          <w:r>
            <w:rPr>
              <w:noProof/>
            </w:rPr>
            <w:fldChar w:fldCharType="separate"/>
          </w:r>
          <w:ins w:id="288" w:author="Anees Shaikh" w:date="2013-10-19T23:57:00Z">
            <w:r w:rsidR="00EE43EB">
              <w:rPr>
                <w:noProof/>
              </w:rPr>
              <w:t>33</w:t>
            </w:r>
          </w:ins>
          <w:ins w:id="289" w:author="Anees Shaikh" w:date="2013-10-19T03:52:00Z">
            <w:r>
              <w:rPr>
                <w:noProof/>
              </w:rPr>
              <w:fldChar w:fldCharType="end"/>
            </w:r>
          </w:ins>
        </w:p>
        <w:p w14:paraId="5AE0BF1B" w14:textId="77777777" w:rsidR="00884344" w:rsidRDefault="00884344">
          <w:pPr>
            <w:pStyle w:val="TOC2"/>
            <w:tabs>
              <w:tab w:val="left" w:pos="871"/>
              <w:tab w:val="right" w:leader="dot" w:pos="9350"/>
            </w:tabs>
            <w:rPr>
              <w:ins w:id="290" w:author="Anees Shaikh" w:date="2013-10-19T03:52:00Z"/>
              <w:rFonts w:eastAsiaTheme="minorEastAsia"/>
              <w:noProof/>
              <w:sz w:val="24"/>
              <w:szCs w:val="24"/>
              <w:lang w:eastAsia="ja-JP"/>
            </w:rPr>
          </w:pPr>
          <w:ins w:id="291" w:author="Anees Shaikh" w:date="2013-10-19T03:52: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_Toc243774090 \h </w:instrText>
            </w:r>
          </w:ins>
          <w:r>
            <w:rPr>
              <w:noProof/>
            </w:rPr>
          </w:r>
          <w:r>
            <w:rPr>
              <w:noProof/>
            </w:rPr>
            <w:fldChar w:fldCharType="separate"/>
          </w:r>
          <w:ins w:id="292" w:author="Anees Shaikh" w:date="2013-10-19T23:57:00Z">
            <w:r w:rsidR="00EE43EB">
              <w:rPr>
                <w:noProof/>
              </w:rPr>
              <w:t>34</w:t>
            </w:r>
          </w:ins>
          <w:ins w:id="293" w:author="Anees Shaikh" w:date="2013-10-19T03:52:00Z">
            <w:r>
              <w:rPr>
                <w:noProof/>
              </w:rPr>
              <w:fldChar w:fldCharType="end"/>
            </w:r>
          </w:ins>
        </w:p>
        <w:p w14:paraId="7B1058E7" w14:textId="77777777" w:rsidR="00884344" w:rsidRDefault="00884344">
          <w:pPr>
            <w:pStyle w:val="TOC3"/>
            <w:tabs>
              <w:tab w:val="left" w:pos="1258"/>
              <w:tab w:val="right" w:leader="dot" w:pos="9350"/>
            </w:tabs>
            <w:rPr>
              <w:ins w:id="294" w:author="Anees Shaikh" w:date="2013-10-19T03:52:00Z"/>
              <w:rFonts w:eastAsiaTheme="minorEastAsia"/>
              <w:noProof/>
              <w:sz w:val="24"/>
              <w:szCs w:val="24"/>
              <w:lang w:eastAsia="ja-JP"/>
            </w:rPr>
          </w:pPr>
          <w:ins w:id="295" w:author="Anees Shaikh" w:date="2013-10-19T03:52: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_Toc243774091 \h </w:instrText>
            </w:r>
          </w:ins>
          <w:r>
            <w:rPr>
              <w:noProof/>
            </w:rPr>
          </w:r>
          <w:r>
            <w:rPr>
              <w:noProof/>
            </w:rPr>
            <w:fldChar w:fldCharType="separate"/>
          </w:r>
          <w:ins w:id="296" w:author="Anees Shaikh" w:date="2013-10-19T23:57:00Z">
            <w:r w:rsidR="00EE43EB">
              <w:rPr>
                <w:noProof/>
              </w:rPr>
              <w:t>35</w:t>
            </w:r>
          </w:ins>
          <w:ins w:id="297" w:author="Anees Shaikh" w:date="2013-10-19T03:52:00Z">
            <w:r>
              <w:rPr>
                <w:noProof/>
              </w:rPr>
              <w:fldChar w:fldCharType="end"/>
            </w:r>
          </w:ins>
        </w:p>
        <w:p w14:paraId="3D2F9DEA" w14:textId="77777777" w:rsidR="00884344" w:rsidRDefault="00884344">
          <w:pPr>
            <w:pStyle w:val="TOC3"/>
            <w:tabs>
              <w:tab w:val="left" w:pos="1258"/>
              <w:tab w:val="right" w:leader="dot" w:pos="9350"/>
            </w:tabs>
            <w:rPr>
              <w:ins w:id="298" w:author="Anees Shaikh" w:date="2013-10-19T03:52:00Z"/>
              <w:rFonts w:eastAsiaTheme="minorEastAsia"/>
              <w:noProof/>
              <w:sz w:val="24"/>
              <w:szCs w:val="24"/>
              <w:lang w:eastAsia="ja-JP"/>
            </w:rPr>
          </w:pPr>
          <w:ins w:id="299" w:author="Anees Shaikh" w:date="2013-10-19T03:52: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_Toc243774092 \h </w:instrText>
            </w:r>
          </w:ins>
          <w:r>
            <w:rPr>
              <w:noProof/>
            </w:rPr>
          </w:r>
          <w:r>
            <w:rPr>
              <w:noProof/>
            </w:rPr>
            <w:fldChar w:fldCharType="separate"/>
          </w:r>
          <w:ins w:id="300" w:author="Anees Shaikh" w:date="2013-10-19T23:57:00Z">
            <w:r w:rsidR="00EE43EB">
              <w:rPr>
                <w:noProof/>
              </w:rPr>
              <w:t>35</w:t>
            </w:r>
          </w:ins>
          <w:ins w:id="301" w:author="Anees Shaikh" w:date="2013-10-19T03:52:00Z">
            <w:r>
              <w:rPr>
                <w:noProof/>
              </w:rPr>
              <w:fldChar w:fldCharType="end"/>
            </w:r>
          </w:ins>
        </w:p>
        <w:p w14:paraId="66C9E78E" w14:textId="77777777" w:rsidR="00884344" w:rsidRDefault="00884344">
          <w:pPr>
            <w:pStyle w:val="TOC1"/>
            <w:tabs>
              <w:tab w:val="left" w:pos="362"/>
              <w:tab w:val="right" w:leader="dot" w:pos="9350"/>
            </w:tabs>
            <w:rPr>
              <w:ins w:id="302" w:author="Anees Shaikh" w:date="2013-10-19T03:52:00Z"/>
              <w:rFonts w:eastAsiaTheme="minorEastAsia"/>
              <w:noProof/>
              <w:sz w:val="24"/>
              <w:szCs w:val="24"/>
              <w:lang w:eastAsia="ja-JP"/>
            </w:rPr>
          </w:pPr>
          <w:ins w:id="303" w:author="Anees Shaikh" w:date="2013-10-19T03:52: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_Toc243774093 \h </w:instrText>
            </w:r>
          </w:ins>
          <w:r>
            <w:rPr>
              <w:noProof/>
            </w:rPr>
          </w:r>
          <w:r>
            <w:rPr>
              <w:noProof/>
            </w:rPr>
            <w:fldChar w:fldCharType="separate"/>
          </w:r>
          <w:ins w:id="304" w:author="Anees Shaikh" w:date="2013-10-19T23:57:00Z">
            <w:r w:rsidR="00EE43EB">
              <w:rPr>
                <w:noProof/>
              </w:rPr>
              <w:t>36</w:t>
            </w:r>
          </w:ins>
          <w:ins w:id="305" w:author="Anees Shaikh" w:date="2013-10-19T03:52:00Z">
            <w:r>
              <w:rPr>
                <w:noProof/>
              </w:rPr>
              <w:fldChar w:fldCharType="end"/>
            </w:r>
          </w:ins>
        </w:p>
        <w:p w14:paraId="6AC532B6" w14:textId="77777777" w:rsidR="00884344" w:rsidRDefault="00884344">
          <w:pPr>
            <w:pStyle w:val="TOC2"/>
            <w:tabs>
              <w:tab w:val="left" w:pos="749"/>
              <w:tab w:val="right" w:leader="dot" w:pos="9350"/>
            </w:tabs>
            <w:rPr>
              <w:ins w:id="306" w:author="Anees Shaikh" w:date="2013-10-19T03:52:00Z"/>
              <w:rFonts w:eastAsiaTheme="minorEastAsia"/>
              <w:noProof/>
              <w:sz w:val="24"/>
              <w:szCs w:val="24"/>
              <w:lang w:eastAsia="ja-JP"/>
            </w:rPr>
          </w:pPr>
          <w:ins w:id="307" w:author="Anees Shaikh" w:date="2013-10-19T03:52: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_Toc243774094 \h </w:instrText>
            </w:r>
          </w:ins>
          <w:r>
            <w:rPr>
              <w:noProof/>
            </w:rPr>
          </w:r>
          <w:r>
            <w:rPr>
              <w:noProof/>
            </w:rPr>
            <w:fldChar w:fldCharType="separate"/>
          </w:r>
          <w:ins w:id="308" w:author="Anees Shaikh" w:date="2013-10-19T23:57:00Z">
            <w:r w:rsidR="00EE43EB">
              <w:rPr>
                <w:noProof/>
              </w:rPr>
              <w:t>36</w:t>
            </w:r>
          </w:ins>
          <w:ins w:id="309" w:author="Anees Shaikh" w:date="2013-10-19T03:52:00Z">
            <w:r>
              <w:rPr>
                <w:noProof/>
              </w:rPr>
              <w:fldChar w:fldCharType="end"/>
            </w:r>
          </w:ins>
        </w:p>
        <w:p w14:paraId="2A376130" w14:textId="77777777" w:rsidR="00884344" w:rsidRDefault="00884344">
          <w:pPr>
            <w:pStyle w:val="TOC2"/>
            <w:tabs>
              <w:tab w:val="left" w:pos="749"/>
              <w:tab w:val="right" w:leader="dot" w:pos="9350"/>
            </w:tabs>
            <w:rPr>
              <w:ins w:id="310" w:author="Anees Shaikh" w:date="2013-10-19T03:52:00Z"/>
              <w:rFonts w:eastAsiaTheme="minorEastAsia"/>
              <w:noProof/>
              <w:sz w:val="24"/>
              <w:szCs w:val="24"/>
              <w:lang w:eastAsia="ja-JP"/>
            </w:rPr>
          </w:pPr>
          <w:ins w:id="311" w:author="Anees Shaikh" w:date="2013-10-19T03:52: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_Toc243774095 \h </w:instrText>
            </w:r>
          </w:ins>
          <w:r>
            <w:rPr>
              <w:noProof/>
            </w:rPr>
          </w:r>
          <w:r>
            <w:rPr>
              <w:noProof/>
            </w:rPr>
            <w:fldChar w:fldCharType="separate"/>
          </w:r>
          <w:ins w:id="312" w:author="Anees Shaikh" w:date="2013-10-19T23:57:00Z">
            <w:r w:rsidR="00EE43EB">
              <w:rPr>
                <w:noProof/>
              </w:rPr>
              <w:t>36</w:t>
            </w:r>
          </w:ins>
          <w:ins w:id="313" w:author="Anees Shaikh" w:date="2013-10-19T03:52:00Z">
            <w:r>
              <w:rPr>
                <w:noProof/>
              </w:rPr>
              <w:fldChar w:fldCharType="end"/>
            </w:r>
          </w:ins>
        </w:p>
        <w:p w14:paraId="299825A9" w14:textId="77777777" w:rsidR="00884344" w:rsidRDefault="00884344">
          <w:pPr>
            <w:pStyle w:val="TOC3"/>
            <w:tabs>
              <w:tab w:val="left" w:pos="1136"/>
              <w:tab w:val="right" w:leader="dot" w:pos="9350"/>
            </w:tabs>
            <w:rPr>
              <w:ins w:id="314" w:author="Anees Shaikh" w:date="2013-10-19T03:52:00Z"/>
              <w:rFonts w:eastAsiaTheme="minorEastAsia"/>
              <w:noProof/>
              <w:sz w:val="24"/>
              <w:szCs w:val="24"/>
              <w:lang w:eastAsia="ja-JP"/>
            </w:rPr>
          </w:pPr>
          <w:ins w:id="315" w:author="Anees Shaikh" w:date="2013-10-19T03:52: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_Toc243774096 \h </w:instrText>
            </w:r>
          </w:ins>
          <w:r>
            <w:rPr>
              <w:noProof/>
            </w:rPr>
          </w:r>
          <w:r>
            <w:rPr>
              <w:noProof/>
            </w:rPr>
            <w:fldChar w:fldCharType="separate"/>
          </w:r>
          <w:ins w:id="316" w:author="Anees Shaikh" w:date="2013-10-19T23:57:00Z">
            <w:r w:rsidR="00EE43EB">
              <w:rPr>
                <w:noProof/>
              </w:rPr>
              <w:t>36</w:t>
            </w:r>
          </w:ins>
          <w:ins w:id="317" w:author="Anees Shaikh" w:date="2013-10-19T03:52:00Z">
            <w:r>
              <w:rPr>
                <w:noProof/>
              </w:rPr>
              <w:fldChar w:fldCharType="end"/>
            </w:r>
          </w:ins>
        </w:p>
        <w:p w14:paraId="4CE99937" w14:textId="77777777" w:rsidR="00884344" w:rsidRDefault="00884344">
          <w:pPr>
            <w:pStyle w:val="TOC3"/>
            <w:tabs>
              <w:tab w:val="left" w:pos="1136"/>
              <w:tab w:val="right" w:leader="dot" w:pos="9350"/>
            </w:tabs>
            <w:rPr>
              <w:ins w:id="318" w:author="Anees Shaikh" w:date="2013-10-19T03:52:00Z"/>
              <w:rFonts w:eastAsiaTheme="minorEastAsia"/>
              <w:noProof/>
              <w:sz w:val="24"/>
              <w:szCs w:val="24"/>
              <w:lang w:eastAsia="ja-JP"/>
            </w:rPr>
          </w:pPr>
          <w:ins w:id="319" w:author="Anees Shaikh" w:date="2013-10-19T03:52: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_Toc243774097 \h </w:instrText>
            </w:r>
          </w:ins>
          <w:r>
            <w:rPr>
              <w:noProof/>
            </w:rPr>
          </w:r>
          <w:r>
            <w:rPr>
              <w:noProof/>
            </w:rPr>
            <w:fldChar w:fldCharType="separate"/>
          </w:r>
          <w:ins w:id="320" w:author="Anees Shaikh" w:date="2013-10-19T23:57:00Z">
            <w:r w:rsidR="00EE43EB">
              <w:rPr>
                <w:noProof/>
              </w:rPr>
              <w:t>38</w:t>
            </w:r>
          </w:ins>
          <w:ins w:id="321" w:author="Anees Shaikh" w:date="2013-10-19T03:52:00Z">
            <w:r>
              <w:rPr>
                <w:noProof/>
              </w:rPr>
              <w:fldChar w:fldCharType="end"/>
            </w:r>
          </w:ins>
        </w:p>
        <w:p w14:paraId="38A79E22" w14:textId="77777777" w:rsidR="00884344" w:rsidRDefault="00884344">
          <w:pPr>
            <w:pStyle w:val="TOC3"/>
            <w:tabs>
              <w:tab w:val="left" w:pos="1136"/>
              <w:tab w:val="right" w:leader="dot" w:pos="9350"/>
            </w:tabs>
            <w:rPr>
              <w:ins w:id="322" w:author="Anees Shaikh" w:date="2013-10-19T03:52:00Z"/>
              <w:rFonts w:eastAsiaTheme="minorEastAsia"/>
              <w:noProof/>
              <w:sz w:val="24"/>
              <w:szCs w:val="24"/>
              <w:lang w:eastAsia="ja-JP"/>
            </w:rPr>
          </w:pPr>
          <w:ins w:id="323" w:author="Anees Shaikh" w:date="2013-10-19T03:52: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_Toc243774098 \h </w:instrText>
            </w:r>
          </w:ins>
          <w:r>
            <w:rPr>
              <w:noProof/>
            </w:rPr>
          </w:r>
          <w:r>
            <w:rPr>
              <w:noProof/>
            </w:rPr>
            <w:fldChar w:fldCharType="separate"/>
          </w:r>
          <w:ins w:id="324" w:author="Anees Shaikh" w:date="2013-10-19T23:57:00Z">
            <w:r w:rsidR="00EE43EB">
              <w:rPr>
                <w:noProof/>
              </w:rPr>
              <w:t>39</w:t>
            </w:r>
          </w:ins>
          <w:ins w:id="325" w:author="Anees Shaikh" w:date="2013-10-19T03:52:00Z">
            <w:r>
              <w:rPr>
                <w:noProof/>
              </w:rPr>
              <w:fldChar w:fldCharType="end"/>
            </w:r>
          </w:ins>
        </w:p>
        <w:p w14:paraId="116A5F50" w14:textId="77777777" w:rsidR="00884344" w:rsidRDefault="00884344">
          <w:pPr>
            <w:pStyle w:val="TOC3"/>
            <w:tabs>
              <w:tab w:val="left" w:pos="1136"/>
              <w:tab w:val="right" w:leader="dot" w:pos="9350"/>
            </w:tabs>
            <w:rPr>
              <w:ins w:id="326" w:author="Anees Shaikh" w:date="2013-10-19T03:52:00Z"/>
              <w:rFonts w:eastAsiaTheme="minorEastAsia"/>
              <w:noProof/>
              <w:sz w:val="24"/>
              <w:szCs w:val="24"/>
              <w:lang w:eastAsia="ja-JP"/>
            </w:rPr>
          </w:pPr>
          <w:ins w:id="327" w:author="Anees Shaikh" w:date="2013-10-19T03:52: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_Toc243774099 \h </w:instrText>
            </w:r>
          </w:ins>
          <w:r>
            <w:rPr>
              <w:noProof/>
            </w:rPr>
          </w:r>
          <w:r>
            <w:rPr>
              <w:noProof/>
            </w:rPr>
            <w:fldChar w:fldCharType="separate"/>
          </w:r>
          <w:ins w:id="328" w:author="Anees Shaikh" w:date="2013-10-19T23:57:00Z">
            <w:r w:rsidR="00EE43EB">
              <w:rPr>
                <w:noProof/>
              </w:rPr>
              <w:t>40</w:t>
            </w:r>
          </w:ins>
          <w:ins w:id="329" w:author="Anees Shaikh" w:date="2013-10-19T03:52:00Z">
            <w:r>
              <w:rPr>
                <w:noProof/>
              </w:rPr>
              <w:fldChar w:fldCharType="end"/>
            </w:r>
          </w:ins>
        </w:p>
        <w:p w14:paraId="38D73530" w14:textId="77777777" w:rsidR="00884344" w:rsidRDefault="00884344">
          <w:pPr>
            <w:pStyle w:val="TOC2"/>
            <w:tabs>
              <w:tab w:val="left" w:pos="749"/>
              <w:tab w:val="right" w:leader="dot" w:pos="9350"/>
            </w:tabs>
            <w:rPr>
              <w:ins w:id="330" w:author="Anees Shaikh" w:date="2013-10-19T03:52:00Z"/>
              <w:rFonts w:eastAsiaTheme="minorEastAsia"/>
              <w:noProof/>
              <w:sz w:val="24"/>
              <w:szCs w:val="24"/>
              <w:lang w:eastAsia="ja-JP"/>
            </w:rPr>
          </w:pPr>
          <w:ins w:id="331" w:author="Anees Shaikh" w:date="2013-10-19T03:52: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_Toc243774100 \h </w:instrText>
            </w:r>
          </w:ins>
          <w:r>
            <w:rPr>
              <w:noProof/>
            </w:rPr>
          </w:r>
          <w:r>
            <w:rPr>
              <w:noProof/>
            </w:rPr>
            <w:fldChar w:fldCharType="separate"/>
          </w:r>
          <w:ins w:id="332" w:author="Anees Shaikh" w:date="2013-10-19T23:57:00Z">
            <w:r w:rsidR="00EE43EB">
              <w:rPr>
                <w:noProof/>
              </w:rPr>
              <w:t>40</w:t>
            </w:r>
          </w:ins>
          <w:ins w:id="333" w:author="Anees Shaikh" w:date="2013-10-19T03:52:00Z">
            <w:r>
              <w:rPr>
                <w:noProof/>
              </w:rPr>
              <w:fldChar w:fldCharType="end"/>
            </w:r>
          </w:ins>
        </w:p>
        <w:p w14:paraId="332043F6" w14:textId="77777777" w:rsidR="00884344" w:rsidRDefault="00884344">
          <w:pPr>
            <w:pStyle w:val="TOC2"/>
            <w:tabs>
              <w:tab w:val="left" w:pos="1547"/>
              <w:tab w:val="right" w:leader="dot" w:pos="9350"/>
            </w:tabs>
            <w:rPr>
              <w:ins w:id="334" w:author="Anees Shaikh" w:date="2013-10-19T03:52:00Z"/>
              <w:rFonts w:eastAsiaTheme="minorEastAsia"/>
              <w:noProof/>
              <w:sz w:val="24"/>
              <w:szCs w:val="24"/>
              <w:lang w:eastAsia="ja-JP"/>
            </w:rPr>
          </w:pPr>
          <w:ins w:id="335" w:author="Anees Shaikh" w:date="2013-10-19T03:52: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_Toc243774101 \h </w:instrText>
            </w:r>
          </w:ins>
          <w:r>
            <w:rPr>
              <w:noProof/>
            </w:rPr>
          </w:r>
          <w:r>
            <w:rPr>
              <w:noProof/>
            </w:rPr>
            <w:fldChar w:fldCharType="separate"/>
          </w:r>
          <w:ins w:id="336" w:author="Anees Shaikh" w:date="2013-10-19T23:57:00Z">
            <w:r w:rsidR="00EE43EB">
              <w:rPr>
                <w:noProof/>
              </w:rPr>
              <w:t>42</w:t>
            </w:r>
          </w:ins>
          <w:ins w:id="337" w:author="Anees Shaikh" w:date="2013-10-19T03:52:00Z">
            <w:r>
              <w:rPr>
                <w:noProof/>
              </w:rPr>
              <w:fldChar w:fldCharType="end"/>
            </w:r>
          </w:ins>
        </w:p>
        <w:p w14:paraId="2A4AD6B7" w14:textId="77777777" w:rsidR="00E00D57" w:rsidDel="00884344" w:rsidRDefault="00E00D57">
          <w:pPr>
            <w:pStyle w:val="TOC1"/>
            <w:tabs>
              <w:tab w:val="left" w:pos="440"/>
              <w:tab w:val="right" w:leader="dot" w:pos="9350"/>
            </w:tabs>
            <w:rPr>
              <w:del w:id="338" w:author="Anees Shaikh" w:date="2013-10-19T03:52:00Z"/>
              <w:rFonts w:eastAsiaTheme="minorEastAsia"/>
              <w:noProof/>
            </w:rPr>
          </w:pPr>
          <w:del w:id="339"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340" w:author="Anees Shaikh" w:date="2013-10-19T03:52:00Z"/>
              <w:rFonts w:eastAsiaTheme="minorEastAsia"/>
              <w:noProof/>
            </w:rPr>
          </w:pPr>
          <w:del w:id="341"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342" w:author="Anees Shaikh" w:date="2013-10-19T03:52:00Z"/>
              <w:rFonts w:eastAsiaTheme="minorEastAsia"/>
              <w:noProof/>
            </w:rPr>
          </w:pPr>
          <w:del w:id="343"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344" w:author="Anees Shaikh" w:date="2013-10-19T03:52:00Z"/>
              <w:rFonts w:eastAsiaTheme="minorEastAsia"/>
              <w:noProof/>
            </w:rPr>
          </w:pPr>
          <w:del w:id="345"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346" w:author="Anees Shaikh" w:date="2013-10-19T03:52:00Z"/>
              <w:rFonts w:eastAsiaTheme="minorEastAsia"/>
              <w:noProof/>
            </w:rPr>
          </w:pPr>
          <w:del w:id="347"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348" w:author="Anees Shaikh" w:date="2013-10-19T03:52:00Z"/>
              <w:rFonts w:eastAsiaTheme="minorEastAsia"/>
              <w:noProof/>
            </w:rPr>
          </w:pPr>
          <w:del w:id="349"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350" w:author="Anees Shaikh" w:date="2013-10-19T03:52:00Z"/>
              <w:rFonts w:eastAsiaTheme="minorEastAsia"/>
              <w:noProof/>
            </w:rPr>
          </w:pPr>
          <w:del w:id="351"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352" w:author="Anees Shaikh" w:date="2013-10-19T03:52:00Z"/>
              <w:rFonts w:eastAsiaTheme="minorEastAsia"/>
              <w:noProof/>
            </w:rPr>
          </w:pPr>
          <w:del w:id="353"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354" w:author="Anees Shaikh" w:date="2013-10-19T03:52:00Z"/>
              <w:rFonts w:eastAsiaTheme="minorEastAsia"/>
              <w:noProof/>
            </w:rPr>
          </w:pPr>
          <w:del w:id="355"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356" w:author="Anees Shaikh" w:date="2013-10-19T03:52:00Z"/>
              <w:rFonts w:eastAsiaTheme="minorEastAsia"/>
              <w:noProof/>
            </w:rPr>
          </w:pPr>
          <w:del w:id="357"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358" w:author="Anees Shaikh" w:date="2013-10-19T03:52:00Z"/>
              <w:rFonts w:eastAsiaTheme="minorEastAsia"/>
              <w:noProof/>
            </w:rPr>
          </w:pPr>
          <w:del w:id="359"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360" w:author="Anees Shaikh" w:date="2013-10-19T03:52:00Z"/>
              <w:rFonts w:eastAsiaTheme="minorEastAsia"/>
              <w:noProof/>
            </w:rPr>
          </w:pPr>
          <w:del w:id="361"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362" w:author="Anees Shaikh" w:date="2013-10-19T03:52:00Z"/>
              <w:rFonts w:eastAsiaTheme="minorEastAsia"/>
              <w:noProof/>
            </w:rPr>
          </w:pPr>
          <w:del w:id="363"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364" w:author="Anees Shaikh" w:date="2013-10-19T03:52:00Z"/>
              <w:rFonts w:eastAsiaTheme="minorEastAsia"/>
              <w:noProof/>
            </w:rPr>
          </w:pPr>
          <w:del w:id="365"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366" w:author="Anees Shaikh" w:date="2013-10-19T03:52:00Z"/>
              <w:rFonts w:eastAsiaTheme="minorEastAsia"/>
              <w:noProof/>
            </w:rPr>
          </w:pPr>
          <w:del w:id="367"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368" w:author="Anees Shaikh" w:date="2013-10-19T03:52:00Z"/>
              <w:rFonts w:eastAsiaTheme="minorEastAsia"/>
              <w:noProof/>
            </w:rPr>
          </w:pPr>
          <w:del w:id="369"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370" w:author="Anees Shaikh" w:date="2013-10-19T03:52:00Z"/>
              <w:rFonts w:eastAsiaTheme="minorEastAsia"/>
              <w:noProof/>
            </w:rPr>
          </w:pPr>
          <w:del w:id="371"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372" w:author="Anees Shaikh" w:date="2013-10-19T03:52:00Z"/>
              <w:rFonts w:eastAsiaTheme="minorEastAsia"/>
              <w:noProof/>
            </w:rPr>
          </w:pPr>
          <w:del w:id="373"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74" w:author="Anees Shaikh" w:date="2013-10-19T03:52:00Z"/>
              <w:rFonts w:eastAsiaTheme="minorEastAsia"/>
              <w:noProof/>
            </w:rPr>
          </w:pPr>
          <w:del w:id="375"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76" w:author="Anees Shaikh" w:date="2013-10-19T03:52:00Z"/>
              <w:rFonts w:eastAsiaTheme="minorEastAsia"/>
              <w:noProof/>
            </w:rPr>
          </w:pPr>
          <w:del w:id="377"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78" w:author="Anees Shaikh" w:date="2013-10-19T03:52:00Z"/>
              <w:rFonts w:eastAsiaTheme="minorEastAsia"/>
              <w:noProof/>
            </w:rPr>
          </w:pPr>
          <w:del w:id="379"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80" w:author="Anees Shaikh" w:date="2013-10-19T03:52:00Z"/>
              <w:rFonts w:eastAsiaTheme="minorEastAsia"/>
              <w:noProof/>
            </w:rPr>
          </w:pPr>
          <w:del w:id="381"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82" w:author="Anees Shaikh" w:date="2013-10-19T03:52:00Z"/>
              <w:rFonts w:eastAsiaTheme="minorEastAsia"/>
              <w:noProof/>
            </w:rPr>
          </w:pPr>
          <w:del w:id="383"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84" w:author="Anees Shaikh" w:date="2013-10-19T03:52:00Z"/>
              <w:rFonts w:eastAsiaTheme="minorEastAsia"/>
              <w:noProof/>
            </w:rPr>
          </w:pPr>
          <w:del w:id="385"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86" w:author="Anees Shaikh" w:date="2013-10-19T03:52:00Z"/>
              <w:rFonts w:eastAsiaTheme="minorEastAsia"/>
              <w:noProof/>
            </w:rPr>
          </w:pPr>
          <w:del w:id="387"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88" w:author="Anees Shaikh" w:date="2013-10-19T03:52:00Z"/>
              <w:rFonts w:eastAsiaTheme="minorEastAsia"/>
              <w:noProof/>
            </w:rPr>
          </w:pPr>
          <w:del w:id="389"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90" w:author="Anees Shaikh" w:date="2013-10-19T03:52:00Z"/>
              <w:rFonts w:eastAsiaTheme="minorEastAsia"/>
              <w:noProof/>
            </w:rPr>
          </w:pPr>
          <w:del w:id="391"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92" w:author="Anees Shaikh" w:date="2013-10-19T03:52:00Z"/>
              <w:rFonts w:eastAsiaTheme="minorEastAsia"/>
              <w:noProof/>
            </w:rPr>
          </w:pPr>
          <w:del w:id="393"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94" w:author="Anees Shaikh" w:date="2013-10-19T03:52:00Z"/>
              <w:rFonts w:eastAsiaTheme="minorEastAsia"/>
              <w:noProof/>
            </w:rPr>
          </w:pPr>
          <w:del w:id="395"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96" w:author="Anees Shaikh" w:date="2013-10-19T03:52:00Z"/>
              <w:rFonts w:eastAsiaTheme="minorEastAsia"/>
              <w:noProof/>
            </w:rPr>
          </w:pPr>
          <w:del w:id="397"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98" w:author="Anees Shaikh" w:date="2013-10-19T03:52:00Z"/>
              <w:rFonts w:eastAsiaTheme="minorEastAsia"/>
              <w:noProof/>
            </w:rPr>
          </w:pPr>
          <w:del w:id="399"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400" w:author="Anees Shaikh" w:date="2013-10-19T03:52:00Z"/>
              <w:rFonts w:eastAsiaTheme="minorEastAsia"/>
              <w:noProof/>
            </w:rPr>
          </w:pPr>
          <w:del w:id="401"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402" w:author="Anees Shaikh" w:date="2013-10-19T03:52:00Z"/>
              <w:rFonts w:eastAsiaTheme="minorEastAsia"/>
              <w:noProof/>
            </w:rPr>
          </w:pPr>
          <w:del w:id="403"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404" w:author="Anees Shaikh" w:date="2013-10-19T03:52:00Z"/>
              <w:rFonts w:eastAsiaTheme="minorEastAsia"/>
              <w:noProof/>
            </w:rPr>
          </w:pPr>
          <w:del w:id="405"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406" w:author="Anees Shaikh" w:date="2013-10-19T03:52:00Z"/>
              <w:rFonts w:eastAsiaTheme="minorEastAsia"/>
              <w:noProof/>
            </w:rPr>
          </w:pPr>
          <w:del w:id="407"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408" w:author="Anees Shaikh" w:date="2013-10-19T03:52:00Z"/>
              <w:rFonts w:eastAsiaTheme="minorEastAsia"/>
              <w:noProof/>
            </w:rPr>
          </w:pPr>
          <w:del w:id="409"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410" w:author="Anees Shaikh" w:date="2013-10-19T03:52:00Z"/>
              <w:rFonts w:eastAsiaTheme="minorEastAsia"/>
              <w:noProof/>
            </w:rPr>
          </w:pPr>
          <w:del w:id="411"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412" w:author="Anees Shaikh" w:date="2013-10-19T03:52:00Z"/>
              <w:rFonts w:eastAsiaTheme="minorEastAsia"/>
              <w:noProof/>
            </w:rPr>
          </w:pPr>
          <w:del w:id="413"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414" w:author="Anees Shaikh" w:date="2013-10-19T03:52:00Z"/>
              <w:rFonts w:eastAsiaTheme="minorEastAsia"/>
              <w:noProof/>
            </w:rPr>
          </w:pPr>
          <w:del w:id="415"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416" w:author="Anees Shaikh" w:date="2013-10-19T03:52:00Z"/>
              <w:rFonts w:eastAsiaTheme="minorEastAsia"/>
              <w:noProof/>
            </w:rPr>
          </w:pPr>
          <w:del w:id="417"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418" w:author="Anees Shaikh" w:date="2013-10-19T03:52:00Z"/>
              <w:rFonts w:eastAsiaTheme="minorEastAsia"/>
              <w:noProof/>
            </w:rPr>
          </w:pPr>
          <w:del w:id="419"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420" w:author="Anees Shaikh" w:date="2013-10-19T03:52:00Z"/>
              <w:rFonts w:eastAsiaTheme="minorEastAsia"/>
              <w:noProof/>
            </w:rPr>
          </w:pPr>
          <w:del w:id="421"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422" w:author="Anees Shaikh" w:date="2013-10-19T03:52:00Z"/>
              <w:rFonts w:eastAsiaTheme="minorEastAsia"/>
              <w:noProof/>
            </w:rPr>
          </w:pPr>
          <w:del w:id="423"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424" w:author="Anees Shaikh" w:date="2013-10-19T03:52:00Z"/>
              <w:rFonts w:eastAsiaTheme="minorEastAsia"/>
              <w:noProof/>
            </w:rPr>
          </w:pPr>
          <w:del w:id="425"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426" w:author="Anees Shaikh" w:date="2013-10-19T03:52:00Z"/>
              <w:rFonts w:eastAsiaTheme="minorEastAsia"/>
              <w:noProof/>
            </w:rPr>
          </w:pPr>
          <w:del w:id="427"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428" w:author="Anees Shaikh" w:date="2013-10-19T03:52:00Z"/>
              <w:rFonts w:eastAsiaTheme="minorEastAsia"/>
              <w:noProof/>
            </w:rPr>
          </w:pPr>
          <w:del w:id="429"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430" w:author="Anees Shaikh" w:date="2013-10-19T03:52:00Z"/>
              <w:rFonts w:eastAsiaTheme="minorEastAsia"/>
              <w:noProof/>
            </w:rPr>
          </w:pPr>
          <w:del w:id="431"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432" w:author="Anees Shaikh" w:date="2013-10-19T03:52:00Z"/>
              <w:rFonts w:eastAsiaTheme="minorEastAsia"/>
              <w:noProof/>
            </w:rPr>
          </w:pPr>
          <w:del w:id="433"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434" w:author="Anees Shaikh" w:date="2013-10-19T03:52:00Z"/>
              <w:rFonts w:eastAsiaTheme="minorEastAsia"/>
              <w:noProof/>
            </w:rPr>
          </w:pPr>
          <w:del w:id="435"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436" w:author="Anees Shaikh" w:date="2013-10-19T03:52:00Z"/>
              <w:rFonts w:eastAsiaTheme="minorEastAsia"/>
              <w:noProof/>
            </w:rPr>
          </w:pPr>
          <w:del w:id="437"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438" w:author="Anees Shaikh" w:date="2013-10-19T03:52:00Z"/>
              <w:rFonts w:eastAsiaTheme="minorEastAsia"/>
              <w:noProof/>
            </w:rPr>
          </w:pPr>
          <w:del w:id="439"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440" w:author="Anees Shaikh" w:date="2013-10-19T03:52:00Z"/>
              <w:rFonts w:eastAsiaTheme="minorEastAsia"/>
              <w:noProof/>
            </w:rPr>
          </w:pPr>
          <w:del w:id="441"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442" w:author="Anees Shaikh" w:date="2013-10-19T03:52:00Z"/>
              <w:rFonts w:eastAsiaTheme="minorEastAsia"/>
              <w:noProof/>
            </w:rPr>
          </w:pPr>
          <w:del w:id="443"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444" w:author="Anees Shaikh" w:date="2013-10-19T03:52:00Z"/>
              <w:rFonts w:eastAsiaTheme="minorEastAsia"/>
              <w:noProof/>
            </w:rPr>
          </w:pPr>
          <w:del w:id="445"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446" w:author="Anees Shaikh" w:date="2013-10-19T03:52:00Z"/>
              <w:rFonts w:eastAsiaTheme="minorEastAsia"/>
              <w:noProof/>
            </w:rPr>
          </w:pPr>
          <w:del w:id="447"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448" w:author="Anees Shaikh" w:date="2013-10-19T03:52:00Z"/>
              <w:rFonts w:eastAsiaTheme="minorEastAsia"/>
              <w:noProof/>
            </w:rPr>
          </w:pPr>
          <w:del w:id="449"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450" w:author="Anees Shaikh" w:date="2013-10-19T03:52:00Z"/>
              <w:rFonts w:eastAsiaTheme="minorEastAsia"/>
              <w:noProof/>
            </w:rPr>
          </w:pPr>
          <w:del w:id="451"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452" w:author="Anees Shaikh" w:date="2013-10-19T03:52:00Z"/>
              <w:rFonts w:eastAsiaTheme="minorEastAsia"/>
              <w:noProof/>
            </w:rPr>
          </w:pPr>
          <w:del w:id="453"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454" w:author="Anees Shaikh" w:date="2013-10-19T03:52:00Z"/>
              <w:rFonts w:eastAsiaTheme="minorEastAsia"/>
              <w:noProof/>
            </w:rPr>
          </w:pPr>
          <w:del w:id="455"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456" w:author="Anees Shaikh" w:date="2013-10-19T03:52:00Z"/>
              <w:rFonts w:eastAsiaTheme="minorEastAsia"/>
              <w:noProof/>
            </w:rPr>
          </w:pPr>
          <w:del w:id="457"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458" w:author="Anees Shaikh" w:date="2013-10-19T03:52:00Z"/>
              <w:rFonts w:eastAsiaTheme="minorEastAsia"/>
              <w:noProof/>
            </w:rPr>
          </w:pPr>
          <w:del w:id="459"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460" w:author="Anees Shaikh" w:date="2013-10-19T03:52:00Z"/>
              <w:rFonts w:eastAsiaTheme="minorEastAsia"/>
              <w:noProof/>
            </w:rPr>
          </w:pPr>
          <w:del w:id="461"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462" w:author="Anees Shaikh" w:date="2013-10-19T03:52:00Z"/>
              <w:rFonts w:eastAsiaTheme="minorEastAsia"/>
              <w:noProof/>
            </w:rPr>
          </w:pPr>
          <w:del w:id="463"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464" w:author="Anees Shaikh" w:date="2013-10-19T03:52:00Z"/>
              <w:rFonts w:eastAsiaTheme="minorEastAsia"/>
              <w:noProof/>
            </w:rPr>
          </w:pPr>
          <w:del w:id="465"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466" w:author="Anees Shaikh" w:date="2013-10-19T03:52:00Z"/>
              <w:rFonts w:eastAsiaTheme="minorEastAsia"/>
              <w:noProof/>
            </w:rPr>
          </w:pPr>
          <w:del w:id="467"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468" w:author="Anees Shaikh" w:date="2013-10-19T03:52:00Z"/>
              <w:rFonts w:eastAsiaTheme="minorEastAsia"/>
              <w:noProof/>
            </w:rPr>
          </w:pPr>
          <w:del w:id="469"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470" w:author="Anees Shaikh" w:date="2013-10-19T03:52:00Z"/>
              <w:rFonts w:eastAsiaTheme="minorEastAsia"/>
              <w:noProof/>
            </w:rPr>
          </w:pPr>
          <w:del w:id="471"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472" w:author="Anees Shaikh" w:date="2013-10-19T03:52:00Z"/>
              <w:rFonts w:eastAsiaTheme="minorEastAsia"/>
              <w:noProof/>
            </w:rPr>
          </w:pPr>
          <w:del w:id="473"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74" w:author="Anees Shaikh" w:date="2013-10-19T03:52:00Z"/>
              <w:rFonts w:eastAsiaTheme="minorEastAsia"/>
              <w:noProof/>
            </w:rPr>
          </w:pPr>
          <w:del w:id="475"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76" w:author="Anees Shaikh" w:date="2013-10-19T03:52:00Z"/>
              <w:rFonts w:eastAsiaTheme="minorEastAsia"/>
              <w:noProof/>
            </w:rPr>
          </w:pPr>
          <w:del w:id="477"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78" w:author="Anees Shaikh" w:date="2013-10-19T03:52:00Z"/>
              <w:rFonts w:eastAsiaTheme="minorEastAsia"/>
              <w:noProof/>
            </w:rPr>
          </w:pPr>
          <w:del w:id="479"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80" w:author="Anees Shaikh" w:date="2013-10-19T03:52:00Z"/>
              <w:rFonts w:eastAsiaTheme="minorEastAsia"/>
              <w:noProof/>
            </w:rPr>
          </w:pPr>
          <w:del w:id="481"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82" w:author="Anees Shaikh" w:date="2013-10-19T03:52:00Z"/>
              <w:rFonts w:eastAsiaTheme="minorEastAsia"/>
              <w:noProof/>
            </w:rPr>
          </w:pPr>
          <w:del w:id="483"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84" w:author="Anees Shaikh" w:date="2013-10-19T03:52:00Z"/>
              <w:rFonts w:eastAsiaTheme="minorEastAsia"/>
              <w:noProof/>
            </w:rPr>
          </w:pPr>
          <w:del w:id="485"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86" w:author="Anees Shaikh" w:date="2013-10-19T03:52:00Z"/>
              <w:rFonts w:eastAsiaTheme="minorEastAsia"/>
              <w:noProof/>
            </w:rPr>
          </w:pPr>
          <w:del w:id="487"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88" w:author="Anees Shaikh" w:date="2013-10-19T03:52:00Z"/>
              <w:rFonts w:eastAsiaTheme="minorEastAsia"/>
              <w:noProof/>
            </w:rPr>
          </w:pPr>
          <w:del w:id="489"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90" w:author="Anees Shaikh" w:date="2013-10-19T03:52:00Z"/>
              <w:rFonts w:eastAsiaTheme="minorEastAsia"/>
              <w:noProof/>
            </w:rPr>
          </w:pPr>
          <w:del w:id="491"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92" w:author="Anees Shaikh" w:date="2013-10-19T03:52:00Z"/>
              <w:rFonts w:eastAsiaTheme="minorEastAsia"/>
              <w:noProof/>
            </w:rPr>
          </w:pPr>
          <w:del w:id="493"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94" w:author="Anees Shaikh" w:date="2013-10-19T03:52:00Z"/>
              <w:rFonts w:eastAsiaTheme="minorEastAsia"/>
              <w:noProof/>
            </w:rPr>
          </w:pPr>
          <w:del w:id="495"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96" w:author="Anees Shaikh" w:date="2013-10-19T03:52:00Z"/>
              <w:rFonts w:eastAsiaTheme="minorEastAsia"/>
              <w:noProof/>
            </w:rPr>
          </w:pPr>
          <w:del w:id="497"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98" w:author="Anees Shaikh" w:date="2013-10-19T03:52:00Z"/>
              <w:rFonts w:eastAsiaTheme="minorEastAsia"/>
              <w:noProof/>
            </w:rPr>
          </w:pPr>
          <w:del w:id="499"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500" w:author="Anees Shaikh" w:date="2013-10-19T03:52:00Z"/>
              <w:rFonts w:eastAsiaTheme="minorEastAsia"/>
              <w:noProof/>
            </w:rPr>
          </w:pPr>
          <w:del w:id="501"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502" w:author="Anees Shaikh" w:date="2013-10-19T03:52:00Z"/>
              <w:rFonts w:eastAsiaTheme="minorEastAsia"/>
              <w:noProof/>
            </w:rPr>
          </w:pPr>
          <w:del w:id="503"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504" w:author="Anees Shaikh" w:date="2013-10-19T03:52:00Z"/>
              <w:rFonts w:eastAsiaTheme="minorEastAsia"/>
              <w:noProof/>
            </w:rPr>
          </w:pPr>
          <w:del w:id="505"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506" w:author="Anees Shaikh" w:date="2013-10-19T03:52:00Z"/>
              <w:rFonts w:eastAsiaTheme="minorEastAsia"/>
              <w:noProof/>
            </w:rPr>
          </w:pPr>
          <w:del w:id="507"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508" w:author="Anees Shaikh" w:date="2013-10-19T03:52:00Z"/>
              <w:rFonts w:eastAsiaTheme="minorEastAsia"/>
              <w:noProof/>
            </w:rPr>
          </w:pPr>
          <w:del w:id="509"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510" w:author="Anees Shaikh" w:date="2013-10-19T03:52:00Z"/>
              <w:rFonts w:eastAsiaTheme="minorEastAsia"/>
              <w:noProof/>
            </w:rPr>
          </w:pPr>
          <w:del w:id="511"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512" w:author="Anees Shaikh" w:date="2013-10-19T03:52:00Z"/>
              <w:rFonts w:eastAsiaTheme="minorEastAsia"/>
              <w:noProof/>
            </w:rPr>
          </w:pPr>
          <w:del w:id="513"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514" w:author="Anees Shaikh" w:date="2013-10-19T03:52:00Z"/>
              <w:rFonts w:eastAsiaTheme="minorEastAsia"/>
              <w:noProof/>
            </w:rPr>
          </w:pPr>
          <w:del w:id="515"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516" w:author="Anees Shaikh" w:date="2013-10-19T03:52:00Z"/>
              <w:rFonts w:eastAsiaTheme="minorEastAsia"/>
              <w:noProof/>
            </w:rPr>
          </w:pPr>
          <w:del w:id="517"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518" w:author="Anees Shaikh" w:date="2013-10-19T03:52:00Z"/>
              <w:rFonts w:eastAsiaTheme="minorEastAsia"/>
              <w:noProof/>
            </w:rPr>
          </w:pPr>
          <w:del w:id="519"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520" w:author="Anees Shaikh" w:date="2013-10-19T03:52:00Z"/>
              <w:rFonts w:eastAsiaTheme="minorEastAsia"/>
              <w:noProof/>
            </w:rPr>
          </w:pPr>
          <w:del w:id="521"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522" w:author="aas" w:date="2013-10-14T02:06:00Z"/>
              <w:del w:id="523" w:author="Anees Shaikh" w:date="2013-10-19T03:52:00Z"/>
              <w:rFonts w:eastAsiaTheme="minorEastAsia"/>
              <w:noProof/>
              <w:sz w:val="24"/>
              <w:szCs w:val="24"/>
              <w:lang w:eastAsia="ja-JP"/>
            </w:rPr>
          </w:pPr>
          <w:ins w:id="524" w:author="aas" w:date="2013-10-14T02:06:00Z">
            <w:del w:id="525"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526" w:author="aas" w:date="2013-10-14T02:06:00Z"/>
              <w:del w:id="527" w:author="Anees Shaikh" w:date="2013-10-19T03:52:00Z"/>
              <w:rFonts w:eastAsiaTheme="minorEastAsia"/>
              <w:noProof/>
              <w:sz w:val="24"/>
              <w:szCs w:val="24"/>
              <w:lang w:eastAsia="ja-JP"/>
            </w:rPr>
          </w:pPr>
          <w:ins w:id="528" w:author="aas" w:date="2013-10-14T02:06:00Z">
            <w:del w:id="529"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530" w:author="aas" w:date="2013-10-14T02:06:00Z"/>
              <w:del w:id="531" w:author="Anees Shaikh" w:date="2013-10-19T03:52:00Z"/>
              <w:rFonts w:eastAsiaTheme="minorEastAsia"/>
              <w:noProof/>
              <w:sz w:val="24"/>
              <w:szCs w:val="24"/>
              <w:lang w:eastAsia="ja-JP"/>
            </w:rPr>
          </w:pPr>
          <w:ins w:id="532" w:author="aas" w:date="2013-10-14T02:06:00Z">
            <w:del w:id="533"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534" w:author="aas" w:date="2013-10-14T02:06:00Z"/>
              <w:del w:id="535" w:author="Anees Shaikh" w:date="2013-10-19T03:52:00Z"/>
              <w:rFonts w:eastAsiaTheme="minorEastAsia"/>
              <w:noProof/>
              <w:sz w:val="24"/>
              <w:szCs w:val="24"/>
              <w:lang w:eastAsia="ja-JP"/>
            </w:rPr>
          </w:pPr>
          <w:ins w:id="536" w:author="aas" w:date="2013-10-14T02:06:00Z">
            <w:del w:id="537"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538" w:author="aas" w:date="2013-10-14T02:06:00Z"/>
              <w:del w:id="539" w:author="Anees Shaikh" w:date="2013-10-19T03:52:00Z"/>
              <w:rFonts w:eastAsiaTheme="minorEastAsia"/>
              <w:noProof/>
              <w:sz w:val="24"/>
              <w:szCs w:val="24"/>
              <w:lang w:eastAsia="ja-JP"/>
            </w:rPr>
          </w:pPr>
          <w:ins w:id="540" w:author="aas" w:date="2013-10-14T02:06:00Z">
            <w:del w:id="541"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542" w:author="aas" w:date="2013-10-14T02:06:00Z"/>
              <w:del w:id="543" w:author="Anees Shaikh" w:date="2013-10-19T03:52:00Z"/>
              <w:rFonts w:eastAsiaTheme="minorEastAsia"/>
              <w:noProof/>
              <w:sz w:val="24"/>
              <w:szCs w:val="24"/>
              <w:lang w:eastAsia="ja-JP"/>
            </w:rPr>
          </w:pPr>
          <w:ins w:id="544" w:author="aas" w:date="2013-10-14T02:06:00Z">
            <w:del w:id="545"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546" w:author="aas" w:date="2013-10-14T02:06:00Z"/>
              <w:del w:id="547" w:author="Anees Shaikh" w:date="2013-10-19T03:52:00Z"/>
              <w:rFonts w:eastAsiaTheme="minorEastAsia"/>
              <w:noProof/>
              <w:sz w:val="24"/>
              <w:szCs w:val="24"/>
              <w:lang w:eastAsia="ja-JP"/>
            </w:rPr>
          </w:pPr>
          <w:ins w:id="548" w:author="aas" w:date="2013-10-14T02:06:00Z">
            <w:del w:id="549"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550" w:author="aas" w:date="2013-10-14T02:06:00Z"/>
              <w:del w:id="551" w:author="Anees Shaikh" w:date="2013-10-19T03:52:00Z"/>
              <w:rFonts w:eastAsiaTheme="minorEastAsia"/>
              <w:noProof/>
              <w:sz w:val="24"/>
              <w:szCs w:val="24"/>
              <w:lang w:eastAsia="ja-JP"/>
            </w:rPr>
          </w:pPr>
          <w:ins w:id="552" w:author="aas" w:date="2013-10-14T02:06:00Z">
            <w:del w:id="553"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554" w:author="aas" w:date="2013-10-14T02:06:00Z"/>
              <w:del w:id="555" w:author="Anees Shaikh" w:date="2013-10-19T03:52:00Z"/>
              <w:rFonts w:eastAsiaTheme="minorEastAsia"/>
              <w:noProof/>
              <w:sz w:val="24"/>
              <w:szCs w:val="24"/>
              <w:lang w:eastAsia="ja-JP"/>
            </w:rPr>
          </w:pPr>
          <w:ins w:id="556" w:author="aas" w:date="2013-10-14T02:06:00Z">
            <w:del w:id="557"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558" w:author="aas" w:date="2013-10-14T02:06:00Z"/>
              <w:del w:id="559" w:author="Anees Shaikh" w:date="2013-10-19T03:52:00Z"/>
              <w:rFonts w:eastAsiaTheme="minorEastAsia"/>
              <w:noProof/>
              <w:sz w:val="24"/>
              <w:szCs w:val="24"/>
              <w:lang w:eastAsia="ja-JP"/>
            </w:rPr>
          </w:pPr>
          <w:ins w:id="560" w:author="aas" w:date="2013-10-14T02:06:00Z">
            <w:del w:id="561"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562" w:author="aas" w:date="2013-10-14T02:06:00Z"/>
              <w:del w:id="563" w:author="Anees Shaikh" w:date="2013-10-19T03:52:00Z"/>
              <w:rFonts w:eastAsiaTheme="minorEastAsia"/>
              <w:noProof/>
              <w:sz w:val="24"/>
              <w:szCs w:val="24"/>
              <w:lang w:eastAsia="ja-JP"/>
            </w:rPr>
          </w:pPr>
          <w:ins w:id="564" w:author="aas" w:date="2013-10-14T02:06:00Z">
            <w:del w:id="565"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566" w:author="aas" w:date="2013-10-14T02:06:00Z"/>
              <w:del w:id="567" w:author="Anees Shaikh" w:date="2013-10-19T03:52:00Z"/>
              <w:rFonts w:eastAsiaTheme="minorEastAsia"/>
              <w:noProof/>
              <w:sz w:val="24"/>
              <w:szCs w:val="24"/>
              <w:lang w:eastAsia="ja-JP"/>
            </w:rPr>
          </w:pPr>
          <w:ins w:id="568" w:author="aas" w:date="2013-10-14T02:06:00Z">
            <w:del w:id="569"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570" w:author="aas" w:date="2013-10-14T02:06:00Z"/>
              <w:del w:id="571" w:author="Anees Shaikh" w:date="2013-10-19T03:52:00Z"/>
              <w:rFonts w:eastAsiaTheme="minorEastAsia"/>
              <w:noProof/>
              <w:sz w:val="24"/>
              <w:szCs w:val="24"/>
              <w:lang w:eastAsia="ja-JP"/>
            </w:rPr>
          </w:pPr>
          <w:ins w:id="572" w:author="aas" w:date="2013-10-14T02:06:00Z">
            <w:del w:id="573"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74" w:author="aas" w:date="2013-10-14T02:06:00Z"/>
              <w:del w:id="575" w:author="Anees Shaikh" w:date="2013-10-19T03:52:00Z"/>
              <w:rFonts w:eastAsiaTheme="minorEastAsia"/>
              <w:noProof/>
              <w:sz w:val="24"/>
              <w:szCs w:val="24"/>
              <w:lang w:eastAsia="ja-JP"/>
            </w:rPr>
          </w:pPr>
          <w:ins w:id="576" w:author="aas" w:date="2013-10-14T02:06:00Z">
            <w:del w:id="577"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78" w:author="aas" w:date="2013-10-14T02:06:00Z"/>
              <w:del w:id="579" w:author="Anees Shaikh" w:date="2013-10-19T03:52:00Z"/>
              <w:rFonts w:eastAsiaTheme="minorEastAsia"/>
              <w:noProof/>
              <w:sz w:val="24"/>
              <w:szCs w:val="24"/>
              <w:lang w:eastAsia="ja-JP"/>
            </w:rPr>
          </w:pPr>
          <w:ins w:id="580" w:author="aas" w:date="2013-10-14T02:06:00Z">
            <w:del w:id="581"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82" w:author="aas" w:date="2013-10-14T02:06:00Z"/>
              <w:del w:id="583" w:author="Anees Shaikh" w:date="2013-10-19T03:52:00Z"/>
              <w:rFonts w:eastAsiaTheme="minorEastAsia"/>
              <w:noProof/>
              <w:sz w:val="24"/>
              <w:szCs w:val="24"/>
              <w:lang w:eastAsia="ja-JP"/>
            </w:rPr>
          </w:pPr>
          <w:ins w:id="584" w:author="aas" w:date="2013-10-14T02:06:00Z">
            <w:del w:id="585"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86" w:author="aas" w:date="2013-10-14T02:06:00Z"/>
              <w:del w:id="587" w:author="Anees Shaikh" w:date="2013-10-19T03:52:00Z"/>
              <w:rFonts w:eastAsiaTheme="minorEastAsia"/>
              <w:noProof/>
              <w:sz w:val="24"/>
              <w:szCs w:val="24"/>
              <w:lang w:eastAsia="ja-JP"/>
            </w:rPr>
          </w:pPr>
          <w:ins w:id="588" w:author="aas" w:date="2013-10-14T02:06:00Z">
            <w:del w:id="589"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90" w:author="aas" w:date="2013-10-14T02:06:00Z"/>
              <w:del w:id="591" w:author="Anees Shaikh" w:date="2013-10-19T03:52:00Z"/>
              <w:rFonts w:eastAsiaTheme="minorEastAsia"/>
              <w:noProof/>
              <w:sz w:val="24"/>
              <w:szCs w:val="24"/>
              <w:lang w:eastAsia="ja-JP"/>
            </w:rPr>
          </w:pPr>
          <w:ins w:id="592" w:author="aas" w:date="2013-10-14T02:06:00Z">
            <w:del w:id="593"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94" w:author="aas" w:date="2013-10-14T02:06:00Z"/>
              <w:del w:id="595" w:author="Anees Shaikh" w:date="2013-10-19T03:52:00Z"/>
              <w:rFonts w:eastAsiaTheme="minorEastAsia"/>
              <w:noProof/>
              <w:sz w:val="24"/>
              <w:szCs w:val="24"/>
              <w:lang w:eastAsia="ja-JP"/>
            </w:rPr>
          </w:pPr>
          <w:ins w:id="596" w:author="aas" w:date="2013-10-14T02:06:00Z">
            <w:del w:id="597"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98" w:author="aas" w:date="2013-10-14T02:06:00Z"/>
              <w:del w:id="599" w:author="Anees Shaikh" w:date="2013-10-19T03:52:00Z"/>
              <w:rFonts w:eastAsiaTheme="minorEastAsia"/>
              <w:noProof/>
              <w:sz w:val="24"/>
              <w:szCs w:val="24"/>
              <w:lang w:eastAsia="ja-JP"/>
            </w:rPr>
          </w:pPr>
          <w:ins w:id="600" w:author="aas" w:date="2013-10-14T02:06:00Z">
            <w:del w:id="601"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602" w:author="aas" w:date="2013-10-14T02:06:00Z"/>
              <w:del w:id="603" w:author="Anees Shaikh" w:date="2013-10-19T03:52:00Z"/>
              <w:rFonts w:eastAsiaTheme="minorEastAsia"/>
              <w:noProof/>
              <w:sz w:val="24"/>
              <w:szCs w:val="24"/>
              <w:lang w:eastAsia="ja-JP"/>
            </w:rPr>
          </w:pPr>
          <w:ins w:id="604" w:author="aas" w:date="2013-10-14T02:06:00Z">
            <w:del w:id="605"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606" w:author="aas" w:date="2013-10-14T02:06:00Z"/>
              <w:del w:id="607" w:author="Anees Shaikh" w:date="2013-10-19T03:52:00Z"/>
              <w:rFonts w:eastAsiaTheme="minorEastAsia"/>
              <w:noProof/>
              <w:sz w:val="24"/>
              <w:szCs w:val="24"/>
              <w:lang w:eastAsia="ja-JP"/>
            </w:rPr>
          </w:pPr>
          <w:ins w:id="608" w:author="aas" w:date="2013-10-14T02:06:00Z">
            <w:del w:id="609"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610" w:author="aas" w:date="2013-10-14T02:06:00Z"/>
              <w:del w:id="611" w:author="Anees Shaikh" w:date="2013-10-19T03:52:00Z"/>
              <w:rFonts w:eastAsiaTheme="minorEastAsia"/>
              <w:noProof/>
              <w:sz w:val="24"/>
              <w:szCs w:val="24"/>
              <w:lang w:eastAsia="ja-JP"/>
            </w:rPr>
          </w:pPr>
          <w:ins w:id="612" w:author="aas" w:date="2013-10-14T02:06:00Z">
            <w:del w:id="613"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614" w:author="aas" w:date="2013-10-14T02:06:00Z"/>
              <w:del w:id="615" w:author="Anees Shaikh" w:date="2013-10-19T03:52:00Z"/>
              <w:rFonts w:eastAsiaTheme="minorEastAsia"/>
              <w:noProof/>
              <w:sz w:val="24"/>
              <w:szCs w:val="24"/>
              <w:lang w:eastAsia="ja-JP"/>
            </w:rPr>
          </w:pPr>
          <w:ins w:id="616" w:author="aas" w:date="2013-10-14T02:06:00Z">
            <w:del w:id="617"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618" w:author="aas" w:date="2013-10-14T02:06:00Z"/>
              <w:del w:id="619" w:author="Anees Shaikh" w:date="2013-10-19T03:52:00Z"/>
              <w:rFonts w:eastAsiaTheme="minorEastAsia"/>
              <w:noProof/>
              <w:sz w:val="24"/>
              <w:szCs w:val="24"/>
              <w:lang w:eastAsia="ja-JP"/>
            </w:rPr>
          </w:pPr>
          <w:ins w:id="620" w:author="aas" w:date="2013-10-14T02:06:00Z">
            <w:del w:id="621"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622" w:author="aas" w:date="2013-10-14T02:06:00Z"/>
              <w:del w:id="623" w:author="Anees Shaikh" w:date="2013-10-19T03:52:00Z"/>
              <w:rFonts w:eastAsiaTheme="minorEastAsia"/>
              <w:noProof/>
              <w:sz w:val="24"/>
              <w:szCs w:val="24"/>
              <w:lang w:eastAsia="ja-JP"/>
            </w:rPr>
          </w:pPr>
          <w:ins w:id="624" w:author="aas" w:date="2013-10-14T02:06:00Z">
            <w:del w:id="625"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626" w:author="aas" w:date="2013-10-14T02:06:00Z"/>
              <w:del w:id="627" w:author="Anees Shaikh" w:date="2013-10-19T03:52:00Z"/>
              <w:rFonts w:eastAsiaTheme="minorEastAsia"/>
              <w:noProof/>
              <w:sz w:val="24"/>
              <w:szCs w:val="24"/>
              <w:lang w:eastAsia="ja-JP"/>
            </w:rPr>
          </w:pPr>
          <w:ins w:id="628" w:author="aas" w:date="2013-10-14T02:06:00Z">
            <w:del w:id="629"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630" w:author="aas" w:date="2013-10-14T02:06:00Z"/>
              <w:del w:id="631" w:author="Anees Shaikh" w:date="2013-10-19T03:52:00Z"/>
              <w:rFonts w:eastAsiaTheme="minorEastAsia"/>
              <w:noProof/>
              <w:sz w:val="24"/>
              <w:szCs w:val="24"/>
              <w:lang w:eastAsia="ja-JP"/>
            </w:rPr>
          </w:pPr>
          <w:ins w:id="632" w:author="aas" w:date="2013-10-14T02:06:00Z">
            <w:del w:id="633"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634" w:author="aas" w:date="2013-10-14T02:06:00Z"/>
              <w:del w:id="635" w:author="Anees Shaikh" w:date="2013-10-19T03:52:00Z"/>
              <w:rFonts w:eastAsiaTheme="minorEastAsia"/>
              <w:noProof/>
              <w:sz w:val="24"/>
              <w:szCs w:val="24"/>
              <w:lang w:eastAsia="ja-JP"/>
            </w:rPr>
          </w:pPr>
          <w:ins w:id="636" w:author="aas" w:date="2013-10-14T02:06:00Z">
            <w:del w:id="637"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638" w:author="aas" w:date="2013-10-14T02:06:00Z"/>
              <w:del w:id="639" w:author="Anees Shaikh" w:date="2013-10-19T03:52:00Z"/>
              <w:rFonts w:eastAsiaTheme="minorEastAsia"/>
              <w:noProof/>
              <w:sz w:val="24"/>
              <w:szCs w:val="24"/>
              <w:lang w:eastAsia="ja-JP"/>
            </w:rPr>
          </w:pPr>
          <w:ins w:id="640" w:author="aas" w:date="2013-10-14T02:06:00Z">
            <w:del w:id="641"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642" w:author="aas" w:date="2013-10-14T02:06:00Z"/>
              <w:del w:id="643" w:author="Anees Shaikh" w:date="2013-10-19T03:52:00Z"/>
              <w:rFonts w:eastAsiaTheme="minorEastAsia"/>
              <w:noProof/>
              <w:sz w:val="24"/>
              <w:szCs w:val="24"/>
              <w:lang w:eastAsia="ja-JP"/>
            </w:rPr>
          </w:pPr>
          <w:ins w:id="644" w:author="aas" w:date="2013-10-14T02:06:00Z">
            <w:del w:id="645"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646" w:author="aas" w:date="2013-10-14T02:06:00Z"/>
              <w:del w:id="647" w:author="Anees Shaikh" w:date="2013-10-19T03:52:00Z"/>
              <w:rFonts w:eastAsiaTheme="minorEastAsia"/>
              <w:noProof/>
              <w:sz w:val="24"/>
              <w:szCs w:val="24"/>
              <w:lang w:eastAsia="ja-JP"/>
            </w:rPr>
          </w:pPr>
          <w:ins w:id="648" w:author="aas" w:date="2013-10-14T02:06:00Z">
            <w:del w:id="649"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650" w:author="aas" w:date="2013-10-14T02:06:00Z"/>
              <w:del w:id="651" w:author="Anees Shaikh" w:date="2013-10-19T03:52:00Z"/>
              <w:rFonts w:eastAsiaTheme="minorEastAsia"/>
              <w:noProof/>
              <w:sz w:val="24"/>
              <w:szCs w:val="24"/>
              <w:lang w:eastAsia="ja-JP"/>
            </w:rPr>
          </w:pPr>
          <w:ins w:id="652" w:author="aas" w:date="2013-10-14T02:06:00Z">
            <w:del w:id="653"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654" w:author="aas" w:date="2013-10-14T02:06:00Z"/>
              <w:del w:id="655" w:author="Anees Shaikh" w:date="2013-10-19T03:52:00Z"/>
              <w:rFonts w:eastAsiaTheme="minorEastAsia"/>
              <w:noProof/>
              <w:sz w:val="24"/>
              <w:szCs w:val="24"/>
              <w:lang w:eastAsia="ja-JP"/>
            </w:rPr>
          </w:pPr>
          <w:ins w:id="656" w:author="aas" w:date="2013-10-14T02:06:00Z">
            <w:del w:id="657"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658" w:author="aas" w:date="2013-10-14T02:06:00Z"/>
              <w:del w:id="659" w:author="Anees Shaikh" w:date="2013-10-19T03:52:00Z"/>
              <w:rFonts w:eastAsiaTheme="minorEastAsia"/>
              <w:noProof/>
              <w:sz w:val="24"/>
              <w:szCs w:val="24"/>
              <w:lang w:eastAsia="ja-JP"/>
            </w:rPr>
          </w:pPr>
          <w:ins w:id="660" w:author="aas" w:date="2013-10-14T02:06:00Z">
            <w:del w:id="661"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662" w:author="aas" w:date="2013-10-14T02:06:00Z"/>
              <w:del w:id="663" w:author="Anees Shaikh" w:date="2013-10-19T03:52:00Z"/>
              <w:rFonts w:eastAsiaTheme="minorEastAsia"/>
              <w:noProof/>
              <w:sz w:val="24"/>
              <w:szCs w:val="24"/>
              <w:lang w:eastAsia="ja-JP"/>
            </w:rPr>
          </w:pPr>
          <w:ins w:id="664" w:author="aas" w:date="2013-10-14T02:06:00Z">
            <w:del w:id="665"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666" w:author="aas" w:date="2013-10-14T02:06:00Z"/>
              <w:del w:id="667" w:author="Anees Shaikh" w:date="2013-10-19T03:52:00Z"/>
              <w:rFonts w:eastAsiaTheme="minorEastAsia"/>
              <w:noProof/>
              <w:sz w:val="24"/>
              <w:szCs w:val="24"/>
              <w:lang w:eastAsia="ja-JP"/>
            </w:rPr>
          </w:pPr>
          <w:ins w:id="668" w:author="aas" w:date="2013-10-14T02:06:00Z">
            <w:del w:id="669"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670" w:author="aas" w:date="2013-10-14T02:06:00Z"/>
              <w:del w:id="671" w:author="Anees Shaikh" w:date="2013-10-19T03:52:00Z"/>
              <w:rFonts w:eastAsiaTheme="minorEastAsia"/>
              <w:noProof/>
              <w:sz w:val="24"/>
              <w:szCs w:val="24"/>
              <w:lang w:eastAsia="ja-JP"/>
            </w:rPr>
          </w:pPr>
          <w:ins w:id="672" w:author="aas" w:date="2013-10-14T02:06:00Z">
            <w:del w:id="673"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74" w:author="aas" w:date="2013-10-14T02:06:00Z"/>
              <w:del w:id="675" w:author="Anees Shaikh" w:date="2013-10-19T03:52:00Z"/>
              <w:rFonts w:eastAsiaTheme="minorEastAsia"/>
              <w:noProof/>
              <w:sz w:val="24"/>
              <w:szCs w:val="24"/>
              <w:lang w:eastAsia="ja-JP"/>
            </w:rPr>
          </w:pPr>
          <w:ins w:id="676" w:author="aas" w:date="2013-10-14T02:06:00Z">
            <w:del w:id="677"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78" w:author="aas" w:date="2013-10-14T02:06:00Z"/>
              <w:del w:id="679" w:author="Anees Shaikh" w:date="2013-10-19T03:52:00Z"/>
              <w:rFonts w:eastAsiaTheme="minorEastAsia"/>
              <w:noProof/>
              <w:sz w:val="24"/>
              <w:szCs w:val="24"/>
              <w:lang w:eastAsia="ja-JP"/>
            </w:rPr>
          </w:pPr>
          <w:ins w:id="680" w:author="aas" w:date="2013-10-14T02:06:00Z">
            <w:del w:id="681"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82" w:author="aas" w:date="2013-10-14T02:06:00Z"/>
              <w:del w:id="683" w:author="Anees Shaikh" w:date="2013-10-19T03:52:00Z"/>
              <w:rFonts w:eastAsiaTheme="minorEastAsia"/>
              <w:noProof/>
              <w:sz w:val="24"/>
              <w:szCs w:val="24"/>
              <w:lang w:eastAsia="ja-JP"/>
            </w:rPr>
          </w:pPr>
          <w:ins w:id="684" w:author="aas" w:date="2013-10-14T02:06:00Z">
            <w:del w:id="685"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86" w:author="aas" w:date="2013-10-14T02:06:00Z"/>
              <w:del w:id="687" w:author="Anees Shaikh" w:date="2013-10-19T03:52:00Z"/>
              <w:rFonts w:eastAsiaTheme="minorEastAsia"/>
              <w:noProof/>
              <w:sz w:val="24"/>
              <w:szCs w:val="24"/>
              <w:lang w:eastAsia="ja-JP"/>
            </w:rPr>
          </w:pPr>
          <w:ins w:id="688" w:author="aas" w:date="2013-10-14T02:06:00Z">
            <w:del w:id="689"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90" w:author="aas" w:date="2013-10-14T02:06:00Z"/>
              <w:del w:id="691" w:author="Anees Shaikh" w:date="2013-10-19T03:52:00Z"/>
              <w:rFonts w:eastAsiaTheme="minorEastAsia"/>
              <w:noProof/>
              <w:sz w:val="24"/>
              <w:szCs w:val="24"/>
              <w:lang w:eastAsia="ja-JP"/>
            </w:rPr>
          </w:pPr>
          <w:ins w:id="692" w:author="aas" w:date="2013-10-14T02:06:00Z">
            <w:del w:id="693"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94" w:author="aas" w:date="2013-10-14T02:06:00Z"/>
              <w:del w:id="695" w:author="Anees Shaikh" w:date="2013-10-19T03:52:00Z"/>
              <w:rFonts w:eastAsiaTheme="minorEastAsia"/>
              <w:noProof/>
              <w:sz w:val="24"/>
              <w:szCs w:val="24"/>
              <w:lang w:eastAsia="ja-JP"/>
            </w:rPr>
          </w:pPr>
          <w:ins w:id="696" w:author="aas" w:date="2013-10-14T02:06:00Z">
            <w:del w:id="697"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98" w:author="aas" w:date="2013-10-14T02:06:00Z"/>
              <w:del w:id="699" w:author="Anees Shaikh" w:date="2013-10-19T03:52:00Z"/>
              <w:rFonts w:eastAsiaTheme="minorEastAsia"/>
              <w:noProof/>
              <w:sz w:val="24"/>
              <w:szCs w:val="24"/>
              <w:lang w:eastAsia="ja-JP"/>
            </w:rPr>
          </w:pPr>
          <w:ins w:id="700" w:author="aas" w:date="2013-10-14T02:06:00Z">
            <w:del w:id="701"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702" w:author="aas" w:date="2013-10-14T02:06:00Z"/>
              <w:del w:id="703" w:author="Anees Shaikh" w:date="2013-10-19T03:52:00Z"/>
              <w:rFonts w:eastAsiaTheme="minorEastAsia"/>
              <w:noProof/>
              <w:sz w:val="24"/>
              <w:szCs w:val="24"/>
              <w:lang w:eastAsia="ja-JP"/>
            </w:rPr>
          </w:pPr>
          <w:ins w:id="704" w:author="aas" w:date="2013-10-14T02:06:00Z">
            <w:del w:id="705"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706" w:author="aas" w:date="2013-10-14T02:06:00Z"/>
              <w:del w:id="707" w:author="Anees Shaikh" w:date="2013-10-19T03:52:00Z"/>
              <w:rFonts w:eastAsiaTheme="minorEastAsia"/>
              <w:noProof/>
              <w:sz w:val="24"/>
              <w:szCs w:val="24"/>
              <w:lang w:eastAsia="ja-JP"/>
            </w:rPr>
          </w:pPr>
          <w:ins w:id="708" w:author="aas" w:date="2013-10-14T02:06:00Z">
            <w:del w:id="709"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710" w:author="aas" w:date="2013-10-14T02:06:00Z"/>
              <w:del w:id="711" w:author="Anees Shaikh" w:date="2013-10-19T03:52:00Z"/>
              <w:rFonts w:eastAsiaTheme="minorEastAsia"/>
              <w:noProof/>
              <w:sz w:val="24"/>
              <w:szCs w:val="24"/>
              <w:lang w:eastAsia="ja-JP"/>
            </w:rPr>
          </w:pPr>
          <w:ins w:id="712" w:author="aas" w:date="2013-10-14T02:06:00Z">
            <w:del w:id="713"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714" w:author="aas" w:date="2013-10-14T02:06:00Z"/>
              <w:del w:id="715" w:author="Anees Shaikh" w:date="2013-10-19T03:52:00Z"/>
              <w:rFonts w:eastAsiaTheme="minorEastAsia"/>
              <w:noProof/>
              <w:sz w:val="24"/>
              <w:szCs w:val="24"/>
              <w:lang w:eastAsia="ja-JP"/>
            </w:rPr>
          </w:pPr>
          <w:ins w:id="716" w:author="aas" w:date="2013-10-14T02:06:00Z">
            <w:del w:id="717"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718" w:author="aas" w:date="2013-10-14T02:06:00Z"/>
              <w:del w:id="719" w:author="Anees Shaikh" w:date="2013-10-19T03:52:00Z"/>
              <w:rFonts w:eastAsiaTheme="minorEastAsia"/>
              <w:noProof/>
              <w:sz w:val="24"/>
              <w:szCs w:val="24"/>
              <w:lang w:eastAsia="ja-JP"/>
            </w:rPr>
          </w:pPr>
          <w:ins w:id="720" w:author="aas" w:date="2013-10-14T02:06:00Z">
            <w:del w:id="721"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722" w:author="aas" w:date="2013-10-14T02:06:00Z"/>
              <w:del w:id="723" w:author="Anees Shaikh" w:date="2013-10-19T03:52:00Z"/>
              <w:rFonts w:eastAsiaTheme="minorEastAsia"/>
              <w:noProof/>
              <w:sz w:val="24"/>
              <w:szCs w:val="24"/>
              <w:lang w:eastAsia="ja-JP"/>
            </w:rPr>
          </w:pPr>
          <w:ins w:id="724" w:author="aas" w:date="2013-10-14T02:06:00Z">
            <w:del w:id="725"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726" w:author="aas" w:date="2013-10-14T02:06:00Z"/>
              <w:del w:id="727" w:author="Anees Shaikh" w:date="2013-10-19T03:52:00Z"/>
              <w:rFonts w:eastAsiaTheme="minorEastAsia"/>
              <w:noProof/>
              <w:sz w:val="24"/>
              <w:szCs w:val="24"/>
              <w:lang w:eastAsia="ja-JP"/>
            </w:rPr>
          </w:pPr>
          <w:ins w:id="728" w:author="aas" w:date="2013-10-14T02:06:00Z">
            <w:del w:id="729"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730" w:author="aas" w:date="2013-10-14T02:06:00Z"/>
              <w:del w:id="731" w:author="Anees Shaikh" w:date="2013-10-19T03:52:00Z"/>
              <w:rFonts w:eastAsiaTheme="minorEastAsia"/>
              <w:noProof/>
              <w:sz w:val="24"/>
              <w:szCs w:val="24"/>
              <w:lang w:eastAsia="ja-JP"/>
            </w:rPr>
          </w:pPr>
          <w:ins w:id="732" w:author="aas" w:date="2013-10-14T02:06:00Z">
            <w:del w:id="733"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734" w:author="aas" w:date="2013-10-14T02:06:00Z"/>
              <w:del w:id="735" w:author="Anees Shaikh" w:date="2013-10-19T03:52:00Z"/>
              <w:rFonts w:eastAsiaTheme="minorEastAsia"/>
              <w:noProof/>
              <w:sz w:val="24"/>
              <w:szCs w:val="24"/>
              <w:lang w:eastAsia="ja-JP"/>
            </w:rPr>
          </w:pPr>
          <w:ins w:id="736" w:author="aas" w:date="2013-10-14T02:06:00Z">
            <w:del w:id="737"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738" w:author="aas" w:date="2013-10-14T02:06:00Z"/>
              <w:del w:id="739" w:author="Anees Shaikh" w:date="2013-10-19T03:52:00Z"/>
              <w:rFonts w:eastAsiaTheme="minorEastAsia"/>
              <w:noProof/>
              <w:sz w:val="24"/>
              <w:szCs w:val="24"/>
              <w:lang w:eastAsia="ja-JP"/>
            </w:rPr>
          </w:pPr>
          <w:ins w:id="740" w:author="aas" w:date="2013-10-14T02:06:00Z">
            <w:del w:id="741"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742" w:author="aas" w:date="2013-10-14T02:06:00Z"/>
              <w:del w:id="743" w:author="Anees Shaikh" w:date="2013-10-19T03:52:00Z"/>
              <w:rFonts w:eastAsiaTheme="minorEastAsia"/>
              <w:noProof/>
              <w:sz w:val="24"/>
              <w:szCs w:val="24"/>
              <w:lang w:eastAsia="ja-JP"/>
            </w:rPr>
          </w:pPr>
          <w:ins w:id="744" w:author="aas" w:date="2013-10-14T02:06:00Z">
            <w:del w:id="745"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746" w:author="aas" w:date="2013-10-14T02:06:00Z"/>
              <w:del w:id="747" w:author="Anees Shaikh" w:date="2013-10-19T03:52:00Z"/>
              <w:rFonts w:eastAsiaTheme="minorEastAsia"/>
              <w:noProof/>
              <w:sz w:val="24"/>
              <w:szCs w:val="24"/>
              <w:lang w:eastAsia="ja-JP"/>
            </w:rPr>
          </w:pPr>
          <w:ins w:id="748" w:author="aas" w:date="2013-10-14T02:06:00Z">
            <w:del w:id="749"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750" w:author="aas" w:date="2013-10-14T02:06:00Z"/>
              <w:del w:id="751" w:author="Anees Shaikh" w:date="2013-10-19T03:52:00Z"/>
              <w:rFonts w:eastAsiaTheme="minorEastAsia"/>
              <w:noProof/>
              <w:sz w:val="24"/>
              <w:szCs w:val="24"/>
              <w:lang w:eastAsia="ja-JP"/>
            </w:rPr>
          </w:pPr>
          <w:ins w:id="752" w:author="aas" w:date="2013-10-14T02:06:00Z">
            <w:del w:id="753"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754" w:author="aas" w:date="2013-10-14T02:06:00Z"/>
              <w:del w:id="755" w:author="Anees Shaikh" w:date="2013-10-19T03:52:00Z"/>
              <w:rFonts w:eastAsiaTheme="minorEastAsia"/>
              <w:noProof/>
              <w:sz w:val="24"/>
              <w:szCs w:val="24"/>
              <w:lang w:eastAsia="ja-JP"/>
            </w:rPr>
          </w:pPr>
          <w:ins w:id="756" w:author="aas" w:date="2013-10-14T02:06:00Z">
            <w:del w:id="757"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758" w:author="aas" w:date="2013-10-14T02:06:00Z"/>
              <w:del w:id="759" w:author="Anees Shaikh" w:date="2013-10-19T03:52:00Z"/>
              <w:rFonts w:eastAsiaTheme="minorEastAsia"/>
              <w:noProof/>
              <w:sz w:val="24"/>
              <w:szCs w:val="24"/>
              <w:lang w:eastAsia="ja-JP"/>
            </w:rPr>
          </w:pPr>
          <w:ins w:id="760" w:author="aas" w:date="2013-10-14T02:06:00Z">
            <w:del w:id="761"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762" w:author="aas" w:date="2013-10-14T02:06:00Z"/>
              <w:del w:id="763" w:author="Anees Shaikh" w:date="2013-10-19T03:52:00Z"/>
              <w:rFonts w:eastAsiaTheme="minorEastAsia"/>
              <w:noProof/>
              <w:sz w:val="24"/>
              <w:szCs w:val="24"/>
              <w:lang w:eastAsia="ja-JP"/>
            </w:rPr>
          </w:pPr>
          <w:ins w:id="764" w:author="aas" w:date="2013-10-14T02:06:00Z">
            <w:del w:id="765"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766" w:author="aas" w:date="2013-10-14T02:06:00Z"/>
              <w:del w:id="767" w:author="Anees Shaikh" w:date="2013-10-19T03:52:00Z"/>
              <w:rFonts w:eastAsiaTheme="minorEastAsia"/>
              <w:noProof/>
              <w:sz w:val="24"/>
              <w:szCs w:val="24"/>
              <w:lang w:eastAsia="ja-JP"/>
            </w:rPr>
          </w:pPr>
          <w:ins w:id="768" w:author="aas" w:date="2013-10-14T02:06:00Z">
            <w:del w:id="769"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770" w:author="aas" w:date="2013-10-14T02:06:00Z"/>
              <w:del w:id="771" w:author="Anees Shaikh" w:date="2013-10-19T03:52:00Z"/>
              <w:rFonts w:eastAsiaTheme="minorEastAsia"/>
              <w:noProof/>
              <w:sz w:val="24"/>
              <w:szCs w:val="24"/>
              <w:lang w:eastAsia="ja-JP"/>
            </w:rPr>
          </w:pPr>
          <w:ins w:id="772" w:author="aas" w:date="2013-10-14T02:06:00Z">
            <w:del w:id="773"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74" w:author="aas" w:date="2013-10-14T02:06:00Z"/>
              <w:del w:id="775" w:author="Anees Shaikh" w:date="2013-10-19T03:52:00Z"/>
              <w:rFonts w:eastAsiaTheme="minorEastAsia"/>
              <w:noProof/>
              <w:sz w:val="24"/>
              <w:szCs w:val="24"/>
              <w:lang w:eastAsia="ja-JP"/>
            </w:rPr>
          </w:pPr>
          <w:ins w:id="776" w:author="aas" w:date="2013-10-14T02:06:00Z">
            <w:del w:id="777"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78" w:author="aas" w:date="2013-10-14T02:06:00Z"/>
              <w:del w:id="779" w:author="Anees Shaikh" w:date="2013-10-19T03:52:00Z"/>
              <w:rFonts w:eastAsiaTheme="minorEastAsia"/>
              <w:noProof/>
              <w:sz w:val="24"/>
              <w:szCs w:val="24"/>
              <w:lang w:eastAsia="ja-JP"/>
            </w:rPr>
          </w:pPr>
          <w:ins w:id="780" w:author="aas" w:date="2013-10-14T02:06:00Z">
            <w:del w:id="781"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82" w:author="aas" w:date="2013-10-14T02:06:00Z"/>
              <w:del w:id="783" w:author="Anees Shaikh" w:date="2013-10-19T03:52:00Z"/>
              <w:rFonts w:eastAsiaTheme="minorEastAsia"/>
              <w:noProof/>
              <w:sz w:val="24"/>
              <w:szCs w:val="24"/>
              <w:lang w:eastAsia="ja-JP"/>
            </w:rPr>
          </w:pPr>
          <w:ins w:id="784" w:author="aas" w:date="2013-10-14T02:06:00Z">
            <w:del w:id="785"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86" w:author="aas" w:date="2013-10-14T02:06:00Z"/>
              <w:del w:id="787" w:author="Anees Shaikh" w:date="2013-10-19T03:52:00Z"/>
              <w:rFonts w:eastAsiaTheme="minorEastAsia"/>
              <w:noProof/>
              <w:sz w:val="24"/>
              <w:szCs w:val="24"/>
              <w:lang w:eastAsia="ja-JP"/>
            </w:rPr>
          </w:pPr>
          <w:ins w:id="788" w:author="aas" w:date="2013-10-14T02:06:00Z">
            <w:del w:id="789"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90" w:author="aas" w:date="2013-10-14T02:06:00Z"/>
              <w:del w:id="791" w:author="Anees Shaikh" w:date="2013-10-19T03:52:00Z"/>
              <w:rFonts w:eastAsiaTheme="minorEastAsia"/>
              <w:noProof/>
              <w:sz w:val="24"/>
              <w:szCs w:val="24"/>
              <w:lang w:eastAsia="ja-JP"/>
            </w:rPr>
          </w:pPr>
          <w:ins w:id="792" w:author="aas" w:date="2013-10-14T02:06:00Z">
            <w:del w:id="793"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94" w:author="aas" w:date="2013-10-14T02:06:00Z"/>
              <w:del w:id="795" w:author="Anees Shaikh" w:date="2013-10-19T03:52:00Z"/>
              <w:rFonts w:eastAsiaTheme="minorEastAsia"/>
              <w:noProof/>
              <w:sz w:val="24"/>
              <w:szCs w:val="24"/>
              <w:lang w:eastAsia="ja-JP"/>
            </w:rPr>
          </w:pPr>
          <w:ins w:id="796" w:author="aas" w:date="2013-10-14T02:06:00Z">
            <w:del w:id="797"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98" w:author="aas" w:date="2013-10-14T02:06:00Z"/>
              <w:del w:id="799" w:author="Anees Shaikh" w:date="2013-10-19T03:52:00Z"/>
              <w:rFonts w:eastAsiaTheme="minorEastAsia"/>
              <w:noProof/>
              <w:sz w:val="24"/>
              <w:szCs w:val="24"/>
              <w:lang w:eastAsia="ja-JP"/>
            </w:rPr>
          </w:pPr>
          <w:ins w:id="800" w:author="aas" w:date="2013-10-14T02:06:00Z">
            <w:del w:id="801"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802" w:author="aas" w:date="2013-10-14T02:06:00Z"/>
              <w:del w:id="803" w:author="Anees Shaikh" w:date="2013-10-19T03:52:00Z"/>
              <w:rFonts w:eastAsiaTheme="minorEastAsia"/>
              <w:noProof/>
              <w:sz w:val="24"/>
              <w:szCs w:val="24"/>
              <w:lang w:eastAsia="ja-JP"/>
            </w:rPr>
          </w:pPr>
          <w:ins w:id="804" w:author="aas" w:date="2013-10-14T02:06:00Z">
            <w:del w:id="805"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806" w:author="aas" w:date="2013-10-14T02:06:00Z"/>
              <w:del w:id="807" w:author="Anees Shaikh" w:date="2013-10-19T03:52:00Z"/>
              <w:rFonts w:eastAsiaTheme="minorEastAsia"/>
              <w:noProof/>
              <w:sz w:val="24"/>
              <w:szCs w:val="24"/>
              <w:lang w:eastAsia="ja-JP"/>
            </w:rPr>
          </w:pPr>
          <w:ins w:id="808" w:author="aas" w:date="2013-10-14T02:06:00Z">
            <w:del w:id="809"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810" w:author="aas" w:date="2013-10-14T02:06:00Z"/>
              <w:del w:id="811" w:author="Anees Shaikh" w:date="2013-10-19T03:52:00Z"/>
              <w:rFonts w:eastAsiaTheme="minorEastAsia"/>
              <w:noProof/>
              <w:sz w:val="24"/>
              <w:szCs w:val="24"/>
              <w:lang w:eastAsia="ja-JP"/>
            </w:rPr>
          </w:pPr>
          <w:ins w:id="812" w:author="aas" w:date="2013-10-14T02:06:00Z">
            <w:del w:id="813"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814" w:author="aas" w:date="2013-10-14T02:06:00Z"/>
              <w:del w:id="815" w:author="Anees Shaikh" w:date="2013-10-19T03:52:00Z"/>
              <w:rFonts w:eastAsiaTheme="minorEastAsia"/>
              <w:noProof/>
              <w:sz w:val="24"/>
              <w:szCs w:val="24"/>
              <w:lang w:eastAsia="ja-JP"/>
            </w:rPr>
          </w:pPr>
          <w:ins w:id="816" w:author="aas" w:date="2013-10-14T02:06:00Z">
            <w:del w:id="817"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818" w:author="aas" w:date="2013-10-14T02:06:00Z"/>
              <w:del w:id="819" w:author="Anees Shaikh" w:date="2013-10-19T03:52:00Z"/>
              <w:rFonts w:eastAsiaTheme="minorEastAsia"/>
              <w:noProof/>
              <w:sz w:val="24"/>
              <w:szCs w:val="24"/>
              <w:lang w:eastAsia="ja-JP"/>
            </w:rPr>
          </w:pPr>
          <w:ins w:id="820" w:author="aas" w:date="2013-10-14T02:06:00Z">
            <w:del w:id="821"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822" w:author="aas" w:date="2013-10-14T02:06:00Z"/>
              <w:del w:id="823" w:author="Anees Shaikh" w:date="2013-10-19T03:52:00Z"/>
              <w:rFonts w:eastAsiaTheme="minorEastAsia"/>
              <w:noProof/>
              <w:sz w:val="24"/>
              <w:szCs w:val="24"/>
              <w:lang w:eastAsia="ja-JP"/>
            </w:rPr>
          </w:pPr>
          <w:ins w:id="824" w:author="aas" w:date="2013-10-14T02:06:00Z">
            <w:del w:id="825"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826" w:author="aas" w:date="2013-10-14T02:06:00Z"/>
              <w:del w:id="827" w:author="Anees Shaikh" w:date="2013-10-19T03:52:00Z"/>
              <w:rFonts w:eastAsiaTheme="minorEastAsia"/>
              <w:noProof/>
              <w:sz w:val="24"/>
              <w:szCs w:val="24"/>
              <w:lang w:eastAsia="ja-JP"/>
            </w:rPr>
          </w:pPr>
          <w:ins w:id="828" w:author="aas" w:date="2013-10-14T02:06:00Z">
            <w:del w:id="829"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830" w:author="aas" w:date="2013-10-14T02:06:00Z"/>
              <w:del w:id="831" w:author="Anees Shaikh" w:date="2013-10-19T03:52:00Z"/>
              <w:rFonts w:eastAsiaTheme="minorEastAsia"/>
              <w:noProof/>
              <w:sz w:val="24"/>
              <w:szCs w:val="24"/>
              <w:lang w:eastAsia="ja-JP"/>
            </w:rPr>
          </w:pPr>
          <w:ins w:id="832" w:author="aas" w:date="2013-10-14T02:06:00Z">
            <w:del w:id="833"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834" w:author="aas" w:date="2013-10-14T02:06:00Z"/>
              <w:del w:id="835" w:author="Anees Shaikh" w:date="2013-10-19T03:52:00Z"/>
              <w:rFonts w:eastAsiaTheme="minorEastAsia"/>
              <w:noProof/>
              <w:sz w:val="24"/>
              <w:szCs w:val="24"/>
              <w:lang w:eastAsia="ja-JP"/>
            </w:rPr>
          </w:pPr>
          <w:ins w:id="836" w:author="aas" w:date="2013-10-14T02:06:00Z">
            <w:del w:id="837"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838" w:author="aas" w:date="2013-10-14T02:06:00Z"/>
              <w:del w:id="839" w:author="Anees Shaikh" w:date="2013-10-19T03:52:00Z"/>
              <w:rFonts w:eastAsiaTheme="minorEastAsia"/>
              <w:noProof/>
              <w:sz w:val="24"/>
              <w:szCs w:val="24"/>
              <w:lang w:eastAsia="ja-JP"/>
            </w:rPr>
          </w:pPr>
          <w:ins w:id="840" w:author="aas" w:date="2013-10-14T02:06:00Z">
            <w:del w:id="841"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842" w:author="aas" w:date="2013-10-14T02:06:00Z"/>
              <w:del w:id="843" w:author="Anees Shaikh" w:date="2013-10-19T03:52:00Z"/>
              <w:rFonts w:eastAsiaTheme="minorEastAsia"/>
              <w:noProof/>
              <w:sz w:val="24"/>
              <w:szCs w:val="24"/>
              <w:lang w:eastAsia="ja-JP"/>
            </w:rPr>
          </w:pPr>
          <w:ins w:id="844" w:author="aas" w:date="2013-10-14T02:06:00Z">
            <w:del w:id="845"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846" w:author="aas" w:date="2013-10-14T02:06:00Z"/>
              <w:del w:id="847" w:author="Anees Shaikh" w:date="2013-10-19T03:52:00Z"/>
              <w:rFonts w:eastAsiaTheme="minorEastAsia"/>
              <w:noProof/>
              <w:sz w:val="24"/>
              <w:szCs w:val="24"/>
              <w:lang w:eastAsia="ja-JP"/>
            </w:rPr>
          </w:pPr>
          <w:ins w:id="848" w:author="aas" w:date="2013-10-14T02:06:00Z">
            <w:del w:id="849"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850" w:author="aas" w:date="2013-10-14T02:06:00Z"/>
              <w:del w:id="851" w:author="Anees Shaikh" w:date="2013-10-19T03:52:00Z"/>
              <w:rFonts w:eastAsiaTheme="minorEastAsia"/>
              <w:noProof/>
              <w:sz w:val="24"/>
              <w:szCs w:val="24"/>
              <w:lang w:eastAsia="ja-JP"/>
            </w:rPr>
          </w:pPr>
          <w:ins w:id="852" w:author="aas" w:date="2013-10-14T02:06:00Z">
            <w:del w:id="853"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854" w:name="_Toc243774021"/>
      <w:r w:rsidR="00E64B71" w:rsidRPr="00013F69">
        <w:t>Introduction</w:t>
      </w:r>
      <w:bookmarkEnd w:id="854"/>
    </w:p>
    <w:p w14:paraId="588F0622" w14:textId="1F76856C" w:rsidR="00E64B71" w:rsidRPr="009F1B7D" w:rsidRDefault="00E64B71" w:rsidP="00E64B71">
      <w:r>
        <w:t xml:space="preserve">This document describes the motivation, scope, requirements, and specification of the standard configuration and management protocol of an operational context </w:t>
      </w:r>
      <w:proofErr w:type="gramStart"/>
      <w:r>
        <w:t xml:space="preserve">which is capable of containing an </w:t>
      </w:r>
      <w:proofErr w:type="spellStart"/>
      <w:r>
        <w:t>OpenFlow</w:t>
      </w:r>
      <w:proofErr w:type="spellEnd"/>
      <w:r>
        <w:t xml:space="preserve"> 1.</w:t>
      </w:r>
      <w:r w:rsidR="00D35927">
        <w:t>3</w:t>
      </w:r>
      <w:r>
        <w:t xml:space="preserve"> </w:t>
      </w:r>
      <w:r w:rsidR="009F3843">
        <w:t>(or previous versions</w:t>
      </w:r>
      <w:r w:rsidR="009F3B6E">
        <w:t xml:space="preserve">) </w:t>
      </w:r>
      <w:r>
        <w:t>switch as</w:t>
      </w:r>
      <w:proofErr w:type="gramEnd"/>
      <w:r>
        <w:t xml:space="preserve">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xml:space="preserve">. This configuration and management protocol is referred to as OF-CONFIG and is a companion protocol to </w:t>
      </w:r>
      <w:proofErr w:type="spellStart"/>
      <w:r>
        <w:t>OpenFlow</w:t>
      </w:r>
      <w:proofErr w:type="spellEnd"/>
      <w:r>
        <w:t>. This document specifies version 1.</w:t>
      </w:r>
      <w:ins w:id="855" w:author="Anees Shaikh" w:date="2013-11-24T21:41:00Z">
        <w:r w:rsidR="00457B24">
          <w:t>2</w:t>
        </w:r>
      </w:ins>
      <w:del w:id="856"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4" o:title=""/>
          </v:shape>
          <o:OLEObject Type="Embed" ProgID="Visio.Drawing.11" ShapeID="_x0000_i1025" DrawAspect="Content" ObjectID="_1320699980" r:id="rId15"/>
        </w:object>
      </w:r>
      <w:r w:rsidDel="006B018A">
        <w:rPr>
          <w:noProof/>
          <w:lang w:eastAsia="zh-CN"/>
        </w:rPr>
        <w:t xml:space="preserve"> </w:t>
      </w:r>
    </w:p>
    <w:p w14:paraId="35F9758F" w14:textId="77777777" w:rsidR="00E64B71" w:rsidRDefault="00E64B71" w:rsidP="00E64B71">
      <w:pPr>
        <w:pStyle w:val="Caption"/>
      </w:pPr>
      <w:bookmarkStart w:id="857" w:name="_Ref316755854"/>
      <w:r>
        <w:t xml:space="preserve">Figure </w:t>
      </w:r>
      <w:fldSimple w:instr=" SEQ Figure \* ARABIC ">
        <w:r w:rsidR="00EE43EB">
          <w:rPr>
            <w:noProof/>
          </w:rPr>
          <w:t>1</w:t>
        </w:r>
      </w:fldSimple>
      <w:bookmarkEnd w:id="857"/>
      <w:r w:rsidRPr="00825E39">
        <w:t xml:space="preserve">: An </w:t>
      </w:r>
      <w:proofErr w:type="spellStart"/>
      <w:r w:rsidRPr="00825E39">
        <w:t>OpenFlow</w:t>
      </w:r>
      <w:proofErr w:type="spellEnd"/>
      <w:r w:rsidRPr="00825E39">
        <w:t xml:space="preserve"> Configuration Point communicates with an operational context which is capable of supporting an </w:t>
      </w:r>
      <w:proofErr w:type="spellStart"/>
      <w:r w:rsidRPr="00825E39">
        <w:t>OpenFlow</w:t>
      </w:r>
      <w:proofErr w:type="spellEnd"/>
      <w:r w:rsidRPr="00825E39">
        <w:t xml:space="preserve"> Switch using the </w:t>
      </w:r>
      <w:proofErr w:type="spellStart"/>
      <w:r w:rsidRPr="00825E39">
        <w:t>OpenFlow</w:t>
      </w:r>
      <w:proofErr w:type="spellEnd"/>
      <w:r w:rsidRPr="00825E39">
        <w:t xml:space="preserve"> Configuration and Management Protocol (OF-CONFIG)</w:t>
      </w:r>
    </w:p>
    <w:p w14:paraId="3E1FB383" w14:textId="77777777" w:rsidR="00E64B71" w:rsidRDefault="00E64B71" w:rsidP="00E64B71">
      <w:r>
        <w:t xml:space="preserve">The reader of this document is assumed to be familiar with the </w:t>
      </w:r>
      <w:proofErr w:type="spellStart"/>
      <w:r>
        <w:t>OpenFlow</w:t>
      </w:r>
      <w:proofErr w:type="spellEnd"/>
      <w:r>
        <w:t xml:space="preserve"> protocol and </w:t>
      </w:r>
      <w:proofErr w:type="spellStart"/>
      <w:r>
        <w:t>OpenFlow</w:t>
      </w:r>
      <w:proofErr w:type="spellEnd"/>
      <w:r>
        <w:t xml:space="preserve"> related concepts. Reading the </w:t>
      </w:r>
      <w:proofErr w:type="spellStart"/>
      <w:r>
        <w:t>OpenFlow</w:t>
      </w:r>
      <w:proofErr w:type="spellEnd"/>
      <w:r>
        <w:t xml:space="preserve"> whitepaper (2) and the </w:t>
      </w:r>
      <w:proofErr w:type="spellStart"/>
      <w:r>
        <w:t>OpenFlow</w:t>
      </w:r>
      <w:proofErr w:type="spellEnd"/>
      <w:r>
        <w:t xml:space="preserve"> Specification (1</w:t>
      </w:r>
      <w:r w:rsidR="00920140">
        <w:t>) is</w:t>
      </w:r>
      <w:r>
        <w:t xml:space="preserve"> recommended prior to reading this document.</w:t>
      </w:r>
    </w:p>
    <w:p w14:paraId="61367AC9" w14:textId="06409C01" w:rsidR="00E64B71" w:rsidRDefault="00E64B71" w:rsidP="00E64B71">
      <w:r>
        <w:t xml:space="preserve">It is strongly recommended that </w:t>
      </w:r>
      <w:proofErr w:type="gramStart"/>
      <w:r>
        <w:t>switches which implement OF-CONFIG</w:t>
      </w:r>
      <w:proofErr w:type="gramEnd"/>
      <w:r>
        <w:t xml:space="preserve"> make changes to the </w:t>
      </w:r>
      <w:proofErr w:type="spellStart"/>
      <w:r>
        <w:t>OpenFlow</w:t>
      </w:r>
      <w:proofErr w:type="spellEnd"/>
      <w:r>
        <w:t xml:space="preserve"> </w:t>
      </w:r>
      <w:r w:rsidR="00C02FD7">
        <w:t>logical switch</w:t>
      </w:r>
      <w:r>
        <w:t xml:space="preserve"> described in this document via OF-CONFIG and limit changes to the </w:t>
      </w:r>
      <w:proofErr w:type="spellStart"/>
      <w:r>
        <w:t>OpenFlow</w:t>
      </w:r>
      <w:proofErr w:type="spellEnd"/>
      <w:r>
        <w:t xml:space="preserve"> </w:t>
      </w:r>
      <w:r w:rsidR="00C02FD7">
        <w:t>logical switch</w:t>
      </w:r>
      <w:r>
        <w:t xml:space="preserve"> via other methods (e.g. command line interfaces and other legacy management protocols). Future versions may better support other methods of change with detailed notification to the </w:t>
      </w:r>
      <w:proofErr w:type="spellStart"/>
      <w:r>
        <w:t>OpenFlow</w:t>
      </w:r>
      <w:proofErr w:type="spellEnd"/>
      <w:r>
        <w:t xml:space="preserve"> Configuration Point via OF-CONFIG.</w:t>
      </w:r>
    </w:p>
    <w:p w14:paraId="021154D4" w14:textId="77777777" w:rsidR="00E64B71" w:rsidRDefault="00E64B71" w:rsidP="00BA30A0">
      <w:pPr>
        <w:pStyle w:val="Heading1"/>
      </w:pPr>
      <w:bookmarkStart w:id="858" w:name="_Toc243774022"/>
      <w:r>
        <w:t>Motivation</w:t>
      </w:r>
      <w:bookmarkEnd w:id="858"/>
    </w:p>
    <w:p w14:paraId="6DEFFA64" w14:textId="5F7A1FC7" w:rsidR="00E64B71" w:rsidRDefault="00E64B71" w:rsidP="00E64B71">
      <w:r>
        <w:t xml:space="preserve">The </w:t>
      </w:r>
      <w:proofErr w:type="spellStart"/>
      <w:r>
        <w:t>OpenFlow</w:t>
      </w:r>
      <w:proofErr w:type="spellEnd"/>
      <w:r>
        <w:t xml:space="preserve"> protocol assumes that an </w:t>
      </w:r>
      <w:proofErr w:type="spellStart"/>
      <w:r>
        <w:t>OpenFlow</w:t>
      </w:r>
      <w:proofErr w:type="spellEnd"/>
      <w:r>
        <w:t xml:space="preserve"> </w:t>
      </w:r>
      <w:del w:id="859" w:author="Anees Shaikh" w:date="2013-11-25T00:08:00Z">
        <w:r w:rsidDel="00701288">
          <w:delText xml:space="preserve">datapath </w:delText>
        </w:r>
      </w:del>
      <w:ins w:id="860" w:author="Anees Shaikh" w:date="2013-11-25T00:08:00Z">
        <w:r w:rsidR="00701288">
          <w:t xml:space="preserve">switch </w:t>
        </w:r>
      </w:ins>
      <w:r>
        <w:t xml:space="preserve">(e.g. an Ethernet switch which supports the </w:t>
      </w:r>
      <w:proofErr w:type="spellStart"/>
      <w:r>
        <w:t>OpenFlow</w:t>
      </w:r>
      <w:proofErr w:type="spellEnd"/>
      <w:r>
        <w:t xml:space="preserve"> protocol) has been configured with various artifacts such as the IP addresses of </w:t>
      </w:r>
      <w:proofErr w:type="spellStart"/>
      <w:r>
        <w:t>OpenFlow</w:t>
      </w:r>
      <w:proofErr w:type="spellEnd"/>
      <w:r>
        <w:t xml:space="preserve"> controllers. The motivation for the </w:t>
      </w:r>
      <w:proofErr w:type="spellStart"/>
      <w:r>
        <w:t>OpenFlow</w:t>
      </w:r>
      <w:proofErr w:type="spellEnd"/>
      <w:r>
        <w:t xml:space="preserve"> Configuration Protocol (OF-CONFIG) is to enable the remote configuration of </w:t>
      </w:r>
      <w:proofErr w:type="spellStart"/>
      <w:r>
        <w:t>OpenFlow</w:t>
      </w:r>
      <w:proofErr w:type="spellEnd"/>
      <w:r>
        <w:t xml:space="preserve"> </w:t>
      </w:r>
      <w:del w:id="861" w:author="Anees Shaikh" w:date="2013-11-25T00:08:00Z">
        <w:r w:rsidDel="00701288">
          <w:delText>datapaths</w:delText>
        </w:r>
      </w:del>
      <w:ins w:id="862" w:author="Anees Shaikh" w:date="2013-11-25T00:08:00Z">
        <w:r w:rsidR="00701288">
          <w:t>switches</w:t>
        </w:r>
      </w:ins>
      <w:r>
        <w:t xml:space="preserve">. While the </w:t>
      </w:r>
      <w:proofErr w:type="spellStart"/>
      <w:r>
        <w:t>OpenFlow</w:t>
      </w:r>
      <w:proofErr w:type="spellEnd"/>
      <w:r>
        <w:t xml:space="preserve"> protocol generally operates on a 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w:t>
      </w:r>
      <w:proofErr w:type="spellStart"/>
      <w:r w:rsidR="00B76D83">
        <w:t>Openflow</w:t>
      </w:r>
      <w:proofErr w:type="spellEnd"/>
      <w:r w:rsidR="00B76D83">
        <w:t xml:space="preserve"> protocol while enabling/disabling a port </w:t>
      </w:r>
      <w:r w:rsidR="002A4D52">
        <w:t xml:space="preserve">generally </w:t>
      </w:r>
      <w:r w:rsidR="00B76D83">
        <w:t>does not need to be done at the timescale of a flow and</w:t>
      </w:r>
      <w:r w:rsidR="002A4D52">
        <w:t>,</w:t>
      </w:r>
      <w:r w:rsidR="00B76D83">
        <w:t xml:space="preserve"> hence, is done via OF-</w:t>
      </w:r>
      <w:proofErr w:type="spellStart"/>
      <w:r w:rsidR="00B76D83">
        <w:t>Config</w:t>
      </w:r>
      <w:proofErr w:type="spellEnd"/>
      <w:r w:rsidR="00B76D83">
        <w:t xml:space="preserve"> protocol.</w:t>
      </w:r>
    </w:p>
    <w:p w14:paraId="2A65C312" w14:textId="77777777" w:rsidR="00E64B71" w:rsidRDefault="00E64B71" w:rsidP="00E64B71">
      <w:r>
        <w:t xml:space="preserve">OF-CONFIG frames an </w:t>
      </w:r>
      <w:proofErr w:type="spellStart"/>
      <w:r>
        <w:t>OpenFlow</w:t>
      </w:r>
      <w:proofErr w:type="spellEnd"/>
      <w:r>
        <w:t xml:space="preserve"> </w:t>
      </w:r>
      <w:proofErr w:type="spellStart"/>
      <w:r>
        <w:t>datapath</w:t>
      </w:r>
      <w:proofErr w:type="spellEnd"/>
      <w:r>
        <w:t xml:space="preserve"> as an abstraction called an </w:t>
      </w:r>
      <w:proofErr w:type="spellStart"/>
      <w:r>
        <w:t>OpenFlow</w:t>
      </w:r>
      <w:proofErr w:type="spellEnd"/>
      <w:r>
        <w:t xml:space="preserve"> Logical Switch. The OF-CONFIG protocol enables configuration of essential artifacts of an </w:t>
      </w:r>
      <w:proofErr w:type="spellStart"/>
      <w:r>
        <w:t>OpenFlow</w:t>
      </w:r>
      <w:proofErr w:type="spellEnd"/>
      <w:r>
        <w:t xml:space="preserve"> Logical Switch so that an </w:t>
      </w:r>
      <w:proofErr w:type="spellStart"/>
      <w:r>
        <w:t>OpenFlow</w:t>
      </w:r>
      <w:proofErr w:type="spellEnd"/>
      <w:r>
        <w:t xml:space="preserve"> controller can communicate and control the </w:t>
      </w:r>
      <w:proofErr w:type="spellStart"/>
      <w:r>
        <w:t>OpenFlow</w:t>
      </w:r>
      <w:proofErr w:type="spellEnd"/>
      <w:r>
        <w:t xml:space="preserve"> Logical switch via the </w:t>
      </w:r>
      <w:proofErr w:type="spellStart"/>
      <w:r>
        <w:t>OpenFlow</w:t>
      </w:r>
      <w:proofErr w:type="spellEnd"/>
      <w:r>
        <w:t xml:space="preserve"> protocol.</w:t>
      </w:r>
    </w:p>
    <w:p w14:paraId="1CF953F2" w14:textId="4BFAAE56" w:rsidR="00E64B71" w:rsidRDefault="00C128FA" w:rsidP="00E64B71">
      <w:r>
        <w:t xml:space="preserve">OF-CONFIG </w:t>
      </w:r>
      <w:r w:rsidR="00E64B71">
        <w:t xml:space="preserve">introduces an operating context </w:t>
      </w:r>
      <w:r w:rsidR="002A4D52">
        <w:t xml:space="preserve">called an </w:t>
      </w:r>
      <w:proofErr w:type="spellStart"/>
      <w:r w:rsidR="002A4D52">
        <w:t>OpenFlow</w:t>
      </w:r>
      <w:proofErr w:type="spellEnd"/>
      <w:r w:rsidR="002A4D52">
        <w:t xml:space="preserve"> Capable Switch </w:t>
      </w:r>
      <w:r w:rsidR="00E64B71">
        <w:t xml:space="preserve">for one or more </w:t>
      </w:r>
      <w:proofErr w:type="spellStart"/>
      <w:r w:rsidR="00E64B71">
        <w:t>OpenFlow</w:t>
      </w:r>
      <w:proofErr w:type="spellEnd"/>
      <w:r w:rsidR="00E64B71">
        <w:t xml:space="preserve"> </w:t>
      </w:r>
      <w:proofErr w:type="spellStart"/>
      <w:r w:rsidR="00E64B71">
        <w:t>datapaths</w:t>
      </w:r>
      <w:proofErr w:type="spellEnd"/>
      <w:r w:rsidR="00E64B71">
        <w:t xml:space="preserve">. An </w:t>
      </w:r>
      <w:proofErr w:type="spellStart"/>
      <w:r w:rsidR="00E64B71">
        <w:t>OpenFlow</w:t>
      </w:r>
      <w:proofErr w:type="spellEnd"/>
      <w:r w:rsidR="00E64B71">
        <w:t xml:space="preserve"> Capable Switch is intended to be equivalent to </w:t>
      </w:r>
      <w:r w:rsidR="00920140">
        <w:t>an</w:t>
      </w:r>
      <w:r w:rsidR="00E64B71">
        <w:t xml:space="preserve"> actual physical or virtual network element (e.g. an Ethernet switch) which is hosting one or more </w:t>
      </w:r>
      <w:proofErr w:type="spellStart"/>
      <w:r w:rsidR="00E64B71">
        <w:t>OpenFlow</w:t>
      </w:r>
      <w:proofErr w:type="spellEnd"/>
      <w:r w:rsidR="00E64B71">
        <w:t xml:space="preserve"> </w:t>
      </w:r>
      <w:del w:id="863" w:author="Anees Shaikh" w:date="2013-11-25T00:09:00Z">
        <w:r w:rsidR="00E64B71" w:rsidDel="00701288">
          <w:delText xml:space="preserve">datapaths </w:delText>
        </w:r>
      </w:del>
      <w:ins w:id="864" w:author="Anees Shaikh" w:date="2013-11-25T00:09:00Z">
        <w:r w:rsidR="00701288">
          <w:t xml:space="preserve">Logical Switches </w:t>
        </w:r>
      </w:ins>
      <w:r w:rsidR="00E64B71">
        <w:t xml:space="preserve">by partitioning a set of </w:t>
      </w:r>
      <w:proofErr w:type="spellStart"/>
      <w:r w:rsidR="00E64B71">
        <w:t>OpenFlow</w:t>
      </w:r>
      <w:proofErr w:type="spellEnd"/>
      <w:r w:rsidR="00E64B71">
        <w:t xml:space="preserve"> related resources such as ports and queues among the hosted </w:t>
      </w:r>
      <w:proofErr w:type="spellStart"/>
      <w:r w:rsidR="00E64B71">
        <w:t>OpenFlow</w:t>
      </w:r>
      <w:proofErr w:type="spellEnd"/>
      <w:r w:rsidR="00E64B71">
        <w:t xml:space="preserve"> </w:t>
      </w:r>
      <w:del w:id="865" w:author="Anees Shaikh" w:date="2013-11-25T00:09:00Z">
        <w:r w:rsidR="00E64B71" w:rsidDel="00701288">
          <w:delText>datapaths</w:delText>
        </w:r>
      </w:del>
      <w:ins w:id="866" w:author="Anees Shaikh" w:date="2013-11-25T00:09:00Z">
        <w:r w:rsidR="00701288">
          <w:t xml:space="preserve">Logical </w:t>
        </w:r>
        <w:proofErr w:type="gramStart"/>
        <w:r w:rsidR="00701288">
          <w:t xml:space="preserve">Switches </w:t>
        </w:r>
      </w:ins>
      <w:r w:rsidR="00E64B71">
        <w:t>.</w:t>
      </w:r>
      <w:proofErr w:type="gramEnd"/>
      <w:r w:rsidR="00E64B71">
        <w:t xml:space="preserve"> The OF-CONFIG protocol enables dynamic association of the </w:t>
      </w:r>
      <w:proofErr w:type="spellStart"/>
      <w:r w:rsidR="00E64B71">
        <w:t>OpenFlow</w:t>
      </w:r>
      <w:proofErr w:type="spellEnd"/>
      <w:r w:rsidR="00E64B71">
        <w:t xml:space="preserve"> related resources of an </w:t>
      </w:r>
      <w:proofErr w:type="spellStart"/>
      <w:r w:rsidR="00E64B71">
        <w:t>OpenFlow</w:t>
      </w:r>
      <w:proofErr w:type="spellEnd"/>
      <w:r w:rsidR="00E64B71">
        <w:t xml:space="preserve"> Capable Switch with specific </w:t>
      </w:r>
      <w:proofErr w:type="spellStart"/>
      <w:r w:rsidR="00E64B71">
        <w:t>OpenFlow</w:t>
      </w:r>
      <w:proofErr w:type="spellEnd"/>
      <w:r w:rsidR="00E64B71">
        <w:t xml:space="preserve"> Logical </w:t>
      </w:r>
      <w:proofErr w:type="gramStart"/>
      <w:r w:rsidR="00E64B71">
        <w:t>Switches which</w:t>
      </w:r>
      <w:proofErr w:type="gramEnd"/>
      <w:r w:rsidR="00E64B71">
        <w:t xml:space="preserve"> are being hosted on the </w:t>
      </w:r>
      <w:proofErr w:type="spellStart"/>
      <w:r w:rsidR="00E64B71">
        <w:t>OpenFlow</w:t>
      </w:r>
      <w:proofErr w:type="spellEnd"/>
      <w:r w:rsidR="00E64B71">
        <w:t xml:space="preserve"> Capable Switch. OF-CONFIG does not specify or report how the partitioning of resources on an </w:t>
      </w:r>
      <w:proofErr w:type="spellStart"/>
      <w:r w:rsidR="00E64B71">
        <w:t>OpenFlow</w:t>
      </w:r>
      <w:proofErr w:type="spellEnd"/>
      <w:r w:rsidR="00E64B71">
        <w:t xml:space="preserve"> Capable Switch is achieved. OF-CONFIG assumes that resources such as ports and queues are partitioned </w:t>
      </w:r>
      <w:r w:rsidR="002A4D52">
        <w:t xml:space="preserve">between </w:t>
      </w:r>
      <w:r w:rsidR="00E64B71">
        <w:t xml:space="preserve">multiple </w:t>
      </w:r>
      <w:proofErr w:type="spellStart"/>
      <w:r w:rsidR="00E64B71">
        <w:t>OpenFlow</w:t>
      </w:r>
      <w:proofErr w:type="spellEnd"/>
      <w:r w:rsidR="00E64B71">
        <w:t xml:space="preserve"> Logical Switches such that each </w:t>
      </w:r>
      <w:proofErr w:type="spellStart"/>
      <w:r w:rsidR="00E64B71">
        <w:t>OpenFlow</w:t>
      </w:r>
      <w:proofErr w:type="spellEnd"/>
      <w:r w:rsidR="00E64B71">
        <w:t xml:space="preserve"> Logical Switch can assume full control over the resources that is assigned to it.</w:t>
      </w:r>
    </w:p>
    <w:p w14:paraId="24162C8E" w14:textId="04ABFE77" w:rsidR="00E64B71" w:rsidRDefault="00E34319" w:rsidP="00E64B71">
      <w:r>
        <w:t>OF-CONFIG 1.2</w:t>
      </w:r>
      <w:r w:rsidR="00E64B71">
        <w:t xml:space="preserve"> makes simplifying assumptions about the architecture of </w:t>
      </w:r>
      <w:proofErr w:type="spellStart"/>
      <w:r w:rsidR="00E64B71">
        <w:t>OpenFlow</w:t>
      </w:r>
      <w:proofErr w:type="spellEnd"/>
      <w:r w:rsidR="00E64B71">
        <w:t xml:space="preserve"> switches. The specification is deliberately decoupled from whether the switch supports </w:t>
      </w:r>
      <w:proofErr w:type="spellStart"/>
      <w:r w:rsidR="00E64B71">
        <w:t>flowvisor</w:t>
      </w:r>
      <w:proofErr w:type="spellEnd"/>
      <w:r w:rsidR="00E64B71">
        <w:t xml:space="preserve"> or other virtualization models</w:t>
      </w:r>
      <w:r w:rsidR="00CB5DE8">
        <w:t>, for example.</w:t>
      </w:r>
    </w:p>
    <w:p w14:paraId="01B7FB90" w14:textId="6AFEE538" w:rsidR="00E64B71" w:rsidRDefault="00E64B71" w:rsidP="00E64B71">
      <w:r>
        <w:t xml:space="preserve">The </w:t>
      </w:r>
      <w:proofErr w:type="gramStart"/>
      <w:r>
        <w:t xml:space="preserve">service which sends OF-CONFIG messages to an </w:t>
      </w:r>
      <w:proofErr w:type="spellStart"/>
      <w:r>
        <w:t>OpenFlow</w:t>
      </w:r>
      <w:proofErr w:type="spellEnd"/>
      <w:r>
        <w:t xml:space="preserve"> Capable Switch</w:t>
      </w:r>
      <w:proofErr w:type="gramEnd"/>
      <w:r>
        <w:t xml:space="preserve"> is called an </w:t>
      </w:r>
      <w:proofErr w:type="spellStart"/>
      <w:r>
        <w:t>OpenFlow</w:t>
      </w:r>
      <w:proofErr w:type="spellEnd"/>
      <w:r>
        <w:t xml:space="preserve"> Configuration Point. No assumptions are made about the nature of the </w:t>
      </w:r>
      <w:proofErr w:type="spellStart"/>
      <w:r>
        <w:t>OpenFlow</w:t>
      </w:r>
      <w:proofErr w:type="spellEnd"/>
      <w:r>
        <w:t xml:space="preserve"> Configuration Point. For example, it may be</w:t>
      </w:r>
      <w:r w:rsidR="00CB5DE8">
        <w:t xml:space="preserve"> </w:t>
      </w:r>
      <w:r>
        <w:t xml:space="preserve">provided by software acting as an </w:t>
      </w:r>
      <w:proofErr w:type="spellStart"/>
      <w:r>
        <w:t>OpenFlow</w:t>
      </w:r>
      <w:proofErr w:type="spellEnd"/>
      <w:r>
        <w:t xml:space="preserve"> controller or it may by a service provided by a traditional network management framework. </w:t>
      </w:r>
      <w:r w:rsidR="00CB5DE8">
        <w:t xml:space="preserve"> </w:t>
      </w:r>
      <w:ins w:id="867" w:author="Anees Shaikh" w:date="2013-11-25T00:10:00Z">
        <w:r w:rsidR="00701288">
          <w:t xml:space="preserve">In some deployment contexts, the </w:t>
        </w:r>
        <w:proofErr w:type="spellStart"/>
        <w:r w:rsidR="00701288">
          <w:t>OpenFlow</w:t>
        </w:r>
        <w:proofErr w:type="spellEnd"/>
        <w:r w:rsidR="00701288">
          <w:t xml:space="preserve"> Configuration Point and </w:t>
        </w:r>
        <w:proofErr w:type="spellStart"/>
        <w:r w:rsidR="00701288">
          <w:t>OpenFlow</w:t>
        </w:r>
        <w:proofErr w:type="spellEnd"/>
        <w:r w:rsidR="00701288">
          <w:t xml:space="preserve"> controller may belong to different administrative entities, e.g., provider and customer, respectively.  </w:t>
        </w:r>
      </w:ins>
      <w:r w:rsidR="00CB5DE8">
        <w:t>Interactions</w:t>
      </w:r>
      <w:r>
        <w:t xml:space="preserve"> between the </w:t>
      </w:r>
      <w:proofErr w:type="spellStart"/>
      <w:r>
        <w:t>OpenFlow</w:t>
      </w:r>
      <w:proofErr w:type="spellEnd"/>
      <w:r>
        <w:t xml:space="preserve"> Configuration Points and </w:t>
      </w:r>
      <w:proofErr w:type="spellStart"/>
      <w:r>
        <w:t>OpenFlow</w:t>
      </w:r>
      <w:proofErr w:type="spellEnd"/>
      <w:r>
        <w:t xml:space="preserve">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w:t>
      </w:r>
      <w:proofErr w:type="spellStart"/>
      <w:r w:rsidR="00E64B71">
        <w:t>OpenFlow</w:t>
      </w:r>
      <w:proofErr w:type="spellEnd"/>
      <w:r w:rsidR="00E64B71">
        <w:t xml:space="preserve"> Configuration Points and </w:t>
      </w:r>
      <w:proofErr w:type="spellStart"/>
      <w:r w:rsidR="00E64B71">
        <w:t>OpenFlow</w:t>
      </w:r>
      <w:proofErr w:type="spellEnd"/>
      <w:r w:rsidR="00E64B71">
        <w:t xml:space="preserve">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spellStart"/>
      <w:proofErr w:type="gramEnd"/>
      <w:r w:rsidR="00065E25">
        <w:t>es</w:t>
      </w:r>
      <w:proofErr w:type="spellEnd"/>
      <w:r w:rsidR="00065E25">
        <w:t>).</w:t>
      </w:r>
      <w:r w:rsidR="00E64B71">
        <w:t xml:space="preserve"> </w:t>
      </w:r>
      <w:proofErr w:type="spellStart"/>
      <w:r w:rsidR="00E64B71">
        <w:t>OpenFlow</w:t>
      </w:r>
      <w:proofErr w:type="spellEnd"/>
      <w:r w:rsidR="00E64B71">
        <w:t xml:space="preserve"> Controllers and </w:t>
      </w:r>
      <w:proofErr w:type="spellStart"/>
      <w:r w:rsidR="00E64B71">
        <w:t>OpenFlow</w:t>
      </w:r>
      <w:proofErr w:type="spellEnd"/>
      <w:r w:rsidR="00E64B71">
        <w:t xml:space="preserve"> Logical Switches (i.e. </w:t>
      </w:r>
      <w:proofErr w:type="spellStart"/>
      <w:r w:rsidR="00E64B71">
        <w:t>datapaths</w:t>
      </w:r>
      <w:proofErr w:type="spellEnd"/>
      <w:r w:rsidR="00E64B71">
        <w:t xml:space="preserve">) communicate via </w:t>
      </w:r>
      <w:proofErr w:type="spellStart"/>
      <w:r w:rsidR="00E64B71">
        <w:t>OpenFlow</w:t>
      </w:r>
      <w:proofErr w:type="spellEnd"/>
      <w:r w:rsidR="00E64B71">
        <w:t xml:space="preserve">. </w:t>
      </w:r>
    </w:p>
    <w:p w14:paraId="7E1D29E0" w14:textId="77777777" w:rsidR="00E64B71" w:rsidRDefault="00E64B71" w:rsidP="00E64B71">
      <w:r w:rsidRPr="00DD363E">
        <w:rPr>
          <w:noProof/>
        </w:rPr>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68" w:name="_Ref316755787"/>
      <w:r>
        <w:t xml:space="preserve">Figure </w:t>
      </w:r>
      <w:fldSimple w:instr=" SEQ Figure \* ARABIC ">
        <w:r w:rsidR="00EE43EB">
          <w:rPr>
            <w:noProof/>
          </w:rPr>
          <w:t>2</w:t>
        </w:r>
      </w:fldSimple>
      <w:bookmarkEnd w:id="868"/>
      <w:r>
        <w:t xml:space="preserve">: </w:t>
      </w:r>
      <w:r w:rsidRPr="004B4623">
        <w:t xml:space="preserve">Relationship between components defined in this specification, the OF-CONFIG protocol and the </w:t>
      </w:r>
      <w:proofErr w:type="spellStart"/>
      <w:r w:rsidRPr="004B4623">
        <w:t>OpenFlow</w:t>
      </w:r>
      <w:proofErr w:type="spellEnd"/>
      <w:r w:rsidRPr="004B4623">
        <w:t xml:space="preserve"> protocol</w:t>
      </w:r>
    </w:p>
    <w:p w14:paraId="07110944" w14:textId="77777777" w:rsidR="00E64B71" w:rsidRDefault="00E64B71" w:rsidP="00E64B71">
      <w:r>
        <w:t xml:space="preserve">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w:t>
      </w:r>
      <w:proofErr w:type="spellStart"/>
      <w:r>
        <w:t>OpenFlow</w:t>
      </w:r>
      <w:proofErr w:type="spellEnd"/>
      <w:r>
        <w:t xml:space="preserve"> specification in a meaningful way to further drive the adoption of the software defined networking vision.</w:t>
      </w:r>
    </w:p>
    <w:p w14:paraId="6ECFCE31" w14:textId="5D79F6F5" w:rsidR="00CD2671" w:rsidRDefault="00CD2671" w:rsidP="001026D4">
      <w:pPr>
        <w:pStyle w:val="Heading2"/>
      </w:pPr>
      <w:bookmarkStart w:id="869" w:name="_Toc243774023"/>
      <w:r>
        <w:t>OF-CONFIG and OF-</w:t>
      </w:r>
      <w:r w:rsidR="001B345E">
        <w:t>SWITCH</w:t>
      </w:r>
      <w:bookmarkEnd w:id="869"/>
    </w:p>
    <w:p w14:paraId="7533C0D7" w14:textId="401D4A83" w:rsidR="001B345E" w:rsidRDefault="001B345E">
      <w:r>
        <w:t xml:space="preserve">Although OF-CONFIG is considered a complementary protocol to the main </w:t>
      </w:r>
      <w:proofErr w:type="spellStart"/>
      <w:r>
        <w:t>OpenFlow</w:t>
      </w:r>
      <w:proofErr w:type="spellEnd"/>
      <w:r>
        <w:t xml:space="preserve">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proofErr w:type="spellStart"/>
            <w:r>
              <w:t>OpenFlow</w:t>
            </w:r>
            <w:proofErr w:type="spellEnd"/>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 xml:space="preserve">Modification of match-action rules effecting flows of network packets across an </w:t>
            </w:r>
            <w:proofErr w:type="spellStart"/>
            <w:r>
              <w:t>OpenFlow</w:t>
            </w:r>
            <w:proofErr w:type="spellEnd"/>
            <w:r>
              <w:t xml:space="preserve"> </w:t>
            </w:r>
            <w:proofErr w:type="spellStart"/>
            <w:r>
              <w:t>datapath</w:t>
            </w:r>
            <w:proofErr w:type="spellEnd"/>
          </w:p>
        </w:tc>
        <w:tc>
          <w:tcPr>
            <w:tcW w:w="3834" w:type="dxa"/>
          </w:tcPr>
          <w:p w14:paraId="19A47C89" w14:textId="16A9D997" w:rsidR="001B345E" w:rsidRDefault="001B345E" w:rsidP="001B345E">
            <w:r w:rsidRPr="001B345E">
              <w:t xml:space="preserve">Remote configuration of possibly multiple </w:t>
            </w:r>
            <w:proofErr w:type="spellStart"/>
            <w:r w:rsidRPr="001B345E">
              <w:t>OpenFlow</w:t>
            </w:r>
            <w:proofErr w:type="spellEnd"/>
            <w:r w:rsidRPr="001B345E">
              <w:t xml:space="preserve"> </w:t>
            </w:r>
            <w:proofErr w:type="spellStart"/>
            <w:r w:rsidRPr="001B345E">
              <w:t>datapaths</w:t>
            </w:r>
            <w:proofErr w:type="spellEnd"/>
            <w:r w:rsidRPr="001B345E">
              <w:t xml:space="preserve">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70" w:author="Anees Shaikh" w:date="2013-11-24T21:30:00Z">
                <w:pPr>
                  <w:spacing w:after="200"/>
                </w:pPr>
              </w:pPrChange>
            </w:pPr>
            <w:ins w:id="871" w:author="Anees Shaikh" w:date="2013-11-24T21:29:00Z">
              <w:r>
                <w:t xml:space="preserve">Newer versions of </w:t>
              </w:r>
            </w:ins>
            <w:del w:id="872" w:author="Anees Shaikh" w:date="2013-11-24T21:29:00Z">
              <w:r w:rsidR="001B345E" w:rsidDel="00465408">
                <w:delText>In t</w:delText>
              </w:r>
            </w:del>
            <w:ins w:id="873" w:author="Anees Shaikh" w:date="2013-11-24T21:29:00Z">
              <w:r>
                <w:t>t</w:t>
              </w:r>
            </w:ins>
            <w:r w:rsidR="001B345E">
              <w:t xml:space="preserve">he </w:t>
            </w:r>
            <w:proofErr w:type="spellStart"/>
            <w:r w:rsidR="001B345E">
              <w:t>OpenFlow</w:t>
            </w:r>
            <w:proofErr w:type="spellEnd"/>
            <w:r w:rsidR="001B345E">
              <w:t xml:space="preserve"> 1.3</w:t>
            </w:r>
            <w:del w:id="874" w:author="Anees Shaikh" w:date="2013-11-24T21:21:00Z">
              <w:r w:rsidR="001B345E" w:rsidDel="00465408">
                <w:delText>.1</w:delText>
              </w:r>
            </w:del>
            <w:r w:rsidR="001B345E">
              <w:t xml:space="preserve"> specification </w:t>
            </w:r>
            <w:ins w:id="875" w:author="Anees Shaikh" w:date="2013-11-24T21:29:00Z">
              <w:r>
                <w:t xml:space="preserve">adopt the term </w:t>
              </w:r>
              <w:proofErr w:type="spellStart"/>
              <w:r>
                <w:t>OpenFlow</w:t>
              </w:r>
              <w:proofErr w:type="spellEnd"/>
              <w:r>
                <w:t xml:space="preserve"> Logical Switch and distinguish it from the earlier </w:t>
              </w:r>
            </w:ins>
            <w:ins w:id="876" w:author="Anees Shaikh" w:date="2013-11-24T21:30:00Z">
              <w:r>
                <w:t>“</w:t>
              </w:r>
              <w:proofErr w:type="spellStart"/>
              <w:r>
                <w:t>datapath</w:t>
              </w:r>
              <w:proofErr w:type="spellEnd"/>
              <w:r>
                <w:t xml:space="preserve">” term.  </w:t>
              </w:r>
            </w:ins>
            <w:del w:id="877" w:author="Anees Shaikh" w:date="2013-11-24T21:30:00Z">
              <w:r w:rsidR="001B345E" w:rsidDel="00465408">
                <w:delText>and earlier, t</w:delText>
              </w:r>
            </w:del>
            <w:ins w:id="878" w:author="Anees Shaikh" w:date="2013-11-24T21:30:00Z">
              <w:r>
                <w:t>T</w:t>
              </w:r>
            </w:ins>
            <w:r w:rsidR="001B345E">
              <w:t xml:space="preserve">he terms </w:t>
            </w:r>
            <w:proofErr w:type="spellStart"/>
            <w:r w:rsidR="001B345E">
              <w:t>OpenFlow</w:t>
            </w:r>
            <w:proofErr w:type="spellEnd"/>
            <w:r w:rsidR="001B345E">
              <w:t xml:space="preserve"> </w:t>
            </w:r>
            <w:del w:id="879" w:author="Anees Shaikh" w:date="2013-11-24T21:26:00Z">
              <w:r w:rsidR="001B345E" w:rsidDel="00465408">
                <w:delText xml:space="preserve">datapath </w:delText>
              </w:r>
            </w:del>
            <w:ins w:id="880" w:author="Anees Shaikh" w:date="2013-11-24T21:26:00Z">
              <w:r>
                <w:t xml:space="preserve">Logical </w:t>
              </w:r>
              <w:proofErr w:type="spellStart"/>
              <w:r>
                <w:t>Swtich</w:t>
              </w:r>
              <w:proofErr w:type="spellEnd"/>
              <w:r>
                <w:t xml:space="preserve"> </w:t>
              </w:r>
            </w:ins>
            <w:r w:rsidR="001B345E">
              <w:t xml:space="preserve">and </w:t>
            </w:r>
            <w:proofErr w:type="spellStart"/>
            <w:r w:rsidR="001B345E">
              <w:t>OpenFlow</w:t>
            </w:r>
            <w:proofErr w:type="spellEnd"/>
            <w:r w:rsidR="001B345E">
              <w:t xml:space="preserve"> Switch are </w:t>
            </w:r>
            <w:del w:id="881"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In the OF-</w:t>
            </w:r>
            <w:proofErr w:type="spellStart"/>
            <w:r>
              <w:t>Config</w:t>
            </w:r>
            <w:proofErr w:type="spellEnd"/>
            <w:r>
              <w:t xml:space="preserve"> 1.1.1 specification </w:t>
            </w:r>
            <w:del w:id="882" w:author="Anees Shaikh" w:date="2013-11-24T21:27:00Z">
              <w:r w:rsidDel="00465408">
                <w:delText>and earlier, the term OpenFlow Logical Switch maps to the OpenFlow datapath in the OpenFlow 1.3</w:delText>
              </w:r>
            </w:del>
            <w:del w:id="883" w:author="Anees Shaikh" w:date="2013-11-24T21:21:00Z">
              <w:r w:rsidDel="00465408">
                <w:delText>.1</w:delText>
              </w:r>
            </w:del>
            <w:del w:id="884" w:author="Anees Shaikh" w:date="2013-11-24T21:27:00Z">
              <w:r w:rsidDel="00465408">
                <w:delText xml:space="preserve"> and earlier specs. T</w:delText>
              </w:r>
            </w:del>
            <w:ins w:id="885" w:author="Anees Shaikh" w:date="2013-11-24T21:27:00Z">
              <w:r w:rsidR="00465408">
                <w:t>t</w:t>
              </w:r>
            </w:ins>
            <w:r>
              <w:t xml:space="preserve">he term </w:t>
            </w:r>
            <w:proofErr w:type="spellStart"/>
            <w:r>
              <w:t>OpenFlow</w:t>
            </w:r>
            <w:proofErr w:type="spellEnd"/>
            <w:r>
              <w:t xml:space="preserve"> Capable Switch introduces a new abstraction.</w:t>
            </w:r>
          </w:p>
          <w:p w14:paraId="0A723A44" w14:textId="07DA7D1E" w:rsidR="00691DAE" w:rsidDel="00465408" w:rsidRDefault="00691DAE" w:rsidP="00691DAE">
            <w:pPr>
              <w:rPr>
                <w:del w:id="886" w:author="Anees Shaikh" w:date="2013-11-24T21:27:00Z"/>
              </w:rPr>
            </w:pPr>
            <w:del w:id="887"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88" w:author="Anees Shaikh" w:date="2013-11-24T21:27:00Z"/>
              </w:rPr>
            </w:pPr>
            <w:del w:id="889" w:author="Anees Shaikh" w:date="2013-11-24T21:27:00Z">
              <w:r w:rsidDel="00465408">
                <w:delText>OpenFlow Controller = controller (as defined in the OpenFlow specification)</w:delText>
              </w:r>
            </w:del>
          </w:p>
          <w:p w14:paraId="2459CFEE" w14:textId="6BF3FBD1" w:rsidR="00691DAE" w:rsidRDefault="00691DAE" w:rsidP="00691DAE">
            <w:proofErr w:type="spellStart"/>
            <w:r>
              <w:t>OpenFlow</w:t>
            </w:r>
            <w:proofErr w:type="spellEnd"/>
            <w:r>
              <w:t xml:space="preserve"> Capable Switch = a new element</w:t>
            </w:r>
          </w:p>
          <w:p w14:paraId="0F1DCDC7" w14:textId="3331639A" w:rsidR="001B345E" w:rsidRDefault="00691DAE" w:rsidP="00691DAE">
            <w:proofErr w:type="spellStart"/>
            <w:r>
              <w:t>OpenFlow</w:t>
            </w:r>
            <w:proofErr w:type="spellEnd"/>
            <w:r>
              <w:t xml:space="preserve">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proofErr w:type="spellStart"/>
            <w:r>
              <w:t>OpenFlow</w:t>
            </w:r>
            <w:proofErr w:type="spellEnd"/>
            <w:r>
              <w:t xml:space="preserve"> standard currently supported over TCP, TLS, or SSL</w:t>
            </w:r>
          </w:p>
        </w:tc>
        <w:tc>
          <w:tcPr>
            <w:tcW w:w="3834" w:type="dxa"/>
          </w:tcPr>
          <w:p w14:paraId="48714874" w14:textId="00E31BAA" w:rsidR="001B345E" w:rsidRDefault="000A5992" w:rsidP="000A5992">
            <w:r>
              <w:t>An XML data model and operational behavior specified in the OF-</w:t>
            </w:r>
            <w:proofErr w:type="spellStart"/>
            <w:r>
              <w:t>Config</w:t>
            </w:r>
            <w:proofErr w:type="spellEnd"/>
            <w:r>
              <w:t xml:space="preserve">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t>Protocol endpoints</w:t>
            </w:r>
          </w:p>
        </w:tc>
        <w:tc>
          <w:tcPr>
            <w:tcW w:w="3834" w:type="dxa"/>
          </w:tcPr>
          <w:p w14:paraId="610F4E18" w14:textId="6091777A" w:rsidR="009D0127" w:rsidRDefault="009D0127" w:rsidP="009D0127">
            <w:r>
              <w:t xml:space="preserve">1) An </w:t>
            </w:r>
            <w:proofErr w:type="spellStart"/>
            <w:r>
              <w:t>OpenFlow</w:t>
            </w:r>
            <w:proofErr w:type="spellEnd"/>
            <w:r>
              <w:t xml:space="preserve"> </w:t>
            </w:r>
            <w:proofErr w:type="spellStart"/>
            <w:r>
              <w:t>datapath</w:t>
            </w:r>
            <w:proofErr w:type="spellEnd"/>
            <w:r>
              <w:t xml:space="preserve">, also referred to as </w:t>
            </w:r>
            <w:proofErr w:type="spellStart"/>
            <w:r>
              <w:t>OpenFlow</w:t>
            </w:r>
            <w:proofErr w:type="spellEnd"/>
            <w:r>
              <w:t xml:space="preserve"> Logical Switch (OFLS)</w:t>
            </w:r>
          </w:p>
          <w:p w14:paraId="334E666F" w14:textId="2333E46F" w:rsidR="001B345E" w:rsidRDefault="009D0127" w:rsidP="009D0127">
            <w:r>
              <w:t xml:space="preserve">2) An </w:t>
            </w:r>
            <w:proofErr w:type="spellStart"/>
            <w:r>
              <w:t>OpenFlow</w:t>
            </w:r>
            <w:proofErr w:type="spellEnd"/>
            <w:r>
              <w:t xml:space="preserve"> Controller  (OFC)</w:t>
            </w:r>
          </w:p>
        </w:tc>
        <w:tc>
          <w:tcPr>
            <w:tcW w:w="3834" w:type="dxa"/>
          </w:tcPr>
          <w:p w14:paraId="439F1420" w14:textId="052EC637" w:rsidR="009D0127" w:rsidRDefault="009D0127" w:rsidP="009D0127">
            <w:r>
              <w:t xml:space="preserve">1) An </w:t>
            </w:r>
            <w:proofErr w:type="spellStart"/>
            <w:r>
              <w:t>OpenFlow</w:t>
            </w:r>
            <w:proofErr w:type="spellEnd"/>
            <w:r>
              <w:t xml:space="preserve"> Capable Switch (OFCS) able to instantiate one or more </w:t>
            </w:r>
            <w:proofErr w:type="spellStart"/>
            <w:r>
              <w:t>OpenFlow</w:t>
            </w:r>
            <w:proofErr w:type="spellEnd"/>
            <w:r>
              <w:t xml:space="preserve"> Logical Switches (i.e. </w:t>
            </w:r>
            <w:proofErr w:type="spellStart"/>
            <w:r>
              <w:t>OpenFlow</w:t>
            </w:r>
            <w:proofErr w:type="spellEnd"/>
            <w:r>
              <w:t xml:space="preserve"> </w:t>
            </w:r>
            <w:proofErr w:type="spellStart"/>
            <w:r>
              <w:t>datapaths</w:t>
            </w:r>
            <w:proofErr w:type="spellEnd"/>
            <w:r>
              <w:t>)</w:t>
            </w:r>
          </w:p>
          <w:p w14:paraId="61BC6F30" w14:textId="48D3ECC3" w:rsidR="001B345E" w:rsidRDefault="009D0127" w:rsidP="009D0127">
            <w:r>
              <w:t xml:space="preserve">2) An </w:t>
            </w:r>
            <w:proofErr w:type="spellStart"/>
            <w:r>
              <w:t>OpenFlow</w:t>
            </w:r>
            <w:proofErr w:type="spellEnd"/>
            <w:r>
              <w:t xml:space="preserve">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 xml:space="preserve">An </w:t>
            </w:r>
            <w:proofErr w:type="spellStart"/>
            <w:r>
              <w:t>OpenFlow</w:t>
            </w:r>
            <w:proofErr w:type="spellEnd"/>
            <w:r>
              <w:t xml:space="preserve"> Controller adds a flow modification to an </w:t>
            </w:r>
            <w:proofErr w:type="spellStart"/>
            <w:r>
              <w:t>OpenFlow</w:t>
            </w:r>
            <w:proofErr w:type="spellEnd"/>
            <w:r>
              <w:t xml:space="preserve"> </w:t>
            </w:r>
            <w:proofErr w:type="spellStart"/>
            <w:r>
              <w:t>datapath</w:t>
            </w:r>
            <w:proofErr w:type="spellEnd"/>
            <w:r>
              <w:t xml:space="preserve"> (OFLS) which allows Ethernet frames containing IP packets which originated from 192.168.3.10 and are coming in on the </w:t>
            </w:r>
            <w:proofErr w:type="spellStart"/>
            <w:r>
              <w:t>datapath's</w:t>
            </w:r>
            <w:proofErr w:type="spellEnd"/>
            <w:r>
              <w:t xml:space="preserve"> port 2 to be forwarded out on the </w:t>
            </w:r>
            <w:proofErr w:type="spellStart"/>
            <w:r>
              <w:t>datapath's</w:t>
            </w:r>
            <w:proofErr w:type="spellEnd"/>
            <w:r>
              <w:t xml:space="preserve"> port 14</w:t>
            </w:r>
          </w:p>
        </w:tc>
        <w:tc>
          <w:tcPr>
            <w:tcW w:w="3834" w:type="dxa"/>
          </w:tcPr>
          <w:p w14:paraId="68A8D453" w14:textId="593D3E18" w:rsidR="009D0127" w:rsidRDefault="000B2CBA" w:rsidP="000B2CBA">
            <w:r>
              <w:t xml:space="preserve">An </w:t>
            </w:r>
            <w:proofErr w:type="spellStart"/>
            <w:r>
              <w:t>OpenFlow</w:t>
            </w:r>
            <w:proofErr w:type="spellEnd"/>
            <w:r>
              <w:t xml:space="preserve"> Configuration Point configures a particular </w:t>
            </w:r>
            <w:proofErr w:type="spellStart"/>
            <w:r>
              <w:t>OpenFlow</w:t>
            </w:r>
            <w:proofErr w:type="spellEnd"/>
            <w:r>
              <w:t xml:space="preserve"> Logical Switch (OF </w:t>
            </w:r>
            <w:proofErr w:type="spellStart"/>
            <w:r>
              <w:t>datapath</w:t>
            </w:r>
            <w:proofErr w:type="spellEnd"/>
            <w:r>
              <w:t xml:space="preserve">) to be associated with a particular </w:t>
            </w:r>
            <w:proofErr w:type="spellStart"/>
            <w:r>
              <w:t>OpenFlow</w:t>
            </w:r>
            <w:proofErr w:type="spellEnd"/>
            <w:r>
              <w:t xml:space="preserve"> Controller</w:t>
            </w:r>
          </w:p>
        </w:tc>
      </w:tr>
    </w:tbl>
    <w:p w14:paraId="0CC36C45" w14:textId="1CCF66E8" w:rsidR="001B345E" w:rsidRPr="001B345E" w:rsidRDefault="001E337C" w:rsidP="001B345E">
      <w:r w:rsidRPr="001E337C">
        <w:t xml:space="preserve">It should be noted that some properties of the </w:t>
      </w:r>
      <w:proofErr w:type="spellStart"/>
      <w:r w:rsidRPr="001E337C">
        <w:t>OpenFlow</w:t>
      </w:r>
      <w:proofErr w:type="spellEnd"/>
      <w:r w:rsidRPr="001E337C">
        <w:t xml:space="preserve"> Logical Switch (i.e. </w:t>
      </w:r>
      <w:proofErr w:type="spellStart"/>
      <w:r w:rsidRPr="001E337C">
        <w:t>OpenFlow</w:t>
      </w:r>
      <w:proofErr w:type="spellEnd"/>
      <w:r w:rsidRPr="001E337C">
        <w:t xml:space="preserve"> </w:t>
      </w:r>
      <w:del w:id="890" w:author="Anees Shaikh" w:date="2013-11-25T00:12:00Z">
        <w:r w:rsidRPr="001E337C" w:rsidDel="00701288">
          <w:delText>datapath</w:delText>
        </w:r>
      </w:del>
      <w:ins w:id="891" w:author="Anees Shaikh" w:date="2013-11-25T00:12:00Z">
        <w:r w:rsidR="00701288">
          <w:t>switch</w:t>
        </w:r>
      </w:ins>
      <w:r w:rsidRPr="001E337C">
        <w:t xml:space="preserve">) are available and </w:t>
      </w:r>
      <w:r>
        <w:t>configurable</w:t>
      </w:r>
      <w:r w:rsidRPr="001E337C">
        <w:t xml:space="preserve"> via both </w:t>
      </w:r>
      <w:proofErr w:type="spellStart"/>
      <w:r w:rsidRPr="001E337C">
        <w:t>OpenFlow</w:t>
      </w:r>
      <w:proofErr w:type="spellEnd"/>
      <w:r w:rsidRPr="001E337C">
        <w:t xml:space="preserve"> and OF-</w:t>
      </w:r>
      <w:r>
        <w:t>CONFIG</w:t>
      </w:r>
      <w:r w:rsidRPr="001E337C">
        <w:t xml:space="preserve">.  Having multiple channels for some of the same data is considered appropriate since the primary purpose of </w:t>
      </w:r>
      <w:proofErr w:type="spellStart"/>
      <w:r w:rsidRPr="001E337C">
        <w:t>OpenFlow</w:t>
      </w:r>
      <w:proofErr w:type="spellEnd"/>
      <w:r w:rsidRPr="001E337C">
        <w:t xml:space="preserve"> Configuration Points and </w:t>
      </w:r>
      <w:proofErr w:type="spellStart"/>
      <w:r w:rsidRPr="001E337C">
        <w:t>OpenFlow</w:t>
      </w:r>
      <w:proofErr w:type="spellEnd"/>
      <w:r w:rsidRPr="001E337C">
        <w:t xml:space="preserve"> Controllers are quite different.   The ONF strives for synchronization of the data models and semantics between the </w:t>
      </w:r>
      <w:proofErr w:type="spellStart"/>
      <w:r w:rsidRPr="001E337C">
        <w:t>OpenFlow</w:t>
      </w:r>
      <w:proofErr w:type="spellEnd"/>
      <w:r w:rsidRPr="001E337C">
        <w:t xml:space="preserve">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92" w:name="_Toc243774024"/>
      <w:r>
        <w:t>Scope</w:t>
      </w:r>
      <w:bookmarkEnd w:id="892"/>
    </w:p>
    <w:p w14:paraId="195AD289" w14:textId="39C6ABB8" w:rsidR="00D35927" w:rsidRDefault="00E34319" w:rsidP="00D35927">
      <w:r>
        <w:t>OF-CONFIG 1.2</w:t>
      </w:r>
      <w:r w:rsidR="00D35927">
        <w:t xml:space="preserve"> is focused on the following functions needed to configure an </w:t>
      </w:r>
      <w:proofErr w:type="spellStart"/>
      <w:r w:rsidR="00D35927">
        <w:t>OpenFlow</w:t>
      </w:r>
      <w:proofErr w:type="spellEnd"/>
      <w:r w:rsidR="00D35927">
        <w:t xml:space="preserve"> </w:t>
      </w:r>
      <w:proofErr w:type="gramStart"/>
      <w:r w:rsidR="00D35927">
        <w:t xml:space="preserve">1.3  </w:t>
      </w:r>
      <w:proofErr w:type="spellStart"/>
      <w:r w:rsidR="00D35927">
        <w:t>datapath</w:t>
      </w:r>
      <w:proofErr w:type="spellEnd"/>
      <w:proofErr w:type="gramEnd"/>
      <w:r w:rsidR="00D35927">
        <w:t>:</w:t>
      </w:r>
    </w:p>
    <w:p w14:paraId="4C4B8731" w14:textId="1249E5AC" w:rsidR="00D35927" w:rsidRDefault="00D35927" w:rsidP="00D35927">
      <w:pPr>
        <w:numPr>
          <w:ilvl w:val="0"/>
          <w:numId w:val="1"/>
        </w:numPr>
      </w:pPr>
      <w:r>
        <w:t xml:space="preserve">The assignment of one or more </w:t>
      </w:r>
      <w:proofErr w:type="spellStart"/>
      <w:r>
        <w:t>OpenFlow</w:t>
      </w:r>
      <w:proofErr w:type="spellEnd"/>
      <w:r>
        <w:t xml:space="preserve"> controllers</w:t>
      </w:r>
      <w:r w:rsidR="000D4800">
        <w:t xml:space="preserve"> to </w:t>
      </w:r>
      <w:del w:id="893" w:author="Anees Shaikh" w:date="2013-11-24T21:34:00Z">
        <w:r w:rsidR="000D4800" w:rsidDel="00465408">
          <w:delText xml:space="preserve">openflow </w:delText>
        </w:r>
      </w:del>
      <w:proofErr w:type="spellStart"/>
      <w:ins w:id="894" w:author="Anees Shaikh" w:date="2013-11-24T21:34:00Z">
        <w:r w:rsidR="00465408">
          <w:t>OpenFlow</w:t>
        </w:r>
        <w:proofErr w:type="spellEnd"/>
        <w:r w:rsidR="00465408">
          <w:t xml:space="preserve">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95" w:author="Anees Shaikh" w:date="2013-11-24T21:33:00Z">
        <w:r w:rsidDel="00465408">
          <w:delText xml:space="preserve">ceritificates </w:delText>
        </w:r>
      </w:del>
      <w:ins w:id="896" w:author="Anees Shaikh" w:date="2013-11-24T21:33:00Z">
        <w:r w:rsidR="00465408">
          <w:t xml:space="preserve">certificates </w:t>
        </w:r>
      </w:ins>
      <w:r>
        <w:t xml:space="preserve">for secure communication between the </w:t>
      </w:r>
      <w:proofErr w:type="spellStart"/>
      <w:r>
        <w:t>OpenFlow</w:t>
      </w:r>
      <w:proofErr w:type="spellEnd"/>
      <w:r>
        <w:t xml:space="preserve"> Logical Switches and </w:t>
      </w:r>
      <w:proofErr w:type="spellStart"/>
      <w:r>
        <w:t>OpenFlow</w:t>
      </w:r>
      <w:proofErr w:type="spellEnd"/>
      <w:r>
        <w:t xml:space="preserve"> Controllers</w:t>
      </w:r>
    </w:p>
    <w:p w14:paraId="284E4FBA" w14:textId="77777777" w:rsidR="00D35927" w:rsidRDefault="00D35927" w:rsidP="00D35927">
      <w:pPr>
        <w:numPr>
          <w:ilvl w:val="0"/>
          <w:numId w:val="1"/>
        </w:numPr>
      </w:pPr>
      <w:r>
        <w:t xml:space="preserve">Discovery of capabilities of an </w:t>
      </w:r>
      <w:proofErr w:type="spellStart"/>
      <w:r>
        <w:t>OpenFlow</w:t>
      </w:r>
      <w:proofErr w:type="spellEnd"/>
      <w:r>
        <w:t xml:space="preserve"> Logical Switch</w:t>
      </w:r>
    </w:p>
    <w:p w14:paraId="5F555FF8" w14:textId="5961FCD9" w:rsidR="00D35927" w:rsidRDefault="00D35927" w:rsidP="00D35927">
      <w:pPr>
        <w:numPr>
          <w:ilvl w:val="0"/>
          <w:numId w:val="1"/>
        </w:numPr>
      </w:pPr>
      <w:r>
        <w:t xml:space="preserve">Configuration of a set of </w:t>
      </w:r>
      <w:r w:rsidR="00DA4FF1">
        <w:t xml:space="preserve">specific </w:t>
      </w:r>
      <w:r>
        <w:t xml:space="preserve">tunnel types such as IP-in-GRE, NV-GRE, </w:t>
      </w:r>
      <w:proofErr w:type="spellStart"/>
      <w:r>
        <w:t>VxLAN</w:t>
      </w:r>
      <w:proofErr w:type="spellEnd"/>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rsidP="001904A8">
      <w:pPr>
        <w:rPr>
          <w:del w:id="897" w:author="Anees Shaikh" w:date="2013-11-24T22:17:00Z"/>
        </w:rPr>
        <w:pPrChange w:id="898" w:author="Anees Shaikh" w:date="2013-11-24T22:27:00Z">
          <w:pPr>
            <w:pStyle w:val="ListParagraph"/>
            <w:numPr>
              <w:numId w:val="31"/>
            </w:numPr>
            <w:ind w:hanging="360"/>
          </w:pPr>
        </w:pPrChange>
      </w:pPr>
      <w:r>
        <w:t xml:space="preserve">Instantiation of </w:t>
      </w:r>
      <w:del w:id="899" w:author="Anees Shaikh" w:date="2013-11-24T21:34:00Z">
        <w:r w:rsidDel="00465408">
          <w:delText xml:space="preserve">openflow </w:delText>
        </w:r>
      </w:del>
      <w:proofErr w:type="spellStart"/>
      <w:ins w:id="900" w:author="Anees Shaikh" w:date="2013-11-24T21:34:00Z">
        <w:r w:rsidR="00465408">
          <w:t>OpenFlow</w:t>
        </w:r>
        <w:proofErr w:type="spellEnd"/>
        <w:r w:rsidR="00465408">
          <w:t xml:space="preserve"> </w:t>
        </w:r>
      </w:ins>
      <w:r>
        <w:t xml:space="preserve">data planes (called </w:t>
      </w:r>
      <w:del w:id="901" w:author="Anees Shaikh" w:date="2013-11-24T21:34:00Z">
        <w:r w:rsidDel="00465408">
          <w:delText xml:space="preserve">openflow </w:delText>
        </w:r>
      </w:del>
      <w:proofErr w:type="spellStart"/>
      <w:ins w:id="902" w:author="Anees Shaikh" w:date="2013-11-24T21:34:00Z">
        <w:r w:rsidR="00465408">
          <w:t>OpenFlow</w:t>
        </w:r>
        <w:proofErr w:type="spellEnd"/>
        <w:r w:rsidR="00465408">
          <w:t xml:space="preserve"> </w:t>
        </w:r>
      </w:ins>
      <w:ins w:id="903" w:author="Anees Shaikh" w:date="2013-11-25T00:12:00Z">
        <w:r w:rsidR="00701288">
          <w:t>L</w:t>
        </w:r>
      </w:ins>
      <w:del w:id="904" w:author="Anees Shaikh" w:date="2013-11-25T00:12:00Z">
        <w:r w:rsidDel="00701288">
          <w:delText>l</w:delText>
        </w:r>
      </w:del>
      <w:r>
        <w:t xml:space="preserve">ogical </w:t>
      </w:r>
      <w:ins w:id="905" w:author="Anees Shaikh" w:date="2013-11-25T00:12:00Z">
        <w:r w:rsidR="00701288">
          <w:t>S</w:t>
        </w:r>
      </w:ins>
      <w:del w:id="906" w:author="Anees Shaikh" w:date="2013-11-25T00:12:00Z">
        <w:r w:rsidDel="00701288">
          <w:delText>s</w:delText>
        </w:r>
      </w:del>
      <w:r>
        <w:t>witches)</w:t>
      </w:r>
    </w:p>
    <w:p w14:paraId="62E41251" w14:textId="77777777" w:rsidR="00344709" w:rsidRDefault="00344709" w:rsidP="001904A8">
      <w:pPr>
        <w:rPr>
          <w:ins w:id="907" w:author="Anees Shaikh" w:date="2013-11-24T22:17:00Z"/>
        </w:rPr>
        <w:pPrChange w:id="908"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909" w:author="Anees Shaikh" w:date="2013-11-24T22:12:00Z"/>
        </w:rPr>
        <w:pPrChange w:id="910" w:author="Anees Shaikh" w:date="2013-11-24T22:18:00Z">
          <w:pPr>
            <w:numPr>
              <w:numId w:val="31"/>
            </w:numPr>
            <w:ind w:left="720" w:hanging="360"/>
          </w:pPr>
        </w:pPrChange>
      </w:pPr>
      <w:r>
        <w:t>Assignment of resources o</w:t>
      </w:r>
      <w:r w:rsidR="000D4800">
        <w:t>f an</w:t>
      </w:r>
      <w:r>
        <w:t xml:space="preserve"> </w:t>
      </w:r>
      <w:proofErr w:type="spellStart"/>
      <w:r>
        <w:t>OpenFlow</w:t>
      </w:r>
      <w:proofErr w:type="spellEnd"/>
      <w:r>
        <w:t xml:space="preserve"> Capable Switch to one or more </w:t>
      </w:r>
      <w:proofErr w:type="spellStart"/>
      <w:r>
        <w:t>OpenFlow</w:t>
      </w:r>
      <w:proofErr w:type="spellEnd"/>
      <w:r>
        <w:t xml:space="preserve"> Logical Switches</w:t>
      </w:r>
    </w:p>
    <w:p w14:paraId="1FA8AC11" w14:textId="77777777" w:rsidR="00344709" w:rsidRDefault="00344709">
      <w:pPr>
        <w:rPr>
          <w:ins w:id="911" w:author="Anees Shaikh" w:date="2013-11-24T22:17:00Z"/>
          <w:rFonts w:cstheme="minorHAnsi"/>
        </w:rPr>
        <w:pPrChange w:id="912"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913" w:author="Anees Shaikh" w:date="2013-11-24T21:34:00Z"/>
          <w:rFonts w:cstheme="minorHAnsi"/>
        </w:rPr>
        <w:pPrChange w:id="914" w:author="Anees Shaikh" w:date="2013-11-24T22:18:00Z">
          <w:pPr>
            <w:pStyle w:val="ListParagraph"/>
            <w:numPr>
              <w:numId w:val="31"/>
            </w:numPr>
            <w:ind w:hanging="360"/>
          </w:pPr>
        </w:pPrChange>
      </w:pPr>
      <w:r w:rsidRPr="001904A8">
        <w:t xml:space="preserve">Support for the emerging Negotiable </w:t>
      </w:r>
      <w:proofErr w:type="spellStart"/>
      <w:r w:rsidRPr="001904A8">
        <w:t>Datapath</w:t>
      </w:r>
      <w:proofErr w:type="spellEnd"/>
      <w:r w:rsidRPr="001904A8">
        <w:t xml:space="preserve"> Model (NDM) being developed in the ONF </w:t>
      </w:r>
    </w:p>
    <w:p w14:paraId="0F9E01FC" w14:textId="77777777" w:rsidR="00404E0B" w:rsidRDefault="00404E0B">
      <w:pPr>
        <w:rPr>
          <w:ins w:id="915" w:author="Anees Shaikh" w:date="2013-11-24T22:12:00Z"/>
        </w:rPr>
        <w:pPrChange w:id="916"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917" w:author="Anees Shaikh" w:date="2013-11-24T22:12:00Z"/>
          <w:rFonts w:asciiTheme="minorHAnsi" w:hAnsiTheme="minorHAnsi" w:cstheme="minorHAnsi"/>
          <w:rPrChange w:id="918" w:author="Anees Shaikh" w:date="2013-11-24T21:34:00Z">
            <w:rPr>
              <w:ins w:id="919" w:author="Anees Shaikh" w:date="2013-11-24T22:12:00Z"/>
              <w:rFonts w:cstheme="minorHAnsi"/>
            </w:rPr>
          </w:rPrChange>
        </w:rPr>
        <w:pPrChange w:id="920"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921" w:author="Anees Shaikh" w:date="2013-11-24T21:34:00Z">
            <w:rPr/>
          </w:rPrChange>
        </w:rPr>
        <w:t>Versioning Support</w:t>
      </w:r>
      <w:ins w:id="922"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xml:space="preserve">, and bootstrap of the </w:t>
      </w:r>
      <w:proofErr w:type="spellStart"/>
      <w:r>
        <w:t>OpenFlow</w:t>
      </w:r>
      <w:proofErr w:type="spellEnd"/>
      <w:r>
        <w:t xml:space="preserve"> capable network.</w:t>
      </w:r>
    </w:p>
    <w:p w14:paraId="1A190A38" w14:textId="3E8A20B0" w:rsidR="00956990" w:rsidRDefault="00956990" w:rsidP="00D35927">
      <w:r>
        <w:t xml:space="preserve">Note that even though this specification refers to </w:t>
      </w:r>
      <w:proofErr w:type="spellStart"/>
      <w:r>
        <w:t>OpenFlow</w:t>
      </w:r>
      <w:proofErr w:type="spellEnd"/>
      <w:r>
        <w:t xml:space="preserve"> 1.3, </w:t>
      </w:r>
      <w:r w:rsidR="00E34319">
        <w:t>OF-CONFIG 1.2</w:t>
      </w:r>
      <w:r w:rsidR="009F3843">
        <w:t xml:space="preserve"> supports previous </w:t>
      </w:r>
      <w:proofErr w:type="spellStart"/>
      <w:r w:rsidR="009F3843">
        <w:t>Op</w:t>
      </w:r>
      <w:r>
        <w:t>e</w:t>
      </w:r>
      <w:r w:rsidR="009F3843">
        <w:t>nFlow</w:t>
      </w:r>
      <w:proofErr w:type="spellEnd"/>
      <w:r w:rsidR="009F3843">
        <w:t xml:space="preserve"> versions, specifically, </w:t>
      </w:r>
      <w:proofErr w:type="spellStart"/>
      <w:r w:rsidR="009F3843">
        <w:t>Op</w:t>
      </w:r>
      <w:r>
        <w:t>enFlow</w:t>
      </w:r>
      <w:proofErr w:type="spellEnd"/>
      <w:r>
        <w:t xml:space="preserve"> 1.0, 1.1 and 1.2.</w:t>
      </w:r>
    </w:p>
    <w:p w14:paraId="474A8AFC" w14:textId="77777777" w:rsidR="00E64B71" w:rsidRDefault="00E64B71" w:rsidP="00BA30A0">
      <w:pPr>
        <w:pStyle w:val="Heading1"/>
      </w:pPr>
      <w:bookmarkStart w:id="923" w:name="_Toc243774025"/>
      <w:r>
        <w:t>Normative Language</w:t>
      </w:r>
      <w:bookmarkEnd w:id="923"/>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924" w:name="_Toc243774026"/>
      <w:r>
        <w:t>Terms</w:t>
      </w:r>
      <w:bookmarkEnd w:id="92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925" w:name="_Toc243774027"/>
      <w:proofErr w:type="spellStart"/>
      <w:r>
        <w:t>OpenFlow</w:t>
      </w:r>
      <w:proofErr w:type="spellEnd"/>
      <w:r>
        <w:t xml:space="preserve"> Capable Switch</w:t>
      </w:r>
      <w:bookmarkEnd w:id="925"/>
    </w:p>
    <w:p w14:paraId="23EF787D" w14:textId="77777777" w:rsidR="00E64B71" w:rsidRDefault="00E64B71" w:rsidP="00E64B71">
      <w:r>
        <w:t xml:space="preserve">An </w:t>
      </w:r>
      <w:proofErr w:type="spellStart"/>
      <w:r>
        <w:t>OpenFlow</w:t>
      </w:r>
      <w:proofErr w:type="spellEnd"/>
      <w:r>
        <w:t xml:space="preserve"> Capable switch is a physical or virtual switching </w:t>
      </w:r>
      <w:proofErr w:type="gramStart"/>
      <w:r>
        <w:t>device which</w:t>
      </w:r>
      <w:proofErr w:type="gramEnd"/>
      <w:r>
        <w:t xml:space="preserve"> can act an as operational context for an </w:t>
      </w:r>
      <w:proofErr w:type="spellStart"/>
      <w:r>
        <w:t>OpenFlow</w:t>
      </w:r>
      <w:proofErr w:type="spellEnd"/>
      <w:r>
        <w:t xml:space="preserve"> Logical Switch. </w:t>
      </w:r>
      <w:proofErr w:type="spellStart"/>
      <w:r>
        <w:t>OpenFlow</w:t>
      </w:r>
      <w:proofErr w:type="spellEnd"/>
      <w:r>
        <w:t xml:space="preserve"> Capable Switches contain and manage </w:t>
      </w:r>
      <w:proofErr w:type="spellStart"/>
      <w:r>
        <w:t>OpenFlow</w:t>
      </w:r>
      <w:proofErr w:type="spellEnd"/>
      <w:r>
        <w:t xml:space="preserve"> </w:t>
      </w:r>
      <w:proofErr w:type="gramStart"/>
      <w:r>
        <w:t>Resources which</w:t>
      </w:r>
      <w:proofErr w:type="gramEnd"/>
      <w:r>
        <w:t xml:space="preserve"> may be associated with an </w:t>
      </w:r>
      <w:proofErr w:type="spellStart"/>
      <w:r>
        <w:t>OpenFlow</w:t>
      </w:r>
      <w:proofErr w:type="spellEnd"/>
      <w:r>
        <w:t xml:space="preserve"> Logical Switch context.</w:t>
      </w:r>
    </w:p>
    <w:p w14:paraId="34EE0730" w14:textId="77777777" w:rsidR="00E64B71" w:rsidRDefault="00E64B71" w:rsidP="00BA30A0">
      <w:pPr>
        <w:pStyle w:val="Heading2"/>
      </w:pPr>
      <w:bookmarkStart w:id="926" w:name="_Toc243774028"/>
      <w:proofErr w:type="spellStart"/>
      <w:r>
        <w:t>OpenFlow</w:t>
      </w:r>
      <w:proofErr w:type="spellEnd"/>
      <w:r>
        <w:t xml:space="preserve"> Configuration Point</w:t>
      </w:r>
      <w:bookmarkEnd w:id="926"/>
    </w:p>
    <w:p w14:paraId="2A96839F" w14:textId="77777777" w:rsidR="00E64B71" w:rsidRDefault="00E64B71" w:rsidP="00E64B71">
      <w:r>
        <w:t xml:space="preserve">An </w:t>
      </w:r>
      <w:proofErr w:type="spellStart"/>
      <w:r>
        <w:t>OpenFlow</w:t>
      </w:r>
      <w:proofErr w:type="spellEnd"/>
      <w:r>
        <w:t xml:space="preserve"> Configuration Point configures one or more </w:t>
      </w:r>
      <w:proofErr w:type="spellStart"/>
      <w:r>
        <w:t>OpenFlow</w:t>
      </w:r>
      <w:proofErr w:type="spellEnd"/>
      <w:r>
        <w:t xml:space="preserve"> Capable Switches via the </w:t>
      </w:r>
      <w:proofErr w:type="spellStart"/>
      <w:r>
        <w:t>OpenFlow</w:t>
      </w:r>
      <w:proofErr w:type="spellEnd"/>
      <w:r>
        <w:t xml:space="preserve"> Configuration and Management Protocol (OF-CONFIG).</w:t>
      </w:r>
    </w:p>
    <w:p w14:paraId="6B4433AA" w14:textId="77777777" w:rsidR="00E64B71" w:rsidRDefault="00E64B71" w:rsidP="00BA30A0">
      <w:pPr>
        <w:pStyle w:val="Heading2"/>
      </w:pPr>
      <w:bookmarkStart w:id="927" w:name="_Toc243774029"/>
      <w:proofErr w:type="spellStart"/>
      <w:r>
        <w:t>OpenFlow</w:t>
      </w:r>
      <w:proofErr w:type="spellEnd"/>
      <w:r>
        <w:t xml:space="preserve"> Logical Switch</w:t>
      </w:r>
      <w:bookmarkEnd w:id="927"/>
    </w:p>
    <w:p w14:paraId="327EF6D9" w14:textId="133D4840" w:rsidR="00E64B71" w:rsidRDefault="00E64B71" w:rsidP="00E64B71">
      <w:r w:rsidRPr="00E83D4B">
        <w:t xml:space="preserve">An </w:t>
      </w:r>
      <w:proofErr w:type="spellStart"/>
      <w:r w:rsidRPr="00E83D4B">
        <w:t>OpenFlow</w:t>
      </w:r>
      <w:proofErr w:type="spellEnd"/>
      <w:r w:rsidRPr="00E83D4B">
        <w:t xml:space="preserve"> Logical Switch is a set of resources (e.g. ports) from an </w:t>
      </w:r>
      <w:proofErr w:type="spellStart"/>
      <w:r w:rsidRPr="00E83D4B">
        <w:t>OpenFlow</w:t>
      </w:r>
      <w:proofErr w:type="spellEnd"/>
      <w:r w:rsidRPr="00E83D4B">
        <w:t xml:space="preserve"> Capable </w:t>
      </w:r>
      <w:proofErr w:type="gramStart"/>
      <w:r w:rsidRPr="00E83D4B">
        <w:t>Switch which</w:t>
      </w:r>
      <w:proofErr w:type="gramEnd"/>
      <w:r w:rsidRPr="00E83D4B">
        <w:t xml:space="preserve"> can be associated with a specific </w:t>
      </w:r>
      <w:proofErr w:type="spellStart"/>
      <w:r w:rsidRPr="00E83D4B">
        <w:t>OpenFlow</w:t>
      </w:r>
      <w:proofErr w:type="spellEnd"/>
      <w:r w:rsidRPr="00E83D4B">
        <w:t xml:space="preserve"> Controller. An </w:t>
      </w:r>
      <w:proofErr w:type="spellStart"/>
      <w:r w:rsidRPr="00E83D4B">
        <w:t>OpenFlow</w:t>
      </w:r>
      <w:proofErr w:type="spellEnd"/>
      <w:r w:rsidRPr="00E83D4B">
        <w:t xml:space="preserve"> Logical switch is an instantiation of an </w:t>
      </w:r>
      <w:proofErr w:type="spellStart"/>
      <w:r w:rsidRPr="00E83D4B">
        <w:t>OpenFlow</w:t>
      </w:r>
      <w:proofErr w:type="spellEnd"/>
      <w:r w:rsidRPr="00E83D4B">
        <w:t xml:space="preserve"> </w:t>
      </w:r>
      <w:del w:id="928" w:author="Anees Shaikh" w:date="2013-11-25T00:13:00Z">
        <w:r w:rsidRPr="00E83D4B" w:rsidDel="00795478">
          <w:delText xml:space="preserve">Datapath </w:delText>
        </w:r>
      </w:del>
      <w:ins w:id="929" w:author="Anees Shaikh" w:date="2013-11-25T00:13:00Z">
        <w:r w:rsidR="00795478">
          <w:t>Switch</w:t>
        </w:r>
        <w:r w:rsidR="00795478" w:rsidRPr="00E83D4B">
          <w:t xml:space="preserve"> </w:t>
        </w:r>
      </w:ins>
      <w:r w:rsidRPr="00E83D4B">
        <w:t>as specified in (1).</w:t>
      </w:r>
    </w:p>
    <w:p w14:paraId="4BD0A07F" w14:textId="77777777" w:rsidR="00E64B71" w:rsidRDefault="00E64B71" w:rsidP="00BA30A0">
      <w:pPr>
        <w:pStyle w:val="Heading2"/>
      </w:pPr>
      <w:bookmarkStart w:id="930" w:name="_Toc243774030"/>
      <w:proofErr w:type="spellStart"/>
      <w:r>
        <w:t>OpenFlow</w:t>
      </w:r>
      <w:proofErr w:type="spellEnd"/>
      <w:r>
        <w:t xml:space="preserve"> Resource</w:t>
      </w:r>
      <w:bookmarkEnd w:id="930"/>
    </w:p>
    <w:p w14:paraId="1DAA14C9" w14:textId="77777777" w:rsidR="00E64B71" w:rsidRDefault="00E64B71" w:rsidP="00E64B71">
      <w:r>
        <w:t xml:space="preserve">An </w:t>
      </w:r>
      <w:proofErr w:type="spellStart"/>
      <w:r>
        <w:t>OpenFlow</w:t>
      </w:r>
      <w:proofErr w:type="spellEnd"/>
      <w:r>
        <w:t xml:space="preserve"> Resource is a resource (e.g. port or queue</w:t>
      </w:r>
      <w:proofErr w:type="gramStart"/>
      <w:r>
        <w:t>) which</w:t>
      </w:r>
      <w:proofErr w:type="gramEnd"/>
      <w:r>
        <w:t xml:space="preserve"> is associated with an </w:t>
      </w:r>
      <w:proofErr w:type="spellStart"/>
      <w:r>
        <w:t>OpenFlow</w:t>
      </w:r>
      <w:proofErr w:type="spellEnd"/>
      <w:r>
        <w:t xml:space="preserve"> Capable Switch and may be associated with an </w:t>
      </w:r>
      <w:proofErr w:type="spellStart"/>
      <w:r>
        <w:t>OpenFlow</w:t>
      </w:r>
      <w:proofErr w:type="spellEnd"/>
      <w:r>
        <w:t xml:space="preserve"> Logical Switch.</w:t>
      </w:r>
    </w:p>
    <w:p w14:paraId="20EC2509" w14:textId="77777777" w:rsidR="00E64B71" w:rsidRDefault="00E64B71" w:rsidP="00C128FA">
      <w:pPr>
        <w:pStyle w:val="Heading3"/>
      </w:pPr>
      <w:bookmarkStart w:id="931" w:name="_Toc243774031"/>
      <w:proofErr w:type="spellStart"/>
      <w:r>
        <w:t>OpenFlow</w:t>
      </w:r>
      <w:proofErr w:type="spellEnd"/>
      <w:r>
        <w:t xml:space="preserve"> Queue</w:t>
      </w:r>
      <w:bookmarkEnd w:id="931"/>
    </w:p>
    <w:p w14:paraId="1E557EB9" w14:textId="77777777" w:rsidR="00E64B71" w:rsidRDefault="00E64B71" w:rsidP="00E64B71">
      <w:r>
        <w:t xml:space="preserve">An </w:t>
      </w:r>
      <w:proofErr w:type="spellStart"/>
      <w:r>
        <w:t>OpenFlow</w:t>
      </w:r>
      <w:proofErr w:type="spellEnd"/>
      <w:r>
        <w:t xml:space="preserve"> Queue is a queuing resource of an </w:t>
      </w:r>
      <w:proofErr w:type="spellStart"/>
      <w:r>
        <w:t>OpenFlow</w:t>
      </w:r>
      <w:proofErr w:type="spellEnd"/>
      <w:r>
        <w:t xml:space="preserve"> Logical Switch as described in the </w:t>
      </w:r>
      <w:proofErr w:type="spellStart"/>
      <w:r>
        <w:t>OpenFlow</w:t>
      </w:r>
      <w:proofErr w:type="spellEnd"/>
      <w:r>
        <w:t xml:space="preserve"> specification as the queue component of an </w:t>
      </w:r>
      <w:proofErr w:type="spellStart"/>
      <w:r>
        <w:t>OpenFlow</w:t>
      </w:r>
      <w:proofErr w:type="spellEnd"/>
      <w:r>
        <w:t xml:space="preserve"> </w:t>
      </w:r>
      <w:proofErr w:type="spellStart"/>
      <w:r>
        <w:t>datapath</w:t>
      </w:r>
      <w:proofErr w:type="spellEnd"/>
      <w:r>
        <w:t>.</w:t>
      </w:r>
    </w:p>
    <w:p w14:paraId="50EB3860" w14:textId="77777777" w:rsidR="00E64B71" w:rsidRDefault="00E64B71" w:rsidP="00BA30A0">
      <w:pPr>
        <w:pStyle w:val="Heading3"/>
      </w:pPr>
      <w:bookmarkStart w:id="932" w:name="_Toc243774032"/>
      <w:proofErr w:type="spellStart"/>
      <w:r>
        <w:t>OpenFlow</w:t>
      </w:r>
      <w:proofErr w:type="spellEnd"/>
      <w:r>
        <w:t xml:space="preserve"> Port</w:t>
      </w:r>
      <w:bookmarkEnd w:id="932"/>
    </w:p>
    <w:p w14:paraId="6ADEAB6A" w14:textId="2104682B" w:rsidR="00E64B71" w:rsidRDefault="00E64B71" w:rsidP="00E64B71">
      <w:r>
        <w:t xml:space="preserve">An </w:t>
      </w:r>
      <w:proofErr w:type="spellStart"/>
      <w:r>
        <w:t>OpenFlow</w:t>
      </w:r>
      <w:proofErr w:type="spellEnd"/>
      <w:r>
        <w:t xml:space="preserve"> Port is a forwarding interface of an </w:t>
      </w:r>
      <w:proofErr w:type="spellStart"/>
      <w:r>
        <w:t>OpenFlow</w:t>
      </w:r>
      <w:proofErr w:type="spellEnd"/>
      <w:r>
        <w:t xml:space="preserve"> Logical Switch as described in the </w:t>
      </w:r>
      <w:proofErr w:type="spellStart"/>
      <w:r>
        <w:t>OpenFlow</w:t>
      </w:r>
      <w:proofErr w:type="spellEnd"/>
      <w:r>
        <w:t xml:space="preserve"> specification as the port component of an </w:t>
      </w:r>
      <w:proofErr w:type="spellStart"/>
      <w:r>
        <w:t>OpenFlow</w:t>
      </w:r>
      <w:proofErr w:type="spellEnd"/>
      <w:r>
        <w:t xml:space="preserve"> </w:t>
      </w:r>
      <w:proofErr w:type="spellStart"/>
      <w:r>
        <w:t>datapath</w:t>
      </w:r>
      <w:proofErr w:type="spellEnd"/>
      <w:r>
        <w:t>.</w:t>
      </w:r>
      <w:r w:rsidR="00D35927">
        <w:t xml:space="preserve"> An </w:t>
      </w:r>
      <w:proofErr w:type="spellStart"/>
      <w:r w:rsidR="00D35927">
        <w:t>Openflow</w:t>
      </w:r>
      <w:proofErr w:type="spellEnd"/>
      <w:r w:rsidR="00D35927">
        <w:t xml:space="preserve"> Port may map to a physical port on a physical switch or a logical port on a physical or virtual switch.</w:t>
      </w:r>
    </w:p>
    <w:p w14:paraId="7B62FAF7" w14:textId="77777777" w:rsidR="00E64B71" w:rsidRDefault="00E64B71" w:rsidP="00C128FA">
      <w:pPr>
        <w:pStyle w:val="Heading2"/>
      </w:pPr>
      <w:bookmarkStart w:id="933" w:name="_Toc243774033"/>
      <w:proofErr w:type="spellStart"/>
      <w:r>
        <w:t>OpenFlow</w:t>
      </w:r>
      <w:proofErr w:type="spellEnd"/>
      <w:r>
        <w:t xml:space="preserve"> Controller</w:t>
      </w:r>
      <w:bookmarkEnd w:id="933"/>
    </w:p>
    <w:p w14:paraId="1F42C081" w14:textId="77777777" w:rsidR="00E64B71" w:rsidRDefault="00E64B71" w:rsidP="00E64B71">
      <w:r>
        <w:t xml:space="preserve">An </w:t>
      </w:r>
      <w:proofErr w:type="spellStart"/>
      <w:r>
        <w:t>OpenFlow</w:t>
      </w:r>
      <w:proofErr w:type="spellEnd"/>
      <w:r>
        <w:t xml:space="preserve"> Controller is </w:t>
      </w:r>
      <w:proofErr w:type="gramStart"/>
      <w:r>
        <w:t>software which</w:t>
      </w:r>
      <w:proofErr w:type="gramEnd"/>
      <w:r>
        <w:t xml:space="preserve"> controls </w:t>
      </w:r>
      <w:proofErr w:type="spellStart"/>
      <w:r>
        <w:t>OpenFlow</w:t>
      </w:r>
      <w:proofErr w:type="spellEnd"/>
      <w:r>
        <w:t xml:space="preserve"> Logical Switches via the </w:t>
      </w:r>
      <w:proofErr w:type="spellStart"/>
      <w:r>
        <w:t>OpenFlow</w:t>
      </w:r>
      <w:proofErr w:type="spellEnd"/>
      <w:r>
        <w:t xml:space="preserve"> protocol.</w:t>
      </w:r>
    </w:p>
    <w:p w14:paraId="3AF64E1D" w14:textId="51D9A6E4" w:rsidR="00747312" w:rsidRDefault="00747312" w:rsidP="00747312">
      <w:pPr>
        <w:pStyle w:val="Heading2"/>
      </w:pPr>
      <w:bookmarkStart w:id="934" w:name="_Toc243774034"/>
      <w:r>
        <w:t>NDM</w:t>
      </w:r>
      <w:bookmarkEnd w:id="934"/>
    </w:p>
    <w:p w14:paraId="161F8262" w14:textId="35B0C90B" w:rsidR="00747312" w:rsidRPr="00747312" w:rsidRDefault="00747312" w:rsidP="00747312">
      <w:r w:rsidRPr="00747312">
        <w:t xml:space="preserve">A Negotiable </w:t>
      </w:r>
      <w:proofErr w:type="spellStart"/>
      <w:r w:rsidRPr="00747312">
        <w:t>Datapath</w:t>
      </w:r>
      <w:proofErr w:type="spellEnd"/>
      <w:r w:rsidRPr="00747312">
        <w:t xml:space="preserve"> Model (NDM) is an abstract switch model that describes specific switch forwarding behaviors controllable via the </w:t>
      </w:r>
      <w:proofErr w:type="spellStart"/>
      <w:r w:rsidRPr="00747312">
        <w:t>OpenFlow</w:t>
      </w:r>
      <w:proofErr w:type="spellEnd"/>
      <w:r w:rsidRPr="00747312">
        <w:t>-Switch protocol.</w:t>
      </w:r>
      <w:r>
        <w:t xml:space="preserve"> </w:t>
      </w:r>
      <w:r w:rsidRPr="00747312">
        <w:t xml:space="preserve">The NDM describes specific requirements for switch behavior so that implementers can perform optimizations or deliver more complex forwarding behaviors (beyond what can be </w:t>
      </w:r>
      <w:proofErr w:type="spellStart"/>
      <w:r w:rsidRPr="00747312">
        <w:t>scalably</w:t>
      </w:r>
      <w:proofErr w:type="spellEnd"/>
      <w:r w:rsidRPr="00747312">
        <w:t xml:space="preserve"> represented in a single </w:t>
      </w:r>
      <w:proofErr w:type="spellStart"/>
      <w:r w:rsidRPr="00747312">
        <w:t>OpenFlow</w:t>
      </w:r>
      <w:proofErr w:type="spellEnd"/>
      <w:r w:rsidRPr="00747312">
        <w:t xml:space="preserve"> t</w:t>
      </w:r>
      <w:r>
        <w:t>able) than they could otherwise</w:t>
      </w:r>
      <w:r w:rsidRPr="00747312">
        <w:t>.</w:t>
      </w:r>
    </w:p>
    <w:p w14:paraId="5EDFE88E" w14:textId="77777777" w:rsidR="00E64B71" w:rsidRDefault="00E64B71" w:rsidP="00BA30A0">
      <w:pPr>
        <w:pStyle w:val="Heading1"/>
      </w:pPr>
      <w:bookmarkStart w:id="935" w:name="_Toc243774035"/>
      <w:r>
        <w:t>Requirements</w:t>
      </w:r>
      <w:bookmarkEnd w:id="93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936" w:name="_Toc243774036"/>
      <w:r w:rsidRPr="008206D7">
        <w:t>Requirements</w:t>
      </w:r>
      <w:r>
        <w:t xml:space="preserve"> from the </w:t>
      </w:r>
      <w:proofErr w:type="spellStart"/>
      <w:r>
        <w:t>OpenFlow</w:t>
      </w:r>
      <w:proofErr w:type="spellEnd"/>
      <w:r>
        <w:t xml:space="preserve"> 1.</w:t>
      </w:r>
      <w:r w:rsidR="00D35927">
        <w:t>3</w:t>
      </w:r>
      <w:r>
        <w:t xml:space="preserve"> Protocol Specification</w:t>
      </w:r>
      <w:bookmarkEnd w:id="936"/>
    </w:p>
    <w:p w14:paraId="42F3D47D" w14:textId="3A06F336" w:rsidR="00E64B71" w:rsidRDefault="00E64B71" w:rsidP="00E64B71">
      <w:r>
        <w:t>The specification of version 1.</w:t>
      </w:r>
      <w:r w:rsidR="00D35927">
        <w:t>3</w:t>
      </w:r>
      <w:r>
        <w:t xml:space="preserve"> of the </w:t>
      </w:r>
      <w:proofErr w:type="spellStart"/>
      <w:r>
        <w:t>OpenFlow</w:t>
      </w:r>
      <w:proofErr w:type="spellEnd"/>
      <w:r>
        <w:t xml:space="preserve"> protocol (1) includes explicit and implicit requirements for the configuration of </w:t>
      </w:r>
      <w:proofErr w:type="spellStart"/>
      <w:r>
        <w:t>OpenFlow</w:t>
      </w:r>
      <w:proofErr w:type="spellEnd"/>
      <w:r>
        <w:t xml:space="preserve"> switches. In (1) the term ‘configuration’ is used for two different kinds of operations: </w:t>
      </w:r>
      <w:r w:rsidR="009C7A8A">
        <w:t>c</w:t>
      </w:r>
      <w:r>
        <w:t xml:space="preserve">onfiguration using the </w:t>
      </w:r>
      <w:proofErr w:type="spellStart"/>
      <w:r>
        <w:t>OpenFlow</w:t>
      </w:r>
      <w:proofErr w:type="spellEnd"/>
      <w:r>
        <w:t xml:space="preserve"> protocol and configuration outside of the </w:t>
      </w:r>
      <w:proofErr w:type="spellStart"/>
      <w:r>
        <w:t>OpenFlow</w:t>
      </w:r>
      <w:proofErr w:type="spellEnd"/>
      <w:r>
        <w:t xml:space="preserve"> protocol. The first kind of configuration is dealt within (1). </w:t>
      </w:r>
      <w:r w:rsidR="00E34319">
        <w:t>OF-CONFIG 1.2</w:t>
      </w:r>
      <w:r>
        <w:t xml:space="preserve"> enables other configuration of </w:t>
      </w:r>
      <w:proofErr w:type="spellStart"/>
      <w:r>
        <w:t>OpenFlow</w:t>
      </w:r>
      <w:proofErr w:type="spellEnd"/>
      <w:r>
        <w:t xml:space="preserve">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937" w:name="_Toc243774037"/>
      <w:r>
        <w:t xml:space="preserve">Instantiation of one or more </w:t>
      </w:r>
      <w:proofErr w:type="spellStart"/>
      <w:r>
        <w:t>Openflow</w:t>
      </w:r>
      <w:proofErr w:type="spellEnd"/>
      <w:r>
        <w:t xml:space="preserve"> Data Planes on an </w:t>
      </w:r>
      <w:proofErr w:type="spellStart"/>
      <w:r>
        <w:t>Openflow</w:t>
      </w:r>
      <w:proofErr w:type="spellEnd"/>
      <w:r>
        <w:t xml:space="preserve"> Capable Switch</w:t>
      </w:r>
      <w:del w:id="938" w:author="Anees Shaikh" w:date="2013-11-24T21:37:00Z">
        <w:r w:rsidR="00016664" w:rsidDel="00457B24">
          <w:delText xml:space="preserve"> and assignment of resources to these data planes</w:delText>
        </w:r>
      </w:del>
      <w:bookmarkEnd w:id="937"/>
    </w:p>
    <w:p w14:paraId="750AFA41" w14:textId="5B6A7E27" w:rsidR="000D4800" w:rsidRPr="00B433CD" w:rsidRDefault="000D4800" w:rsidP="001026D4">
      <w:r>
        <w:t xml:space="preserve">An </w:t>
      </w:r>
      <w:del w:id="939" w:author="Anees Shaikh" w:date="2013-11-24T21:36:00Z">
        <w:r w:rsidDel="00457B24">
          <w:delText>openflow</w:delText>
        </w:r>
      </w:del>
      <w:proofErr w:type="spellStart"/>
      <w:ins w:id="940" w:author="Anees Shaikh" w:date="2013-11-24T21:36:00Z">
        <w:r w:rsidR="00457B24">
          <w:t>OpenFlow</w:t>
        </w:r>
      </w:ins>
      <w:proofErr w:type="spellEnd"/>
      <w:r>
        <w:t xml:space="preserve"> capable switch is capable of hosting one or more </w:t>
      </w:r>
      <w:del w:id="941" w:author="Anees Shaikh" w:date="2013-11-24T21:36:00Z">
        <w:r w:rsidDel="00457B24">
          <w:delText>openflow</w:delText>
        </w:r>
      </w:del>
      <w:proofErr w:type="spellStart"/>
      <w:ins w:id="942" w:author="Anees Shaikh" w:date="2013-11-24T21:36:00Z">
        <w:r w:rsidR="00457B24">
          <w:t>OpenFlow</w:t>
        </w:r>
      </w:ins>
      <w:proofErr w:type="spellEnd"/>
      <w:r>
        <w:t xml:space="preserve"> data planes</w:t>
      </w:r>
      <w:r w:rsidR="00016664">
        <w:t xml:space="preserve"> (also </w:t>
      </w:r>
      <w:proofErr w:type="spellStart"/>
      <w:r w:rsidR="00016664">
        <w:t>refered</w:t>
      </w:r>
      <w:proofErr w:type="spellEnd"/>
      <w:r w:rsidR="00016664">
        <w:t xml:space="preserve"> to as </w:t>
      </w:r>
      <w:del w:id="943" w:author="Anees Shaikh" w:date="2013-11-24T21:36:00Z">
        <w:r w:rsidR="00016664" w:rsidDel="00457B24">
          <w:delText>openflow</w:delText>
        </w:r>
      </w:del>
      <w:proofErr w:type="spellStart"/>
      <w:ins w:id="944" w:author="Anees Shaikh" w:date="2013-11-24T21:36:00Z">
        <w:r w:rsidR="00457B24">
          <w:t>OpenFlow</w:t>
        </w:r>
      </w:ins>
      <w:proofErr w:type="spellEnd"/>
      <w:r w:rsidR="00016664">
        <w:t xml:space="preserve"> logical switch)</w:t>
      </w:r>
      <w:r>
        <w:t xml:space="preserve">. Initially, </w:t>
      </w:r>
      <w:r w:rsidR="00261194">
        <w:t xml:space="preserve">the </w:t>
      </w:r>
      <w:del w:id="945" w:author="Anees Shaikh" w:date="2013-11-24T21:36:00Z">
        <w:r w:rsidR="00261194" w:rsidDel="00457B24">
          <w:delText>openflow</w:delText>
        </w:r>
      </w:del>
      <w:proofErr w:type="spellStart"/>
      <w:ins w:id="946" w:author="Anees Shaikh" w:date="2013-11-24T21:36:00Z">
        <w:r w:rsidR="00457B24">
          <w:t>OpenFlow</w:t>
        </w:r>
      </w:ins>
      <w:proofErr w:type="spellEnd"/>
      <w:r w:rsidR="00261194">
        <w:t xml:space="preserve"> capable switch owns all the resources of the switch and does not have any data plane instantiated. Using the </w:t>
      </w:r>
      <w:ins w:id="947" w:author="Anees Shaikh" w:date="2013-11-24T21:37:00Z">
        <w:r w:rsidR="00457B24">
          <w:t>OF-CONFIG</w:t>
        </w:r>
      </w:ins>
      <w:del w:id="948" w:author="Anees Shaikh" w:date="2013-11-24T21:37:00Z">
        <w:r w:rsidR="00261194" w:rsidDel="00457B24">
          <w:delText>of-config</w:delText>
        </w:r>
      </w:del>
      <w:r w:rsidR="00261194">
        <w:t xml:space="preserve"> 1.2 protocol, OFCP can instantiate one or more </w:t>
      </w:r>
      <w:del w:id="949" w:author="Anees Shaikh" w:date="2013-11-24T21:36:00Z">
        <w:r w:rsidR="00261194" w:rsidDel="00457B24">
          <w:delText>openflow</w:delText>
        </w:r>
      </w:del>
      <w:proofErr w:type="spellStart"/>
      <w:ins w:id="950" w:author="Anees Shaikh" w:date="2013-11-24T21:36:00Z">
        <w:r w:rsidR="00457B24">
          <w:t>OpenFlow</w:t>
        </w:r>
      </w:ins>
      <w:proofErr w:type="spellEnd"/>
      <w:r w:rsidR="00261194">
        <w:t xml:space="preserve"> data planes and can assign resources such as queues and ports to these </w:t>
      </w:r>
      <w:del w:id="951" w:author="Anees Shaikh" w:date="2013-11-24T21:36:00Z">
        <w:r w:rsidR="00261194" w:rsidDel="00457B24">
          <w:delText>openflow</w:delText>
        </w:r>
      </w:del>
      <w:proofErr w:type="spellStart"/>
      <w:ins w:id="952" w:author="Anees Shaikh" w:date="2013-11-24T21:36:00Z">
        <w:r w:rsidR="00457B24">
          <w:t>OpenFlow</w:t>
        </w:r>
      </w:ins>
      <w:proofErr w:type="spellEnd"/>
      <w:r w:rsidR="00261194">
        <w:t xml:space="preserve"> data planes. </w:t>
      </w:r>
      <w:r w:rsidR="00016664">
        <w:t xml:space="preserve">Some of the resources like management port may not be assigned to any </w:t>
      </w:r>
      <w:del w:id="953" w:author="Anees Shaikh" w:date="2013-11-24T21:36:00Z">
        <w:r w:rsidR="00016664" w:rsidDel="00457B24">
          <w:delText>openflow</w:delText>
        </w:r>
      </w:del>
      <w:proofErr w:type="spellStart"/>
      <w:ins w:id="954" w:author="Anees Shaikh" w:date="2013-11-24T21:36:00Z">
        <w:r w:rsidR="00457B24">
          <w:t>OpenFlow</w:t>
        </w:r>
      </w:ins>
      <w:proofErr w:type="spellEnd"/>
      <w:r w:rsidR="00016664">
        <w:t xml:space="preserve"> data plane. </w:t>
      </w:r>
    </w:p>
    <w:p w14:paraId="1F2B9F8C" w14:textId="77777777" w:rsidR="00E64B71" w:rsidRDefault="00E64B71" w:rsidP="00C128FA">
      <w:pPr>
        <w:pStyle w:val="Heading3"/>
      </w:pPr>
      <w:bookmarkStart w:id="955" w:name="_Toc243774038"/>
      <w:r>
        <w:t>Connection Setup to a Controller</w:t>
      </w:r>
      <w:bookmarkEnd w:id="955"/>
    </w:p>
    <w:p w14:paraId="6794730E" w14:textId="3E97A957" w:rsidR="00E64B71" w:rsidRDefault="00E64B71" w:rsidP="00E64B71">
      <w:r>
        <w:t>Section 6.</w:t>
      </w:r>
      <w:ins w:id="956" w:author="Anees Shaikh" w:date="2013-11-25T00:14:00Z">
        <w:r w:rsidR="00795478">
          <w:t>3</w:t>
        </w:r>
      </w:ins>
      <w:del w:id="957" w:author="Anees Shaikh" w:date="2013-11-25T00:14:00Z">
        <w:r w:rsidDel="00795478">
          <w:delText>2</w:delText>
        </w:r>
      </w:del>
      <w:r>
        <w:t xml:space="preserve"> (Connection Setup) of (1) </w:t>
      </w:r>
      <w:r w:rsidR="00311E03">
        <w:t xml:space="preserve">requires that an </w:t>
      </w:r>
      <w:proofErr w:type="spellStart"/>
      <w:r w:rsidR="00311E03">
        <w:t>OpenFlow</w:t>
      </w:r>
      <w:proofErr w:type="spellEnd"/>
      <w:r w:rsidR="00311E03">
        <w:t xml:space="preserve"> switch </w:t>
      </w:r>
      <w:del w:id="958" w:author="Anees Shaikh" w:date="2013-11-25T00:15:00Z">
        <w:r w:rsidR="00311E03" w:rsidDel="005A5959">
          <w:delText xml:space="preserve">always </w:delText>
        </w:r>
      </w:del>
      <w:ins w:id="959" w:author="Anees Shaikh" w:date="2013-11-25T00:15:00Z">
        <w:r w:rsidR="005A5959">
          <w:t>must be able to</w:t>
        </w:r>
        <w:bookmarkStart w:id="960" w:name="_GoBack"/>
        <w:bookmarkEnd w:id="960"/>
        <w:r w:rsidR="005A5959">
          <w:t xml:space="preserve"> </w:t>
        </w:r>
      </w:ins>
      <w:r w:rsidR="00311E03">
        <w:t xml:space="preserve">initiate the connection to the </w:t>
      </w:r>
      <w:proofErr w:type="spellStart"/>
      <w:r w:rsidR="00311E03">
        <w:t>OpenFlow</w:t>
      </w:r>
      <w:proofErr w:type="spellEnd"/>
      <w:r w:rsidR="00311E03">
        <w:t xml:space="preserve"> controller and </w:t>
      </w:r>
      <w:r>
        <w:t xml:space="preserve">discusses the process of setting up a connection between the </w:t>
      </w:r>
      <w:proofErr w:type="spellStart"/>
      <w:r>
        <w:t>OpenFlow</w:t>
      </w:r>
      <w:proofErr w:type="spellEnd"/>
      <w:r>
        <w:t xml:space="preserve"> switch and an </w:t>
      </w:r>
      <w:proofErr w:type="spellStart"/>
      <w:r>
        <w:t>OpenFlow</w:t>
      </w:r>
      <w:proofErr w:type="spellEnd"/>
      <w:r>
        <w:t xml:space="preserve"> controller. The switch initiates the connection applying three parameters that need to be configured in advance:</w:t>
      </w:r>
    </w:p>
    <w:p w14:paraId="450EDEF1" w14:textId="77777777" w:rsidR="00E64B71" w:rsidRDefault="00E64B71" w:rsidP="002C0E22">
      <w:pPr>
        <w:numPr>
          <w:ilvl w:val="0"/>
          <w:numId w:val="3"/>
        </w:numPr>
      </w:pPr>
      <w:proofErr w:type="gramStart"/>
      <w:r>
        <w:t>the</w:t>
      </w:r>
      <w:proofErr w:type="gramEnd"/>
      <w:r>
        <w:t xml:space="preserve"> IP address of the controller</w:t>
      </w:r>
    </w:p>
    <w:p w14:paraId="668B8AE1" w14:textId="77777777" w:rsidR="00E64B71" w:rsidRDefault="00E64B71" w:rsidP="002C0E22">
      <w:pPr>
        <w:numPr>
          <w:ilvl w:val="0"/>
          <w:numId w:val="3"/>
        </w:numPr>
      </w:pPr>
      <w:proofErr w:type="gramStart"/>
      <w:r>
        <w:t>the</w:t>
      </w:r>
      <w:proofErr w:type="gramEnd"/>
      <w:r>
        <w:t xml:space="preserve"> port number at the controller</w:t>
      </w:r>
    </w:p>
    <w:p w14:paraId="125BD6F2" w14:textId="77777777" w:rsidR="00E64B71" w:rsidRDefault="00E64B71" w:rsidP="002C0E22">
      <w:pPr>
        <w:numPr>
          <w:ilvl w:val="0"/>
          <w:numId w:val="3"/>
        </w:numPr>
      </w:pPr>
      <w:proofErr w:type="gramStart"/>
      <w:r>
        <w:t>the</w:t>
      </w:r>
      <w:proofErr w:type="gramEnd"/>
      <w:r>
        <w:t xml:space="preserv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w:t>
      </w:r>
      <w:proofErr w:type="spellStart"/>
      <w:r w:rsidR="00311E03">
        <w:t>OpenFlow</w:t>
      </w:r>
      <w:proofErr w:type="spellEnd"/>
      <w:r w:rsidR="00311E03">
        <w:t xml:space="preserve"> controller may be supported.</w:t>
      </w:r>
    </w:p>
    <w:p w14:paraId="24A80C79" w14:textId="77777777" w:rsidR="00E64B71" w:rsidRDefault="00E64B71" w:rsidP="00BA30A0">
      <w:pPr>
        <w:pStyle w:val="Heading3"/>
      </w:pPr>
      <w:bookmarkStart w:id="961" w:name="_Toc243774039"/>
      <w:r>
        <w:t xml:space="preserve">Multiple </w:t>
      </w:r>
      <w:r w:rsidRPr="005250DF">
        <w:t>Controllers</w:t>
      </w:r>
      <w:bookmarkEnd w:id="961"/>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62" w:name="_Toc243774040"/>
      <w:proofErr w:type="spellStart"/>
      <w:r>
        <w:t>OpenFlow</w:t>
      </w:r>
      <w:proofErr w:type="spellEnd"/>
      <w:r w:rsidR="00E64B71">
        <w:t xml:space="preserve"> Logical Switches</w:t>
      </w:r>
      <w:bookmarkEnd w:id="962"/>
    </w:p>
    <w:p w14:paraId="534540DC" w14:textId="073A9985" w:rsidR="00E64B71" w:rsidRDefault="00E64B71" w:rsidP="00E64B71">
      <w:r>
        <w:t xml:space="preserve">The </w:t>
      </w:r>
      <w:proofErr w:type="spellStart"/>
      <w:r w:rsidR="00920140">
        <w:t>OpenFlow</w:t>
      </w:r>
      <w:proofErr w:type="spellEnd"/>
      <w:r>
        <w:t xml:space="preserve"> 1.</w:t>
      </w:r>
      <w:r w:rsidR="00D35927">
        <w:t>3</w:t>
      </w:r>
      <w:r>
        <w:t xml:space="preserve"> protocol specifies various kinds of </w:t>
      </w:r>
      <w:proofErr w:type="spellStart"/>
      <w:r w:rsidR="00920140">
        <w:t>OpenFlow</w:t>
      </w:r>
      <w:proofErr w:type="spellEnd"/>
      <w:r>
        <w:t xml:space="preserve"> resources associated with an </w:t>
      </w:r>
      <w:proofErr w:type="spellStart"/>
      <w:r w:rsidR="00920140">
        <w:t>OpenFlow</w:t>
      </w:r>
      <w:proofErr w:type="spellEnd"/>
      <w:r>
        <w:t xml:space="preserve"> Logical Switch. The OF-CONFIG protocol must support the configuration of these </w:t>
      </w:r>
      <w:proofErr w:type="spellStart"/>
      <w:r w:rsidR="00920140">
        <w:t>OpenFlow</w:t>
      </w:r>
      <w:proofErr w:type="spellEnd"/>
      <w:r>
        <w:t xml:space="preserve"> resources associated with an </w:t>
      </w:r>
      <w:proofErr w:type="spellStart"/>
      <w:r w:rsidR="00920140">
        <w:t>OpenFlow</w:t>
      </w:r>
      <w:proofErr w:type="spellEnd"/>
      <w:r>
        <w:t xml:space="preserve"> Logical Switch. Examples of resources include queues and ports that have been assigned to an </w:t>
      </w:r>
      <w:proofErr w:type="spellStart"/>
      <w:r w:rsidR="00920140">
        <w:t>OpenFlow</w:t>
      </w:r>
      <w:proofErr w:type="spellEnd"/>
      <w:r>
        <w:t xml:space="preserve"> Logical Switch. It is assumed that </w:t>
      </w:r>
      <w:proofErr w:type="spellStart"/>
      <w:r w:rsidR="00920140">
        <w:t>OpenFlow</w:t>
      </w:r>
      <w:proofErr w:type="spellEnd"/>
      <w:r>
        <w:t xml:space="preserve"> Logical Switches have been instantiated out of </w:t>
      </w:r>
      <w:proofErr w:type="gramStart"/>
      <w:r>
        <w:t>band,</w:t>
      </w:r>
      <w:proofErr w:type="gramEnd"/>
      <w:r>
        <w:t xml:space="preserve"> for example, an administrator may have created them upfront. In addition, partitioning/assignment of </w:t>
      </w:r>
      <w:proofErr w:type="spellStart"/>
      <w:r w:rsidR="00920140">
        <w:t>OpenFlow</w:t>
      </w:r>
      <w:proofErr w:type="spellEnd"/>
      <w:r>
        <w:t xml:space="preserve"> resources amongst multiple </w:t>
      </w:r>
      <w:proofErr w:type="spellStart"/>
      <w:r w:rsidR="00920140">
        <w:t>OpenFlow</w:t>
      </w:r>
      <w:proofErr w:type="spellEnd"/>
      <w:r>
        <w:t xml:space="preserve"> switches that may exist in an </w:t>
      </w:r>
      <w:proofErr w:type="spellStart"/>
      <w:r w:rsidR="00920140">
        <w:t>OpenFlow</w:t>
      </w:r>
      <w:proofErr w:type="spellEnd"/>
      <w:r>
        <w:t xml:space="preserve"> Capable Switch has also been done out of band. </w:t>
      </w:r>
    </w:p>
    <w:p w14:paraId="22D61A9B" w14:textId="77777777" w:rsidR="00E64B71" w:rsidRDefault="00E64B71" w:rsidP="00BA30A0">
      <w:pPr>
        <w:pStyle w:val="Heading3"/>
      </w:pPr>
      <w:bookmarkStart w:id="963" w:name="_Toc243774041"/>
      <w:r>
        <w:t>Connection Interruption</w:t>
      </w:r>
      <w:bookmarkEnd w:id="963"/>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proofErr w:type="gramStart"/>
      <w:r>
        <w:t>fail</w:t>
      </w:r>
      <w:proofErr w:type="gramEnd"/>
      <w:r>
        <w:t xml:space="preserve"> secure mode</w:t>
      </w:r>
    </w:p>
    <w:p w14:paraId="0F21E457" w14:textId="77777777" w:rsidR="00E64B71" w:rsidRDefault="00E64B71" w:rsidP="002C0E22">
      <w:pPr>
        <w:numPr>
          <w:ilvl w:val="0"/>
          <w:numId w:val="4"/>
        </w:numPr>
      </w:pPr>
      <w:proofErr w:type="gramStart"/>
      <w:r>
        <w:t>fail</w:t>
      </w:r>
      <w:proofErr w:type="gramEnd"/>
      <w:r>
        <w:t xml:space="preserve">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964" w:name="_Toc243774042"/>
      <w:r>
        <w:t>Encryption</w:t>
      </w:r>
      <w:bookmarkEnd w:id="964"/>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65" w:name="_Toc243774043"/>
      <w:r>
        <w:t>Queues</w:t>
      </w:r>
      <w:bookmarkEnd w:id="965"/>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proofErr w:type="gramStart"/>
      <w:r>
        <w:t>min</w:t>
      </w:r>
      <w:proofErr w:type="gramEnd"/>
      <w:r>
        <w:t>-rate</w:t>
      </w:r>
    </w:p>
    <w:p w14:paraId="5BC2937C" w14:textId="77777777" w:rsidR="00E64B71" w:rsidRDefault="00E64B71" w:rsidP="002C0E22">
      <w:pPr>
        <w:numPr>
          <w:ilvl w:val="0"/>
          <w:numId w:val="5"/>
        </w:numPr>
      </w:pPr>
      <w:proofErr w:type="gramStart"/>
      <w:r>
        <w:t>max</w:t>
      </w:r>
      <w:proofErr w:type="gramEnd"/>
      <w:r>
        <w:t>-rate</w:t>
      </w:r>
    </w:p>
    <w:p w14:paraId="52A0F2BC" w14:textId="77777777" w:rsidR="00E64B71" w:rsidRDefault="00E64B71" w:rsidP="002C0E22">
      <w:pPr>
        <w:numPr>
          <w:ilvl w:val="0"/>
          <w:numId w:val="5"/>
        </w:numPr>
      </w:pPr>
      <w:proofErr w:type="gramStart"/>
      <w:r>
        <w:t>experimenter</w:t>
      </w:r>
      <w:proofErr w:type="gramEnd"/>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66" w:name="_Toc243774044"/>
      <w:r>
        <w:t>Ports</w:t>
      </w:r>
      <w:bookmarkEnd w:id="966"/>
    </w:p>
    <w:p w14:paraId="7E485F18" w14:textId="5AF2DBDA" w:rsidR="00E64B71" w:rsidRDefault="00E64B71" w:rsidP="00E64B71">
      <w:r>
        <w:t xml:space="preserve">The </w:t>
      </w:r>
      <w:proofErr w:type="spellStart"/>
      <w:r>
        <w:t>OpenFlow</w:t>
      </w:r>
      <w:proofErr w:type="spellEnd"/>
      <w:r>
        <w:t xml:space="preserve"> protocol already contains methods to configure </w:t>
      </w:r>
      <w:r w:rsidR="00A72730">
        <w:t xml:space="preserve">a limited amount of </w:t>
      </w:r>
      <w:r>
        <w:t>port</w:t>
      </w:r>
      <w:r w:rsidR="00A72730">
        <w:t xml:space="preserve"> </w:t>
      </w:r>
      <w:r w:rsidR="00AC06DB">
        <w:t>parameters</w:t>
      </w:r>
      <w:r>
        <w:t xml:space="preserve"> of </w:t>
      </w:r>
      <w:proofErr w:type="spellStart"/>
      <w:r>
        <w:t>OpenFlow</w:t>
      </w:r>
      <w:proofErr w:type="spellEnd"/>
      <w:r>
        <w:t xml:space="preserve"> switches. The </w:t>
      </w:r>
      <w:proofErr w:type="spellStart"/>
      <w:r>
        <w:t>OpenFlow</w:t>
      </w:r>
      <w:proofErr w:type="spellEnd"/>
      <w:r>
        <w:t xml:space="preserve">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proofErr w:type="gramStart"/>
      <w:r>
        <w:t>no</w:t>
      </w:r>
      <w:proofErr w:type="gramEnd"/>
      <w:r>
        <w:t>-</w:t>
      </w:r>
      <w:proofErr w:type="spellStart"/>
      <w:r>
        <w:t>recv</w:t>
      </w:r>
      <w:r w:rsidR="00AC06DB">
        <w:t>eive</w:t>
      </w:r>
      <w:proofErr w:type="spellEnd"/>
    </w:p>
    <w:p w14:paraId="087456E2" w14:textId="61BB41D4" w:rsidR="00E64B71" w:rsidRDefault="00E64B71" w:rsidP="002C0E22">
      <w:pPr>
        <w:numPr>
          <w:ilvl w:val="0"/>
          <w:numId w:val="6"/>
        </w:numPr>
      </w:pPr>
      <w:proofErr w:type="gramStart"/>
      <w:r>
        <w:t>no</w:t>
      </w:r>
      <w:proofErr w:type="gramEnd"/>
      <w:r>
        <w:t>-f</w:t>
      </w:r>
      <w:r w:rsidR="00AC06DB">
        <w:t>orward</w:t>
      </w:r>
    </w:p>
    <w:p w14:paraId="7235D56B" w14:textId="67D95ED8" w:rsidR="00E64B71" w:rsidRDefault="00E64B71" w:rsidP="002C0E22">
      <w:pPr>
        <w:numPr>
          <w:ilvl w:val="0"/>
          <w:numId w:val="6"/>
        </w:numPr>
      </w:pPr>
      <w:proofErr w:type="gramStart"/>
      <w:r>
        <w:t>no</w:t>
      </w:r>
      <w:proofErr w:type="gramEnd"/>
      <w:r>
        <w:t>-</w:t>
      </w:r>
      <w:proofErr w:type="spellStart"/>
      <w:r>
        <w:t>packetin</w:t>
      </w:r>
      <w:proofErr w:type="spellEnd"/>
    </w:p>
    <w:p w14:paraId="1649685A" w14:textId="191875D7" w:rsidR="00E64B71" w:rsidRDefault="00AC06DB" w:rsidP="002C0E22">
      <w:pPr>
        <w:numPr>
          <w:ilvl w:val="0"/>
          <w:numId w:val="6"/>
        </w:numPr>
      </w:pPr>
      <w:proofErr w:type="gramStart"/>
      <w:r>
        <w:t>admin</w:t>
      </w:r>
      <w:proofErr w:type="gramEnd"/>
      <w:r>
        <w:t>-state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w:t>
      </w:r>
      <w:proofErr w:type="spellStart"/>
      <w:r>
        <w:t>OpenFlow</w:t>
      </w:r>
      <w:proofErr w:type="spellEnd"/>
      <w:r>
        <w:t xml:space="preserve">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proofErr w:type="gramStart"/>
      <w:r>
        <w:t>speed</w:t>
      </w:r>
      <w:proofErr w:type="gramEnd"/>
    </w:p>
    <w:p w14:paraId="302F908D" w14:textId="77777777" w:rsidR="00E64B71" w:rsidRDefault="00E64B71" w:rsidP="002C0E22">
      <w:pPr>
        <w:numPr>
          <w:ilvl w:val="0"/>
          <w:numId w:val="7"/>
        </w:numPr>
      </w:pPr>
      <w:proofErr w:type="gramStart"/>
      <w:r>
        <w:t>duplex</w:t>
      </w:r>
      <w:proofErr w:type="gramEnd"/>
      <w:r>
        <w:t>-mode</w:t>
      </w:r>
    </w:p>
    <w:p w14:paraId="2BC934BC" w14:textId="77777777" w:rsidR="00E64B71" w:rsidRDefault="00E64B71" w:rsidP="002C0E22">
      <w:pPr>
        <w:numPr>
          <w:ilvl w:val="0"/>
          <w:numId w:val="7"/>
        </w:numPr>
      </w:pPr>
      <w:proofErr w:type="gramStart"/>
      <w:r>
        <w:t>copper</w:t>
      </w:r>
      <w:proofErr w:type="gramEnd"/>
      <w:r>
        <w:t>-medium</w:t>
      </w:r>
    </w:p>
    <w:p w14:paraId="60F8DD06" w14:textId="77777777" w:rsidR="00E64B71" w:rsidRDefault="00E64B71" w:rsidP="002C0E22">
      <w:pPr>
        <w:numPr>
          <w:ilvl w:val="0"/>
          <w:numId w:val="7"/>
        </w:numPr>
      </w:pPr>
      <w:proofErr w:type="gramStart"/>
      <w:r>
        <w:t>fiber</w:t>
      </w:r>
      <w:proofErr w:type="gramEnd"/>
      <w:r>
        <w:t>-medium</w:t>
      </w:r>
    </w:p>
    <w:p w14:paraId="46440905" w14:textId="77777777" w:rsidR="00E64B71" w:rsidRDefault="00E64B71" w:rsidP="002C0E22">
      <w:pPr>
        <w:numPr>
          <w:ilvl w:val="0"/>
          <w:numId w:val="7"/>
        </w:numPr>
      </w:pPr>
      <w:proofErr w:type="gramStart"/>
      <w:r>
        <w:t>auto</w:t>
      </w:r>
      <w:proofErr w:type="gramEnd"/>
      <w:r>
        <w:t>-negotiation</w:t>
      </w:r>
    </w:p>
    <w:p w14:paraId="3B1AD67D" w14:textId="77777777" w:rsidR="00E64B71" w:rsidRDefault="00E64B71" w:rsidP="002C0E22">
      <w:pPr>
        <w:numPr>
          <w:ilvl w:val="0"/>
          <w:numId w:val="7"/>
        </w:numPr>
      </w:pPr>
      <w:proofErr w:type="gramStart"/>
      <w:r>
        <w:t>pause</w:t>
      </w:r>
      <w:proofErr w:type="gramEnd"/>
    </w:p>
    <w:p w14:paraId="0FA352CE" w14:textId="77777777" w:rsidR="00E64B71" w:rsidRDefault="00E64B71" w:rsidP="002C0E22">
      <w:pPr>
        <w:numPr>
          <w:ilvl w:val="0"/>
          <w:numId w:val="7"/>
        </w:numPr>
      </w:pPr>
      <w:proofErr w:type="gramStart"/>
      <w:r>
        <w:t>asymmetric</w:t>
      </w:r>
      <w:proofErr w:type="gramEnd"/>
      <w:r>
        <w:t>-pause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w:t>
      </w:r>
      <w:proofErr w:type="gramStart"/>
      <w:r>
        <w:t>higher level</w:t>
      </w:r>
      <w:proofErr w:type="gramEnd"/>
      <w:r>
        <w:t xml:space="preserve"> </w:t>
      </w:r>
      <w:proofErr w:type="spellStart"/>
      <w:r>
        <w:t>abstratcions</w:t>
      </w:r>
      <w:proofErr w:type="spellEnd"/>
      <w:r>
        <w:t xml:space="preserve">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w:t>
      </w:r>
      <w:proofErr w:type="spellStart"/>
      <w:r>
        <w:t>IPinGRE</w:t>
      </w:r>
      <w:proofErr w:type="spellEnd"/>
      <w:r>
        <w:t xml:space="preserve">, </w:t>
      </w:r>
      <w:proofErr w:type="spellStart"/>
      <w:r>
        <w:t>VxLAN</w:t>
      </w:r>
      <w:proofErr w:type="spellEnd"/>
      <w:r>
        <w:t xml:space="preserve">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67" w:name="_Toc243774045"/>
      <w:r>
        <w:t>Capability Discovery</w:t>
      </w:r>
      <w:bookmarkEnd w:id="967"/>
    </w:p>
    <w:p w14:paraId="42143007" w14:textId="7E259A5A" w:rsidR="00D35927" w:rsidRDefault="00B719B3" w:rsidP="00D35927">
      <w:proofErr w:type="spellStart"/>
      <w:r>
        <w:t>OpenFlow</w:t>
      </w:r>
      <w:proofErr w:type="spellEnd"/>
      <w:r>
        <w:t xml:space="preserve"> 1.3</w:t>
      </w:r>
      <w:r w:rsidR="00D35927">
        <w:t xml:space="preserve"> describes the various capabilities that an </w:t>
      </w:r>
      <w:proofErr w:type="spellStart"/>
      <w:r w:rsidR="00D35927">
        <w:t>OpenFlow</w:t>
      </w:r>
      <w:proofErr w:type="spellEnd"/>
      <w:r w:rsidR="00D35927">
        <w:t xml:space="preserve"> Logical Switch may implement</w:t>
      </w:r>
      <w:r>
        <w:t xml:space="preserve"> </w:t>
      </w:r>
      <w:proofErr w:type="spellStart"/>
      <w:r>
        <w:t>eg</w:t>
      </w:r>
      <w:proofErr w:type="spellEnd"/>
      <w:r>
        <w:t xml:space="preserve"> there are several actions in </w:t>
      </w:r>
      <w:proofErr w:type="spellStart"/>
      <w:r>
        <w:t>OpenFlow</w:t>
      </w:r>
      <w:proofErr w:type="spellEnd"/>
      <w:r>
        <w:t xml:space="preserve"> 1.3 that are optional</w:t>
      </w:r>
      <w:r w:rsidR="00D35927">
        <w:t xml:space="preserve">. While configuration of these capabilities is outside the scope of </w:t>
      </w:r>
      <w:r w:rsidR="00E34319">
        <w:t>OF-CONFIG 1.2</w:t>
      </w:r>
      <w:r w:rsidR="00D35927">
        <w:t xml:space="preserve">, it supports discovery of these capabilities.  It is assumed that capabilities have been configured for </w:t>
      </w:r>
      <w:proofErr w:type="spellStart"/>
      <w:r w:rsidR="00D35927">
        <w:t>OpenFlow</w:t>
      </w:r>
      <w:proofErr w:type="spellEnd"/>
      <w:r w:rsidR="00D35927">
        <w:t xml:space="preserve"> Logical switches either as part of instantiation of these switches or through some out of band mechanisms.</w:t>
      </w:r>
    </w:p>
    <w:p w14:paraId="78A0AEC7" w14:textId="77777777" w:rsidR="00E64B71" w:rsidRDefault="00E64B71" w:rsidP="00BA30A0">
      <w:pPr>
        <w:pStyle w:val="Heading3"/>
      </w:pPr>
      <w:bookmarkStart w:id="968" w:name="_Toc243774046"/>
      <w:proofErr w:type="spellStart"/>
      <w:r>
        <w:t>Datapath</w:t>
      </w:r>
      <w:proofErr w:type="spellEnd"/>
      <w:r>
        <w:t xml:space="preserve"> ID</w:t>
      </w:r>
      <w:bookmarkEnd w:id="968"/>
    </w:p>
    <w:p w14:paraId="475DFAA2" w14:textId="77777777" w:rsidR="00E64B71" w:rsidRDefault="00E64B71" w:rsidP="00E64B71">
      <w:r>
        <w:t xml:space="preserve">Section A.3.1 of (1) discusses the </w:t>
      </w:r>
      <w:proofErr w:type="spellStart"/>
      <w:r>
        <w:t>datapath</w:t>
      </w:r>
      <w:proofErr w:type="spellEnd"/>
      <w:r>
        <w:t xml:space="preserve"> ID of a switch. It is a 64-bit filed with the lower 48 bit intended for the switch MAC address and the remaining 16 bit left to the switch operator. Although not explicitly requested by (1), OF-CONFIG should provide means for configuring the </w:t>
      </w:r>
      <w:proofErr w:type="spellStart"/>
      <w:r>
        <w:t>datapath</w:t>
      </w:r>
      <w:proofErr w:type="spellEnd"/>
      <w:r>
        <w:t xml:space="preserve"> ID.</w:t>
      </w:r>
    </w:p>
    <w:p w14:paraId="3071E770" w14:textId="550144AE" w:rsidR="00DF5716" w:rsidRDefault="00DF5716" w:rsidP="00C128FA">
      <w:pPr>
        <w:pStyle w:val="Heading2"/>
      </w:pPr>
      <w:bookmarkStart w:id="969" w:name="_Toc243774047"/>
      <w:r>
        <w:t>Requirements for NDMs</w:t>
      </w:r>
      <w:bookmarkEnd w:id="969"/>
    </w:p>
    <w:p w14:paraId="41264338" w14:textId="77777777" w:rsidR="00DF5716" w:rsidRDefault="00DF5716" w:rsidP="00DF5716">
      <w:r>
        <w:t xml:space="preserve">OF-CONFIG 1.2 includes optional support for Negotiable </w:t>
      </w:r>
      <w:proofErr w:type="spellStart"/>
      <w:r>
        <w:t>Datapath</w:t>
      </w:r>
      <w:proofErr w:type="spellEnd"/>
      <w:r>
        <w:t xml:space="preserve"> Models (NDMs). An NDM is </w:t>
      </w:r>
      <w:r w:rsidRPr="00DF5716">
        <w:t>an abstract switch model that describes specific switch forwarding behaviors controllable via</w:t>
      </w:r>
      <w:r>
        <w:t xml:space="preserve"> the </w:t>
      </w:r>
      <w:proofErr w:type="spellStart"/>
      <w:r>
        <w:t>OpenFlow</w:t>
      </w:r>
      <w:proofErr w:type="spellEnd"/>
      <w:r>
        <w:t xml:space="preserve">-Switch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 xml:space="preserve">an optional enhancement to </w:t>
      </w:r>
      <w:proofErr w:type="spellStart"/>
      <w:r w:rsidRPr="00DF5716">
        <w:t>OpenFlow</w:t>
      </w:r>
      <w:proofErr w:type="spellEnd"/>
      <w:r w:rsidRPr="00DF5716">
        <w:t xml:space="preserve">), an OFCP and a capable switch agree on an NDM to be associated with a logical switch prior to sending control messages, such as </w:t>
      </w:r>
      <w:proofErr w:type="spellStart"/>
      <w:r w:rsidRPr="00DF5716">
        <w:t>fl</w:t>
      </w:r>
      <w:r>
        <w:t>owmods</w:t>
      </w:r>
      <w:proofErr w:type="spellEnd"/>
      <w:r>
        <w:t xml:space="preserve">,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970" w:author="Anees Shaikh" w:date="2013-10-19T01:44:00Z">
        <w:r w:rsidR="00C61314" w:rsidDel="004B664B">
          <w:delText xml:space="preserve"> (?)</w:delText>
        </w:r>
      </w:del>
      <w:r w:rsidR="00C61314">
        <w:t xml:space="preserve"> also offer an RPC mechanism to allow the OFCP and the capable</w:t>
      </w:r>
      <w:del w:id="971" w:author="Anees Shaikh" w:date="2013-10-19T01:44:00Z">
        <w:r w:rsidR="00C61314" w:rsidDel="004B664B">
          <w:delText xml:space="preserve"> (?)</w:delText>
        </w:r>
      </w:del>
      <w:r w:rsidR="00C61314">
        <w:t xml:space="preserve"> switch to determine the parameters in a specific situation.</w:t>
      </w:r>
    </w:p>
    <w:p w14:paraId="3593CB5F" w14:textId="01EDC578" w:rsidR="00DF5716" w:rsidRDefault="00DF5716" w:rsidP="00DF5716">
      <w:r w:rsidRPr="00DF5716">
        <w:t xml:space="preserve">The NDM framework </w:t>
      </w:r>
      <w:r>
        <w:t>simplifies</w:t>
      </w:r>
      <w:r w:rsidRPr="00DF5716">
        <w:t xml:space="preserve"> the job of implementing an </w:t>
      </w:r>
      <w:proofErr w:type="spellStart"/>
      <w:r w:rsidRPr="00DF5716">
        <w:t>OpenFlow</w:t>
      </w:r>
      <w:proofErr w:type="spellEnd"/>
      <w:r w:rsidRPr="00DF5716">
        <w:t xml:space="preserve"> controller o</w:t>
      </w:r>
      <w:r>
        <w:t xml:space="preserve">r </w:t>
      </w:r>
      <w:proofErr w:type="spellStart"/>
      <w:r>
        <w:t>OpenFlow</w:t>
      </w:r>
      <w:proofErr w:type="spellEnd"/>
      <w:r>
        <w:t xml:space="preserve"> agent for a switch. </w:t>
      </w:r>
      <w:r w:rsidRPr="00DF5716">
        <w:t xml:space="preserve">The NDM describes specific requirements for switch behavior so that implementers can perform optimizations or deliver more complex forwarding behaviors (beyond what can be </w:t>
      </w:r>
      <w:proofErr w:type="spellStart"/>
      <w:r w:rsidRPr="00DF5716">
        <w:t>scalably</w:t>
      </w:r>
      <w:proofErr w:type="spellEnd"/>
      <w:r w:rsidRPr="00DF5716">
        <w:t xml:space="preserve"> represented in a single </w:t>
      </w:r>
      <w:proofErr w:type="spellStart"/>
      <w:r w:rsidRPr="00DF5716">
        <w:t>OpenFlow</w:t>
      </w:r>
      <w:proofErr w:type="spellEnd"/>
      <w:r w:rsidRPr="00DF5716">
        <w:t xml:space="preserve">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72" w:name="_Toc243774048"/>
      <w:r>
        <w:t>Operational Requirements</w:t>
      </w:r>
      <w:bookmarkEnd w:id="972"/>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Capable Switch being configured by multiple </w:t>
      </w:r>
      <w:proofErr w:type="spellStart"/>
      <w:r w:rsidR="00E64B71" w:rsidRPr="00B937C8">
        <w:t>OpenFlow</w:t>
      </w:r>
      <w:proofErr w:type="spellEnd"/>
      <w:r w:rsidR="00E64B71" w:rsidRPr="00B937C8">
        <w:t xml:space="preserve">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Configuration Point managing multiple </w:t>
      </w:r>
      <w:proofErr w:type="spellStart"/>
      <w:r w:rsidR="00E64B71" w:rsidRPr="00B937C8">
        <w:t>OpenFlow</w:t>
      </w:r>
      <w:proofErr w:type="spellEnd"/>
      <w:r w:rsidR="00E64B71" w:rsidRPr="00B937C8">
        <w:t xml:space="preserve"> Capable Switches.</w:t>
      </w:r>
    </w:p>
    <w:p w14:paraId="1AE41F48" w14:textId="25519B80"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Logical Switch being controlled by multiple </w:t>
      </w:r>
      <w:proofErr w:type="spellStart"/>
      <w:r w:rsidR="00E64B71" w:rsidRPr="00B937C8">
        <w:t>OpenFlow</w:t>
      </w:r>
      <w:proofErr w:type="spellEnd"/>
      <w:r w:rsidR="00E64B71" w:rsidRPr="00B937C8">
        <w:t xml:space="preserve">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w:t>
      </w:r>
      <w:proofErr w:type="spellStart"/>
      <w:r w:rsidR="00E64B71" w:rsidRPr="00B937C8">
        <w:t>OpenFlow</w:t>
      </w:r>
      <w:proofErr w:type="spellEnd"/>
      <w:r w:rsidR="00E64B71" w:rsidRPr="00B937C8">
        <w:t xml:space="preserve"> Capable Switch that have been assigned to an </w:t>
      </w:r>
      <w:proofErr w:type="spellStart"/>
      <w:r w:rsidR="00E64B71" w:rsidRPr="00B937C8">
        <w:t>OpenFlow</w:t>
      </w:r>
      <w:proofErr w:type="spellEnd"/>
      <w:r w:rsidR="00E64B71" w:rsidRPr="00B937C8">
        <w:t xml:space="preserve"> Logical Switch.</w:t>
      </w:r>
    </w:p>
    <w:p w14:paraId="465333DF" w14:textId="6FBF9FD8" w:rsidR="00A601F7" w:rsidRDefault="00E34319" w:rsidP="00A601F7">
      <w:pPr>
        <w:numPr>
          <w:ilvl w:val="0"/>
          <w:numId w:val="8"/>
        </w:numPr>
      </w:pPr>
      <w:r>
        <w:t>OF-CONFIG 1.2</w:t>
      </w:r>
      <w:r w:rsidR="00A601F7">
        <w:t xml:space="preserve"> must support discovery of capabilities of an </w:t>
      </w:r>
      <w:proofErr w:type="spellStart"/>
      <w:r w:rsidR="00A601F7">
        <w:t>OpenFlow</w:t>
      </w:r>
      <w:proofErr w:type="spellEnd"/>
      <w:r w:rsidR="00A601F7">
        <w:t xml:space="preserve">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w:t>
      </w:r>
      <w:proofErr w:type="spellStart"/>
      <w:r w:rsidR="00A601F7">
        <w:t>VxLan</w:t>
      </w:r>
      <w:proofErr w:type="spellEnd"/>
      <w:r w:rsidR="00EF3488">
        <w:t xml:space="preserve"> that are represented as logical ports of an </w:t>
      </w:r>
      <w:proofErr w:type="spellStart"/>
      <w:r w:rsidR="00EF3488">
        <w:t>OpenFlow</w:t>
      </w:r>
      <w:proofErr w:type="spellEnd"/>
      <w:r w:rsidR="00EF3488">
        <w:t xml:space="preserve"> Logical Switch</w:t>
      </w:r>
      <w:r w:rsidR="00401619">
        <w:t>.</w:t>
      </w:r>
    </w:p>
    <w:p w14:paraId="1829994D" w14:textId="77777777" w:rsidR="00E64B71" w:rsidRDefault="00E64B71" w:rsidP="00BA30A0">
      <w:pPr>
        <w:pStyle w:val="Heading2"/>
      </w:pPr>
      <w:bookmarkStart w:id="973" w:name="_Toc243774049"/>
      <w:r>
        <w:t>Requirements for the Switch Management Protocol</w:t>
      </w:r>
      <w:bookmarkEnd w:id="973"/>
    </w:p>
    <w:p w14:paraId="0EEAEABA" w14:textId="1B9876C6" w:rsidR="00E64B71" w:rsidRDefault="00E34319" w:rsidP="00E64B71">
      <w:r>
        <w:t>OF-CONFIG 1.2</w:t>
      </w:r>
      <w:r w:rsidR="00E64B71">
        <w:t xml:space="preserve"> defines a communication standard between an </w:t>
      </w:r>
      <w:proofErr w:type="spellStart"/>
      <w:r w:rsidR="00E64B71">
        <w:t>OpenFlow</w:t>
      </w:r>
      <w:proofErr w:type="spellEnd"/>
      <w:r w:rsidR="00E64B71">
        <w:t xml:space="preserve"> switch and an </w:t>
      </w:r>
      <w:proofErr w:type="spellStart"/>
      <w:r w:rsidR="00E64B71">
        <w:t>OpenFlow</w:t>
      </w:r>
      <w:proofErr w:type="spellEnd"/>
      <w:r w:rsidR="00E64B71">
        <w:t xml:space="preserve">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1904A8">
      <w:pPr>
        <w:numPr>
          <w:ilvl w:val="0"/>
          <w:numId w:val="40"/>
        </w:numPr>
        <w:pPrChange w:id="974" w:author="Anees Shaikh" w:date="2013-11-24T22:32:00Z">
          <w:pPr>
            <w:numPr>
              <w:numId w:val="10"/>
            </w:numPr>
            <w:ind w:left="720" w:hanging="360"/>
          </w:pPr>
        </w:pPrChange>
      </w:pPr>
      <w:r>
        <w:t xml:space="preserve">The protocol must be secure providing integrity, privacy, and authentication. Authentication </w:t>
      </w:r>
      <w:proofErr w:type="gramStart"/>
      <w:r>
        <w:t>of both</w:t>
      </w:r>
      <w:proofErr w:type="gramEnd"/>
      <w:r>
        <w:t xml:space="preserve"> ends, switch and configuration point, must be supported.</w:t>
      </w:r>
    </w:p>
    <w:p w14:paraId="3D7DB4BE" w14:textId="77777777" w:rsidR="00E64B71" w:rsidRDefault="00E64B71" w:rsidP="001904A8">
      <w:pPr>
        <w:numPr>
          <w:ilvl w:val="0"/>
          <w:numId w:val="40"/>
        </w:numPr>
        <w:pPrChange w:id="975"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rsidP="001904A8">
      <w:pPr>
        <w:numPr>
          <w:ilvl w:val="0"/>
          <w:numId w:val="40"/>
        </w:numPr>
        <w:pPrChange w:id="976" w:author="Anees Shaikh" w:date="2013-11-24T22:32:00Z">
          <w:pPr>
            <w:numPr>
              <w:numId w:val="10"/>
            </w:numPr>
            <w:ind w:left="720" w:hanging="360"/>
          </w:pPr>
        </w:pPrChange>
      </w:pPr>
      <w:r>
        <w:t>The protocol must support connection setup by the configuration point.</w:t>
      </w:r>
    </w:p>
    <w:p w14:paraId="7C26F723" w14:textId="77777777" w:rsidR="00E64B71" w:rsidRDefault="00E64B71" w:rsidP="001904A8">
      <w:pPr>
        <w:numPr>
          <w:ilvl w:val="0"/>
          <w:numId w:val="40"/>
        </w:numPr>
        <w:pPrChange w:id="977" w:author="Anees Shaikh" w:date="2013-11-24T22:32:00Z">
          <w:pPr>
            <w:numPr>
              <w:numId w:val="10"/>
            </w:numPr>
            <w:ind w:left="720" w:hanging="360"/>
          </w:pPr>
        </w:pPrChange>
      </w:pPr>
      <w:r>
        <w:t>The protocol should support connection setup by the switch.</w:t>
      </w:r>
    </w:p>
    <w:p w14:paraId="7DE3EB27" w14:textId="77777777" w:rsidR="00E64B71" w:rsidRDefault="00E64B71" w:rsidP="001904A8">
      <w:pPr>
        <w:numPr>
          <w:ilvl w:val="0"/>
          <w:numId w:val="40"/>
        </w:numPr>
        <w:pPrChange w:id="978" w:author="Anees Shaikh" w:date="2013-11-24T22:32:00Z">
          <w:pPr>
            <w:numPr>
              <w:numId w:val="10"/>
            </w:numPr>
            <w:ind w:left="720" w:hanging="360"/>
          </w:pPr>
        </w:pPrChange>
      </w:pPr>
      <w:r>
        <w:t>The protocol must be able to carry partial switch configurations.</w:t>
      </w:r>
    </w:p>
    <w:p w14:paraId="2BC137AC" w14:textId="77777777" w:rsidR="00E64B71" w:rsidRDefault="00E64B71" w:rsidP="001904A8">
      <w:pPr>
        <w:numPr>
          <w:ilvl w:val="0"/>
          <w:numId w:val="40"/>
        </w:numPr>
        <w:pPrChange w:id="979" w:author="Anees Shaikh" w:date="2013-11-24T22:32:00Z">
          <w:pPr>
            <w:numPr>
              <w:numId w:val="10"/>
            </w:numPr>
            <w:ind w:left="720" w:hanging="360"/>
          </w:pPr>
        </w:pPrChange>
      </w:pPr>
      <w:r>
        <w:t>The protocol must be able to carry bulk switch configurations.</w:t>
      </w:r>
    </w:p>
    <w:p w14:paraId="2E8188BE" w14:textId="77777777" w:rsidR="00E64B71" w:rsidRDefault="00E64B71" w:rsidP="001904A8">
      <w:pPr>
        <w:numPr>
          <w:ilvl w:val="0"/>
          <w:numId w:val="40"/>
        </w:numPr>
        <w:pPrChange w:id="980"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rsidP="001904A8">
      <w:pPr>
        <w:numPr>
          <w:ilvl w:val="0"/>
          <w:numId w:val="40"/>
        </w:numPr>
        <w:pPrChange w:id="981"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rsidP="001904A8">
      <w:pPr>
        <w:numPr>
          <w:ilvl w:val="0"/>
          <w:numId w:val="40"/>
        </w:numPr>
        <w:pPrChange w:id="982"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rsidP="001904A8">
      <w:pPr>
        <w:numPr>
          <w:ilvl w:val="0"/>
          <w:numId w:val="40"/>
        </w:numPr>
        <w:pPrChange w:id="983"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rsidP="001904A8">
      <w:pPr>
        <w:numPr>
          <w:ilvl w:val="0"/>
          <w:numId w:val="40"/>
        </w:numPr>
        <w:pPrChange w:id="984"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rsidP="001904A8">
      <w:pPr>
        <w:numPr>
          <w:ilvl w:val="0"/>
          <w:numId w:val="40"/>
        </w:numPr>
        <w:pPrChange w:id="985"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rsidP="001904A8">
      <w:pPr>
        <w:numPr>
          <w:ilvl w:val="0"/>
          <w:numId w:val="40"/>
        </w:numPr>
        <w:pPrChange w:id="986"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rsidP="001904A8">
      <w:pPr>
        <w:numPr>
          <w:ilvl w:val="0"/>
          <w:numId w:val="40"/>
        </w:numPr>
        <w:pPrChange w:id="987"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rsidP="001904A8">
      <w:pPr>
        <w:numPr>
          <w:ilvl w:val="0"/>
          <w:numId w:val="40"/>
        </w:numPr>
        <w:pPrChange w:id="988"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1904A8">
      <w:pPr>
        <w:numPr>
          <w:ilvl w:val="0"/>
          <w:numId w:val="40"/>
        </w:numPr>
        <w:pPrChange w:id="989" w:author="Anees Shaikh" w:date="2013-11-24T22:32:00Z">
          <w:pPr>
            <w:numPr>
              <w:numId w:val="10"/>
            </w:numPr>
            <w:ind w:left="720" w:hanging="360"/>
          </w:pPr>
        </w:pPrChange>
      </w:pPr>
      <w:r>
        <w:t>The protocol should be extensible.</w:t>
      </w:r>
    </w:p>
    <w:p w14:paraId="0AC58F83" w14:textId="77777777" w:rsidR="00E64B71" w:rsidRDefault="00E64B71" w:rsidP="001904A8">
      <w:pPr>
        <w:numPr>
          <w:ilvl w:val="0"/>
          <w:numId w:val="40"/>
        </w:numPr>
        <w:pPrChange w:id="990"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91" w:name="_Toc243774050"/>
      <w:bookmarkStart w:id="992" w:name="_Ref316762640"/>
      <w:r>
        <w:t>N</w:t>
      </w:r>
      <w:r w:rsidR="00C92724">
        <w:t>ETCONF</w:t>
      </w:r>
      <w:r>
        <w:t xml:space="preserve"> as the </w:t>
      </w:r>
      <w:r w:rsidR="00C92724">
        <w:t>T</w:t>
      </w:r>
      <w:r>
        <w:t xml:space="preserve">ransport </w:t>
      </w:r>
      <w:r w:rsidR="00C92724">
        <w:t>P</w:t>
      </w:r>
      <w:r>
        <w:t>rotocol</w:t>
      </w:r>
      <w:bookmarkEnd w:id="991"/>
    </w:p>
    <w:p w14:paraId="5A6D7858" w14:textId="5427AB7A" w:rsidR="005A3974" w:rsidRPr="006F4495" w:rsidRDefault="005A3974" w:rsidP="005A3974">
      <w:pPr>
        <w:rPr>
          <w:rFonts w:cstheme="minorHAnsi"/>
        </w:rPr>
      </w:pPr>
      <w:r w:rsidRPr="006F4495">
        <w:rPr>
          <w:rFonts w:cstheme="minorHAnsi"/>
        </w:rPr>
        <w:t>The OF-CONFIG</w:t>
      </w:r>
      <w:del w:id="993" w:author="Anees Shaikh" w:date="2013-11-24T22:07:00Z">
        <w:r w:rsidRPr="006F4495" w:rsidDel="00404E0B">
          <w:rPr>
            <w:rFonts w:cstheme="minorHAnsi"/>
          </w:rPr>
          <w:delText>1.</w:delText>
        </w:r>
        <w:r w:rsidDel="00404E0B">
          <w:rPr>
            <w:rFonts w:cstheme="minorHAnsi"/>
          </w:rPr>
          <w:delText>1.1</w:delText>
        </w:r>
      </w:del>
      <w:ins w:id="994" w:author="Anees Shaikh" w:date="2013-11-24T22:07:00Z">
        <w:r w:rsidR="00404E0B">
          <w:rPr>
            <w:rFonts w:cstheme="minorHAnsi"/>
          </w:rPr>
          <w:t>1.2</w:t>
        </w:r>
      </w:ins>
      <w:r w:rsidRPr="006F4495">
        <w:rPr>
          <w:rFonts w:cstheme="minorHAnsi"/>
        </w:rPr>
        <w:t xml:space="preserve"> protocol provides a standard way to modify basic </w:t>
      </w:r>
      <w:proofErr w:type="spellStart"/>
      <w:r w:rsidRPr="006F4495">
        <w:rPr>
          <w:rFonts w:cstheme="minorHAnsi"/>
        </w:rPr>
        <w:t>OpenFlow</w:t>
      </w:r>
      <w:proofErr w:type="spellEnd"/>
      <w:r w:rsidRPr="006F4495">
        <w:rPr>
          <w:rFonts w:cstheme="minorHAnsi"/>
        </w:rPr>
        <w:t xml:space="preserve"> configuration for the operation of an </w:t>
      </w:r>
      <w:proofErr w:type="spellStart"/>
      <w:r w:rsidRPr="006F4495">
        <w:rPr>
          <w:rFonts w:cstheme="minorHAnsi"/>
        </w:rPr>
        <w:t>OpenFlow</w:t>
      </w:r>
      <w:proofErr w:type="spellEnd"/>
      <w:r w:rsidRPr="006F4495">
        <w:rPr>
          <w:rFonts w:cstheme="minorHAnsi"/>
        </w:rPr>
        <w:t xml:space="preserve"> logical switch within the context of an </w:t>
      </w:r>
      <w:proofErr w:type="spellStart"/>
      <w:r w:rsidRPr="006F4495">
        <w:rPr>
          <w:rFonts w:cstheme="minorHAnsi"/>
        </w:rPr>
        <w:t>OpenFlow</w:t>
      </w:r>
      <w:proofErr w:type="spellEnd"/>
      <w:r w:rsidRPr="006F4495">
        <w:rPr>
          <w:rFonts w:cstheme="minorHAnsi"/>
        </w:rPr>
        <w:t xml:space="preserve"> Capable Switch. At the same time, it provides vendors the ability to extend and innovate by providing new and improved configuration capabilities. To achieve these goals, OF-CONFIG</w:t>
      </w:r>
      <w:del w:id="995" w:author="Anees Shaikh" w:date="2013-11-24T22:07:00Z">
        <w:r w:rsidRPr="006F4495" w:rsidDel="00404E0B">
          <w:rPr>
            <w:rFonts w:cstheme="minorHAnsi"/>
          </w:rPr>
          <w:delText>1.</w:delText>
        </w:r>
        <w:r w:rsidDel="00404E0B">
          <w:rPr>
            <w:rFonts w:cstheme="minorHAnsi"/>
          </w:rPr>
          <w:delText>1.1</w:delText>
        </w:r>
      </w:del>
      <w:ins w:id="996" w:author="Anees Shaikh" w:date="2013-11-24T22:07:00Z">
        <w:r w:rsidR="00404E0B">
          <w:rPr>
            <w:rFonts w:cstheme="minorHAnsi"/>
          </w:rPr>
          <w:t xml:space="preserve"> 1.2</w:t>
        </w:r>
      </w:ins>
      <w:r w:rsidRPr="006F4495">
        <w:rPr>
          <w:rFonts w:cstheme="minorHAnsi"/>
        </w:rPr>
        <w:t xml:space="preserve"> requires that devices supporting OF-CONFIG</w:t>
      </w:r>
      <w:ins w:id="997" w:author="Anees Shaikh" w:date="2013-11-24T22:08:00Z">
        <w:r w:rsidR="00404E0B">
          <w:rPr>
            <w:rFonts w:cstheme="minorHAnsi"/>
          </w:rPr>
          <w:t xml:space="preserve"> </w:t>
        </w:r>
      </w:ins>
      <w:del w:id="998"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 xml:space="preserve">NETCONF specification that </w:t>
      </w:r>
      <w:proofErr w:type="spellStart"/>
      <w:r w:rsidRPr="006F4495">
        <w:rPr>
          <w:rFonts w:cstheme="minorHAnsi"/>
        </w:rPr>
        <w:t>OpenFlow</w:t>
      </w:r>
      <w:proofErr w:type="spellEnd"/>
      <w:r w:rsidRPr="006F4495">
        <w:rPr>
          <w:rFonts w:cstheme="minorHAnsi"/>
        </w:rPr>
        <w:t xml:space="preserve"> Capable Switches supporting OF-CONFIG</w:t>
      </w:r>
      <w:ins w:id="999" w:author="Anees Shaikh" w:date="2013-11-24T22:11:00Z">
        <w:r w:rsidR="00404E0B">
          <w:rPr>
            <w:rFonts w:cstheme="minorHAnsi"/>
          </w:rPr>
          <w:t xml:space="preserve"> </w:t>
        </w:r>
      </w:ins>
      <w:del w:id="1000"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SSH as a transport protocol. In addition, the </w:t>
      </w:r>
      <w:proofErr w:type="spellStart"/>
      <w:r w:rsidRPr="006F4495">
        <w:rPr>
          <w:rFonts w:cstheme="minorHAnsi"/>
        </w:rPr>
        <w:t>OpenFlow</w:t>
      </w:r>
      <w:proofErr w:type="spellEnd"/>
      <w:r w:rsidRPr="006F4495">
        <w:rPr>
          <w:rFonts w:cstheme="minorHAnsi"/>
        </w:rPr>
        <w:t xml:space="preserve"> Capable Switches implementing OF-CONFIG</w:t>
      </w:r>
      <w:ins w:id="1001" w:author="Anees Shaikh" w:date="2013-11-24T22:08:00Z">
        <w:r w:rsidR="00404E0B">
          <w:rPr>
            <w:rFonts w:cstheme="minorHAnsi"/>
          </w:rPr>
          <w:t xml:space="preserve"> </w:t>
        </w:r>
      </w:ins>
      <w:del w:id="1002"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w:t>
      </w:r>
      <w:ins w:id="1003" w:author="Anees Shaikh" w:date="2013-11-24T22:11:00Z">
        <w:r w:rsidR="00404E0B">
          <w:rPr>
            <w:rFonts w:cstheme="minorHAnsi"/>
          </w:rPr>
          <w:t>.</w:t>
        </w:r>
      </w:ins>
      <w:del w:id="1004"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ins w:id="1005" w:author="Anees Shaikh" w:date="2013-10-19T23:57:00Z">
          <w:r w:rsidR="00EE43EB">
            <w:rPr>
              <w:noProof/>
            </w:rPr>
            <w:t>3</w:t>
          </w:r>
        </w:ins>
        <w:del w:id="1006" w:author="Anees Shaikh" w:date="2013-10-19T23:57:00Z">
          <w:r w:rsidRPr="00CE3A81" w:rsidDel="00EE43EB">
            <w:rPr>
              <w:noProof/>
            </w:rPr>
            <w:delText>1</w:delText>
          </w:r>
        </w:del>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w:t>
      </w:r>
      <w:proofErr w:type="spellStart"/>
      <w:r w:rsidRPr="00C31DBC">
        <w:rPr>
          <w:rFonts w:cstheme="minorHAnsi"/>
        </w:rPr>
        <w:t>OpenFlow</w:t>
      </w:r>
      <w:proofErr w:type="spellEnd"/>
      <w:r w:rsidRPr="00C31DBC">
        <w:rPr>
          <w:rFonts w:cstheme="minorHAnsi"/>
        </w:rPr>
        <w:t xml:space="preserve">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w:t>
      </w:r>
      <w:proofErr w:type="spellStart"/>
      <w:r w:rsidRPr="00C31DBC">
        <w:rPr>
          <w:rFonts w:cstheme="minorHAnsi"/>
        </w:rPr>
        <w:t>OpenFlow</w:t>
      </w:r>
      <w:proofErr w:type="spellEnd"/>
      <w:r w:rsidRPr="00C31DBC">
        <w:rPr>
          <w:rFonts w:cstheme="minorHAnsi"/>
        </w:rPr>
        <w:t xml:space="preserve"> Configuration Point and an </w:t>
      </w:r>
      <w:proofErr w:type="spellStart"/>
      <w:r w:rsidRPr="00C31DBC">
        <w:rPr>
          <w:rFonts w:cstheme="minorHAnsi"/>
        </w:rPr>
        <w:t>OpenFlow</w:t>
      </w:r>
      <w:proofErr w:type="spellEnd"/>
      <w:r w:rsidRPr="00C31DBC">
        <w:rPr>
          <w:rFonts w:cstheme="minorHAnsi"/>
        </w:rPr>
        <w:t xml:space="preserve">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 xml:space="preserve">It supports partial switch configuration to the </w:t>
      </w:r>
      <w:proofErr w:type="gramStart"/>
      <w:r w:rsidRPr="00C31DBC">
        <w:rPr>
          <w:rFonts w:cstheme="minorHAnsi"/>
        </w:rPr>
        <w:t>most fine</w:t>
      </w:r>
      <w:proofErr w:type="gramEnd"/>
      <w:r w:rsidRPr="00C31DBC">
        <w:rPr>
          <w:rFonts w:cstheme="minorHAnsi"/>
        </w:rPr>
        <w:t>-grain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07" w:name="_Ref333636009"/>
      <w:bookmarkStart w:id="1008" w:name="_Toc243774051"/>
      <w:r>
        <w:t>Data Model</w:t>
      </w:r>
      <w:bookmarkEnd w:id="992"/>
      <w:bookmarkEnd w:id="1007"/>
      <w:bookmarkEnd w:id="1008"/>
    </w:p>
    <w:p w14:paraId="40C3C0E1" w14:textId="2588F061" w:rsidR="00E64B71" w:rsidRDefault="00E64B71" w:rsidP="00E64B71">
      <w:r>
        <w:t xml:space="preserve">This section specifies the data model for </w:t>
      </w:r>
      <w:r w:rsidR="00E34319">
        <w:t>OF-CONFIG 1.2</w:t>
      </w:r>
      <w:r>
        <w:t xml:space="preserve">. Configurations of an </w:t>
      </w:r>
      <w:proofErr w:type="spellStart"/>
      <w:r>
        <w:t>OpenFlow</w:t>
      </w:r>
      <w:proofErr w:type="spellEnd"/>
      <w:r>
        <w:t xml:space="preserve">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proofErr w:type="gramStart"/>
      <w:r>
        <w:t>a</w:t>
      </w:r>
      <w:proofErr w:type="gramEnd"/>
      <w:r>
        <w:t xml:space="preserve"> UML diagram giving an overview of the class,</w:t>
      </w:r>
    </w:p>
    <w:p w14:paraId="175141FB" w14:textId="77777777" w:rsidR="00E64B71" w:rsidRDefault="00E64B71" w:rsidP="002C0E22">
      <w:pPr>
        <w:numPr>
          <w:ilvl w:val="0"/>
          <w:numId w:val="11"/>
        </w:numPr>
        <w:rPr>
          <w:del w:id="1009" w:author="aas" w:date="2013-10-14T02:06:00Z"/>
        </w:rPr>
      </w:pPr>
      <w:del w:id="1010"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proofErr w:type="gramStart"/>
      <w:r>
        <w:t>an</w:t>
      </w:r>
      <w:proofErr w:type="gramEnd"/>
      <w:r>
        <w:t xml:space="preserve"> example for XML code encoding an instance of the class</w:t>
      </w:r>
    </w:p>
    <w:p w14:paraId="235CFC92" w14:textId="77777777" w:rsidR="00E64B71" w:rsidRDefault="00E64B71" w:rsidP="00C128FA">
      <w:pPr>
        <w:ind w:left="720"/>
        <w:rPr>
          <w:del w:id="1011" w:author="aas" w:date="2013-10-14T02:06:00Z"/>
        </w:rPr>
      </w:pPr>
    </w:p>
    <w:p w14:paraId="11FEFCA8" w14:textId="26D92B97" w:rsidR="00E64B71" w:rsidRDefault="00E64B71" w:rsidP="00E64B71">
      <w:r>
        <w:t xml:space="preserve">The full XML schema </w:t>
      </w:r>
      <w:del w:id="1012" w:author="aas" w:date="2013-10-14T02:06:00Z">
        <w:r>
          <w:delText>and the full YANG module are</w:delText>
        </w:r>
      </w:del>
      <w:ins w:id="1013" w:author="aas" w:date="2013-10-14T02:06:00Z">
        <w:r w:rsidR="00DF6825">
          <w:t>is</w:t>
        </w:r>
      </w:ins>
      <w:r w:rsidR="00DF6825">
        <w:t xml:space="preserve"> </w:t>
      </w:r>
      <w:del w:id="1014" w:author="Anees Shaikh" w:date="2013-10-19T02:06:00Z">
        <w:r w:rsidDel="006A4016">
          <w:delText xml:space="preserve">listed </w:delText>
        </w:r>
      </w:del>
      <w:ins w:id="1015" w:author="Anees Shaikh" w:date="2013-10-19T02:06:00Z">
        <w:r w:rsidR="006A4016">
          <w:t xml:space="preserve">provided as a </w:t>
        </w:r>
      </w:ins>
      <w:ins w:id="1016" w:author="Anees Shaikh" w:date="2013-10-19T02:07:00Z">
        <w:r w:rsidR="006A4016">
          <w:t xml:space="preserve">separate </w:t>
        </w:r>
      </w:ins>
      <w:ins w:id="1017" w:author="Anees Shaikh" w:date="2013-10-19T02:06:00Z">
        <w:r w:rsidR="006A4016">
          <w:t>companion file</w:t>
        </w:r>
      </w:ins>
      <w:del w:id="1018" w:author="Anees Shaikh" w:date="2013-10-19T02:06:00Z">
        <w:r w:rsidDel="006A4016">
          <w:delText xml:space="preserve">in </w:delText>
        </w:r>
      </w:del>
      <w:del w:id="1019" w:author="aas" w:date="2013-10-14T02:06:00Z">
        <w:r>
          <w:delText>Appendices</w:delText>
        </w:r>
      </w:del>
      <w:ins w:id="1020" w:author="aas" w:date="2013-10-14T02:06:00Z">
        <w:del w:id="1021" w:author="Anees Shaikh" w:date="2013-10-19T02:06:00Z">
          <w:r w:rsidDel="006A4016">
            <w:delText>Ap</w:delText>
          </w:r>
        </w:del>
        <w:del w:id="1022" w:author="Anees Shaikh" w:date="2013-10-19T02:07:00Z">
          <w:r w:rsidDel="006A4016">
            <w:delText>pendi</w:delText>
          </w:r>
          <w:r w:rsidR="00DF6825" w:rsidDel="006A4016">
            <w:delText>x</w:delText>
          </w:r>
        </w:del>
      </w:ins>
      <w:del w:id="1023" w:author="Anees Shaikh" w:date="2013-10-19T02:07:00Z">
        <w:r w:rsidDel="006A4016">
          <w:delText xml:space="preserve"> A </w:delText>
        </w:r>
      </w:del>
      <w:del w:id="1024" w:author="aas" w:date="2013-10-14T02:06:00Z">
        <w:r>
          <w:delText>and B</w:delText>
        </w:r>
      </w:del>
      <w:r>
        <w:t xml:space="preserve">. Normative for </w:t>
      </w:r>
      <w:r w:rsidR="00E34319">
        <w:t>OF-CONFIG 1.2</w:t>
      </w:r>
      <w:r>
        <w:t xml:space="preserve"> is the XML schema </w:t>
      </w:r>
      <w:del w:id="1025" w:author="Anees Shaikh" w:date="2013-11-24T22:47:00Z">
        <w:r w:rsidDel="00983DE7">
          <w:delText xml:space="preserve">in </w:delText>
        </w:r>
        <w:r w:rsidR="00E95DBE" w:rsidDel="00983DE7">
          <w:delText>2013</w:delText>
        </w:r>
        <w:r w:rsidDel="00983DE7">
          <w:delText xml:space="preserve"> and </w:delText>
        </w:r>
      </w:del>
      <w:ins w:id="1026" w:author="Anees Shaikh" w:date="2013-11-24T22:47:00Z">
        <w:r w:rsidR="00983DE7">
          <w:t xml:space="preserve">and </w:t>
        </w:r>
      </w:ins>
      <w:r>
        <w:t xml:space="preserve">the normative constraints in </w:t>
      </w:r>
      <w:r w:rsidR="002B638C">
        <w:t>the descriptions of the individual elements.</w:t>
      </w:r>
      <w:r>
        <w:t xml:space="preserve"> </w:t>
      </w:r>
      <w:del w:id="1027" w:author="aas" w:date="2013-10-14T02:06:00Z">
        <w:r>
          <w:delText>The YANG module in Appendix B incorporates the XML schema specifications as well as the normative constraints</w:delText>
        </w:r>
        <w:r w:rsidR="00264303">
          <w:delText xml:space="preserve"> though is not normative for this specification</w:delText>
        </w:r>
        <w:r>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28" w:name="_Toc243774052"/>
      <w:r>
        <w:t>YANG Module</w:t>
      </w:r>
      <w:bookmarkEnd w:id="1028"/>
    </w:p>
    <w:p w14:paraId="418A4881" w14:textId="4E12BF63" w:rsidR="00BA474E" w:rsidRDefault="00BA474E" w:rsidP="00BA474E">
      <w:pPr>
        <w:pStyle w:val="PlainText"/>
      </w:pPr>
      <w:del w:id="1029" w:author="aas" w:date="2013-10-14T02:06:00Z">
        <w:r>
          <w:delText>In Appendix B you can find a YANG module that</w:delText>
        </w:r>
      </w:del>
      <w:ins w:id="1030" w:author="aas" w:date="2013-10-14T02:06:00Z">
        <w:r w:rsidR="00DF6825">
          <w:t xml:space="preserve">OF-CONFIG 1.2 has a companion YANG module, </w:t>
        </w:r>
      </w:ins>
      <w:ins w:id="1031" w:author="Anees Shaikh" w:date="2013-10-19T02:07:00Z">
        <w:r w:rsidR="006A4016">
          <w:t xml:space="preserve">also </w:t>
        </w:r>
      </w:ins>
      <w:ins w:id="1032" w:author="aas" w:date="2013-10-14T02:06:00Z">
        <w:r w:rsidR="00DF6825">
          <w:t xml:space="preserve">distributed as a separate file to aid in implementation of the OF-CONFIG data model.  It incorporates the XML schema specifications as well as the normative </w:t>
        </w:r>
        <w:proofErr w:type="gramStart"/>
        <w:r w:rsidR="00DF6825">
          <w:t>constraints though is</w:t>
        </w:r>
        <w:proofErr w:type="gramEnd"/>
        <w:r w:rsidR="00DF6825">
          <w:t xml:space="preserve">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33" w:name="_Toc243774053"/>
      <w:r>
        <w:t>Core Data Model</w:t>
      </w:r>
      <w:bookmarkEnd w:id="1033"/>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3pt" o:ole="">
            <v:imagedata r:id="rId18" o:title=""/>
          </v:shape>
          <o:OLEObject Type="Embed" ProgID="Visio.Drawing.15" ShapeID="_x0000_i1026" DrawAspect="Content" ObjectID="_1320699981" r:id="rId19"/>
        </w:object>
      </w:r>
    </w:p>
    <w:p w14:paraId="7D795C5A" w14:textId="1B43975F" w:rsidR="00E64B71" w:rsidDel="006A4016" w:rsidRDefault="001D1E49" w:rsidP="00E64B71">
      <w:pPr>
        <w:rPr>
          <w:ins w:id="1034" w:author="aas" w:date="2013-10-14T02:06:00Z"/>
          <w:del w:id="1035" w:author="Anees Shaikh" w:date="2013-10-19T02:09:00Z"/>
        </w:rPr>
      </w:pPr>
      <w:ins w:id="1036" w:author="aas" w:date="2013-10-14T02:06:00Z">
        <w:del w:id="1037" w:author="Anees Shaikh" w:date="2013-10-19T02:08:00Z">
          <w:r w:rsidDel="006A4016">
            <w:object w:dxaOrig="8965" w:dyaOrig="7275" w14:anchorId="753617CE">
              <v:shape id="_x0000_i1027" type="#_x0000_t75" style="width:6in;height:350pt" o:ole="">
                <v:imagedata r:id="rId20" o:title=""/>
              </v:shape>
              <o:OLEObject Type="Embed" ProgID="Visio.Drawing.11" ShapeID="_x0000_i1027" DrawAspect="Content" ObjectID="_1320699982" r:id="rId21"/>
            </w:object>
          </w:r>
        </w:del>
      </w:ins>
    </w:p>
    <w:p w14:paraId="33D8D86A" w14:textId="77777777" w:rsidR="001F476B" w:rsidRDefault="001F476B" w:rsidP="001F476B">
      <w:pPr>
        <w:pStyle w:val="Caption"/>
      </w:pPr>
      <w:r>
        <w:t xml:space="preserve">Figure </w:t>
      </w:r>
      <w:fldSimple w:instr=" SEQ Figure \* ARABIC ">
        <w:ins w:id="1038" w:author="Anees Shaikh" w:date="2013-10-19T23:57:00Z">
          <w:r w:rsidR="00EE43EB">
            <w:rPr>
              <w:noProof/>
            </w:rPr>
            <w:t>4</w:t>
          </w:r>
        </w:ins>
        <w:del w:id="1039" w:author="Anees Shaikh" w:date="2013-10-19T23:57:00Z">
          <w:r w:rsidDel="00EE43EB">
            <w:rPr>
              <w:noProof/>
            </w:rPr>
            <w:delText>3</w:delText>
          </w:r>
        </w:del>
      </w:fldSimple>
      <w:r>
        <w:t xml:space="preserve">: </w:t>
      </w:r>
      <w:r w:rsidRPr="00A06B8E">
        <w:t>UML Class Diagram for OF-CONFIG Data Model</w:t>
      </w:r>
    </w:p>
    <w:p w14:paraId="20F32DC1" w14:textId="77777777" w:rsidR="00E64B71" w:rsidRDefault="00E64B71" w:rsidP="00E64B71">
      <w:r>
        <w:t xml:space="preserve">The core of the model is an </w:t>
      </w:r>
      <w:proofErr w:type="spellStart"/>
      <w:r>
        <w:t>OpenFlow</w:t>
      </w:r>
      <w:proofErr w:type="spellEnd"/>
      <w:r>
        <w:t xml:space="preserve"> Capable Switch that is configured by </w:t>
      </w:r>
      <w:proofErr w:type="spellStart"/>
      <w:r>
        <w:t>OpenFlow</w:t>
      </w:r>
      <w:proofErr w:type="spellEnd"/>
      <w:r>
        <w:t xml:space="preserve">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w:t>
      </w:r>
      <w:proofErr w:type="spellStart"/>
      <w:r>
        <w:t>OpenFlow</w:t>
      </w:r>
      <w:proofErr w:type="spellEnd"/>
      <w:r>
        <w:t xml:space="preserve"> Ports</w:t>
      </w:r>
      <w:r w:rsidR="00DF0F70">
        <w:t xml:space="preserve">, </w:t>
      </w:r>
      <w:proofErr w:type="spellStart"/>
      <w:r>
        <w:t>OpenFlow</w:t>
      </w:r>
      <w:proofErr w:type="spellEnd"/>
      <w:r>
        <w:t xml:space="preserve"> Queues</w:t>
      </w:r>
      <w:r w:rsidR="00DF0F70">
        <w:t>, External Certificate, Owned Certificate and Flow Table</w:t>
      </w:r>
      <w:r>
        <w:t xml:space="preserve">. More resource types may be added in future revisions of OF-CONFIG. </w:t>
      </w:r>
      <w:proofErr w:type="spellStart"/>
      <w:r>
        <w:t>OpenFlow</w:t>
      </w:r>
      <w:proofErr w:type="spellEnd"/>
      <w:r>
        <w:t xml:space="preserve"> resources can be made available for use to </w:t>
      </w:r>
      <w:proofErr w:type="spellStart"/>
      <w:r>
        <w:t>OpenFlow</w:t>
      </w:r>
      <w:proofErr w:type="spellEnd"/>
      <w:r>
        <w:t xml:space="preserve"> Logical Switches. </w:t>
      </w:r>
    </w:p>
    <w:p w14:paraId="25A0F560" w14:textId="77777777" w:rsidR="00E64B71" w:rsidRDefault="00E64B71" w:rsidP="00E64B71">
      <w:r>
        <w:t xml:space="preserve">Instances of </w:t>
      </w:r>
      <w:proofErr w:type="spellStart"/>
      <w:r>
        <w:t>OpenFlow</w:t>
      </w:r>
      <w:proofErr w:type="spellEnd"/>
      <w:r>
        <w:t xml:space="preserve"> logical switches are contained within the </w:t>
      </w:r>
      <w:proofErr w:type="spellStart"/>
      <w:r>
        <w:t>OpenFlow</w:t>
      </w:r>
      <w:proofErr w:type="spellEnd"/>
      <w:r>
        <w:t xml:space="preserve"> Capable Switch. A set of </w:t>
      </w:r>
      <w:proofErr w:type="spellStart"/>
      <w:r>
        <w:t>OpenFlow</w:t>
      </w:r>
      <w:proofErr w:type="spellEnd"/>
      <w:r>
        <w:t xml:space="preserve"> Controllers is assigned to each </w:t>
      </w:r>
      <w:proofErr w:type="spellStart"/>
      <w:r>
        <w:t>OpenFlow</w:t>
      </w:r>
      <w:proofErr w:type="spellEnd"/>
      <w:r>
        <w:t xml:space="preserve">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1040" w:name="_Toc333522884"/>
      <w:bookmarkStart w:id="1041" w:name="_Toc335146808"/>
      <w:bookmarkStart w:id="1042" w:name="_Toc243774054"/>
      <w:bookmarkEnd w:id="1040"/>
      <w:bookmarkEnd w:id="1041"/>
      <w:proofErr w:type="spellStart"/>
      <w:r>
        <w:t>OpenFlow</w:t>
      </w:r>
      <w:proofErr w:type="spellEnd"/>
      <w:r>
        <w:t xml:space="preserve"> Capable Switch</w:t>
      </w:r>
      <w:bookmarkEnd w:id="1042"/>
    </w:p>
    <w:p w14:paraId="4D366758" w14:textId="77777777" w:rsidR="00E64B71" w:rsidRDefault="00E64B71" w:rsidP="00E64B71">
      <w:r>
        <w:t xml:space="preserve">The </w:t>
      </w:r>
      <w:proofErr w:type="spellStart"/>
      <w:r>
        <w:t>OpenFlow</w:t>
      </w:r>
      <w:proofErr w:type="spellEnd"/>
      <w:r>
        <w:t xml:space="preserve"> Capable Switch serves as the root element for an </w:t>
      </w:r>
      <w:proofErr w:type="spellStart"/>
      <w:r>
        <w:t>OpenFlow</w:t>
      </w:r>
      <w:proofErr w:type="spellEnd"/>
      <w:r>
        <w:t xml:space="preserve"> configuration. It has relationships to </w:t>
      </w:r>
    </w:p>
    <w:p w14:paraId="3B277E79" w14:textId="77777777" w:rsidR="00E64B71" w:rsidRDefault="00E64B71" w:rsidP="002C0E22">
      <w:pPr>
        <w:numPr>
          <w:ilvl w:val="0"/>
          <w:numId w:val="9"/>
        </w:numPr>
      </w:pPr>
      <w:proofErr w:type="spellStart"/>
      <w:r>
        <w:t>OpenFlow</w:t>
      </w:r>
      <w:proofErr w:type="spellEnd"/>
      <w:r>
        <w:t xml:space="preserve"> Configuration Points that manage and particularly configure the </w:t>
      </w:r>
      <w:proofErr w:type="spellStart"/>
      <w:r>
        <w:t>OpenFlow</w:t>
      </w:r>
      <w:proofErr w:type="spellEnd"/>
      <w:r>
        <w:t xml:space="preserve"> Capable Switch,</w:t>
      </w:r>
    </w:p>
    <w:p w14:paraId="752BCA2F" w14:textId="77777777" w:rsidR="00E64B71" w:rsidRDefault="00E64B71" w:rsidP="002C0E22">
      <w:pPr>
        <w:numPr>
          <w:ilvl w:val="0"/>
          <w:numId w:val="9"/>
        </w:numPr>
      </w:pPr>
      <w:proofErr w:type="spellStart"/>
      <w:r>
        <w:t>OpenFlow</w:t>
      </w:r>
      <w:proofErr w:type="spellEnd"/>
      <w:r>
        <w:t xml:space="preserve"> logical switches that are contained and instantiated within the </w:t>
      </w:r>
      <w:proofErr w:type="spellStart"/>
      <w:r>
        <w:t>OpenFlow</w:t>
      </w:r>
      <w:proofErr w:type="spellEnd"/>
      <w:r>
        <w:t xml:space="preserve"> Capable Switch, </w:t>
      </w:r>
    </w:p>
    <w:p w14:paraId="2BF8724C" w14:textId="77777777" w:rsidR="00E64B71" w:rsidRDefault="00E64B71" w:rsidP="002C0E22">
      <w:pPr>
        <w:numPr>
          <w:ilvl w:val="0"/>
          <w:numId w:val="2"/>
        </w:numPr>
      </w:pPr>
      <w:proofErr w:type="spellStart"/>
      <w:r>
        <w:t>OpenFlow</w:t>
      </w:r>
      <w:proofErr w:type="spellEnd"/>
      <w:r>
        <w:t xml:space="preserve"> Resources contained in the </w:t>
      </w:r>
      <w:proofErr w:type="spellStart"/>
      <w:r>
        <w:t>OpenFlow</w:t>
      </w:r>
      <w:proofErr w:type="spellEnd"/>
      <w:r>
        <w:t xml:space="preserve"> Capable Switch that may be used by </w:t>
      </w:r>
      <w:proofErr w:type="spellStart"/>
      <w:r>
        <w:t>OpenFlow</w:t>
      </w:r>
      <w:proofErr w:type="spellEnd"/>
      <w:r>
        <w:t xml:space="preserve"> Logical Switches.</w:t>
      </w:r>
    </w:p>
    <w:p w14:paraId="7545A5F2" w14:textId="77777777" w:rsidR="00E64B71" w:rsidRDefault="00E64B71" w:rsidP="00C128FA">
      <w:pPr>
        <w:pStyle w:val="Heading3"/>
      </w:pPr>
      <w:bookmarkStart w:id="1043" w:name="_Toc243774055"/>
      <w:r>
        <w:t>UML Diagram</w:t>
      </w:r>
      <w:bookmarkEnd w:id="1043"/>
    </w:p>
    <w:p w14:paraId="0BFC3B0A" w14:textId="7F71EB9F" w:rsidR="00E64B71" w:rsidRDefault="00B80901" w:rsidP="000B2FB6">
      <w:pPr>
        <w:jc w:val="center"/>
      </w:pPr>
      <w:r>
        <w:object w:dxaOrig="8155" w:dyaOrig="4195" w14:anchorId="5AA61D9C">
          <v:shape id="_x0000_i1028" type="#_x0000_t75" style="width:408pt;height:209pt" o:ole="">
            <v:imagedata r:id="rId22" o:title=""/>
          </v:shape>
          <o:OLEObject Type="Embed" ProgID="Visio.Drawing.11" ShapeID="_x0000_i1028" DrawAspect="Content" ObjectID="_1320699983" r:id="rId23"/>
        </w:object>
      </w:r>
    </w:p>
    <w:p w14:paraId="3133D489" w14:textId="18DB3F02" w:rsidR="00D84428" w:rsidRPr="009F1B7D" w:rsidRDefault="001F476B" w:rsidP="001026D4">
      <w:pPr>
        <w:pStyle w:val="Caption"/>
      </w:pPr>
      <w:r>
        <w:t xml:space="preserve">Figure </w:t>
      </w:r>
      <w:r w:rsidR="001026D4">
        <w:rPr>
          <w:b w:val="0"/>
          <w:rPrChange w:id="1044" w:author="aas" w:date="2013-10-14T02:06:00Z">
            <w:rPr>
              <w:lang w:bidi="ar-SA"/>
            </w:rPr>
          </w:rPrChange>
        </w:rPr>
        <w:fldChar w:fldCharType="begin"/>
      </w:r>
      <w:r w:rsidR="001026D4">
        <w:rPr>
          <w:b w:val="0"/>
          <w:rPrChange w:id="1045" w:author="aas" w:date="2013-10-14T02:06:00Z">
            <w:rPr/>
          </w:rPrChange>
        </w:rPr>
        <w:instrText xml:space="preserve"> SEQ Figure \* ARABIC </w:instrText>
      </w:r>
      <w:r w:rsidR="001026D4">
        <w:rPr>
          <w:b w:val="0"/>
          <w:rPrChange w:id="1046" w:author="aas" w:date="2013-10-14T02:06:00Z">
            <w:rPr>
              <w:lang w:bidi="ar-SA"/>
            </w:rPr>
          </w:rPrChange>
        </w:rPr>
        <w:fldChar w:fldCharType="separate"/>
      </w:r>
      <w:ins w:id="1047" w:author="Anees Shaikh" w:date="2013-10-19T23:57:00Z">
        <w:r w:rsidR="00EE43EB">
          <w:rPr>
            <w:b w:val="0"/>
            <w:noProof/>
          </w:rPr>
          <w:t>5</w:t>
        </w:r>
      </w:ins>
      <w:del w:id="1048" w:author="Anees Shaikh" w:date="2013-10-19T23:57:00Z">
        <w:r w:rsidDel="00EE43EB">
          <w:rPr>
            <w:noProof/>
          </w:rPr>
          <w:delText>4</w:delText>
        </w:r>
      </w:del>
      <w:r w:rsidR="001026D4">
        <w:rPr>
          <w:rFonts w:asciiTheme="minorHAnsi" w:hAnsiTheme="minorHAnsi"/>
          <w:b w:val="0"/>
          <w:color w:val="auto"/>
          <w:sz w:val="22"/>
          <w:rPrChange w:id="1049" w:author="aas" w:date="2013-10-14T02:06:00Z">
            <w:rPr>
              <w:lang w:bidi="ar-SA"/>
            </w:rPr>
          </w:rPrChange>
        </w:rPr>
        <w:fldChar w:fldCharType="end"/>
      </w:r>
      <w:r>
        <w:t xml:space="preserve">: </w:t>
      </w:r>
      <w:r w:rsidRPr="00337B8B">
        <w:t xml:space="preserve">Data Model Diagram for </w:t>
      </w:r>
      <w:proofErr w:type="spellStart"/>
      <w:r w:rsidRPr="00337B8B">
        <w:t>OpenFlow</w:t>
      </w:r>
      <w:proofErr w:type="spellEnd"/>
      <w:r w:rsidRPr="00337B8B">
        <w:t xml:space="preserve"> Capable Switch</w:t>
      </w:r>
    </w:p>
    <w:p w14:paraId="0FD97FED" w14:textId="77777777" w:rsidR="00D84428" w:rsidRPr="009F1B7D" w:rsidRDefault="00013F69" w:rsidP="00BA30A0">
      <w:pPr>
        <w:pStyle w:val="Heading3"/>
        <w:rPr>
          <w:del w:id="1050" w:author="aas" w:date="2013-10-14T02:06:00Z"/>
        </w:rPr>
      </w:pPr>
      <w:del w:id="1051"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52" w:author="aas" w:date="2013-10-14T02:06:00Z"/>
        </w:trPr>
        <w:tc>
          <w:tcPr>
            <w:tcW w:w="5000" w:type="pct"/>
            <w:shd w:val="clear" w:color="auto" w:fill="C8FCCD"/>
          </w:tcPr>
          <w:p w14:paraId="260D697C" w14:textId="77777777" w:rsidR="00DC2CE4" w:rsidRDefault="00DC2CE4" w:rsidP="00DC2CE4">
            <w:pPr>
              <w:pStyle w:val="XML1"/>
              <w:rPr>
                <w:del w:id="1053" w:author="aas" w:date="2013-10-14T02:06:00Z"/>
              </w:rPr>
            </w:pPr>
            <w:del w:id="1054" w:author="aas" w:date="2013-10-14T02:06:00Z">
              <w:r>
                <w:delText xml:space="preserve">  &lt;xs:element name="capable-switch"&gt;</w:delText>
              </w:r>
            </w:del>
          </w:p>
          <w:p w14:paraId="6B949156" w14:textId="77777777" w:rsidR="00DC2CE4" w:rsidRDefault="00DC2CE4" w:rsidP="00DC2CE4">
            <w:pPr>
              <w:pStyle w:val="XML1"/>
              <w:rPr>
                <w:del w:id="1055" w:author="aas" w:date="2013-10-14T02:06:00Z"/>
              </w:rPr>
            </w:pPr>
            <w:del w:id="1056" w:author="aas" w:date="2013-10-14T02:06:00Z">
              <w:r>
                <w:delText xml:space="preserve">    &lt;xs:annotation&gt;</w:delText>
              </w:r>
            </w:del>
          </w:p>
          <w:p w14:paraId="3D988189" w14:textId="77777777" w:rsidR="00DC2CE4" w:rsidRDefault="00DC2CE4" w:rsidP="00DC2CE4">
            <w:pPr>
              <w:pStyle w:val="XML1"/>
              <w:rPr>
                <w:del w:id="1057" w:author="aas" w:date="2013-10-14T02:06:00Z"/>
              </w:rPr>
            </w:pPr>
            <w:del w:id="1058" w:author="aas" w:date="2013-10-14T02:06:00Z">
              <w:r>
                <w:delText xml:space="preserve">      &lt;xs:documentation&gt;</w:delText>
              </w:r>
            </w:del>
          </w:p>
          <w:p w14:paraId="1EAE30D3" w14:textId="77777777" w:rsidR="00DC2CE4" w:rsidRDefault="00DC2CE4" w:rsidP="00DC2CE4">
            <w:pPr>
              <w:pStyle w:val="XML1"/>
              <w:rPr>
                <w:del w:id="1059" w:author="aas" w:date="2013-10-14T02:06:00Z"/>
              </w:rPr>
            </w:pPr>
            <w:del w:id="1060" w:author="aas" w:date="2013-10-14T02:06:00Z">
              <w:r>
                <w:delText xml:space="preserve">        The OpenFlow Capable Switch serves as the root </w:delText>
              </w:r>
            </w:del>
          </w:p>
          <w:p w14:paraId="1B93D024" w14:textId="77777777" w:rsidR="00DC2CE4" w:rsidRDefault="00DC2CE4" w:rsidP="00DC2CE4">
            <w:pPr>
              <w:pStyle w:val="XML1"/>
              <w:rPr>
                <w:del w:id="1061" w:author="aas" w:date="2013-10-14T02:06:00Z"/>
              </w:rPr>
            </w:pPr>
            <w:del w:id="1062"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63" w:author="aas" w:date="2013-10-14T02:06:00Z"/>
              </w:rPr>
            </w:pPr>
            <w:del w:id="1064" w:author="aas" w:date="2013-10-14T02:06:00Z">
              <w:r>
                <w:delText xml:space="preserve">        switches and resources that can be assigned to logical</w:delText>
              </w:r>
            </w:del>
          </w:p>
          <w:p w14:paraId="1C38AF57" w14:textId="77777777" w:rsidR="00DC2CE4" w:rsidRDefault="00DC2CE4" w:rsidP="00DC2CE4">
            <w:pPr>
              <w:pStyle w:val="XML1"/>
              <w:rPr>
                <w:del w:id="1065" w:author="aas" w:date="2013-10-14T02:06:00Z"/>
              </w:rPr>
            </w:pPr>
            <w:del w:id="1066" w:author="aas" w:date="2013-10-14T02:06:00Z">
              <w:r>
                <w:delText xml:space="preserve">        switches.  It may have relations to OpenFlow Configuration </w:delText>
              </w:r>
            </w:del>
          </w:p>
          <w:p w14:paraId="45AB6429" w14:textId="77777777" w:rsidR="00DC2CE4" w:rsidRDefault="00DC2CE4" w:rsidP="00DC2CE4">
            <w:pPr>
              <w:pStyle w:val="XML1"/>
              <w:rPr>
                <w:del w:id="1067" w:author="aas" w:date="2013-10-14T02:06:00Z"/>
              </w:rPr>
            </w:pPr>
            <w:del w:id="1068" w:author="aas" w:date="2013-10-14T02:06:00Z">
              <w:r>
                <w:delText xml:space="preserve">        Points.</w:delText>
              </w:r>
            </w:del>
          </w:p>
          <w:p w14:paraId="5B2E64A4" w14:textId="77777777" w:rsidR="00DC2CE4" w:rsidRDefault="00DC2CE4" w:rsidP="00DC2CE4">
            <w:pPr>
              <w:pStyle w:val="XML1"/>
              <w:rPr>
                <w:del w:id="1069" w:author="aas" w:date="2013-10-14T02:06:00Z"/>
              </w:rPr>
            </w:pPr>
            <w:del w:id="1070" w:author="aas" w:date="2013-10-14T02:06:00Z">
              <w:r>
                <w:delText xml:space="preserve">      &lt;/xs:documentation&gt;</w:delText>
              </w:r>
            </w:del>
          </w:p>
          <w:p w14:paraId="1DD7C910" w14:textId="77777777" w:rsidR="00DC2CE4" w:rsidRDefault="00DC2CE4" w:rsidP="00DC2CE4">
            <w:pPr>
              <w:pStyle w:val="XML1"/>
              <w:rPr>
                <w:del w:id="1071" w:author="aas" w:date="2013-10-14T02:06:00Z"/>
              </w:rPr>
            </w:pPr>
            <w:del w:id="1072" w:author="aas" w:date="2013-10-14T02:06:00Z">
              <w:r>
                <w:delText xml:space="preserve">    &lt;/xs:annotation&gt;</w:delText>
              </w:r>
            </w:del>
          </w:p>
          <w:p w14:paraId="7A492A59" w14:textId="77777777" w:rsidR="00DC2CE4" w:rsidRDefault="00DC2CE4" w:rsidP="00DC2CE4">
            <w:pPr>
              <w:pStyle w:val="XML1"/>
              <w:rPr>
                <w:del w:id="1073" w:author="aas" w:date="2013-10-14T02:06:00Z"/>
              </w:rPr>
            </w:pPr>
            <w:del w:id="1074" w:author="aas" w:date="2013-10-14T02:06:00Z">
              <w:r>
                <w:delText xml:space="preserve">    &lt;xs:complexType&gt;</w:delText>
              </w:r>
            </w:del>
          </w:p>
          <w:p w14:paraId="63EA99BB" w14:textId="77777777" w:rsidR="00DC2CE4" w:rsidRDefault="00DC2CE4" w:rsidP="00DC2CE4">
            <w:pPr>
              <w:pStyle w:val="XML1"/>
              <w:rPr>
                <w:del w:id="1075" w:author="aas" w:date="2013-10-14T02:06:00Z"/>
              </w:rPr>
            </w:pPr>
            <w:del w:id="1076" w:author="aas" w:date="2013-10-14T02:06:00Z">
              <w:r>
                <w:delText xml:space="preserve">      &lt;xs:sequence&gt;</w:delText>
              </w:r>
            </w:del>
          </w:p>
          <w:p w14:paraId="3A188F73" w14:textId="77777777" w:rsidR="00DC2CE4" w:rsidRDefault="00DC2CE4" w:rsidP="00DC2CE4">
            <w:pPr>
              <w:pStyle w:val="XML1"/>
              <w:rPr>
                <w:del w:id="1077" w:author="aas" w:date="2013-10-14T02:06:00Z"/>
              </w:rPr>
            </w:pPr>
            <w:del w:id="1078" w:author="aas" w:date="2013-10-14T02:06:00Z">
              <w:r>
                <w:delText xml:space="preserve">        &lt;xs:element name="id"  type="inet:uri"&gt;</w:delText>
              </w:r>
            </w:del>
          </w:p>
          <w:p w14:paraId="5B43F38F" w14:textId="77777777" w:rsidR="00DC2CE4" w:rsidRDefault="00DC2CE4" w:rsidP="00DC2CE4">
            <w:pPr>
              <w:pStyle w:val="XML1"/>
              <w:rPr>
                <w:del w:id="1079" w:author="aas" w:date="2013-10-14T02:06:00Z"/>
              </w:rPr>
            </w:pPr>
            <w:del w:id="1080" w:author="aas" w:date="2013-10-14T02:06:00Z">
              <w:r>
                <w:delText xml:space="preserve">          &lt;xs:annotation&gt;</w:delText>
              </w:r>
            </w:del>
          </w:p>
          <w:p w14:paraId="58E3AB69" w14:textId="77777777" w:rsidR="00DC2CE4" w:rsidRDefault="00DC2CE4" w:rsidP="00DC2CE4">
            <w:pPr>
              <w:pStyle w:val="XML1"/>
              <w:rPr>
                <w:del w:id="1081" w:author="aas" w:date="2013-10-14T02:06:00Z"/>
              </w:rPr>
            </w:pPr>
            <w:del w:id="1082" w:author="aas" w:date="2013-10-14T02:06:00Z">
              <w:r>
                <w:delText xml:space="preserve">            &lt;xs:documentation&gt;</w:delText>
              </w:r>
            </w:del>
          </w:p>
          <w:p w14:paraId="3133BBA7" w14:textId="77777777" w:rsidR="00DC2CE4" w:rsidRDefault="00DC2CE4" w:rsidP="00DC2CE4">
            <w:pPr>
              <w:pStyle w:val="XML1"/>
              <w:rPr>
                <w:del w:id="1083" w:author="aas" w:date="2013-10-14T02:06:00Z"/>
              </w:rPr>
            </w:pPr>
            <w:del w:id="1084" w:author="aas" w:date="2013-10-14T02:06:00Z">
              <w:r>
                <w:delText xml:space="preserve">              A unique but locally arbitrary identifier that</w:delText>
              </w:r>
            </w:del>
          </w:p>
          <w:p w14:paraId="28B2CDB6" w14:textId="77777777" w:rsidR="00DC2CE4" w:rsidRDefault="00DC2CE4" w:rsidP="00DC2CE4">
            <w:pPr>
              <w:pStyle w:val="XML1"/>
              <w:rPr>
                <w:del w:id="1085" w:author="aas" w:date="2013-10-14T02:06:00Z"/>
              </w:rPr>
            </w:pPr>
            <w:del w:id="1086" w:author="aas" w:date="2013-10-14T02:06:00Z">
              <w:r>
                <w:delText xml:space="preserve">              uniquely identifies a Capable Switch within the context of </w:delText>
              </w:r>
            </w:del>
          </w:p>
          <w:p w14:paraId="6E8A8300" w14:textId="77777777" w:rsidR="00DC2CE4" w:rsidRDefault="00DC2CE4" w:rsidP="00DC2CE4">
            <w:pPr>
              <w:pStyle w:val="XML1"/>
              <w:rPr>
                <w:del w:id="1087" w:author="aas" w:date="2013-10-14T02:06:00Z"/>
              </w:rPr>
            </w:pPr>
            <w:del w:id="1088" w:author="aas" w:date="2013-10-14T02:06:00Z">
              <w:r>
                <w:delText xml:space="preserve">              potential OpenFlow Configuration Points.  It MUST be </w:delText>
              </w:r>
            </w:del>
          </w:p>
          <w:p w14:paraId="52D08691" w14:textId="77777777" w:rsidR="00DC2CE4" w:rsidRDefault="00DC2CE4" w:rsidP="00DC2CE4">
            <w:pPr>
              <w:pStyle w:val="XML1"/>
              <w:rPr>
                <w:del w:id="1089" w:author="aas" w:date="2013-10-14T02:06:00Z"/>
              </w:rPr>
            </w:pPr>
            <w:del w:id="1090" w:author="aas" w:date="2013-10-14T02:06:00Z">
              <w:r>
                <w:delText xml:space="preserve">              persistent across reboots of the OpenFlow Capable Switch.</w:delText>
              </w:r>
            </w:del>
          </w:p>
          <w:p w14:paraId="24C7545A" w14:textId="77777777" w:rsidR="00DC2CE4" w:rsidRDefault="00DC2CE4" w:rsidP="00DC2CE4">
            <w:pPr>
              <w:pStyle w:val="XML1"/>
              <w:rPr>
                <w:del w:id="1091" w:author="aas" w:date="2013-10-14T02:06:00Z"/>
              </w:rPr>
            </w:pPr>
          </w:p>
          <w:p w14:paraId="0DFBB4D9" w14:textId="77777777" w:rsidR="00DC2CE4" w:rsidRDefault="00DC2CE4" w:rsidP="00DC2CE4">
            <w:pPr>
              <w:pStyle w:val="XML1"/>
              <w:rPr>
                <w:del w:id="1092" w:author="aas" w:date="2013-10-14T02:06:00Z"/>
              </w:rPr>
            </w:pPr>
            <w:del w:id="1093" w:author="aas" w:date="2013-10-14T02:06:00Z">
              <w:r>
                <w:delText xml:space="preserve">              This element MUST be present in the NETCONF data store.</w:delText>
              </w:r>
            </w:del>
          </w:p>
          <w:p w14:paraId="0C55AC7F" w14:textId="77777777" w:rsidR="00DC2CE4" w:rsidRDefault="00DC2CE4" w:rsidP="00DC2CE4">
            <w:pPr>
              <w:pStyle w:val="XML1"/>
              <w:rPr>
                <w:del w:id="1094" w:author="aas" w:date="2013-10-14T02:06:00Z"/>
              </w:rPr>
            </w:pPr>
            <w:del w:id="1095" w:author="aas" w:date="2013-10-14T02:06:00Z">
              <w:r>
                <w:delText xml:space="preserve">              If this element is not present in a NETCONF &amp;lt;edit-config&amp;gt;</w:delText>
              </w:r>
            </w:del>
          </w:p>
          <w:p w14:paraId="4DC73870" w14:textId="77777777" w:rsidR="00DC2CE4" w:rsidRDefault="00DC2CE4" w:rsidP="00DC2CE4">
            <w:pPr>
              <w:pStyle w:val="XML1"/>
              <w:rPr>
                <w:del w:id="1096" w:author="aas" w:date="2013-10-14T02:06:00Z"/>
              </w:rPr>
            </w:pPr>
            <w:del w:id="1097" w:author="aas" w:date="2013-10-14T02:06:00Z">
              <w:r>
                <w:delText xml:space="preserve">              operation 'create', 'merge' or 'replace' and the parent</w:delText>
              </w:r>
            </w:del>
          </w:p>
          <w:p w14:paraId="6ECCF248" w14:textId="77777777" w:rsidR="00DC2CE4" w:rsidRDefault="00DC2CE4" w:rsidP="00DC2CE4">
            <w:pPr>
              <w:pStyle w:val="XML1"/>
              <w:rPr>
                <w:del w:id="1098" w:author="aas" w:date="2013-10-14T02:06:00Z"/>
              </w:rPr>
            </w:pPr>
            <w:del w:id="1099" w:author="aas" w:date="2013-10-14T02:06:00Z">
              <w:r>
                <w:delText xml:space="preserve">              element does not exist, a 'data-missing' error is</w:delText>
              </w:r>
            </w:del>
          </w:p>
          <w:p w14:paraId="4777ACF1" w14:textId="77777777" w:rsidR="00DC2CE4" w:rsidRDefault="00DC2CE4" w:rsidP="00DC2CE4">
            <w:pPr>
              <w:pStyle w:val="XML1"/>
              <w:rPr>
                <w:del w:id="1100" w:author="aas" w:date="2013-10-14T02:06:00Z"/>
              </w:rPr>
            </w:pPr>
            <w:del w:id="1101" w:author="aas" w:date="2013-10-14T02:06:00Z">
              <w:r>
                <w:delText xml:space="preserve">              returned.</w:delText>
              </w:r>
            </w:del>
          </w:p>
          <w:p w14:paraId="55326BE5" w14:textId="77777777" w:rsidR="00DC2CE4" w:rsidRDefault="00DC2CE4" w:rsidP="00DC2CE4">
            <w:pPr>
              <w:pStyle w:val="XML1"/>
              <w:rPr>
                <w:del w:id="1102" w:author="aas" w:date="2013-10-14T02:06:00Z"/>
              </w:rPr>
            </w:pPr>
            <w:del w:id="1103" w:author="aas" w:date="2013-10-14T02:06:00Z">
              <w:r>
                <w:delText xml:space="preserve">            &lt;/xs:documentation&gt;</w:delText>
              </w:r>
            </w:del>
          </w:p>
          <w:p w14:paraId="0A6221F0" w14:textId="77777777" w:rsidR="00DC2CE4" w:rsidRDefault="00DC2CE4" w:rsidP="00DC2CE4">
            <w:pPr>
              <w:pStyle w:val="XML1"/>
              <w:rPr>
                <w:del w:id="1104" w:author="aas" w:date="2013-10-14T02:06:00Z"/>
              </w:rPr>
            </w:pPr>
            <w:del w:id="1105" w:author="aas" w:date="2013-10-14T02:06:00Z">
              <w:r>
                <w:delText xml:space="preserve">          &lt;/xs:annotation&gt;</w:delText>
              </w:r>
            </w:del>
          </w:p>
          <w:p w14:paraId="71BC9D52" w14:textId="77777777" w:rsidR="00DC2CE4" w:rsidRDefault="00DC2CE4" w:rsidP="00DC2CE4">
            <w:pPr>
              <w:pStyle w:val="XML1"/>
              <w:rPr>
                <w:del w:id="1106" w:author="aas" w:date="2013-10-14T02:06:00Z"/>
              </w:rPr>
            </w:pPr>
            <w:del w:id="1107" w:author="aas" w:date="2013-10-14T02:06:00Z">
              <w:r>
                <w:delText xml:space="preserve">        &lt;/xs:element&gt;</w:delText>
              </w:r>
            </w:del>
          </w:p>
          <w:p w14:paraId="6BEC4846" w14:textId="77777777" w:rsidR="00DC2CE4" w:rsidRDefault="00DC2CE4" w:rsidP="00DC2CE4">
            <w:pPr>
              <w:pStyle w:val="XML1"/>
              <w:rPr>
                <w:del w:id="1108" w:author="aas" w:date="2013-10-14T02:06:00Z"/>
              </w:rPr>
            </w:pPr>
            <w:del w:id="1109" w:author="aas" w:date="2013-10-14T02:06:00Z">
              <w:r>
                <w:delText xml:space="preserve">        &lt;xs:element name="config-version" minOccurs="0"  type="xs:string"&gt;</w:delText>
              </w:r>
            </w:del>
          </w:p>
          <w:p w14:paraId="629D9E70" w14:textId="77777777" w:rsidR="00DC2CE4" w:rsidRDefault="00DC2CE4" w:rsidP="00DC2CE4">
            <w:pPr>
              <w:pStyle w:val="XML1"/>
              <w:rPr>
                <w:del w:id="1110" w:author="aas" w:date="2013-10-14T02:06:00Z"/>
              </w:rPr>
            </w:pPr>
            <w:del w:id="1111" w:author="aas" w:date="2013-10-14T02:06:00Z">
              <w:r>
                <w:delText xml:space="preserve">          &lt;xs:annotation&gt;</w:delText>
              </w:r>
            </w:del>
          </w:p>
          <w:p w14:paraId="53D41603" w14:textId="77777777" w:rsidR="00DC2CE4" w:rsidRDefault="00DC2CE4" w:rsidP="00DC2CE4">
            <w:pPr>
              <w:pStyle w:val="XML1"/>
              <w:rPr>
                <w:del w:id="1112" w:author="aas" w:date="2013-10-14T02:06:00Z"/>
              </w:rPr>
            </w:pPr>
            <w:del w:id="1113" w:author="aas" w:date="2013-10-14T02:06:00Z">
              <w:r>
                <w:delText xml:space="preserve">            &lt;xs:documentation&gt;</w:delText>
              </w:r>
            </w:del>
          </w:p>
          <w:p w14:paraId="0A5D5D71" w14:textId="77777777" w:rsidR="00DC2CE4" w:rsidRDefault="00DC2CE4" w:rsidP="00DC2CE4">
            <w:pPr>
              <w:pStyle w:val="XML1"/>
              <w:rPr>
                <w:del w:id="1114" w:author="aas" w:date="2013-10-14T02:06:00Z"/>
              </w:rPr>
            </w:pPr>
            <w:del w:id="1115" w:author="aas" w:date="2013-10-14T02:06:00Z">
              <w:r>
                <w:delText xml:space="preserve">              The maximum supported OF-CONFIG version that is</w:delText>
              </w:r>
            </w:del>
          </w:p>
          <w:p w14:paraId="3AD65E31" w14:textId="77777777" w:rsidR="00DC2CE4" w:rsidRDefault="00DC2CE4" w:rsidP="00DC2CE4">
            <w:pPr>
              <w:pStyle w:val="XML1"/>
              <w:rPr>
                <w:del w:id="1116" w:author="aas" w:date="2013-10-14T02:06:00Z"/>
              </w:rPr>
            </w:pPr>
            <w:del w:id="1117" w:author="aas" w:date="2013-10-14T02:06:00Z">
              <w:r>
                <w:delText xml:space="preserve">              supported by the OpenFlow Capable Switch. For switches</w:delText>
              </w:r>
            </w:del>
          </w:p>
          <w:p w14:paraId="4CE842BC" w14:textId="77777777" w:rsidR="00DC2CE4" w:rsidRDefault="00DC2CE4" w:rsidP="00DC2CE4">
            <w:pPr>
              <w:pStyle w:val="XML1"/>
              <w:rPr>
                <w:del w:id="1118" w:author="aas" w:date="2013-10-14T02:06:00Z"/>
              </w:rPr>
            </w:pPr>
            <w:del w:id="1119" w:author="aas" w:date="2013-10-14T02:06:00Z">
              <w:r>
                <w:delText xml:space="preserve">              implementing this version of the OF-CONFIG protocol this</w:delText>
              </w:r>
            </w:del>
          </w:p>
          <w:p w14:paraId="05550456" w14:textId="77777777" w:rsidR="00DC2CE4" w:rsidRDefault="00DC2CE4" w:rsidP="00DC2CE4">
            <w:pPr>
              <w:pStyle w:val="XML1"/>
              <w:rPr>
                <w:del w:id="1120" w:author="aas" w:date="2013-10-14T02:06:00Z"/>
              </w:rPr>
            </w:pPr>
            <w:del w:id="1121" w:author="aas" w:date="2013-10-14T02:06:00Z">
              <w:r>
                <w:delText xml:space="preserve">              MUST always be 1.1.1.</w:delText>
              </w:r>
            </w:del>
          </w:p>
          <w:p w14:paraId="29940925" w14:textId="77777777" w:rsidR="00DC2CE4" w:rsidRDefault="00DC2CE4" w:rsidP="00DC2CE4">
            <w:pPr>
              <w:pStyle w:val="XML1"/>
              <w:rPr>
                <w:del w:id="1122" w:author="aas" w:date="2013-10-14T02:06:00Z"/>
              </w:rPr>
            </w:pPr>
          </w:p>
          <w:p w14:paraId="2F2FA93C" w14:textId="77777777" w:rsidR="00DC2CE4" w:rsidRDefault="00DC2CE4" w:rsidP="00DC2CE4">
            <w:pPr>
              <w:pStyle w:val="XML1"/>
              <w:rPr>
                <w:del w:id="1123" w:author="aas" w:date="2013-10-14T02:06:00Z"/>
              </w:rPr>
            </w:pPr>
            <w:del w:id="1124" w:author="aas" w:date="2013-10-14T02:06:00Z">
              <w:r>
                <w:delText xml:space="preserve">              This object can be used to identify the OF-CONFIG version</w:delText>
              </w:r>
            </w:del>
          </w:p>
          <w:p w14:paraId="527C1FA3" w14:textId="77777777" w:rsidR="00DC2CE4" w:rsidRDefault="00DC2CE4" w:rsidP="00DC2CE4">
            <w:pPr>
              <w:pStyle w:val="XML1"/>
              <w:rPr>
                <w:del w:id="1125" w:author="aas" w:date="2013-10-14T02:06:00Z"/>
              </w:rPr>
            </w:pPr>
            <w:del w:id="1126" w:author="aas" w:date="2013-10-14T02:06:00Z">
              <w:r>
                <w:delText xml:space="preserve">              a capable switch supports beginning with version 1.1.1 of </w:delText>
              </w:r>
            </w:del>
          </w:p>
          <w:p w14:paraId="7ED69CEF" w14:textId="77777777" w:rsidR="00DC2CE4" w:rsidRDefault="00DC2CE4" w:rsidP="00DC2CE4">
            <w:pPr>
              <w:pStyle w:val="XML1"/>
              <w:rPr>
                <w:del w:id="1127" w:author="aas" w:date="2013-10-14T02:06:00Z"/>
              </w:rPr>
            </w:pPr>
            <w:del w:id="1128"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29" w:author="aas" w:date="2013-10-14T02:06:00Z"/>
              </w:rPr>
            </w:pPr>
            <w:del w:id="1130" w:author="aas" w:date="2013-10-14T02:06:00Z">
              <w:r>
                <w:delText xml:space="preserve">              determined by the namespace the OpenFlow Capable Switch</w:delText>
              </w:r>
            </w:del>
          </w:p>
          <w:p w14:paraId="23F58477" w14:textId="77777777" w:rsidR="00DC2CE4" w:rsidRDefault="00DC2CE4" w:rsidP="00DC2CE4">
            <w:pPr>
              <w:pStyle w:val="XML1"/>
              <w:rPr>
                <w:del w:id="1131" w:author="aas" w:date="2013-10-14T02:06:00Z"/>
              </w:rPr>
            </w:pPr>
            <w:del w:id="1132" w:author="aas" w:date="2013-10-14T02:06:00Z">
              <w:r>
                <w:delText xml:space="preserve">              returns to configuration request of an element (like </w:delText>
              </w:r>
            </w:del>
          </w:p>
          <w:p w14:paraId="1CE790B7" w14:textId="77777777" w:rsidR="00DC2CE4" w:rsidRDefault="00DC2CE4" w:rsidP="00DC2CE4">
            <w:pPr>
              <w:pStyle w:val="XML1"/>
              <w:rPr>
                <w:del w:id="1133" w:author="aas" w:date="2013-10-14T02:06:00Z"/>
              </w:rPr>
            </w:pPr>
            <w:del w:id="1134" w:author="aas" w:date="2013-10-14T02:06:00Z">
              <w:r>
                <w:delText xml:space="preserve">              capable-switch) that is present in all OF-CONFIG versions</w:delText>
              </w:r>
            </w:del>
          </w:p>
          <w:p w14:paraId="7AA77AE4" w14:textId="77777777" w:rsidR="00DC2CE4" w:rsidRDefault="00DC2CE4" w:rsidP="00DC2CE4">
            <w:pPr>
              <w:pStyle w:val="XML1"/>
              <w:rPr>
                <w:del w:id="1135" w:author="aas" w:date="2013-10-14T02:06:00Z"/>
              </w:rPr>
            </w:pPr>
            <w:del w:id="1136" w:author="aas" w:date="2013-10-14T02:06:00Z">
              <w:r>
                <w:delText xml:space="preserve">              specified so far. This is the only possiblity to identify</w:delText>
              </w:r>
            </w:del>
          </w:p>
          <w:p w14:paraId="062288CC" w14:textId="77777777" w:rsidR="00DC2CE4" w:rsidRDefault="00DC2CE4" w:rsidP="00DC2CE4">
            <w:pPr>
              <w:pStyle w:val="XML1"/>
              <w:rPr>
                <w:del w:id="1137" w:author="aas" w:date="2013-10-14T02:06:00Z"/>
              </w:rPr>
            </w:pPr>
            <w:del w:id="1138"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39" w:author="aas" w:date="2013-10-14T02:06:00Z"/>
              </w:rPr>
            </w:pPr>
            <w:del w:id="1140" w:author="aas" w:date="2013-10-14T02:06:00Z">
              <w:r>
                <w:delText xml:space="preserve">            &lt;/xs:documentation&gt;</w:delText>
              </w:r>
            </w:del>
          </w:p>
          <w:p w14:paraId="2F5E90FE" w14:textId="77777777" w:rsidR="00DC2CE4" w:rsidRDefault="00DC2CE4" w:rsidP="00DC2CE4">
            <w:pPr>
              <w:pStyle w:val="XML1"/>
              <w:rPr>
                <w:del w:id="1141" w:author="aas" w:date="2013-10-14T02:06:00Z"/>
              </w:rPr>
            </w:pPr>
            <w:del w:id="1142" w:author="aas" w:date="2013-10-14T02:06:00Z">
              <w:r>
                <w:delText xml:space="preserve">          &lt;/xs:annotation&gt;</w:delText>
              </w:r>
            </w:del>
          </w:p>
          <w:p w14:paraId="59ED1CBD" w14:textId="77777777" w:rsidR="00DC2CE4" w:rsidRDefault="00DC2CE4" w:rsidP="00DC2CE4">
            <w:pPr>
              <w:pStyle w:val="XML1"/>
              <w:rPr>
                <w:del w:id="1143" w:author="aas" w:date="2013-10-14T02:06:00Z"/>
              </w:rPr>
            </w:pPr>
            <w:del w:id="1144" w:author="aas" w:date="2013-10-14T02:06:00Z">
              <w:r>
                <w:delText xml:space="preserve">        &lt;/xs:element&gt;</w:delText>
              </w:r>
            </w:del>
          </w:p>
          <w:p w14:paraId="78746EE6" w14:textId="77777777" w:rsidR="00DC2CE4" w:rsidRDefault="00DC2CE4" w:rsidP="00DC2CE4">
            <w:pPr>
              <w:pStyle w:val="XML1"/>
              <w:rPr>
                <w:del w:id="1145" w:author="aas" w:date="2013-10-14T02:06:00Z"/>
              </w:rPr>
            </w:pPr>
            <w:del w:id="1146" w:author="aas" w:date="2013-10-14T02:06:00Z">
              <w:r>
                <w:delText xml:space="preserve">        &lt;xs:element name="configuration-points" minOccurs="0"&gt;</w:delText>
              </w:r>
            </w:del>
          </w:p>
          <w:p w14:paraId="25CF7181" w14:textId="77777777" w:rsidR="00DC2CE4" w:rsidRDefault="00DC2CE4" w:rsidP="00DC2CE4">
            <w:pPr>
              <w:pStyle w:val="XML1"/>
              <w:rPr>
                <w:del w:id="1147" w:author="aas" w:date="2013-10-14T02:06:00Z"/>
              </w:rPr>
            </w:pPr>
            <w:del w:id="1148" w:author="aas" w:date="2013-10-14T02:06:00Z">
              <w:r>
                <w:delText xml:space="preserve">          &lt;xs:complexType&gt;</w:delText>
              </w:r>
            </w:del>
          </w:p>
          <w:p w14:paraId="224236C2" w14:textId="77777777" w:rsidR="00DC2CE4" w:rsidRDefault="00DC2CE4" w:rsidP="00DC2CE4">
            <w:pPr>
              <w:pStyle w:val="XML1"/>
              <w:rPr>
                <w:del w:id="1149" w:author="aas" w:date="2013-10-14T02:06:00Z"/>
              </w:rPr>
            </w:pPr>
            <w:del w:id="1150" w:author="aas" w:date="2013-10-14T02:06:00Z">
              <w:r>
                <w:delText xml:space="preserve">            &lt;xs:sequence&gt;</w:delText>
              </w:r>
            </w:del>
          </w:p>
          <w:p w14:paraId="613B8299" w14:textId="77777777" w:rsidR="00DC2CE4" w:rsidRDefault="00DC2CE4" w:rsidP="00DC2CE4">
            <w:pPr>
              <w:pStyle w:val="XML1"/>
              <w:rPr>
                <w:del w:id="1151" w:author="aas" w:date="2013-10-14T02:06:00Z"/>
              </w:rPr>
            </w:pPr>
            <w:del w:id="1152" w:author="aas" w:date="2013-10-14T02:06:00Z">
              <w:r>
                <w:delText xml:space="preserve">              &lt;xs:element name="configuration-point" minOccurs="0" maxOccurs="unbounded"&gt;</w:delText>
              </w:r>
            </w:del>
          </w:p>
          <w:p w14:paraId="430E046B" w14:textId="77777777" w:rsidR="00DC2CE4" w:rsidRDefault="00DC2CE4" w:rsidP="00DC2CE4">
            <w:pPr>
              <w:pStyle w:val="XML1"/>
              <w:rPr>
                <w:del w:id="1153" w:author="aas" w:date="2013-10-14T02:06:00Z"/>
              </w:rPr>
            </w:pPr>
            <w:del w:id="1154" w:author="aas" w:date="2013-10-14T02:06:00Z">
              <w:r>
                <w:delText xml:space="preserve">                &lt;xs:annotation&gt;</w:delText>
              </w:r>
            </w:del>
          </w:p>
          <w:p w14:paraId="0BCC58BD" w14:textId="77777777" w:rsidR="00DC2CE4" w:rsidRDefault="00DC2CE4" w:rsidP="00DC2CE4">
            <w:pPr>
              <w:pStyle w:val="XML1"/>
              <w:rPr>
                <w:del w:id="1155" w:author="aas" w:date="2013-10-14T02:06:00Z"/>
              </w:rPr>
            </w:pPr>
            <w:del w:id="1156" w:author="aas" w:date="2013-10-14T02:06:00Z">
              <w:r>
                <w:delText xml:space="preserve">                  &lt;xs:documentation&gt;</w:delText>
              </w:r>
            </w:del>
          </w:p>
          <w:p w14:paraId="3974F24C" w14:textId="77777777" w:rsidR="00DC2CE4" w:rsidRDefault="00DC2CE4" w:rsidP="00DC2CE4">
            <w:pPr>
              <w:pStyle w:val="XML1"/>
              <w:rPr>
                <w:del w:id="1157" w:author="aas" w:date="2013-10-14T02:06:00Z"/>
              </w:rPr>
            </w:pPr>
            <w:del w:id="1158" w:author="aas" w:date="2013-10-14T02:06:00Z">
              <w:r>
                <w:delText xml:space="preserve">                    The list of all Configuration Points known to</w:delText>
              </w:r>
            </w:del>
          </w:p>
          <w:p w14:paraId="56802AD2" w14:textId="77777777" w:rsidR="00DC2CE4" w:rsidRDefault="00DC2CE4" w:rsidP="00DC2CE4">
            <w:pPr>
              <w:pStyle w:val="XML1"/>
              <w:rPr>
                <w:del w:id="1159" w:author="aas" w:date="2013-10-14T02:06:00Z"/>
              </w:rPr>
            </w:pPr>
            <w:del w:id="1160" w:author="aas" w:date="2013-10-14T02:06:00Z">
              <w:r>
                <w:delText xml:space="preserve">                    the OpenFlow Capable Switch that may manage it using</w:delText>
              </w:r>
            </w:del>
          </w:p>
          <w:p w14:paraId="0DF792A2" w14:textId="77777777" w:rsidR="00DC2CE4" w:rsidRDefault="00DC2CE4" w:rsidP="00DC2CE4">
            <w:pPr>
              <w:pStyle w:val="XML1"/>
              <w:rPr>
                <w:del w:id="1161" w:author="aas" w:date="2013-10-14T02:06:00Z"/>
              </w:rPr>
            </w:pPr>
            <w:del w:id="1162" w:author="aas" w:date="2013-10-14T02:06:00Z">
              <w:r>
                <w:delText xml:space="preserve">                    OF-CONFIG.</w:delText>
              </w:r>
            </w:del>
          </w:p>
          <w:p w14:paraId="6DC10A3F" w14:textId="77777777" w:rsidR="00DC2CE4" w:rsidRDefault="00DC2CE4" w:rsidP="00DC2CE4">
            <w:pPr>
              <w:pStyle w:val="XML1"/>
              <w:rPr>
                <w:del w:id="1163" w:author="aas" w:date="2013-10-14T02:06:00Z"/>
              </w:rPr>
            </w:pPr>
          </w:p>
          <w:p w14:paraId="21B2F1F9" w14:textId="77777777" w:rsidR="00DC2CE4" w:rsidRDefault="00DC2CE4" w:rsidP="00DC2CE4">
            <w:pPr>
              <w:pStyle w:val="XML1"/>
              <w:rPr>
                <w:del w:id="1164" w:author="aas" w:date="2013-10-14T02:06:00Z"/>
              </w:rPr>
            </w:pPr>
            <w:del w:id="1165" w:author="aas" w:date="2013-10-14T02:06:00Z">
              <w:r>
                <w:delText xml:space="preserve">                    The element 'id' of OFConfigurationType MUST be unique</w:delText>
              </w:r>
            </w:del>
          </w:p>
          <w:p w14:paraId="68F9A443" w14:textId="77777777" w:rsidR="00DC2CE4" w:rsidRDefault="00DC2CE4" w:rsidP="00DC2CE4">
            <w:pPr>
              <w:pStyle w:val="XML1"/>
              <w:rPr>
                <w:del w:id="1166" w:author="aas" w:date="2013-10-14T02:06:00Z"/>
              </w:rPr>
            </w:pPr>
            <w:del w:id="1167" w:author="aas" w:date="2013-10-14T02:06:00Z">
              <w:r>
                <w:delText xml:space="preserve">                    within this list.</w:delText>
              </w:r>
            </w:del>
          </w:p>
          <w:p w14:paraId="4C1F9121" w14:textId="77777777" w:rsidR="00DC2CE4" w:rsidRDefault="00DC2CE4" w:rsidP="00DC2CE4">
            <w:pPr>
              <w:pStyle w:val="XML1"/>
              <w:rPr>
                <w:del w:id="1168" w:author="aas" w:date="2013-10-14T02:06:00Z"/>
              </w:rPr>
            </w:pPr>
            <w:del w:id="1169" w:author="aas" w:date="2013-10-14T02:06:00Z">
              <w:r>
                <w:delText xml:space="preserve">                  &lt;/xs:documentation&gt;</w:delText>
              </w:r>
            </w:del>
          </w:p>
          <w:p w14:paraId="720F8351" w14:textId="77777777" w:rsidR="00DC2CE4" w:rsidRDefault="00DC2CE4" w:rsidP="00DC2CE4">
            <w:pPr>
              <w:pStyle w:val="XML1"/>
              <w:rPr>
                <w:del w:id="1170" w:author="aas" w:date="2013-10-14T02:06:00Z"/>
              </w:rPr>
            </w:pPr>
            <w:del w:id="1171" w:author="aas" w:date="2013-10-14T02:06:00Z">
              <w:r>
                <w:delText xml:space="preserve">                &lt;/xs:annotation&gt;</w:delText>
              </w:r>
            </w:del>
          </w:p>
          <w:p w14:paraId="582D9C95" w14:textId="77777777" w:rsidR="00DC2CE4" w:rsidRDefault="00DC2CE4" w:rsidP="00DC2CE4">
            <w:pPr>
              <w:pStyle w:val="XML1"/>
              <w:rPr>
                <w:del w:id="1172" w:author="aas" w:date="2013-10-14T02:06:00Z"/>
              </w:rPr>
            </w:pPr>
            <w:del w:id="1173" w:author="aas" w:date="2013-10-14T02:06:00Z">
              <w:r>
                <w:delText xml:space="preserve">                &lt;xs:complexType&gt;</w:delText>
              </w:r>
            </w:del>
          </w:p>
          <w:p w14:paraId="68DCD82B" w14:textId="77777777" w:rsidR="00DC2CE4" w:rsidRDefault="00DC2CE4" w:rsidP="00DC2CE4">
            <w:pPr>
              <w:pStyle w:val="XML1"/>
              <w:rPr>
                <w:del w:id="1174" w:author="aas" w:date="2013-10-14T02:06:00Z"/>
              </w:rPr>
            </w:pPr>
            <w:del w:id="1175" w:author="aas" w:date="2013-10-14T02:06:00Z">
              <w:r>
                <w:delText xml:space="preserve">                  &lt;xs:sequence&gt;</w:delText>
              </w:r>
            </w:del>
          </w:p>
          <w:p w14:paraId="7B5DD3DE" w14:textId="77777777" w:rsidR="00DC2CE4" w:rsidRDefault="00DC2CE4" w:rsidP="00DC2CE4">
            <w:pPr>
              <w:pStyle w:val="XML1"/>
              <w:rPr>
                <w:del w:id="1176" w:author="aas" w:date="2013-10-14T02:06:00Z"/>
              </w:rPr>
            </w:pPr>
            <w:del w:id="1177" w:author="aas" w:date="2013-10-14T02:06:00Z">
              <w:r>
                <w:delText xml:space="preserve">                    &lt;xs:group ref="OFConfigurationPointType"/&gt;</w:delText>
              </w:r>
            </w:del>
          </w:p>
          <w:p w14:paraId="5995DB37" w14:textId="77777777" w:rsidR="00DC2CE4" w:rsidRDefault="00DC2CE4" w:rsidP="00DC2CE4">
            <w:pPr>
              <w:pStyle w:val="XML1"/>
              <w:rPr>
                <w:del w:id="1178" w:author="aas" w:date="2013-10-14T02:06:00Z"/>
              </w:rPr>
            </w:pPr>
            <w:del w:id="1179" w:author="aas" w:date="2013-10-14T02:06:00Z">
              <w:r>
                <w:delText xml:space="preserve">                  &lt;/xs:sequence&gt;</w:delText>
              </w:r>
            </w:del>
          </w:p>
          <w:p w14:paraId="6507B8A7" w14:textId="77777777" w:rsidR="00DC2CE4" w:rsidRDefault="00DC2CE4" w:rsidP="00DC2CE4">
            <w:pPr>
              <w:pStyle w:val="XML1"/>
              <w:rPr>
                <w:del w:id="1180" w:author="aas" w:date="2013-10-14T02:06:00Z"/>
              </w:rPr>
            </w:pPr>
            <w:del w:id="1181" w:author="aas" w:date="2013-10-14T02:06:00Z">
              <w:r>
                <w:delText xml:space="preserve">                &lt;/xs:complexType&gt;</w:delText>
              </w:r>
            </w:del>
          </w:p>
          <w:p w14:paraId="7443B92E" w14:textId="77777777" w:rsidR="00DC2CE4" w:rsidRDefault="00DC2CE4" w:rsidP="00DC2CE4">
            <w:pPr>
              <w:pStyle w:val="XML1"/>
              <w:rPr>
                <w:del w:id="1182" w:author="aas" w:date="2013-10-14T02:06:00Z"/>
              </w:rPr>
            </w:pPr>
            <w:del w:id="1183" w:author="aas" w:date="2013-10-14T02:06:00Z">
              <w:r>
                <w:delText xml:space="preserve">              &lt;/xs:element&gt;</w:delText>
              </w:r>
            </w:del>
          </w:p>
          <w:p w14:paraId="652403BC" w14:textId="77777777" w:rsidR="00DC2CE4" w:rsidRDefault="00DC2CE4" w:rsidP="00DC2CE4">
            <w:pPr>
              <w:pStyle w:val="XML1"/>
              <w:rPr>
                <w:del w:id="1184" w:author="aas" w:date="2013-10-14T02:06:00Z"/>
              </w:rPr>
            </w:pPr>
            <w:del w:id="1185" w:author="aas" w:date="2013-10-14T02:06:00Z">
              <w:r>
                <w:delText xml:space="preserve">            &lt;/xs:sequence&gt;</w:delText>
              </w:r>
            </w:del>
          </w:p>
          <w:p w14:paraId="31B01E09" w14:textId="77777777" w:rsidR="00DC2CE4" w:rsidRDefault="00DC2CE4" w:rsidP="00DC2CE4">
            <w:pPr>
              <w:pStyle w:val="XML1"/>
              <w:rPr>
                <w:del w:id="1186" w:author="aas" w:date="2013-10-14T02:06:00Z"/>
              </w:rPr>
            </w:pPr>
            <w:del w:id="1187" w:author="aas" w:date="2013-10-14T02:06:00Z">
              <w:r>
                <w:delText xml:space="preserve">          &lt;/xs:complexType&gt;</w:delText>
              </w:r>
            </w:del>
          </w:p>
          <w:p w14:paraId="4C7D17D6" w14:textId="77777777" w:rsidR="00DC2CE4" w:rsidRDefault="00DC2CE4" w:rsidP="00DC2CE4">
            <w:pPr>
              <w:pStyle w:val="XML1"/>
              <w:rPr>
                <w:del w:id="1188" w:author="aas" w:date="2013-10-14T02:06:00Z"/>
              </w:rPr>
            </w:pPr>
            <w:del w:id="1189"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90" w:author="aas" w:date="2013-10-14T02:06:00Z"/>
              </w:rPr>
            </w:pPr>
            <w:del w:id="1191" w:author="aas" w:date="2013-10-14T02:06:00Z">
              <w:r>
                <w:delText xml:space="preserve">            &lt;xs:selector xpath="of11-config:configuration-point"/&gt;</w:delText>
              </w:r>
            </w:del>
          </w:p>
          <w:p w14:paraId="34CDE7B8" w14:textId="77777777" w:rsidR="00DC2CE4" w:rsidRDefault="00DC2CE4" w:rsidP="00DC2CE4">
            <w:pPr>
              <w:pStyle w:val="XML1"/>
              <w:rPr>
                <w:del w:id="1192" w:author="aas" w:date="2013-10-14T02:06:00Z"/>
              </w:rPr>
            </w:pPr>
            <w:del w:id="1193" w:author="aas" w:date="2013-10-14T02:06:00Z">
              <w:r>
                <w:delText xml:space="preserve">            &lt;xs:field xpath="of11-config:id"/&gt;</w:delText>
              </w:r>
            </w:del>
          </w:p>
          <w:p w14:paraId="5A3F45B3" w14:textId="77777777" w:rsidR="00DC2CE4" w:rsidRDefault="00DC2CE4" w:rsidP="00DC2CE4">
            <w:pPr>
              <w:pStyle w:val="XML1"/>
              <w:rPr>
                <w:del w:id="1194" w:author="aas" w:date="2013-10-14T02:06:00Z"/>
              </w:rPr>
            </w:pPr>
            <w:del w:id="1195" w:author="aas" w:date="2013-10-14T02:06:00Z">
              <w:r>
                <w:delText xml:space="preserve">          &lt;/xs:key&gt;</w:delText>
              </w:r>
            </w:del>
          </w:p>
          <w:p w14:paraId="4861C549" w14:textId="77777777" w:rsidR="00DC2CE4" w:rsidRDefault="00DC2CE4" w:rsidP="00DC2CE4">
            <w:pPr>
              <w:pStyle w:val="XML1"/>
              <w:rPr>
                <w:del w:id="1196" w:author="aas" w:date="2013-10-14T02:06:00Z"/>
              </w:rPr>
            </w:pPr>
            <w:del w:id="1197" w:author="aas" w:date="2013-10-14T02:06:00Z">
              <w:r>
                <w:delText xml:space="preserve">        &lt;/xs:element&gt;</w:delText>
              </w:r>
            </w:del>
          </w:p>
          <w:p w14:paraId="69DA5284" w14:textId="77777777" w:rsidR="00DC2CE4" w:rsidRDefault="00DC2CE4" w:rsidP="00DC2CE4">
            <w:pPr>
              <w:pStyle w:val="XML1"/>
              <w:rPr>
                <w:del w:id="1198" w:author="aas" w:date="2013-10-14T02:06:00Z"/>
              </w:rPr>
            </w:pPr>
            <w:del w:id="1199" w:author="aas" w:date="2013-10-14T02:06:00Z">
              <w:r>
                <w:delText xml:space="preserve">        &lt;xs:element name="resources" minOccurs="0"&gt;</w:delText>
              </w:r>
            </w:del>
          </w:p>
          <w:p w14:paraId="779C795A" w14:textId="77777777" w:rsidR="00DC2CE4" w:rsidRDefault="00DC2CE4" w:rsidP="00DC2CE4">
            <w:pPr>
              <w:pStyle w:val="XML1"/>
              <w:rPr>
                <w:del w:id="1200" w:author="aas" w:date="2013-10-14T02:06:00Z"/>
              </w:rPr>
            </w:pPr>
            <w:del w:id="1201" w:author="aas" w:date="2013-10-14T02:06:00Z">
              <w:r>
                <w:delText xml:space="preserve">          &lt;xs:annotation&gt;</w:delText>
              </w:r>
            </w:del>
          </w:p>
          <w:p w14:paraId="48E86502" w14:textId="77777777" w:rsidR="00DC2CE4" w:rsidRDefault="00DC2CE4" w:rsidP="00DC2CE4">
            <w:pPr>
              <w:pStyle w:val="XML1"/>
              <w:rPr>
                <w:del w:id="1202" w:author="aas" w:date="2013-10-14T02:06:00Z"/>
              </w:rPr>
            </w:pPr>
            <w:del w:id="1203" w:author="aas" w:date="2013-10-14T02:06:00Z">
              <w:r>
                <w:delText xml:space="preserve">            &lt;xs:documentation&gt;</w:delText>
              </w:r>
            </w:del>
          </w:p>
          <w:p w14:paraId="1677EC8C" w14:textId="77777777" w:rsidR="00DC2CE4" w:rsidRDefault="00DC2CE4" w:rsidP="00DC2CE4">
            <w:pPr>
              <w:pStyle w:val="XML1"/>
              <w:rPr>
                <w:del w:id="1204" w:author="aas" w:date="2013-10-14T02:06:00Z"/>
              </w:rPr>
            </w:pPr>
            <w:del w:id="1205" w:author="aas" w:date="2013-10-14T02:06:00Z">
              <w:r>
                <w:delText xml:space="preserve">              A lists containing all resources of the OpenFlow</w:delText>
              </w:r>
            </w:del>
          </w:p>
          <w:p w14:paraId="11BA8324" w14:textId="77777777" w:rsidR="00DC2CE4" w:rsidRDefault="00DC2CE4" w:rsidP="00DC2CE4">
            <w:pPr>
              <w:pStyle w:val="XML1"/>
              <w:rPr>
                <w:del w:id="1206" w:author="aas" w:date="2013-10-14T02:06:00Z"/>
              </w:rPr>
            </w:pPr>
            <w:del w:id="1207" w:author="aas" w:date="2013-10-14T02:06:00Z">
              <w:r>
                <w:delText xml:space="preserve">              Capable Switch that can be used by OpenFlow Logical</w:delText>
              </w:r>
            </w:del>
          </w:p>
          <w:p w14:paraId="3B45AC1C" w14:textId="77777777" w:rsidR="00DC2CE4" w:rsidRDefault="00DC2CE4" w:rsidP="00DC2CE4">
            <w:pPr>
              <w:pStyle w:val="XML1"/>
              <w:rPr>
                <w:del w:id="1208" w:author="aas" w:date="2013-10-14T02:06:00Z"/>
              </w:rPr>
            </w:pPr>
            <w:del w:id="1209" w:author="aas" w:date="2013-10-14T02:06:00Z">
              <w:r>
                <w:delText xml:space="preserve">              Switches.  Resources are listed here independent of their</w:delText>
              </w:r>
            </w:del>
          </w:p>
          <w:p w14:paraId="7AE87234" w14:textId="77777777" w:rsidR="00DC2CE4" w:rsidRDefault="00DC2CE4" w:rsidP="00DC2CE4">
            <w:pPr>
              <w:pStyle w:val="XML1"/>
              <w:rPr>
                <w:del w:id="1210" w:author="aas" w:date="2013-10-14T02:06:00Z"/>
              </w:rPr>
            </w:pPr>
            <w:del w:id="1211" w:author="aas" w:date="2013-10-14T02:06:00Z">
              <w:r>
                <w:delText xml:space="preserve">              actual assignment to OpenFlow Logical Switches.  They may</w:delText>
              </w:r>
            </w:del>
          </w:p>
          <w:p w14:paraId="42723265" w14:textId="77777777" w:rsidR="00DC2CE4" w:rsidRDefault="00DC2CE4" w:rsidP="00DC2CE4">
            <w:pPr>
              <w:pStyle w:val="XML1"/>
              <w:rPr>
                <w:del w:id="1212" w:author="aas" w:date="2013-10-14T02:06:00Z"/>
              </w:rPr>
            </w:pPr>
            <w:del w:id="1213" w:author="aas" w:date="2013-10-14T02:06:00Z">
              <w:r>
                <w:delText xml:space="preserve">              be available to be assigned to an OpenFlow Logical Switch</w:delText>
              </w:r>
            </w:del>
          </w:p>
          <w:p w14:paraId="3204301F" w14:textId="77777777" w:rsidR="00DC2CE4" w:rsidRDefault="00DC2CE4" w:rsidP="00DC2CE4">
            <w:pPr>
              <w:pStyle w:val="XML1"/>
              <w:rPr>
                <w:del w:id="1214" w:author="aas" w:date="2013-10-14T02:06:00Z"/>
              </w:rPr>
            </w:pPr>
            <w:del w:id="1215" w:author="aas" w:date="2013-10-14T02:06:00Z">
              <w:r>
                <w:delText xml:space="preserve">              or already in use by an OpenFlow Logical Switch.</w:delText>
              </w:r>
            </w:del>
          </w:p>
          <w:p w14:paraId="65B6F086" w14:textId="77777777" w:rsidR="00DC2CE4" w:rsidRDefault="00DC2CE4" w:rsidP="00DC2CE4">
            <w:pPr>
              <w:pStyle w:val="XML1"/>
              <w:rPr>
                <w:del w:id="1216" w:author="aas" w:date="2013-10-14T02:06:00Z"/>
              </w:rPr>
            </w:pPr>
            <w:del w:id="1217" w:author="aas" w:date="2013-10-14T02:06:00Z">
              <w:r>
                <w:delText xml:space="preserve">            &lt;/xs:documentation&gt;</w:delText>
              </w:r>
            </w:del>
          </w:p>
          <w:p w14:paraId="363627A9" w14:textId="77777777" w:rsidR="00DC2CE4" w:rsidRDefault="00DC2CE4" w:rsidP="00DC2CE4">
            <w:pPr>
              <w:pStyle w:val="XML1"/>
              <w:rPr>
                <w:del w:id="1218" w:author="aas" w:date="2013-10-14T02:06:00Z"/>
              </w:rPr>
            </w:pPr>
            <w:del w:id="1219" w:author="aas" w:date="2013-10-14T02:06:00Z">
              <w:r>
                <w:delText xml:space="preserve">          &lt;/xs:annotation&gt;</w:delText>
              </w:r>
            </w:del>
          </w:p>
          <w:p w14:paraId="569C5636" w14:textId="77777777" w:rsidR="00DC2CE4" w:rsidRDefault="00DC2CE4" w:rsidP="00DC2CE4">
            <w:pPr>
              <w:pStyle w:val="XML1"/>
              <w:rPr>
                <w:del w:id="1220" w:author="aas" w:date="2013-10-14T02:06:00Z"/>
              </w:rPr>
            </w:pPr>
            <w:del w:id="1221" w:author="aas" w:date="2013-10-14T02:06:00Z">
              <w:r>
                <w:delText xml:space="preserve">          &lt;xs:complexType&gt;</w:delText>
              </w:r>
            </w:del>
          </w:p>
          <w:p w14:paraId="46A42AF6" w14:textId="77777777" w:rsidR="00DC2CE4" w:rsidRDefault="00DC2CE4" w:rsidP="00DC2CE4">
            <w:pPr>
              <w:pStyle w:val="XML1"/>
              <w:rPr>
                <w:del w:id="1222" w:author="aas" w:date="2013-10-14T02:06:00Z"/>
              </w:rPr>
            </w:pPr>
            <w:del w:id="1223" w:author="aas" w:date="2013-10-14T02:06:00Z">
              <w:r>
                <w:delText xml:space="preserve">            &lt;xs:sequence&gt;</w:delText>
              </w:r>
            </w:del>
          </w:p>
          <w:p w14:paraId="2310F4F0" w14:textId="77777777" w:rsidR="00DC2CE4" w:rsidRDefault="00DC2CE4" w:rsidP="00DC2CE4">
            <w:pPr>
              <w:pStyle w:val="XML1"/>
              <w:rPr>
                <w:del w:id="1224" w:author="aas" w:date="2013-10-14T02:06:00Z"/>
              </w:rPr>
            </w:pPr>
            <w:del w:id="1225" w:author="aas" w:date="2013-10-14T02:06:00Z">
              <w:r>
                <w:delText xml:space="preserve">              &lt;xs:element name="port" minOccurs="0" maxOccurs="unbounded"&gt;</w:delText>
              </w:r>
            </w:del>
          </w:p>
          <w:p w14:paraId="5C915F4C" w14:textId="77777777" w:rsidR="00DC2CE4" w:rsidRDefault="00DC2CE4" w:rsidP="00DC2CE4">
            <w:pPr>
              <w:pStyle w:val="XML1"/>
              <w:rPr>
                <w:del w:id="1226" w:author="aas" w:date="2013-10-14T02:06:00Z"/>
              </w:rPr>
            </w:pPr>
            <w:del w:id="1227" w:author="aas" w:date="2013-10-14T02:06:00Z">
              <w:r>
                <w:delText xml:space="preserve">                &lt;xs:annotation&gt;</w:delText>
              </w:r>
            </w:del>
          </w:p>
          <w:p w14:paraId="5001C4B8" w14:textId="77777777" w:rsidR="00DC2CE4" w:rsidRDefault="00DC2CE4" w:rsidP="00DC2CE4">
            <w:pPr>
              <w:pStyle w:val="XML1"/>
              <w:rPr>
                <w:del w:id="1228" w:author="aas" w:date="2013-10-14T02:06:00Z"/>
              </w:rPr>
            </w:pPr>
            <w:del w:id="1229" w:author="aas" w:date="2013-10-14T02:06:00Z">
              <w:r>
                <w:delText xml:space="preserve">                  &lt;xs:documentation&gt;</w:delText>
              </w:r>
            </w:del>
          </w:p>
          <w:p w14:paraId="6EE4A613" w14:textId="77777777" w:rsidR="00DC2CE4" w:rsidRDefault="00DC2CE4" w:rsidP="00DC2CE4">
            <w:pPr>
              <w:pStyle w:val="XML1"/>
              <w:rPr>
                <w:del w:id="1230" w:author="aas" w:date="2013-10-14T02:06:00Z"/>
              </w:rPr>
            </w:pPr>
            <w:del w:id="1231" w:author="aas" w:date="2013-10-14T02:06:00Z">
              <w:r>
                <w:delText xml:space="preserve">                    The list contains all port resources of the</w:delText>
              </w:r>
            </w:del>
          </w:p>
          <w:p w14:paraId="54C421EF" w14:textId="77777777" w:rsidR="00DC2CE4" w:rsidRDefault="00DC2CE4" w:rsidP="00DC2CE4">
            <w:pPr>
              <w:pStyle w:val="XML1"/>
              <w:rPr>
                <w:del w:id="1232" w:author="aas" w:date="2013-10-14T02:06:00Z"/>
              </w:rPr>
            </w:pPr>
            <w:del w:id="1233" w:author="aas" w:date="2013-10-14T02:06:00Z">
              <w:r>
                <w:delText xml:space="preserve">                    OpenFlow Capable Switch.</w:delText>
              </w:r>
            </w:del>
          </w:p>
          <w:p w14:paraId="0356B18F" w14:textId="77777777" w:rsidR="00DC2CE4" w:rsidRDefault="00DC2CE4" w:rsidP="00DC2CE4">
            <w:pPr>
              <w:pStyle w:val="XML1"/>
              <w:rPr>
                <w:del w:id="1234" w:author="aas" w:date="2013-10-14T02:06:00Z"/>
              </w:rPr>
            </w:pPr>
          </w:p>
          <w:p w14:paraId="2FE6655C" w14:textId="77777777" w:rsidR="00DC2CE4" w:rsidRDefault="00DC2CE4" w:rsidP="00DC2CE4">
            <w:pPr>
              <w:pStyle w:val="XML1"/>
              <w:rPr>
                <w:del w:id="1235" w:author="aas" w:date="2013-10-14T02:06:00Z"/>
              </w:rPr>
            </w:pPr>
            <w:del w:id="1236" w:author="aas" w:date="2013-10-14T02:06:00Z">
              <w:r>
                <w:delText xml:space="preserve">                    The element 'resource-id' of OFPortType MUST be unique</w:delText>
              </w:r>
            </w:del>
          </w:p>
          <w:p w14:paraId="34CB4CEB" w14:textId="77777777" w:rsidR="00DC2CE4" w:rsidRDefault="00DC2CE4" w:rsidP="00DC2CE4">
            <w:pPr>
              <w:pStyle w:val="XML1"/>
              <w:rPr>
                <w:del w:id="1237" w:author="aas" w:date="2013-10-14T02:06:00Z"/>
              </w:rPr>
            </w:pPr>
            <w:del w:id="1238" w:author="aas" w:date="2013-10-14T02:06:00Z">
              <w:r>
                <w:delText xml:space="preserve">                    within this list.</w:delText>
              </w:r>
            </w:del>
          </w:p>
          <w:p w14:paraId="7652ACAF" w14:textId="77777777" w:rsidR="00DC2CE4" w:rsidRDefault="00DC2CE4" w:rsidP="00DC2CE4">
            <w:pPr>
              <w:pStyle w:val="XML1"/>
              <w:rPr>
                <w:del w:id="1239" w:author="aas" w:date="2013-10-14T02:06:00Z"/>
              </w:rPr>
            </w:pPr>
            <w:del w:id="1240" w:author="aas" w:date="2013-10-14T02:06:00Z">
              <w:r>
                <w:delText xml:space="preserve">                  &lt;/xs:documentation&gt;</w:delText>
              </w:r>
            </w:del>
          </w:p>
          <w:p w14:paraId="5CB7A331" w14:textId="77777777" w:rsidR="00DC2CE4" w:rsidRDefault="00DC2CE4" w:rsidP="00DC2CE4">
            <w:pPr>
              <w:pStyle w:val="XML1"/>
              <w:rPr>
                <w:del w:id="1241" w:author="aas" w:date="2013-10-14T02:06:00Z"/>
              </w:rPr>
            </w:pPr>
            <w:del w:id="1242" w:author="aas" w:date="2013-10-14T02:06:00Z">
              <w:r>
                <w:delText xml:space="preserve">                &lt;/xs:annotation&gt;</w:delText>
              </w:r>
            </w:del>
          </w:p>
          <w:p w14:paraId="0BFC851E" w14:textId="77777777" w:rsidR="00DC2CE4" w:rsidRDefault="00DC2CE4" w:rsidP="00DC2CE4">
            <w:pPr>
              <w:pStyle w:val="XML1"/>
              <w:rPr>
                <w:del w:id="1243" w:author="aas" w:date="2013-10-14T02:06:00Z"/>
              </w:rPr>
            </w:pPr>
            <w:del w:id="1244" w:author="aas" w:date="2013-10-14T02:06:00Z">
              <w:r>
                <w:delText xml:space="preserve">                &lt;xs:complexType&gt;</w:delText>
              </w:r>
            </w:del>
          </w:p>
          <w:p w14:paraId="718B7C1A" w14:textId="77777777" w:rsidR="00DC2CE4" w:rsidRDefault="00DC2CE4" w:rsidP="00DC2CE4">
            <w:pPr>
              <w:pStyle w:val="XML1"/>
              <w:rPr>
                <w:del w:id="1245" w:author="aas" w:date="2013-10-14T02:06:00Z"/>
              </w:rPr>
            </w:pPr>
            <w:del w:id="1246" w:author="aas" w:date="2013-10-14T02:06:00Z">
              <w:r>
                <w:delText xml:space="preserve">                  &lt;xs:sequence&gt;</w:delText>
              </w:r>
            </w:del>
          </w:p>
          <w:p w14:paraId="0F24F818" w14:textId="77777777" w:rsidR="00DC2CE4" w:rsidRDefault="00DC2CE4" w:rsidP="00DC2CE4">
            <w:pPr>
              <w:pStyle w:val="XML1"/>
              <w:rPr>
                <w:del w:id="1247" w:author="aas" w:date="2013-10-14T02:06:00Z"/>
              </w:rPr>
            </w:pPr>
            <w:del w:id="1248" w:author="aas" w:date="2013-10-14T02:06:00Z">
              <w:r>
                <w:delText xml:space="preserve">                    &lt;xs:group ref="OFPortType"/&gt;</w:delText>
              </w:r>
            </w:del>
          </w:p>
          <w:p w14:paraId="184E73EF" w14:textId="77777777" w:rsidR="00DC2CE4" w:rsidRDefault="00DC2CE4" w:rsidP="00DC2CE4">
            <w:pPr>
              <w:pStyle w:val="XML1"/>
              <w:rPr>
                <w:del w:id="1249" w:author="aas" w:date="2013-10-14T02:06:00Z"/>
              </w:rPr>
            </w:pPr>
            <w:del w:id="1250" w:author="aas" w:date="2013-10-14T02:06:00Z">
              <w:r>
                <w:delText xml:space="preserve">                  &lt;/xs:sequence&gt;</w:delText>
              </w:r>
            </w:del>
          </w:p>
          <w:p w14:paraId="14C248AE" w14:textId="77777777" w:rsidR="00DC2CE4" w:rsidRDefault="00DC2CE4" w:rsidP="00DC2CE4">
            <w:pPr>
              <w:pStyle w:val="XML1"/>
              <w:rPr>
                <w:del w:id="1251" w:author="aas" w:date="2013-10-14T02:06:00Z"/>
              </w:rPr>
            </w:pPr>
            <w:del w:id="1252" w:author="aas" w:date="2013-10-14T02:06:00Z">
              <w:r>
                <w:delText xml:space="preserve">                &lt;/xs:complexType&gt;</w:delText>
              </w:r>
            </w:del>
          </w:p>
          <w:p w14:paraId="7C6AFF2B" w14:textId="77777777" w:rsidR="00DC2CE4" w:rsidRDefault="00DC2CE4" w:rsidP="00DC2CE4">
            <w:pPr>
              <w:pStyle w:val="XML1"/>
              <w:rPr>
                <w:del w:id="1253" w:author="aas" w:date="2013-10-14T02:06:00Z"/>
              </w:rPr>
            </w:pPr>
            <w:del w:id="1254" w:author="aas" w:date="2013-10-14T02:06:00Z">
              <w:r>
                <w:delText xml:space="preserve">              &lt;/xs:element&gt;</w:delText>
              </w:r>
            </w:del>
          </w:p>
          <w:p w14:paraId="2FCC0B29" w14:textId="77777777" w:rsidR="00DC2CE4" w:rsidRDefault="00DC2CE4" w:rsidP="00DC2CE4">
            <w:pPr>
              <w:pStyle w:val="XML1"/>
              <w:rPr>
                <w:del w:id="1255" w:author="aas" w:date="2013-10-14T02:06:00Z"/>
              </w:rPr>
            </w:pPr>
            <w:del w:id="1256" w:author="aas" w:date="2013-10-14T02:06:00Z">
              <w:r>
                <w:delText xml:space="preserve">              &lt;xs:element name="queue" minOccurs="0" maxOccurs="unbounded"&gt;</w:delText>
              </w:r>
            </w:del>
          </w:p>
          <w:p w14:paraId="41D4E528" w14:textId="77777777" w:rsidR="00DC2CE4" w:rsidRDefault="00DC2CE4" w:rsidP="00DC2CE4">
            <w:pPr>
              <w:pStyle w:val="XML1"/>
              <w:rPr>
                <w:del w:id="1257" w:author="aas" w:date="2013-10-14T02:06:00Z"/>
              </w:rPr>
            </w:pPr>
            <w:del w:id="1258" w:author="aas" w:date="2013-10-14T02:06:00Z">
              <w:r>
                <w:delText xml:space="preserve">                &lt;xs:annotation&gt;</w:delText>
              </w:r>
            </w:del>
          </w:p>
          <w:p w14:paraId="1F681164" w14:textId="77777777" w:rsidR="00DC2CE4" w:rsidRDefault="00DC2CE4" w:rsidP="00DC2CE4">
            <w:pPr>
              <w:pStyle w:val="XML1"/>
              <w:rPr>
                <w:del w:id="1259" w:author="aas" w:date="2013-10-14T02:06:00Z"/>
              </w:rPr>
            </w:pPr>
            <w:del w:id="1260" w:author="aas" w:date="2013-10-14T02:06:00Z">
              <w:r>
                <w:delText xml:space="preserve">                  &lt;xs:documentation&gt;</w:delText>
              </w:r>
            </w:del>
          </w:p>
          <w:p w14:paraId="766FE558" w14:textId="77777777" w:rsidR="00DC2CE4" w:rsidRDefault="00DC2CE4" w:rsidP="00DC2CE4">
            <w:pPr>
              <w:pStyle w:val="XML1"/>
              <w:rPr>
                <w:del w:id="1261" w:author="aas" w:date="2013-10-14T02:06:00Z"/>
              </w:rPr>
            </w:pPr>
            <w:del w:id="1262" w:author="aas" w:date="2013-10-14T02:06:00Z">
              <w:r>
                <w:delText xml:space="preserve">                    The list contains all queue resources of the</w:delText>
              </w:r>
            </w:del>
          </w:p>
          <w:p w14:paraId="3DBE4DC4" w14:textId="77777777" w:rsidR="00DC2CE4" w:rsidRDefault="00DC2CE4" w:rsidP="00DC2CE4">
            <w:pPr>
              <w:pStyle w:val="XML1"/>
              <w:rPr>
                <w:del w:id="1263" w:author="aas" w:date="2013-10-14T02:06:00Z"/>
              </w:rPr>
            </w:pPr>
            <w:del w:id="1264" w:author="aas" w:date="2013-10-14T02:06:00Z">
              <w:r>
                <w:delText xml:space="preserve">                    OpenFlow Capable Switch.</w:delText>
              </w:r>
            </w:del>
          </w:p>
          <w:p w14:paraId="48BA2827" w14:textId="77777777" w:rsidR="00DC2CE4" w:rsidRDefault="00DC2CE4" w:rsidP="00DC2CE4">
            <w:pPr>
              <w:pStyle w:val="XML1"/>
              <w:rPr>
                <w:del w:id="1265" w:author="aas" w:date="2013-10-14T02:06:00Z"/>
              </w:rPr>
            </w:pPr>
          </w:p>
          <w:p w14:paraId="28A332BE" w14:textId="77777777" w:rsidR="00DC2CE4" w:rsidRDefault="00DC2CE4" w:rsidP="00DC2CE4">
            <w:pPr>
              <w:pStyle w:val="XML1"/>
              <w:rPr>
                <w:del w:id="1266" w:author="aas" w:date="2013-10-14T02:06:00Z"/>
              </w:rPr>
            </w:pPr>
            <w:del w:id="1267" w:author="aas" w:date="2013-10-14T02:06:00Z">
              <w:r>
                <w:delText xml:space="preserve">                    The element 'resource-id' of OFQueueType MUST be unique</w:delText>
              </w:r>
            </w:del>
          </w:p>
          <w:p w14:paraId="17DE5CF2" w14:textId="77777777" w:rsidR="00DC2CE4" w:rsidRDefault="00DC2CE4" w:rsidP="00DC2CE4">
            <w:pPr>
              <w:pStyle w:val="XML1"/>
              <w:rPr>
                <w:del w:id="1268" w:author="aas" w:date="2013-10-14T02:06:00Z"/>
              </w:rPr>
            </w:pPr>
            <w:del w:id="1269" w:author="aas" w:date="2013-10-14T02:06:00Z">
              <w:r>
                <w:delText xml:space="preserve">                    within this list.</w:delText>
              </w:r>
            </w:del>
          </w:p>
          <w:p w14:paraId="48A0730D" w14:textId="77777777" w:rsidR="00DC2CE4" w:rsidRDefault="00DC2CE4" w:rsidP="00DC2CE4">
            <w:pPr>
              <w:pStyle w:val="XML1"/>
              <w:rPr>
                <w:del w:id="1270" w:author="aas" w:date="2013-10-14T02:06:00Z"/>
              </w:rPr>
            </w:pPr>
            <w:del w:id="1271" w:author="aas" w:date="2013-10-14T02:06:00Z">
              <w:r>
                <w:delText xml:space="preserve">                  &lt;/xs:documentation&gt;</w:delText>
              </w:r>
            </w:del>
          </w:p>
          <w:p w14:paraId="4E6A89F8" w14:textId="77777777" w:rsidR="00DC2CE4" w:rsidRDefault="00DC2CE4" w:rsidP="00DC2CE4">
            <w:pPr>
              <w:pStyle w:val="XML1"/>
              <w:rPr>
                <w:del w:id="1272" w:author="aas" w:date="2013-10-14T02:06:00Z"/>
              </w:rPr>
            </w:pPr>
            <w:del w:id="1273" w:author="aas" w:date="2013-10-14T02:06:00Z">
              <w:r>
                <w:delText xml:space="preserve">                &lt;/xs:annotation&gt;</w:delText>
              </w:r>
            </w:del>
          </w:p>
          <w:p w14:paraId="683BDD89" w14:textId="77777777" w:rsidR="00DC2CE4" w:rsidRDefault="00DC2CE4" w:rsidP="00DC2CE4">
            <w:pPr>
              <w:pStyle w:val="XML1"/>
              <w:rPr>
                <w:del w:id="1274" w:author="aas" w:date="2013-10-14T02:06:00Z"/>
              </w:rPr>
            </w:pPr>
            <w:del w:id="1275" w:author="aas" w:date="2013-10-14T02:06:00Z">
              <w:r>
                <w:delText xml:space="preserve">                &lt;xs:complexType&gt;</w:delText>
              </w:r>
            </w:del>
          </w:p>
          <w:p w14:paraId="5BAEC6EE" w14:textId="77777777" w:rsidR="00DC2CE4" w:rsidRDefault="00DC2CE4" w:rsidP="00DC2CE4">
            <w:pPr>
              <w:pStyle w:val="XML1"/>
              <w:rPr>
                <w:del w:id="1276" w:author="aas" w:date="2013-10-14T02:06:00Z"/>
              </w:rPr>
            </w:pPr>
            <w:del w:id="1277" w:author="aas" w:date="2013-10-14T02:06:00Z">
              <w:r>
                <w:delText xml:space="preserve">                  &lt;xs:sequence&gt;</w:delText>
              </w:r>
            </w:del>
          </w:p>
          <w:p w14:paraId="5B128375" w14:textId="77777777" w:rsidR="00DC2CE4" w:rsidRDefault="00DC2CE4" w:rsidP="00DC2CE4">
            <w:pPr>
              <w:pStyle w:val="XML1"/>
              <w:rPr>
                <w:del w:id="1278" w:author="aas" w:date="2013-10-14T02:06:00Z"/>
              </w:rPr>
            </w:pPr>
            <w:del w:id="1279" w:author="aas" w:date="2013-10-14T02:06:00Z">
              <w:r>
                <w:delText xml:space="preserve">                    &lt;xs:group ref="OFQueueType"/&gt;</w:delText>
              </w:r>
            </w:del>
          </w:p>
          <w:p w14:paraId="704A0807" w14:textId="77777777" w:rsidR="00DC2CE4" w:rsidRDefault="00DC2CE4" w:rsidP="00DC2CE4">
            <w:pPr>
              <w:pStyle w:val="XML1"/>
              <w:rPr>
                <w:del w:id="1280" w:author="aas" w:date="2013-10-14T02:06:00Z"/>
              </w:rPr>
            </w:pPr>
            <w:del w:id="1281" w:author="aas" w:date="2013-10-14T02:06:00Z">
              <w:r>
                <w:delText xml:space="preserve">                  &lt;/xs:sequence&gt;</w:delText>
              </w:r>
            </w:del>
          </w:p>
          <w:p w14:paraId="6322DD4A" w14:textId="77777777" w:rsidR="00DC2CE4" w:rsidRDefault="00DC2CE4" w:rsidP="00DC2CE4">
            <w:pPr>
              <w:pStyle w:val="XML1"/>
              <w:rPr>
                <w:del w:id="1282" w:author="aas" w:date="2013-10-14T02:06:00Z"/>
              </w:rPr>
            </w:pPr>
            <w:del w:id="1283" w:author="aas" w:date="2013-10-14T02:06:00Z">
              <w:r>
                <w:delText xml:space="preserve">                &lt;/xs:complexType&gt;</w:delText>
              </w:r>
            </w:del>
          </w:p>
          <w:p w14:paraId="4B905DB0" w14:textId="77777777" w:rsidR="00DC2CE4" w:rsidRDefault="00DC2CE4" w:rsidP="00DC2CE4">
            <w:pPr>
              <w:pStyle w:val="XML1"/>
              <w:rPr>
                <w:del w:id="1284" w:author="aas" w:date="2013-10-14T02:06:00Z"/>
              </w:rPr>
            </w:pPr>
            <w:del w:id="1285" w:author="aas" w:date="2013-10-14T02:06:00Z">
              <w:r>
                <w:delText xml:space="preserve">              &lt;/xs:element&gt;</w:delText>
              </w:r>
            </w:del>
          </w:p>
          <w:p w14:paraId="7C6701CD" w14:textId="77777777" w:rsidR="00DC2CE4" w:rsidRDefault="00DC2CE4" w:rsidP="00DC2CE4">
            <w:pPr>
              <w:pStyle w:val="XML1"/>
              <w:rPr>
                <w:del w:id="1286" w:author="aas" w:date="2013-10-14T02:06:00Z"/>
              </w:rPr>
            </w:pPr>
            <w:del w:id="1287" w:author="aas" w:date="2013-10-14T02:06:00Z">
              <w:r>
                <w:delText xml:space="preserve">              &lt;xs:element name="owned-certificate" minOccurs="0" maxOccurs="unbounded"&gt;</w:delText>
              </w:r>
            </w:del>
          </w:p>
          <w:p w14:paraId="16BCFFA6" w14:textId="77777777" w:rsidR="00DC2CE4" w:rsidRDefault="00DC2CE4" w:rsidP="00DC2CE4">
            <w:pPr>
              <w:pStyle w:val="XML1"/>
              <w:rPr>
                <w:del w:id="1288" w:author="aas" w:date="2013-10-14T02:06:00Z"/>
              </w:rPr>
            </w:pPr>
            <w:del w:id="1289" w:author="aas" w:date="2013-10-14T02:06:00Z">
              <w:r>
                <w:delText xml:space="preserve">                &lt;xs:annotation&gt;</w:delText>
              </w:r>
            </w:del>
          </w:p>
          <w:p w14:paraId="6BA8459D" w14:textId="77777777" w:rsidR="00DC2CE4" w:rsidRDefault="00DC2CE4" w:rsidP="00DC2CE4">
            <w:pPr>
              <w:pStyle w:val="XML1"/>
              <w:rPr>
                <w:del w:id="1290" w:author="aas" w:date="2013-10-14T02:06:00Z"/>
              </w:rPr>
            </w:pPr>
            <w:del w:id="1291" w:author="aas" w:date="2013-10-14T02:06:00Z">
              <w:r>
                <w:delText xml:space="preserve">                  &lt;xs:documentation&gt;</w:delText>
              </w:r>
            </w:del>
          </w:p>
          <w:p w14:paraId="31838EB9" w14:textId="77777777" w:rsidR="00DC2CE4" w:rsidRDefault="00DC2CE4" w:rsidP="00DC2CE4">
            <w:pPr>
              <w:pStyle w:val="XML1"/>
              <w:rPr>
                <w:del w:id="1292" w:author="aas" w:date="2013-10-14T02:06:00Z"/>
              </w:rPr>
            </w:pPr>
            <w:del w:id="1293" w:author="aas" w:date="2013-10-14T02:06:00Z">
              <w:r>
                <w:delText xml:space="preserve">                    The list contains all owned certificate</w:delText>
              </w:r>
            </w:del>
          </w:p>
          <w:p w14:paraId="1F071E42" w14:textId="77777777" w:rsidR="00DC2CE4" w:rsidRDefault="00DC2CE4" w:rsidP="00DC2CE4">
            <w:pPr>
              <w:pStyle w:val="XML1"/>
              <w:rPr>
                <w:del w:id="1294" w:author="aas" w:date="2013-10-14T02:06:00Z"/>
              </w:rPr>
            </w:pPr>
            <w:del w:id="1295" w:author="aas" w:date="2013-10-14T02:06:00Z">
              <w:r>
                <w:delText xml:space="preserve">                    resources of the OpenFlow Capable Switch.</w:delText>
              </w:r>
            </w:del>
          </w:p>
          <w:p w14:paraId="6F2095A7" w14:textId="77777777" w:rsidR="00DC2CE4" w:rsidRDefault="00DC2CE4" w:rsidP="00DC2CE4">
            <w:pPr>
              <w:pStyle w:val="XML1"/>
              <w:rPr>
                <w:del w:id="1296" w:author="aas" w:date="2013-10-14T02:06:00Z"/>
              </w:rPr>
            </w:pPr>
          </w:p>
          <w:p w14:paraId="501A130A" w14:textId="77777777" w:rsidR="00DC2CE4" w:rsidRDefault="00DC2CE4" w:rsidP="00DC2CE4">
            <w:pPr>
              <w:pStyle w:val="XML1"/>
              <w:rPr>
                <w:del w:id="1297" w:author="aas" w:date="2013-10-14T02:06:00Z"/>
              </w:rPr>
            </w:pPr>
            <w:del w:id="1298" w:author="aas" w:date="2013-10-14T02:06:00Z">
              <w:r>
                <w:delText xml:space="preserve">                    The element 'resource-id' of OFOwnedCertificateType MUST</w:delText>
              </w:r>
            </w:del>
          </w:p>
          <w:p w14:paraId="13594BB7" w14:textId="77777777" w:rsidR="00DC2CE4" w:rsidRDefault="00DC2CE4" w:rsidP="00DC2CE4">
            <w:pPr>
              <w:pStyle w:val="XML1"/>
              <w:rPr>
                <w:del w:id="1299" w:author="aas" w:date="2013-10-14T02:06:00Z"/>
              </w:rPr>
            </w:pPr>
            <w:del w:id="1300" w:author="aas" w:date="2013-10-14T02:06:00Z">
              <w:r>
                <w:delText xml:space="preserve">                    be unique within this list.</w:delText>
              </w:r>
            </w:del>
          </w:p>
          <w:p w14:paraId="63BA603A" w14:textId="77777777" w:rsidR="00DC2CE4" w:rsidRDefault="00DC2CE4" w:rsidP="00DC2CE4">
            <w:pPr>
              <w:pStyle w:val="XML1"/>
              <w:rPr>
                <w:del w:id="1301" w:author="aas" w:date="2013-10-14T02:06:00Z"/>
              </w:rPr>
            </w:pPr>
            <w:del w:id="1302" w:author="aas" w:date="2013-10-14T02:06:00Z">
              <w:r>
                <w:delText xml:space="preserve">                  &lt;/xs:documentation&gt;</w:delText>
              </w:r>
            </w:del>
          </w:p>
          <w:p w14:paraId="000A8C7B" w14:textId="77777777" w:rsidR="00DC2CE4" w:rsidRDefault="00DC2CE4" w:rsidP="00DC2CE4">
            <w:pPr>
              <w:pStyle w:val="XML1"/>
              <w:rPr>
                <w:del w:id="1303" w:author="aas" w:date="2013-10-14T02:06:00Z"/>
              </w:rPr>
            </w:pPr>
            <w:del w:id="1304" w:author="aas" w:date="2013-10-14T02:06:00Z">
              <w:r>
                <w:delText xml:space="preserve">                &lt;/xs:annotation&gt;</w:delText>
              </w:r>
            </w:del>
          </w:p>
          <w:p w14:paraId="2FBC0461" w14:textId="77777777" w:rsidR="00DC2CE4" w:rsidRDefault="00DC2CE4" w:rsidP="00DC2CE4">
            <w:pPr>
              <w:pStyle w:val="XML1"/>
              <w:rPr>
                <w:del w:id="1305" w:author="aas" w:date="2013-10-14T02:06:00Z"/>
              </w:rPr>
            </w:pPr>
            <w:del w:id="1306" w:author="aas" w:date="2013-10-14T02:06:00Z">
              <w:r>
                <w:delText xml:space="preserve">                &lt;xs:complexType&gt;</w:delText>
              </w:r>
            </w:del>
          </w:p>
          <w:p w14:paraId="5B00D1D5" w14:textId="77777777" w:rsidR="00DC2CE4" w:rsidRDefault="00DC2CE4" w:rsidP="00DC2CE4">
            <w:pPr>
              <w:pStyle w:val="XML1"/>
              <w:rPr>
                <w:del w:id="1307" w:author="aas" w:date="2013-10-14T02:06:00Z"/>
              </w:rPr>
            </w:pPr>
            <w:del w:id="1308" w:author="aas" w:date="2013-10-14T02:06:00Z">
              <w:r>
                <w:delText xml:space="preserve">                  &lt;xs:sequence&gt;</w:delText>
              </w:r>
            </w:del>
          </w:p>
          <w:p w14:paraId="497EC2A1" w14:textId="77777777" w:rsidR="00DC2CE4" w:rsidRDefault="00DC2CE4" w:rsidP="00DC2CE4">
            <w:pPr>
              <w:pStyle w:val="XML1"/>
              <w:rPr>
                <w:del w:id="1309" w:author="aas" w:date="2013-10-14T02:06:00Z"/>
              </w:rPr>
            </w:pPr>
            <w:del w:id="1310" w:author="aas" w:date="2013-10-14T02:06:00Z">
              <w:r>
                <w:delText xml:space="preserve">                    &lt;xs:group ref="OFOwnedCertificateType"/&gt;</w:delText>
              </w:r>
            </w:del>
          </w:p>
          <w:p w14:paraId="1EFD63B2" w14:textId="77777777" w:rsidR="00DC2CE4" w:rsidRDefault="00DC2CE4" w:rsidP="00DC2CE4">
            <w:pPr>
              <w:pStyle w:val="XML1"/>
              <w:rPr>
                <w:del w:id="1311" w:author="aas" w:date="2013-10-14T02:06:00Z"/>
              </w:rPr>
            </w:pPr>
            <w:del w:id="1312" w:author="aas" w:date="2013-10-14T02:06:00Z">
              <w:r>
                <w:delText xml:space="preserve">                  &lt;/xs:sequence&gt;</w:delText>
              </w:r>
            </w:del>
          </w:p>
          <w:p w14:paraId="79E668E5" w14:textId="77777777" w:rsidR="00DC2CE4" w:rsidRDefault="00DC2CE4" w:rsidP="00DC2CE4">
            <w:pPr>
              <w:pStyle w:val="XML1"/>
              <w:rPr>
                <w:del w:id="1313" w:author="aas" w:date="2013-10-14T02:06:00Z"/>
              </w:rPr>
            </w:pPr>
            <w:del w:id="1314" w:author="aas" w:date="2013-10-14T02:06:00Z">
              <w:r>
                <w:delText xml:space="preserve">                &lt;/xs:complexType&gt;</w:delText>
              </w:r>
            </w:del>
          </w:p>
          <w:p w14:paraId="1753131A" w14:textId="77777777" w:rsidR="00DC2CE4" w:rsidRDefault="00DC2CE4" w:rsidP="00DC2CE4">
            <w:pPr>
              <w:pStyle w:val="XML1"/>
              <w:rPr>
                <w:del w:id="1315" w:author="aas" w:date="2013-10-14T02:06:00Z"/>
              </w:rPr>
            </w:pPr>
            <w:del w:id="1316" w:author="aas" w:date="2013-10-14T02:06:00Z">
              <w:r>
                <w:delText xml:space="preserve">              &lt;/xs:element&gt;</w:delText>
              </w:r>
            </w:del>
          </w:p>
          <w:p w14:paraId="6910944D" w14:textId="77777777" w:rsidR="00DC2CE4" w:rsidRDefault="00DC2CE4" w:rsidP="00DC2CE4">
            <w:pPr>
              <w:pStyle w:val="XML1"/>
              <w:rPr>
                <w:del w:id="1317" w:author="aas" w:date="2013-10-14T02:06:00Z"/>
              </w:rPr>
            </w:pPr>
            <w:del w:id="1318" w:author="aas" w:date="2013-10-14T02:06:00Z">
              <w:r>
                <w:delText xml:space="preserve">              &lt;xs:element name="external-certificate" minOccurs="0" maxOccurs="unbounded"&gt;</w:delText>
              </w:r>
            </w:del>
          </w:p>
          <w:p w14:paraId="3C162F3B" w14:textId="77777777" w:rsidR="00DC2CE4" w:rsidRDefault="00DC2CE4" w:rsidP="00DC2CE4">
            <w:pPr>
              <w:pStyle w:val="XML1"/>
              <w:rPr>
                <w:del w:id="1319" w:author="aas" w:date="2013-10-14T02:06:00Z"/>
              </w:rPr>
            </w:pPr>
            <w:del w:id="1320" w:author="aas" w:date="2013-10-14T02:06:00Z">
              <w:r>
                <w:delText xml:space="preserve">                &lt;xs:annotation&gt;</w:delText>
              </w:r>
            </w:del>
          </w:p>
          <w:p w14:paraId="3A1EBB6F" w14:textId="77777777" w:rsidR="00DC2CE4" w:rsidRDefault="00DC2CE4" w:rsidP="00DC2CE4">
            <w:pPr>
              <w:pStyle w:val="XML1"/>
              <w:rPr>
                <w:del w:id="1321" w:author="aas" w:date="2013-10-14T02:06:00Z"/>
              </w:rPr>
            </w:pPr>
            <w:del w:id="1322" w:author="aas" w:date="2013-10-14T02:06:00Z">
              <w:r>
                <w:delText xml:space="preserve">                  &lt;xs:documentation&gt;</w:delText>
              </w:r>
            </w:del>
          </w:p>
          <w:p w14:paraId="4809525D" w14:textId="77777777" w:rsidR="00DC2CE4" w:rsidRDefault="00DC2CE4" w:rsidP="00DC2CE4">
            <w:pPr>
              <w:pStyle w:val="XML1"/>
              <w:rPr>
                <w:del w:id="1323" w:author="aas" w:date="2013-10-14T02:06:00Z"/>
              </w:rPr>
            </w:pPr>
            <w:del w:id="1324" w:author="aas" w:date="2013-10-14T02:06:00Z">
              <w:r>
                <w:delText xml:space="preserve">                    The list contains all external certificate</w:delText>
              </w:r>
            </w:del>
          </w:p>
          <w:p w14:paraId="28A986BD" w14:textId="77777777" w:rsidR="00DC2CE4" w:rsidRDefault="00DC2CE4" w:rsidP="00DC2CE4">
            <w:pPr>
              <w:pStyle w:val="XML1"/>
              <w:rPr>
                <w:del w:id="1325" w:author="aas" w:date="2013-10-14T02:06:00Z"/>
              </w:rPr>
            </w:pPr>
            <w:del w:id="1326" w:author="aas" w:date="2013-10-14T02:06:00Z">
              <w:r>
                <w:delText xml:space="preserve">                    resources of the OpenFlow Capable Switch.</w:delText>
              </w:r>
            </w:del>
          </w:p>
          <w:p w14:paraId="0AA2C90B" w14:textId="77777777" w:rsidR="00DC2CE4" w:rsidRDefault="00DC2CE4" w:rsidP="00DC2CE4">
            <w:pPr>
              <w:pStyle w:val="XML1"/>
              <w:rPr>
                <w:del w:id="1327" w:author="aas" w:date="2013-10-14T02:06:00Z"/>
              </w:rPr>
            </w:pPr>
          </w:p>
          <w:p w14:paraId="2207704F" w14:textId="77777777" w:rsidR="00DC2CE4" w:rsidRDefault="00DC2CE4" w:rsidP="00DC2CE4">
            <w:pPr>
              <w:pStyle w:val="XML1"/>
              <w:rPr>
                <w:del w:id="1328" w:author="aas" w:date="2013-10-14T02:06:00Z"/>
              </w:rPr>
            </w:pPr>
            <w:del w:id="1329" w:author="aas" w:date="2013-10-14T02:06:00Z">
              <w:r>
                <w:delText xml:space="preserve">                    The element 'resource-id' of OFExternalCertificateType</w:delText>
              </w:r>
            </w:del>
          </w:p>
          <w:p w14:paraId="126C3ADA" w14:textId="77777777" w:rsidR="00DC2CE4" w:rsidRDefault="00DC2CE4" w:rsidP="00DC2CE4">
            <w:pPr>
              <w:pStyle w:val="XML1"/>
              <w:rPr>
                <w:del w:id="1330" w:author="aas" w:date="2013-10-14T02:06:00Z"/>
              </w:rPr>
            </w:pPr>
            <w:del w:id="1331" w:author="aas" w:date="2013-10-14T02:06:00Z">
              <w:r>
                <w:delText xml:space="preserve">                    MUST be unique within this list.</w:delText>
              </w:r>
            </w:del>
          </w:p>
          <w:p w14:paraId="5D1A80DB" w14:textId="77777777" w:rsidR="00DC2CE4" w:rsidRDefault="00DC2CE4" w:rsidP="00DC2CE4">
            <w:pPr>
              <w:pStyle w:val="XML1"/>
              <w:rPr>
                <w:del w:id="1332" w:author="aas" w:date="2013-10-14T02:06:00Z"/>
              </w:rPr>
            </w:pPr>
            <w:del w:id="1333" w:author="aas" w:date="2013-10-14T02:06:00Z">
              <w:r>
                <w:delText xml:space="preserve">                  &lt;/xs:documentation&gt;</w:delText>
              </w:r>
            </w:del>
          </w:p>
          <w:p w14:paraId="5CCE2C38" w14:textId="77777777" w:rsidR="00DC2CE4" w:rsidRDefault="00DC2CE4" w:rsidP="00DC2CE4">
            <w:pPr>
              <w:pStyle w:val="XML1"/>
              <w:rPr>
                <w:del w:id="1334" w:author="aas" w:date="2013-10-14T02:06:00Z"/>
              </w:rPr>
            </w:pPr>
            <w:del w:id="1335" w:author="aas" w:date="2013-10-14T02:06:00Z">
              <w:r>
                <w:delText xml:space="preserve">                &lt;/xs:annotation&gt;</w:delText>
              </w:r>
            </w:del>
          </w:p>
          <w:p w14:paraId="6C83584D" w14:textId="77777777" w:rsidR="00DC2CE4" w:rsidRDefault="00DC2CE4" w:rsidP="00DC2CE4">
            <w:pPr>
              <w:pStyle w:val="XML1"/>
              <w:rPr>
                <w:del w:id="1336" w:author="aas" w:date="2013-10-14T02:06:00Z"/>
              </w:rPr>
            </w:pPr>
            <w:del w:id="1337" w:author="aas" w:date="2013-10-14T02:06:00Z">
              <w:r>
                <w:delText xml:space="preserve">                &lt;xs:complexType&gt;</w:delText>
              </w:r>
            </w:del>
          </w:p>
          <w:p w14:paraId="05DF7AC3" w14:textId="77777777" w:rsidR="00DC2CE4" w:rsidRDefault="00DC2CE4" w:rsidP="00DC2CE4">
            <w:pPr>
              <w:pStyle w:val="XML1"/>
              <w:rPr>
                <w:del w:id="1338" w:author="aas" w:date="2013-10-14T02:06:00Z"/>
              </w:rPr>
            </w:pPr>
            <w:del w:id="1339" w:author="aas" w:date="2013-10-14T02:06:00Z">
              <w:r>
                <w:delText xml:space="preserve">                  &lt;xs:sequence&gt;</w:delText>
              </w:r>
            </w:del>
          </w:p>
          <w:p w14:paraId="697536D2" w14:textId="77777777" w:rsidR="00DC2CE4" w:rsidRDefault="00DC2CE4" w:rsidP="00DC2CE4">
            <w:pPr>
              <w:pStyle w:val="XML1"/>
              <w:rPr>
                <w:del w:id="1340" w:author="aas" w:date="2013-10-14T02:06:00Z"/>
              </w:rPr>
            </w:pPr>
            <w:del w:id="1341" w:author="aas" w:date="2013-10-14T02:06:00Z">
              <w:r>
                <w:delText xml:space="preserve">                    &lt;xs:group ref="OFExternalCertificateType"/&gt;</w:delText>
              </w:r>
            </w:del>
          </w:p>
          <w:p w14:paraId="50C50808" w14:textId="77777777" w:rsidR="00DC2CE4" w:rsidRDefault="00DC2CE4" w:rsidP="00DC2CE4">
            <w:pPr>
              <w:pStyle w:val="XML1"/>
              <w:rPr>
                <w:del w:id="1342" w:author="aas" w:date="2013-10-14T02:06:00Z"/>
              </w:rPr>
            </w:pPr>
            <w:del w:id="1343" w:author="aas" w:date="2013-10-14T02:06:00Z">
              <w:r>
                <w:delText xml:space="preserve">                  &lt;/xs:sequence&gt;</w:delText>
              </w:r>
            </w:del>
          </w:p>
          <w:p w14:paraId="31D1EA68" w14:textId="77777777" w:rsidR="00DC2CE4" w:rsidRDefault="00DC2CE4" w:rsidP="00DC2CE4">
            <w:pPr>
              <w:pStyle w:val="XML1"/>
              <w:rPr>
                <w:del w:id="1344" w:author="aas" w:date="2013-10-14T02:06:00Z"/>
              </w:rPr>
            </w:pPr>
            <w:del w:id="1345" w:author="aas" w:date="2013-10-14T02:06:00Z">
              <w:r>
                <w:delText xml:space="preserve">                &lt;/xs:complexType&gt;</w:delText>
              </w:r>
            </w:del>
          </w:p>
          <w:p w14:paraId="5D1A66E7" w14:textId="77777777" w:rsidR="00DC2CE4" w:rsidRDefault="00DC2CE4" w:rsidP="00DC2CE4">
            <w:pPr>
              <w:pStyle w:val="XML1"/>
              <w:rPr>
                <w:del w:id="1346" w:author="aas" w:date="2013-10-14T02:06:00Z"/>
              </w:rPr>
            </w:pPr>
            <w:del w:id="1347" w:author="aas" w:date="2013-10-14T02:06:00Z">
              <w:r>
                <w:delText xml:space="preserve">              &lt;/xs:element&gt;</w:delText>
              </w:r>
            </w:del>
          </w:p>
          <w:p w14:paraId="58EAA4ED" w14:textId="77777777" w:rsidR="00DC2CE4" w:rsidRDefault="00DC2CE4" w:rsidP="00DC2CE4">
            <w:pPr>
              <w:pStyle w:val="XML1"/>
              <w:rPr>
                <w:del w:id="1348" w:author="aas" w:date="2013-10-14T02:06:00Z"/>
              </w:rPr>
            </w:pPr>
            <w:del w:id="1349" w:author="aas" w:date="2013-10-14T02:06:00Z">
              <w:r>
                <w:delText xml:space="preserve">              &lt;xs:element name="flow-table" minOccurs="0" maxOccurs="unbounded"&gt;</w:delText>
              </w:r>
            </w:del>
          </w:p>
          <w:p w14:paraId="3CC5FF59" w14:textId="77777777" w:rsidR="00DC2CE4" w:rsidRDefault="00DC2CE4" w:rsidP="00DC2CE4">
            <w:pPr>
              <w:pStyle w:val="XML1"/>
              <w:rPr>
                <w:del w:id="1350" w:author="aas" w:date="2013-10-14T02:06:00Z"/>
              </w:rPr>
            </w:pPr>
            <w:del w:id="1351" w:author="aas" w:date="2013-10-14T02:06:00Z">
              <w:r>
                <w:delText xml:space="preserve">                &lt;xs:annotation&gt;</w:delText>
              </w:r>
            </w:del>
          </w:p>
          <w:p w14:paraId="12E1DEB7" w14:textId="77777777" w:rsidR="00DC2CE4" w:rsidRDefault="00DC2CE4" w:rsidP="00DC2CE4">
            <w:pPr>
              <w:pStyle w:val="XML1"/>
              <w:rPr>
                <w:del w:id="1352" w:author="aas" w:date="2013-10-14T02:06:00Z"/>
              </w:rPr>
            </w:pPr>
            <w:del w:id="1353" w:author="aas" w:date="2013-10-14T02:06:00Z">
              <w:r>
                <w:delText xml:space="preserve">                  &lt;xs:documentation&gt;</w:delText>
              </w:r>
            </w:del>
          </w:p>
          <w:p w14:paraId="7E29BCBD" w14:textId="77777777" w:rsidR="00DC2CE4" w:rsidRDefault="00DC2CE4" w:rsidP="00DC2CE4">
            <w:pPr>
              <w:pStyle w:val="XML1"/>
              <w:rPr>
                <w:del w:id="1354" w:author="aas" w:date="2013-10-14T02:06:00Z"/>
              </w:rPr>
            </w:pPr>
            <w:del w:id="1355" w:author="aas" w:date="2013-10-14T02:06:00Z">
              <w:r>
                <w:delText xml:space="preserve">                    The list contains all flow table resources of</w:delText>
              </w:r>
            </w:del>
          </w:p>
          <w:p w14:paraId="223A8996" w14:textId="77777777" w:rsidR="00DC2CE4" w:rsidRDefault="00DC2CE4" w:rsidP="00DC2CE4">
            <w:pPr>
              <w:pStyle w:val="XML1"/>
              <w:rPr>
                <w:del w:id="1356" w:author="aas" w:date="2013-10-14T02:06:00Z"/>
              </w:rPr>
            </w:pPr>
            <w:del w:id="1357" w:author="aas" w:date="2013-10-14T02:06:00Z">
              <w:r>
                <w:delText xml:space="preserve">                    the OpenFlow Capable Switch.</w:delText>
              </w:r>
            </w:del>
          </w:p>
          <w:p w14:paraId="3ABCFAC3" w14:textId="77777777" w:rsidR="00DC2CE4" w:rsidRDefault="00DC2CE4" w:rsidP="00DC2CE4">
            <w:pPr>
              <w:pStyle w:val="XML1"/>
              <w:rPr>
                <w:del w:id="1358" w:author="aas" w:date="2013-10-14T02:06:00Z"/>
              </w:rPr>
            </w:pPr>
          </w:p>
          <w:p w14:paraId="7EECD850" w14:textId="77777777" w:rsidR="00DC2CE4" w:rsidRDefault="00DC2CE4" w:rsidP="00DC2CE4">
            <w:pPr>
              <w:pStyle w:val="XML1"/>
              <w:rPr>
                <w:del w:id="1359" w:author="aas" w:date="2013-10-14T02:06:00Z"/>
              </w:rPr>
            </w:pPr>
            <w:del w:id="1360" w:author="aas" w:date="2013-10-14T02:06:00Z">
              <w:r>
                <w:delText xml:space="preserve">                    The element 'resource-id' of OFFlowTableType MUST be</w:delText>
              </w:r>
            </w:del>
          </w:p>
          <w:p w14:paraId="5F336E38" w14:textId="77777777" w:rsidR="00DC2CE4" w:rsidRDefault="00DC2CE4" w:rsidP="00DC2CE4">
            <w:pPr>
              <w:pStyle w:val="XML1"/>
              <w:rPr>
                <w:del w:id="1361" w:author="aas" w:date="2013-10-14T02:06:00Z"/>
              </w:rPr>
            </w:pPr>
            <w:del w:id="1362" w:author="aas" w:date="2013-10-14T02:06:00Z">
              <w:r>
                <w:delText xml:space="preserve">                    unique within this list.</w:delText>
              </w:r>
            </w:del>
          </w:p>
          <w:p w14:paraId="53184F9B" w14:textId="77777777" w:rsidR="00DC2CE4" w:rsidRDefault="00DC2CE4" w:rsidP="00DC2CE4">
            <w:pPr>
              <w:pStyle w:val="XML1"/>
              <w:rPr>
                <w:del w:id="1363" w:author="aas" w:date="2013-10-14T02:06:00Z"/>
              </w:rPr>
            </w:pPr>
            <w:del w:id="1364" w:author="aas" w:date="2013-10-14T02:06:00Z">
              <w:r>
                <w:delText xml:space="preserve">                  &lt;/xs:documentation&gt;</w:delText>
              </w:r>
            </w:del>
          </w:p>
          <w:p w14:paraId="66B2D169" w14:textId="77777777" w:rsidR="00DC2CE4" w:rsidRDefault="00DC2CE4" w:rsidP="00DC2CE4">
            <w:pPr>
              <w:pStyle w:val="XML1"/>
              <w:rPr>
                <w:del w:id="1365" w:author="aas" w:date="2013-10-14T02:06:00Z"/>
              </w:rPr>
            </w:pPr>
            <w:del w:id="1366" w:author="aas" w:date="2013-10-14T02:06:00Z">
              <w:r>
                <w:delText xml:space="preserve">                &lt;/xs:annotation&gt;</w:delText>
              </w:r>
            </w:del>
          </w:p>
          <w:p w14:paraId="75189CC2" w14:textId="77777777" w:rsidR="00DC2CE4" w:rsidRDefault="00DC2CE4" w:rsidP="00DC2CE4">
            <w:pPr>
              <w:pStyle w:val="XML1"/>
              <w:rPr>
                <w:del w:id="1367" w:author="aas" w:date="2013-10-14T02:06:00Z"/>
              </w:rPr>
            </w:pPr>
            <w:del w:id="1368" w:author="aas" w:date="2013-10-14T02:06:00Z">
              <w:r>
                <w:delText xml:space="preserve">                &lt;xs:complexType&gt;</w:delText>
              </w:r>
            </w:del>
          </w:p>
          <w:p w14:paraId="4C42A2BB" w14:textId="77777777" w:rsidR="00DC2CE4" w:rsidRDefault="00DC2CE4" w:rsidP="00DC2CE4">
            <w:pPr>
              <w:pStyle w:val="XML1"/>
              <w:rPr>
                <w:del w:id="1369" w:author="aas" w:date="2013-10-14T02:06:00Z"/>
              </w:rPr>
            </w:pPr>
            <w:del w:id="1370" w:author="aas" w:date="2013-10-14T02:06:00Z">
              <w:r>
                <w:delText xml:space="preserve">                  &lt;xs:sequence&gt;</w:delText>
              </w:r>
            </w:del>
          </w:p>
          <w:p w14:paraId="3369BB46" w14:textId="77777777" w:rsidR="00DC2CE4" w:rsidRDefault="00DC2CE4" w:rsidP="00DC2CE4">
            <w:pPr>
              <w:pStyle w:val="XML1"/>
              <w:rPr>
                <w:del w:id="1371" w:author="aas" w:date="2013-10-14T02:06:00Z"/>
              </w:rPr>
            </w:pPr>
            <w:del w:id="1372" w:author="aas" w:date="2013-10-14T02:06:00Z">
              <w:r>
                <w:delText xml:space="preserve">                    &lt;xs:group ref="OFFlowTableType"/&gt;</w:delText>
              </w:r>
            </w:del>
          </w:p>
          <w:p w14:paraId="7A423003" w14:textId="77777777" w:rsidR="00DC2CE4" w:rsidRDefault="00DC2CE4" w:rsidP="00DC2CE4">
            <w:pPr>
              <w:pStyle w:val="XML1"/>
              <w:rPr>
                <w:del w:id="1373" w:author="aas" w:date="2013-10-14T02:06:00Z"/>
              </w:rPr>
            </w:pPr>
            <w:del w:id="1374" w:author="aas" w:date="2013-10-14T02:06:00Z">
              <w:r>
                <w:delText xml:space="preserve">                  &lt;/xs:sequence&gt;</w:delText>
              </w:r>
            </w:del>
          </w:p>
          <w:p w14:paraId="5838DD26" w14:textId="77777777" w:rsidR="00DC2CE4" w:rsidRDefault="00DC2CE4" w:rsidP="00DC2CE4">
            <w:pPr>
              <w:pStyle w:val="XML1"/>
              <w:rPr>
                <w:del w:id="1375" w:author="aas" w:date="2013-10-14T02:06:00Z"/>
              </w:rPr>
            </w:pPr>
            <w:del w:id="1376" w:author="aas" w:date="2013-10-14T02:06:00Z">
              <w:r>
                <w:delText xml:space="preserve">                &lt;/xs:complexType&gt;</w:delText>
              </w:r>
            </w:del>
          </w:p>
          <w:p w14:paraId="1888D09A" w14:textId="77777777" w:rsidR="00DC2CE4" w:rsidRDefault="00DC2CE4" w:rsidP="00DC2CE4">
            <w:pPr>
              <w:pStyle w:val="XML1"/>
              <w:rPr>
                <w:del w:id="1377" w:author="aas" w:date="2013-10-14T02:06:00Z"/>
              </w:rPr>
            </w:pPr>
            <w:del w:id="1378" w:author="aas" w:date="2013-10-14T02:06:00Z">
              <w:r>
                <w:delText xml:space="preserve">              &lt;/xs:element&gt;</w:delText>
              </w:r>
            </w:del>
          </w:p>
          <w:p w14:paraId="53B75699" w14:textId="77777777" w:rsidR="00DC2CE4" w:rsidRDefault="00DC2CE4" w:rsidP="00DC2CE4">
            <w:pPr>
              <w:pStyle w:val="XML1"/>
              <w:rPr>
                <w:del w:id="1379" w:author="aas" w:date="2013-10-14T02:06:00Z"/>
              </w:rPr>
            </w:pPr>
            <w:del w:id="1380" w:author="aas" w:date="2013-10-14T02:06:00Z">
              <w:r>
                <w:delText xml:space="preserve">            &lt;/xs:sequence&gt;</w:delText>
              </w:r>
            </w:del>
          </w:p>
          <w:p w14:paraId="3B81FD54" w14:textId="77777777" w:rsidR="00DC2CE4" w:rsidRDefault="00DC2CE4" w:rsidP="00DC2CE4">
            <w:pPr>
              <w:pStyle w:val="XML1"/>
              <w:rPr>
                <w:del w:id="1381" w:author="aas" w:date="2013-10-14T02:06:00Z"/>
              </w:rPr>
            </w:pPr>
            <w:del w:id="1382" w:author="aas" w:date="2013-10-14T02:06:00Z">
              <w:r>
                <w:delText xml:space="preserve">          &lt;/xs:complexType&gt;</w:delText>
              </w:r>
            </w:del>
          </w:p>
          <w:p w14:paraId="04E05FE1" w14:textId="77777777" w:rsidR="00DC2CE4" w:rsidRDefault="00DC2CE4" w:rsidP="00DC2CE4">
            <w:pPr>
              <w:pStyle w:val="XML1"/>
              <w:rPr>
                <w:del w:id="1383" w:author="aas" w:date="2013-10-14T02:06:00Z"/>
              </w:rPr>
            </w:pPr>
            <w:del w:id="1384" w:author="aas" w:date="2013-10-14T02:06:00Z">
              <w:r>
                <w:delText xml:space="preserve">          &lt;xs:key name="key_resources_capable-switch_port"&gt;</w:delText>
              </w:r>
            </w:del>
          </w:p>
          <w:p w14:paraId="2ECADE7B" w14:textId="77777777" w:rsidR="00DC2CE4" w:rsidRDefault="00DC2CE4" w:rsidP="00DC2CE4">
            <w:pPr>
              <w:pStyle w:val="XML1"/>
              <w:rPr>
                <w:del w:id="1385" w:author="aas" w:date="2013-10-14T02:06:00Z"/>
              </w:rPr>
            </w:pPr>
            <w:del w:id="1386" w:author="aas" w:date="2013-10-14T02:06:00Z">
              <w:r>
                <w:delText xml:space="preserve">            &lt;xs:selector xpath="of11-config:port"/&gt;</w:delText>
              </w:r>
            </w:del>
          </w:p>
          <w:p w14:paraId="37C5E0D0" w14:textId="77777777" w:rsidR="00DC2CE4" w:rsidRDefault="00DC2CE4" w:rsidP="00DC2CE4">
            <w:pPr>
              <w:pStyle w:val="XML1"/>
              <w:rPr>
                <w:del w:id="1387" w:author="aas" w:date="2013-10-14T02:06:00Z"/>
              </w:rPr>
            </w:pPr>
            <w:del w:id="1388" w:author="aas" w:date="2013-10-14T02:06:00Z">
              <w:r>
                <w:delText xml:space="preserve">            &lt;xs:field xpath="of11-config:resource-id"/&gt;</w:delText>
              </w:r>
            </w:del>
          </w:p>
          <w:p w14:paraId="3D4E5405" w14:textId="77777777" w:rsidR="00DC2CE4" w:rsidRDefault="00DC2CE4" w:rsidP="00DC2CE4">
            <w:pPr>
              <w:pStyle w:val="XML1"/>
              <w:rPr>
                <w:del w:id="1389" w:author="aas" w:date="2013-10-14T02:06:00Z"/>
              </w:rPr>
            </w:pPr>
            <w:del w:id="1390" w:author="aas" w:date="2013-10-14T02:06:00Z">
              <w:r>
                <w:delText xml:space="preserve">          &lt;/xs:key&gt;</w:delText>
              </w:r>
            </w:del>
          </w:p>
          <w:p w14:paraId="00FA1019" w14:textId="77777777" w:rsidR="00DC2CE4" w:rsidRDefault="00DC2CE4" w:rsidP="00DC2CE4">
            <w:pPr>
              <w:pStyle w:val="XML1"/>
              <w:rPr>
                <w:del w:id="1391" w:author="aas" w:date="2013-10-14T02:06:00Z"/>
              </w:rPr>
            </w:pPr>
            <w:del w:id="1392" w:author="aas" w:date="2013-10-14T02:06:00Z">
              <w:r>
                <w:delText xml:space="preserve">          &lt;xs:key name="key_resources_capable-switch_queue"&gt;</w:delText>
              </w:r>
            </w:del>
          </w:p>
          <w:p w14:paraId="14483F1D" w14:textId="77777777" w:rsidR="00DC2CE4" w:rsidRDefault="00DC2CE4" w:rsidP="00DC2CE4">
            <w:pPr>
              <w:pStyle w:val="XML1"/>
              <w:rPr>
                <w:del w:id="1393" w:author="aas" w:date="2013-10-14T02:06:00Z"/>
              </w:rPr>
            </w:pPr>
            <w:del w:id="1394" w:author="aas" w:date="2013-10-14T02:06:00Z">
              <w:r>
                <w:delText xml:space="preserve">            &lt;xs:selector xpath="of11-config:queue"/&gt;</w:delText>
              </w:r>
            </w:del>
          </w:p>
          <w:p w14:paraId="32A9FF93" w14:textId="77777777" w:rsidR="00DC2CE4" w:rsidRDefault="00DC2CE4" w:rsidP="00DC2CE4">
            <w:pPr>
              <w:pStyle w:val="XML1"/>
              <w:rPr>
                <w:del w:id="1395" w:author="aas" w:date="2013-10-14T02:06:00Z"/>
              </w:rPr>
            </w:pPr>
            <w:del w:id="1396" w:author="aas" w:date="2013-10-14T02:06:00Z">
              <w:r>
                <w:delText xml:space="preserve">            &lt;xs:field xpath="of11-config:resource-id"/&gt;</w:delText>
              </w:r>
            </w:del>
          </w:p>
          <w:p w14:paraId="3EBE66AF" w14:textId="77777777" w:rsidR="00DC2CE4" w:rsidRDefault="00DC2CE4" w:rsidP="00DC2CE4">
            <w:pPr>
              <w:pStyle w:val="XML1"/>
              <w:rPr>
                <w:del w:id="1397" w:author="aas" w:date="2013-10-14T02:06:00Z"/>
              </w:rPr>
            </w:pPr>
            <w:del w:id="1398" w:author="aas" w:date="2013-10-14T02:06:00Z">
              <w:r>
                <w:delText xml:space="preserve">          &lt;/xs:key&gt;</w:delText>
              </w:r>
            </w:del>
          </w:p>
          <w:p w14:paraId="29761337" w14:textId="77777777" w:rsidR="00DC2CE4" w:rsidRDefault="00DC2CE4" w:rsidP="00DC2CE4">
            <w:pPr>
              <w:pStyle w:val="XML1"/>
              <w:rPr>
                <w:del w:id="1399" w:author="aas" w:date="2013-10-14T02:06:00Z"/>
              </w:rPr>
            </w:pPr>
            <w:del w:id="1400" w:author="aas" w:date="2013-10-14T02:06:00Z">
              <w:r>
                <w:delText xml:space="preserve">          &lt;xs:key name="key_resources_capable-switch_owned-certificate"&gt;</w:delText>
              </w:r>
            </w:del>
          </w:p>
          <w:p w14:paraId="31CBF9A7" w14:textId="77777777" w:rsidR="00DC2CE4" w:rsidRDefault="00DC2CE4" w:rsidP="00DC2CE4">
            <w:pPr>
              <w:pStyle w:val="XML1"/>
              <w:rPr>
                <w:del w:id="1401" w:author="aas" w:date="2013-10-14T02:06:00Z"/>
              </w:rPr>
            </w:pPr>
            <w:del w:id="1402" w:author="aas" w:date="2013-10-14T02:06:00Z">
              <w:r>
                <w:delText xml:space="preserve">            &lt;xs:selector xpath="of11-config:owned-certificate"/&gt;</w:delText>
              </w:r>
            </w:del>
          </w:p>
          <w:p w14:paraId="793538E2" w14:textId="77777777" w:rsidR="00DC2CE4" w:rsidRDefault="00DC2CE4" w:rsidP="00DC2CE4">
            <w:pPr>
              <w:pStyle w:val="XML1"/>
              <w:rPr>
                <w:del w:id="1403" w:author="aas" w:date="2013-10-14T02:06:00Z"/>
              </w:rPr>
            </w:pPr>
            <w:del w:id="1404" w:author="aas" w:date="2013-10-14T02:06:00Z">
              <w:r>
                <w:delText xml:space="preserve">            &lt;xs:field xpath="of11-config:resource-id"/&gt;</w:delText>
              </w:r>
            </w:del>
          </w:p>
          <w:p w14:paraId="09D41F4E" w14:textId="77777777" w:rsidR="00DC2CE4" w:rsidRDefault="00DC2CE4" w:rsidP="00DC2CE4">
            <w:pPr>
              <w:pStyle w:val="XML1"/>
              <w:rPr>
                <w:del w:id="1405" w:author="aas" w:date="2013-10-14T02:06:00Z"/>
              </w:rPr>
            </w:pPr>
            <w:del w:id="1406" w:author="aas" w:date="2013-10-14T02:06:00Z">
              <w:r>
                <w:delText xml:space="preserve">          &lt;/xs:key&gt;</w:delText>
              </w:r>
            </w:del>
          </w:p>
          <w:p w14:paraId="29C1A7B6" w14:textId="77777777" w:rsidR="00DC2CE4" w:rsidRDefault="00DC2CE4" w:rsidP="00DC2CE4">
            <w:pPr>
              <w:pStyle w:val="XML1"/>
              <w:rPr>
                <w:del w:id="1407" w:author="aas" w:date="2013-10-14T02:06:00Z"/>
              </w:rPr>
            </w:pPr>
            <w:del w:id="1408" w:author="aas" w:date="2013-10-14T02:06:00Z">
              <w:r>
                <w:delText xml:space="preserve">          &lt;xs:key name="key_resources_capable-switch_external-certificate"&gt;</w:delText>
              </w:r>
            </w:del>
          </w:p>
          <w:p w14:paraId="054BC9B0" w14:textId="77777777" w:rsidR="00DC2CE4" w:rsidRDefault="00DC2CE4" w:rsidP="00DC2CE4">
            <w:pPr>
              <w:pStyle w:val="XML1"/>
              <w:rPr>
                <w:del w:id="1409" w:author="aas" w:date="2013-10-14T02:06:00Z"/>
              </w:rPr>
            </w:pPr>
            <w:del w:id="1410" w:author="aas" w:date="2013-10-14T02:06:00Z">
              <w:r>
                <w:delText xml:space="preserve">            &lt;xs:selector xpath="of11-config:external-certificate"/&gt;</w:delText>
              </w:r>
            </w:del>
          </w:p>
          <w:p w14:paraId="47850CE0" w14:textId="77777777" w:rsidR="00DC2CE4" w:rsidRDefault="00DC2CE4" w:rsidP="00DC2CE4">
            <w:pPr>
              <w:pStyle w:val="XML1"/>
              <w:rPr>
                <w:del w:id="1411" w:author="aas" w:date="2013-10-14T02:06:00Z"/>
              </w:rPr>
            </w:pPr>
            <w:del w:id="1412" w:author="aas" w:date="2013-10-14T02:06:00Z">
              <w:r>
                <w:delText xml:space="preserve">            &lt;xs:field xpath="of11-config:resource-id"/&gt;</w:delText>
              </w:r>
            </w:del>
          </w:p>
          <w:p w14:paraId="564BC018" w14:textId="77777777" w:rsidR="00DC2CE4" w:rsidRDefault="00DC2CE4" w:rsidP="00DC2CE4">
            <w:pPr>
              <w:pStyle w:val="XML1"/>
              <w:rPr>
                <w:del w:id="1413" w:author="aas" w:date="2013-10-14T02:06:00Z"/>
              </w:rPr>
            </w:pPr>
            <w:del w:id="1414" w:author="aas" w:date="2013-10-14T02:06:00Z">
              <w:r>
                <w:delText xml:space="preserve">          &lt;/xs:key&gt;</w:delText>
              </w:r>
            </w:del>
          </w:p>
          <w:p w14:paraId="331546F0" w14:textId="77777777" w:rsidR="00DC2CE4" w:rsidRDefault="00DC2CE4" w:rsidP="00DC2CE4">
            <w:pPr>
              <w:pStyle w:val="XML1"/>
              <w:rPr>
                <w:del w:id="1415" w:author="aas" w:date="2013-10-14T02:06:00Z"/>
              </w:rPr>
            </w:pPr>
            <w:del w:id="1416" w:author="aas" w:date="2013-10-14T02:06:00Z">
              <w:r>
                <w:delText xml:space="preserve">          &lt;xs:key name="key_resources_capable-switch_flow-table"&gt;</w:delText>
              </w:r>
            </w:del>
          </w:p>
          <w:p w14:paraId="524F4672" w14:textId="77777777" w:rsidR="00DC2CE4" w:rsidRDefault="00DC2CE4" w:rsidP="00DC2CE4">
            <w:pPr>
              <w:pStyle w:val="XML1"/>
              <w:rPr>
                <w:del w:id="1417" w:author="aas" w:date="2013-10-14T02:06:00Z"/>
              </w:rPr>
            </w:pPr>
            <w:del w:id="1418" w:author="aas" w:date="2013-10-14T02:06:00Z">
              <w:r>
                <w:delText xml:space="preserve">            &lt;xs:selector xpath="of11-config:flow-table"/&gt;</w:delText>
              </w:r>
            </w:del>
          </w:p>
          <w:p w14:paraId="464E5469" w14:textId="77777777" w:rsidR="00DC2CE4" w:rsidRDefault="00DC2CE4" w:rsidP="00DC2CE4">
            <w:pPr>
              <w:pStyle w:val="XML1"/>
              <w:rPr>
                <w:del w:id="1419" w:author="aas" w:date="2013-10-14T02:06:00Z"/>
              </w:rPr>
            </w:pPr>
            <w:del w:id="1420" w:author="aas" w:date="2013-10-14T02:06:00Z">
              <w:r>
                <w:delText xml:space="preserve">            &lt;xs:field xpath="of11-config:resource-id"/&gt;</w:delText>
              </w:r>
            </w:del>
          </w:p>
          <w:p w14:paraId="4609278C" w14:textId="77777777" w:rsidR="00DC2CE4" w:rsidRDefault="00DC2CE4" w:rsidP="00DC2CE4">
            <w:pPr>
              <w:pStyle w:val="XML1"/>
              <w:rPr>
                <w:del w:id="1421" w:author="aas" w:date="2013-10-14T02:06:00Z"/>
              </w:rPr>
            </w:pPr>
            <w:del w:id="1422" w:author="aas" w:date="2013-10-14T02:06:00Z">
              <w:r>
                <w:delText xml:space="preserve">          &lt;/xs:key&gt;</w:delText>
              </w:r>
            </w:del>
          </w:p>
          <w:p w14:paraId="683EF2CF" w14:textId="77777777" w:rsidR="00DC2CE4" w:rsidRDefault="00DC2CE4" w:rsidP="00DC2CE4">
            <w:pPr>
              <w:pStyle w:val="XML1"/>
              <w:rPr>
                <w:del w:id="1423" w:author="aas" w:date="2013-10-14T02:06:00Z"/>
              </w:rPr>
            </w:pPr>
            <w:del w:id="1424" w:author="aas" w:date="2013-10-14T02:06:00Z">
              <w:r>
                <w:delText xml:space="preserve">        &lt;/xs:element&gt;</w:delText>
              </w:r>
            </w:del>
          </w:p>
          <w:p w14:paraId="51F5DDF1" w14:textId="77777777" w:rsidR="00DC2CE4" w:rsidRDefault="00DC2CE4" w:rsidP="00DC2CE4">
            <w:pPr>
              <w:pStyle w:val="XML1"/>
              <w:rPr>
                <w:del w:id="1425" w:author="aas" w:date="2013-10-14T02:06:00Z"/>
              </w:rPr>
            </w:pPr>
            <w:del w:id="1426" w:author="aas" w:date="2013-10-14T02:06:00Z">
              <w:r>
                <w:delText xml:space="preserve">        &lt;xs:element name="logical-switches" minOccurs="0"&gt;</w:delText>
              </w:r>
            </w:del>
          </w:p>
          <w:p w14:paraId="60505239" w14:textId="77777777" w:rsidR="00DC2CE4" w:rsidRDefault="00DC2CE4" w:rsidP="00DC2CE4">
            <w:pPr>
              <w:pStyle w:val="XML1"/>
              <w:rPr>
                <w:del w:id="1427" w:author="aas" w:date="2013-10-14T02:06:00Z"/>
              </w:rPr>
            </w:pPr>
            <w:del w:id="1428" w:author="aas" w:date="2013-10-14T02:06:00Z">
              <w:r>
                <w:delText xml:space="preserve">          &lt;xs:annotation&gt;</w:delText>
              </w:r>
            </w:del>
          </w:p>
          <w:p w14:paraId="046F2F39" w14:textId="77777777" w:rsidR="00DC2CE4" w:rsidRDefault="00DC2CE4" w:rsidP="00DC2CE4">
            <w:pPr>
              <w:pStyle w:val="XML1"/>
              <w:rPr>
                <w:del w:id="1429" w:author="aas" w:date="2013-10-14T02:06:00Z"/>
              </w:rPr>
            </w:pPr>
            <w:del w:id="1430" w:author="aas" w:date="2013-10-14T02:06:00Z">
              <w:r>
                <w:delText xml:space="preserve">            &lt;xs:documentation&gt;</w:delText>
              </w:r>
            </w:del>
          </w:p>
          <w:p w14:paraId="3873615E" w14:textId="77777777" w:rsidR="00DC2CE4" w:rsidRDefault="00DC2CE4" w:rsidP="00DC2CE4">
            <w:pPr>
              <w:pStyle w:val="XML1"/>
              <w:rPr>
                <w:del w:id="1431" w:author="aas" w:date="2013-10-14T02:06:00Z"/>
              </w:rPr>
            </w:pPr>
            <w:del w:id="1432" w:author="aas" w:date="2013-10-14T02:06:00Z">
              <w:r>
                <w:delText xml:space="preserve">              This element contains a list of all OpenFlow </w:delText>
              </w:r>
            </w:del>
          </w:p>
          <w:p w14:paraId="3D6B2DD0" w14:textId="77777777" w:rsidR="00DC2CE4" w:rsidRDefault="00DC2CE4" w:rsidP="00DC2CE4">
            <w:pPr>
              <w:pStyle w:val="XML1"/>
              <w:rPr>
                <w:del w:id="1433" w:author="aas" w:date="2013-10-14T02:06:00Z"/>
              </w:rPr>
            </w:pPr>
            <w:del w:id="1434" w:author="aas" w:date="2013-10-14T02:06:00Z">
              <w:r>
                <w:delText xml:space="preserve">              Logical Switches available at the OpenFlow Capable</w:delText>
              </w:r>
            </w:del>
          </w:p>
          <w:p w14:paraId="53C95629" w14:textId="77777777" w:rsidR="00DC2CE4" w:rsidRDefault="00DC2CE4" w:rsidP="00DC2CE4">
            <w:pPr>
              <w:pStyle w:val="XML1"/>
              <w:rPr>
                <w:del w:id="1435" w:author="aas" w:date="2013-10-14T02:06:00Z"/>
              </w:rPr>
            </w:pPr>
            <w:del w:id="1436" w:author="aas" w:date="2013-10-14T02:06:00Z">
              <w:r>
                <w:delText xml:space="preserve">              Switch.</w:delText>
              </w:r>
            </w:del>
          </w:p>
          <w:p w14:paraId="6DFB3550" w14:textId="77777777" w:rsidR="00DC2CE4" w:rsidRDefault="00DC2CE4" w:rsidP="00DC2CE4">
            <w:pPr>
              <w:pStyle w:val="XML1"/>
              <w:rPr>
                <w:del w:id="1437" w:author="aas" w:date="2013-10-14T02:06:00Z"/>
              </w:rPr>
            </w:pPr>
            <w:del w:id="1438" w:author="aas" w:date="2013-10-14T02:06:00Z">
              <w:r>
                <w:delText xml:space="preserve">            &lt;/xs:documentation&gt;</w:delText>
              </w:r>
            </w:del>
          </w:p>
          <w:p w14:paraId="593936C5" w14:textId="77777777" w:rsidR="00DC2CE4" w:rsidRDefault="00DC2CE4" w:rsidP="00DC2CE4">
            <w:pPr>
              <w:pStyle w:val="XML1"/>
              <w:rPr>
                <w:del w:id="1439" w:author="aas" w:date="2013-10-14T02:06:00Z"/>
              </w:rPr>
            </w:pPr>
            <w:del w:id="1440" w:author="aas" w:date="2013-10-14T02:06:00Z">
              <w:r>
                <w:delText xml:space="preserve">          &lt;/xs:annotation&gt;</w:delText>
              </w:r>
            </w:del>
          </w:p>
          <w:p w14:paraId="02F71563" w14:textId="77777777" w:rsidR="00DC2CE4" w:rsidRDefault="00DC2CE4" w:rsidP="00DC2CE4">
            <w:pPr>
              <w:pStyle w:val="XML1"/>
              <w:rPr>
                <w:del w:id="1441" w:author="aas" w:date="2013-10-14T02:06:00Z"/>
              </w:rPr>
            </w:pPr>
            <w:del w:id="1442" w:author="aas" w:date="2013-10-14T02:06:00Z">
              <w:r>
                <w:delText xml:space="preserve">          &lt;xs:complexType&gt;</w:delText>
              </w:r>
            </w:del>
          </w:p>
          <w:p w14:paraId="5BFC2711" w14:textId="77777777" w:rsidR="00DC2CE4" w:rsidRDefault="00DC2CE4" w:rsidP="00DC2CE4">
            <w:pPr>
              <w:pStyle w:val="XML1"/>
              <w:rPr>
                <w:del w:id="1443" w:author="aas" w:date="2013-10-14T02:06:00Z"/>
              </w:rPr>
            </w:pPr>
            <w:del w:id="1444" w:author="aas" w:date="2013-10-14T02:06:00Z">
              <w:r>
                <w:delText xml:space="preserve">            &lt;xs:sequence&gt;</w:delText>
              </w:r>
            </w:del>
          </w:p>
          <w:p w14:paraId="7373A88B" w14:textId="77777777" w:rsidR="00DC2CE4" w:rsidRDefault="00DC2CE4" w:rsidP="00DC2CE4">
            <w:pPr>
              <w:pStyle w:val="XML1"/>
              <w:rPr>
                <w:del w:id="1445" w:author="aas" w:date="2013-10-14T02:06:00Z"/>
              </w:rPr>
            </w:pPr>
            <w:del w:id="1446" w:author="aas" w:date="2013-10-14T02:06:00Z">
              <w:r>
                <w:delText xml:space="preserve">              &lt;xs:element name="switch" minOccurs="0" maxOccurs="unbounded"&gt;</w:delText>
              </w:r>
            </w:del>
          </w:p>
          <w:p w14:paraId="3715C685" w14:textId="77777777" w:rsidR="00DC2CE4" w:rsidRDefault="00DC2CE4" w:rsidP="00DC2CE4">
            <w:pPr>
              <w:pStyle w:val="XML1"/>
              <w:rPr>
                <w:del w:id="1447" w:author="aas" w:date="2013-10-14T02:06:00Z"/>
              </w:rPr>
            </w:pPr>
            <w:del w:id="1448" w:author="aas" w:date="2013-10-14T02:06:00Z">
              <w:r>
                <w:delText xml:space="preserve">                &lt;xs:annotation&gt;</w:delText>
              </w:r>
            </w:del>
          </w:p>
          <w:p w14:paraId="596DB70E" w14:textId="77777777" w:rsidR="00DC2CE4" w:rsidRDefault="00DC2CE4" w:rsidP="00DC2CE4">
            <w:pPr>
              <w:pStyle w:val="XML1"/>
              <w:rPr>
                <w:del w:id="1449" w:author="aas" w:date="2013-10-14T02:06:00Z"/>
              </w:rPr>
            </w:pPr>
            <w:del w:id="1450" w:author="aas" w:date="2013-10-14T02:06:00Z">
              <w:r>
                <w:delText xml:space="preserve">                  &lt;xs:documentation&gt;</w:delText>
              </w:r>
            </w:del>
          </w:p>
          <w:p w14:paraId="61146CA6" w14:textId="77777777" w:rsidR="00DC2CE4" w:rsidRDefault="00DC2CE4" w:rsidP="00DC2CE4">
            <w:pPr>
              <w:pStyle w:val="XML1"/>
              <w:rPr>
                <w:del w:id="1451" w:author="aas" w:date="2013-10-14T02:06:00Z"/>
              </w:rPr>
            </w:pPr>
            <w:del w:id="1452" w:author="aas" w:date="2013-10-14T02:06:00Z">
              <w:r>
                <w:delText xml:space="preserve">                    The list of all OpenFlow Logical Switches on</w:delText>
              </w:r>
            </w:del>
          </w:p>
          <w:p w14:paraId="679910F7" w14:textId="77777777" w:rsidR="00DC2CE4" w:rsidRDefault="00DC2CE4" w:rsidP="00DC2CE4">
            <w:pPr>
              <w:pStyle w:val="XML1"/>
              <w:rPr>
                <w:del w:id="1453" w:author="aas" w:date="2013-10-14T02:06:00Z"/>
              </w:rPr>
            </w:pPr>
            <w:del w:id="1454" w:author="aas" w:date="2013-10-14T02:06:00Z">
              <w:r>
                <w:delText xml:space="preserve">                    the OpenFlow Capable Switch.</w:delText>
              </w:r>
            </w:del>
          </w:p>
          <w:p w14:paraId="762CCCD0" w14:textId="77777777" w:rsidR="00DC2CE4" w:rsidRDefault="00DC2CE4" w:rsidP="00DC2CE4">
            <w:pPr>
              <w:pStyle w:val="XML1"/>
              <w:rPr>
                <w:del w:id="1455" w:author="aas" w:date="2013-10-14T02:06:00Z"/>
              </w:rPr>
            </w:pPr>
          </w:p>
          <w:p w14:paraId="2FBA35C9" w14:textId="77777777" w:rsidR="00DC2CE4" w:rsidRDefault="00DC2CE4" w:rsidP="00DC2CE4">
            <w:pPr>
              <w:pStyle w:val="XML1"/>
              <w:rPr>
                <w:del w:id="1456" w:author="aas" w:date="2013-10-14T02:06:00Z"/>
              </w:rPr>
            </w:pPr>
            <w:del w:id="1457" w:author="aas" w:date="2013-10-14T02:06:00Z">
              <w:r>
                <w:delText xml:space="preserve">                    The element 'resource-id' of OFLogicalSwitchType MUST be</w:delText>
              </w:r>
            </w:del>
          </w:p>
          <w:p w14:paraId="15AE1AFE" w14:textId="77777777" w:rsidR="00DC2CE4" w:rsidRDefault="00DC2CE4" w:rsidP="00DC2CE4">
            <w:pPr>
              <w:pStyle w:val="XML1"/>
              <w:rPr>
                <w:del w:id="1458" w:author="aas" w:date="2013-10-14T02:06:00Z"/>
              </w:rPr>
            </w:pPr>
            <w:del w:id="1459" w:author="aas" w:date="2013-10-14T02:06:00Z">
              <w:r>
                <w:delText xml:space="preserve">                    unique within this list.</w:delText>
              </w:r>
            </w:del>
          </w:p>
          <w:p w14:paraId="534E33E0" w14:textId="77777777" w:rsidR="00DC2CE4" w:rsidRDefault="00DC2CE4" w:rsidP="00DC2CE4">
            <w:pPr>
              <w:pStyle w:val="XML1"/>
              <w:rPr>
                <w:del w:id="1460" w:author="aas" w:date="2013-10-14T02:06:00Z"/>
              </w:rPr>
            </w:pPr>
            <w:del w:id="1461" w:author="aas" w:date="2013-10-14T02:06:00Z">
              <w:r>
                <w:delText xml:space="preserve">                  &lt;/xs:documentation&gt;</w:delText>
              </w:r>
            </w:del>
          </w:p>
          <w:p w14:paraId="7A28FBA7" w14:textId="77777777" w:rsidR="00DC2CE4" w:rsidRDefault="00DC2CE4" w:rsidP="00DC2CE4">
            <w:pPr>
              <w:pStyle w:val="XML1"/>
              <w:rPr>
                <w:del w:id="1462" w:author="aas" w:date="2013-10-14T02:06:00Z"/>
              </w:rPr>
            </w:pPr>
            <w:del w:id="1463" w:author="aas" w:date="2013-10-14T02:06:00Z">
              <w:r>
                <w:delText xml:space="preserve">                &lt;/xs:annotation&gt;</w:delText>
              </w:r>
            </w:del>
          </w:p>
          <w:p w14:paraId="114B295C" w14:textId="77777777" w:rsidR="00DC2CE4" w:rsidRDefault="00DC2CE4" w:rsidP="00DC2CE4">
            <w:pPr>
              <w:pStyle w:val="XML1"/>
              <w:rPr>
                <w:del w:id="1464" w:author="aas" w:date="2013-10-14T02:06:00Z"/>
              </w:rPr>
            </w:pPr>
            <w:del w:id="1465" w:author="aas" w:date="2013-10-14T02:06:00Z">
              <w:r>
                <w:delText xml:space="preserve">                &lt;xs:complexType&gt;</w:delText>
              </w:r>
            </w:del>
          </w:p>
          <w:p w14:paraId="0B7E7349" w14:textId="77777777" w:rsidR="00DC2CE4" w:rsidRDefault="00DC2CE4" w:rsidP="00DC2CE4">
            <w:pPr>
              <w:pStyle w:val="XML1"/>
              <w:rPr>
                <w:del w:id="1466" w:author="aas" w:date="2013-10-14T02:06:00Z"/>
              </w:rPr>
            </w:pPr>
            <w:del w:id="1467" w:author="aas" w:date="2013-10-14T02:06:00Z">
              <w:r>
                <w:delText xml:space="preserve">                  &lt;xs:sequence&gt;</w:delText>
              </w:r>
            </w:del>
          </w:p>
          <w:p w14:paraId="0D19683A" w14:textId="77777777" w:rsidR="00DC2CE4" w:rsidRDefault="00DC2CE4" w:rsidP="00DC2CE4">
            <w:pPr>
              <w:pStyle w:val="XML1"/>
              <w:rPr>
                <w:del w:id="1468" w:author="aas" w:date="2013-10-14T02:06:00Z"/>
              </w:rPr>
            </w:pPr>
            <w:del w:id="1469" w:author="aas" w:date="2013-10-14T02:06:00Z">
              <w:r>
                <w:delText xml:space="preserve">                    &lt;xs:group ref="OFLogicalSwitchType"/&gt;</w:delText>
              </w:r>
            </w:del>
          </w:p>
          <w:p w14:paraId="22C02F19" w14:textId="77777777" w:rsidR="00DC2CE4" w:rsidRDefault="00DC2CE4" w:rsidP="00DC2CE4">
            <w:pPr>
              <w:pStyle w:val="XML1"/>
              <w:rPr>
                <w:del w:id="1470" w:author="aas" w:date="2013-10-14T02:06:00Z"/>
              </w:rPr>
            </w:pPr>
            <w:del w:id="1471" w:author="aas" w:date="2013-10-14T02:06:00Z">
              <w:r>
                <w:delText xml:space="preserve">                  &lt;/xs:sequence&gt;</w:delText>
              </w:r>
            </w:del>
          </w:p>
          <w:p w14:paraId="41DB8422" w14:textId="77777777" w:rsidR="00DC2CE4" w:rsidRDefault="00DC2CE4" w:rsidP="00DC2CE4">
            <w:pPr>
              <w:pStyle w:val="XML1"/>
              <w:rPr>
                <w:del w:id="1472" w:author="aas" w:date="2013-10-14T02:06:00Z"/>
              </w:rPr>
            </w:pPr>
            <w:del w:id="1473" w:author="aas" w:date="2013-10-14T02:06:00Z">
              <w:r>
                <w:delText xml:space="preserve">                &lt;/xs:complexType&gt;</w:delText>
              </w:r>
            </w:del>
          </w:p>
          <w:p w14:paraId="1D68F315" w14:textId="77777777" w:rsidR="00DC2CE4" w:rsidRDefault="00DC2CE4" w:rsidP="00DC2CE4">
            <w:pPr>
              <w:pStyle w:val="XML1"/>
              <w:rPr>
                <w:del w:id="1474" w:author="aas" w:date="2013-10-14T02:06:00Z"/>
              </w:rPr>
            </w:pPr>
            <w:del w:id="1475" w:author="aas" w:date="2013-10-14T02:06:00Z">
              <w:r>
                <w:delText xml:space="preserve">              &lt;/xs:element&gt;</w:delText>
              </w:r>
            </w:del>
          </w:p>
          <w:p w14:paraId="5E42213A" w14:textId="77777777" w:rsidR="00DC2CE4" w:rsidRDefault="00DC2CE4" w:rsidP="00DC2CE4">
            <w:pPr>
              <w:pStyle w:val="XML1"/>
              <w:rPr>
                <w:del w:id="1476" w:author="aas" w:date="2013-10-14T02:06:00Z"/>
              </w:rPr>
            </w:pPr>
            <w:del w:id="1477" w:author="aas" w:date="2013-10-14T02:06:00Z">
              <w:r>
                <w:delText xml:space="preserve">            &lt;/xs:sequence&gt;</w:delText>
              </w:r>
            </w:del>
          </w:p>
          <w:p w14:paraId="2A019B8B" w14:textId="77777777" w:rsidR="00DC2CE4" w:rsidRDefault="00DC2CE4" w:rsidP="00DC2CE4">
            <w:pPr>
              <w:pStyle w:val="XML1"/>
              <w:rPr>
                <w:del w:id="1478" w:author="aas" w:date="2013-10-14T02:06:00Z"/>
              </w:rPr>
            </w:pPr>
            <w:del w:id="1479" w:author="aas" w:date="2013-10-14T02:06:00Z">
              <w:r>
                <w:delText xml:space="preserve">          &lt;/xs:complexType&gt;</w:delText>
              </w:r>
            </w:del>
          </w:p>
          <w:p w14:paraId="1AB8E570" w14:textId="77777777" w:rsidR="00DC2CE4" w:rsidRDefault="00DC2CE4" w:rsidP="00DC2CE4">
            <w:pPr>
              <w:pStyle w:val="XML1"/>
              <w:rPr>
                <w:del w:id="1480" w:author="aas" w:date="2013-10-14T02:06:00Z"/>
              </w:rPr>
            </w:pPr>
            <w:del w:id="1481" w:author="aas" w:date="2013-10-14T02:06:00Z">
              <w:r>
                <w:delText xml:space="preserve">          &lt;xs:key name="key_logical-switches_capable-switch_switch"&gt;</w:delText>
              </w:r>
            </w:del>
          </w:p>
          <w:p w14:paraId="4246A72B" w14:textId="77777777" w:rsidR="00DC2CE4" w:rsidRDefault="00DC2CE4" w:rsidP="00DC2CE4">
            <w:pPr>
              <w:pStyle w:val="XML1"/>
              <w:rPr>
                <w:del w:id="1482" w:author="aas" w:date="2013-10-14T02:06:00Z"/>
              </w:rPr>
            </w:pPr>
            <w:del w:id="1483" w:author="aas" w:date="2013-10-14T02:06:00Z">
              <w:r>
                <w:delText xml:space="preserve">            &lt;xs:selector xpath="of11-config:switch"/&gt;</w:delText>
              </w:r>
            </w:del>
          </w:p>
          <w:p w14:paraId="2B880047" w14:textId="77777777" w:rsidR="00DC2CE4" w:rsidRDefault="00DC2CE4" w:rsidP="00DC2CE4">
            <w:pPr>
              <w:pStyle w:val="XML1"/>
              <w:rPr>
                <w:del w:id="1484" w:author="aas" w:date="2013-10-14T02:06:00Z"/>
              </w:rPr>
            </w:pPr>
            <w:del w:id="1485" w:author="aas" w:date="2013-10-14T02:06:00Z">
              <w:r>
                <w:delText xml:space="preserve">            &lt;xs:field xpath="of11-config:id"/&gt;</w:delText>
              </w:r>
            </w:del>
          </w:p>
          <w:p w14:paraId="1B7F6D9A" w14:textId="77777777" w:rsidR="00DC2CE4" w:rsidRDefault="00DC2CE4" w:rsidP="00DC2CE4">
            <w:pPr>
              <w:pStyle w:val="XML1"/>
              <w:rPr>
                <w:del w:id="1486" w:author="aas" w:date="2013-10-14T02:06:00Z"/>
              </w:rPr>
            </w:pPr>
            <w:del w:id="1487" w:author="aas" w:date="2013-10-14T02:06:00Z">
              <w:r>
                <w:delText xml:space="preserve">          &lt;/xs:key&gt;</w:delText>
              </w:r>
            </w:del>
          </w:p>
          <w:p w14:paraId="029C5D34" w14:textId="77777777" w:rsidR="00DC2CE4" w:rsidRDefault="00DC2CE4" w:rsidP="00DC2CE4">
            <w:pPr>
              <w:pStyle w:val="XML1"/>
              <w:rPr>
                <w:del w:id="1488" w:author="aas" w:date="2013-10-14T02:06:00Z"/>
              </w:rPr>
            </w:pPr>
            <w:del w:id="1489" w:author="aas" w:date="2013-10-14T02:06:00Z">
              <w:r>
                <w:delText xml:space="preserve">        &lt;/xs:element&gt;</w:delText>
              </w:r>
            </w:del>
          </w:p>
          <w:p w14:paraId="43B04678" w14:textId="77777777" w:rsidR="00DC2CE4" w:rsidRDefault="00DC2CE4" w:rsidP="00DC2CE4">
            <w:pPr>
              <w:pStyle w:val="XML1"/>
              <w:rPr>
                <w:del w:id="1490" w:author="aas" w:date="2013-10-14T02:06:00Z"/>
              </w:rPr>
            </w:pPr>
            <w:del w:id="1491" w:author="aas" w:date="2013-10-14T02:06:00Z">
              <w:r>
                <w:delText xml:space="preserve">      &lt;/xs:sequence&gt;</w:delText>
              </w:r>
            </w:del>
          </w:p>
          <w:p w14:paraId="5C8C3460" w14:textId="77777777" w:rsidR="00DC2CE4" w:rsidRDefault="00DC2CE4" w:rsidP="00DC2CE4">
            <w:pPr>
              <w:pStyle w:val="XML1"/>
              <w:rPr>
                <w:del w:id="1492" w:author="aas" w:date="2013-10-14T02:06:00Z"/>
              </w:rPr>
            </w:pPr>
            <w:del w:id="1493" w:author="aas" w:date="2013-10-14T02:06:00Z">
              <w:r>
                <w:delText xml:space="preserve">    &lt;/xs:complexType&gt;</w:delText>
              </w:r>
            </w:del>
          </w:p>
          <w:p w14:paraId="09C21BFF" w14:textId="77777777" w:rsidR="00D84428" w:rsidRPr="009F1B7D" w:rsidRDefault="00DC2CE4" w:rsidP="00DC2CE4">
            <w:pPr>
              <w:pStyle w:val="XML1"/>
              <w:rPr>
                <w:del w:id="1494" w:author="aas" w:date="2013-10-14T02:06:00Z"/>
              </w:rPr>
            </w:pPr>
            <w:del w:id="1495"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96" w:name="_Toc243774056"/>
      <w:r>
        <w:t>XML Example</w:t>
      </w:r>
      <w:bookmarkEnd w:id="1496"/>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w:t>
            </w:r>
            <w:proofErr w:type="gramStart"/>
            <w:r w:rsidRPr="009F1B7D">
              <w:t>capable</w:t>
            </w:r>
            <w:proofErr w:type="gramEnd"/>
            <w:r w:rsidRPr="009F1B7D">
              <w:t>-switch&gt;</w:t>
            </w:r>
          </w:p>
          <w:p w14:paraId="33D74AB7" w14:textId="77777777" w:rsidR="001F476B" w:rsidRPr="009F1B7D" w:rsidRDefault="001F476B" w:rsidP="00011096">
            <w:pPr>
              <w:pStyle w:val="XML2"/>
            </w:pPr>
            <w:r w:rsidRPr="009F1B7D">
              <w:t>&lt;</w:t>
            </w:r>
            <w:proofErr w:type="gramStart"/>
            <w:r w:rsidRPr="009F1B7D">
              <w:t>id</w:t>
            </w:r>
            <w:proofErr w:type="gramEnd"/>
            <w:r w:rsidRPr="009F1B7D">
              <w:t>&gt;CapableSwitch0&lt;/id&gt;</w:t>
            </w:r>
          </w:p>
          <w:p w14:paraId="655A2B77" w14:textId="77777777" w:rsidR="001F476B" w:rsidRPr="009F1B7D" w:rsidRDefault="001F476B" w:rsidP="00011096">
            <w:pPr>
              <w:pStyle w:val="XML2"/>
            </w:pPr>
            <w:r w:rsidRPr="009F1B7D">
              <w:t>&lt;</w:t>
            </w:r>
            <w:proofErr w:type="gramStart"/>
            <w:r w:rsidRPr="009F1B7D">
              <w:t>configuration</w:t>
            </w:r>
            <w:proofErr w:type="gramEnd"/>
            <w:r w:rsidRPr="009F1B7D">
              <w:t>-points&gt;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w:t>
            </w:r>
            <w:proofErr w:type="gramStart"/>
            <w:r w:rsidRPr="009F1B7D">
              <w:t>resources</w:t>
            </w:r>
            <w:proofErr w:type="gramEnd"/>
            <w:r w:rsidRPr="009F1B7D">
              <w:t>&gt;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w:t>
            </w:r>
            <w:proofErr w:type="gramStart"/>
            <w:r w:rsidRPr="009F1B7D">
              <w:t>logical</w:t>
            </w:r>
            <w:proofErr w:type="gramEnd"/>
            <w:r w:rsidRPr="009F1B7D">
              <w:t>-switches&gt;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497" w:name="_Toc335146813"/>
      <w:bookmarkStart w:id="1498" w:name="_Toc335146814"/>
      <w:bookmarkStart w:id="1499" w:name="_Toc335146815"/>
      <w:bookmarkStart w:id="1500" w:name="_Toc335146816"/>
      <w:bookmarkStart w:id="1501" w:name="_Toc335146817"/>
      <w:bookmarkStart w:id="1502" w:name="_Toc335146818"/>
      <w:bookmarkStart w:id="1503" w:name="_Toc335146976"/>
      <w:bookmarkStart w:id="1504" w:name="_Toc243774057"/>
      <w:bookmarkEnd w:id="1497"/>
      <w:bookmarkEnd w:id="1498"/>
      <w:bookmarkEnd w:id="1499"/>
      <w:bookmarkEnd w:id="1500"/>
      <w:bookmarkEnd w:id="1501"/>
      <w:bookmarkEnd w:id="1502"/>
      <w:bookmarkEnd w:id="1503"/>
      <w:proofErr w:type="spellStart"/>
      <w:r>
        <w:t>OpenFlow</w:t>
      </w:r>
      <w:proofErr w:type="spellEnd"/>
      <w:r>
        <w:t xml:space="preserve"> Configuration Point</w:t>
      </w:r>
      <w:bookmarkEnd w:id="1504"/>
    </w:p>
    <w:p w14:paraId="5EA3C479" w14:textId="77777777" w:rsidR="00E366DF" w:rsidRDefault="00E366DF" w:rsidP="00E366DF">
      <w:r>
        <w:t xml:space="preserve">The Configuration Point is an entity that manages the switch using the OF-CONFIG protocol. Attributes of an </w:t>
      </w:r>
      <w:proofErr w:type="spellStart"/>
      <w:r>
        <w:t>OpenFlow</w:t>
      </w:r>
      <w:proofErr w:type="spellEnd"/>
      <w:r>
        <w:t xml:space="preserve"> Configuration Point allow the </w:t>
      </w:r>
      <w:proofErr w:type="spellStart"/>
      <w:r>
        <w:t>OpenFlow</w:t>
      </w:r>
      <w:proofErr w:type="spellEnd"/>
      <w:r>
        <w:t xml:space="preserve"> Capable Switches to identify a Configuration Point and specify which protocol is used for communication between Configuration Point and </w:t>
      </w:r>
      <w:proofErr w:type="spellStart"/>
      <w:r>
        <w:t>OpenFlow</w:t>
      </w:r>
      <w:proofErr w:type="spellEnd"/>
      <w:r>
        <w:t xml:space="preserve"> Capable Switch. </w:t>
      </w:r>
      <w:proofErr w:type="gramStart"/>
      <w:r>
        <w:t xml:space="preserve">The </w:t>
      </w:r>
      <w:proofErr w:type="spellStart"/>
      <w:r>
        <w:t>OpenFlow</w:t>
      </w:r>
      <w:proofErr w:type="spellEnd"/>
      <w:r>
        <w:t xml:space="preserve"> Capable Switch stores a list of Configuration Points that manage it or have managed it.</w:t>
      </w:r>
      <w:proofErr w:type="gramEnd"/>
      <w:r>
        <w:t xml:space="preserve"> An </w:t>
      </w:r>
      <w:proofErr w:type="spellStart"/>
      <w:r>
        <w:t>OpenFlow</w:t>
      </w:r>
      <w:proofErr w:type="spellEnd"/>
      <w:r>
        <w:t xml:space="preserve"> Configuration Point is to an </w:t>
      </w:r>
      <w:proofErr w:type="spellStart"/>
      <w:r>
        <w:t>OpenFlow</w:t>
      </w:r>
      <w:proofErr w:type="spellEnd"/>
      <w:r>
        <w:t xml:space="preserve"> Capable Switch what an </w:t>
      </w:r>
      <w:proofErr w:type="spellStart"/>
      <w:r>
        <w:t>OpenFlow</w:t>
      </w:r>
      <w:proofErr w:type="spellEnd"/>
      <w:r>
        <w:t xml:space="preserve"> Controller is to an </w:t>
      </w:r>
      <w:proofErr w:type="spellStart"/>
      <w:r>
        <w:t>OpenFlow</w:t>
      </w:r>
      <w:proofErr w:type="spellEnd"/>
      <w:r>
        <w:t xml:space="preserve"> Logical switch.</w:t>
      </w:r>
    </w:p>
    <w:p w14:paraId="4BB545D3" w14:textId="781CF0F6" w:rsidR="00E366DF" w:rsidRDefault="00E366DF" w:rsidP="00E366DF">
      <w:proofErr w:type="gramStart"/>
      <w:r>
        <w:t>Instances of the Configuration Point class are used by switches to connect to a configuration point</w:t>
      </w:r>
      <w:proofErr w:type="gramEnd"/>
      <w:r>
        <w: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05" w:name="_Toc315953989"/>
      <w:bookmarkStart w:id="1506" w:name="_Toc316542499"/>
      <w:bookmarkStart w:id="1507" w:name="_Toc243774058"/>
      <w:r w:rsidRPr="00DB42FD">
        <w:t>UML Diagram</w:t>
      </w:r>
      <w:bookmarkEnd w:id="1505"/>
      <w:bookmarkEnd w:id="1506"/>
      <w:bookmarkEnd w:id="1507"/>
    </w:p>
    <w:p w14:paraId="55724BE6" w14:textId="679254FF" w:rsidR="00A47610" w:rsidRPr="009F1B7D" w:rsidRDefault="00CA2CAF" w:rsidP="00A47610">
      <w:pPr>
        <w:keepNext/>
        <w:jc w:val="center"/>
      </w:pPr>
      <w:r>
        <w:object w:dxaOrig="3214" w:dyaOrig="2755" w14:anchorId="7EAA552B">
          <v:shape id="_x0000_i1029" type="#_x0000_t75" style="width:160pt;height:137pt" o:ole="">
            <v:imagedata r:id="rId24" o:title=""/>
          </v:shape>
          <o:OLEObject Type="Embed" ProgID="Visio.Drawing.11" ShapeID="_x0000_i1029" DrawAspect="Content" ObjectID="_1320699984" r:id="rId25"/>
        </w:object>
      </w:r>
    </w:p>
    <w:p w14:paraId="1CD6A633" w14:textId="77777777" w:rsidR="00A47610" w:rsidRPr="00CE3A81" w:rsidRDefault="00A47610" w:rsidP="00A47610">
      <w:pPr>
        <w:pStyle w:val="Caption"/>
      </w:pPr>
      <w:r w:rsidRPr="00CE3A81">
        <w:t xml:space="preserve">Figure </w:t>
      </w:r>
      <w:fldSimple w:instr=" SEQ Figure \* ARABIC ">
        <w:ins w:id="1508" w:author="Anees Shaikh" w:date="2013-10-19T23:57:00Z">
          <w:r w:rsidR="00EE43EB">
            <w:rPr>
              <w:noProof/>
            </w:rPr>
            <w:t>6</w:t>
          </w:r>
        </w:ins>
        <w:del w:id="1509" w:author="Anees Shaikh" w:date="2013-10-19T23:57:00Z">
          <w:r w:rsidRPr="00CE3A81" w:rsidDel="00EE43EB">
            <w:rPr>
              <w:noProof/>
            </w:rPr>
            <w:delText>5</w:delText>
          </w:r>
        </w:del>
      </w:fldSimple>
      <w:r w:rsidRPr="00CE3A81">
        <w:t xml:space="preserve">: Data Model Diagram for an </w:t>
      </w:r>
      <w:proofErr w:type="spellStart"/>
      <w:r w:rsidRPr="00CE3A81">
        <w:t>OpenFlow</w:t>
      </w:r>
      <w:proofErr w:type="spellEnd"/>
      <w:r w:rsidRPr="00CE3A81">
        <w:t xml:space="preserve"> Configuration Point</w:t>
      </w:r>
    </w:p>
    <w:p w14:paraId="299C4873" w14:textId="77777777" w:rsidR="00A47610" w:rsidRPr="009F1B7D" w:rsidRDefault="00A47610" w:rsidP="00BA30A0">
      <w:pPr>
        <w:pStyle w:val="Heading3"/>
        <w:rPr>
          <w:del w:id="1510" w:author="aas" w:date="2013-10-14T02:06:00Z"/>
        </w:rPr>
      </w:pPr>
      <w:bookmarkStart w:id="1511" w:name="_Toc315953990"/>
      <w:bookmarkStart w:id="1512" w:name="_Toc316542500"/>
      <w:del w:id="1513" w:author="aas" w:date="2013-10-14T02:06:00Z">
        <w:r w:rsidRPr="00DB42FD">
          <w:delText>XML Schema</w:delText>
        </w:r>
        <w:bookmarkEnd w:id="1511"/>
        <w:bookmarkEnd w:id="1512"/>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14" w:author="aas" w:date="2013-10-14T02:06:00Z"/>
        </w:trPr>
        <w:tc>
          <w:tcPr>
            <w:tcW w:w="8820" w:type="dxa"/>
            <w:shd w:val="clear" w:color="auto" w:fill="C8FCCD"/>
          </w:tcPr>
          <w:p w14:paraId="6B941A8C" w14:textId="77777777" w:rsidR="00DC2CE4" w:rsidRDefault="00DC2CE4" w:rsidP="00DC2CE4">
            <w:pPr>
              <w:pStyle w:val="XML1"/>
              <w:rPr>
                <w:del w:id="1515" w:author="aas" w:date="2013-10-14T02:06:00Z"/>
              </w:rPr>
            </w:pPr>
            <w:del w:id="1516" w:author="aas" w:date="2013-10-14T02:06:00Z">
              <w:r>
                <w:delText xml:space="preserve">  &lt;xs:group name="OFConfigurationPointType"&gt;</w:delText>
              </w:r>
            </w:del>
          </w:p>
          <w:p w14:paraId="2BCB6499" w14:textId="77777777" w:rsidR="00DC2CE4" w:rsidRDefault="00DC2CE4" w:rsidP="00DC2CE4">
            <w:pPr>
              <w:pStyle w:val="XML1"/>
              <w:rPr>
                <w:del w:id="1517" w:author="aas" w:date="2013-10-14T02:06:00Z"/>
              </w:rPr>
            </w:pPr>
            <w:del w:id="1518" w:author="aas" w:date="2013-10-14T02:06:00Z">
              <w:r>
                <w:delText xml:space="preserve">    &lt;xs:annotation&gt;</w:delText>
              </w:r>
            </w:del>
          </w:p>
          <w:p w14:paraId="34DEFF40" w14:textId="77777777" w:rsidR="00DC2CE4" w:rsidRDefault="00DC2CE4" w:rsidP="00DC2CE4">
            <w:pPr>
              <w:pStyle w:val="XML1"/>
              <w:rPr>
                <w:del w:id="1519" w:author="aas" w:date="2013-10-14T02:06:00Z"/>
              </w:rPr>
            </w:pPr>
            <w:del w:id="1520" w:author="aas" w:date="2013-10-14T02:06:00Z">
              <w:r>
                <w:delText xml:space="preserve">      &lt;xs:documentation&gt;</w:delText>
              </w:r>
            </w:del>
          </w:p>
          <w:p w14:paraId="69F30088" w14:textId="77777777" w:rsidR="00DC2CE4" w:rsidRDefault="00DC2CE4" w:rsidP="00DC2CE4">
            <w:pPr>
              <w:pStyle w:val="XML1"/>
              <w:rPr>
                <w:del w:id="1521" w:author="aas" w:date="2013-10-14T02:06:00Z"/>
              </w:rPr>
            </w:pPr>
            <w:del w:id="1522" w:author="aas" w:date="2013-10-14T02:06:00Z">
              <w:r>
                <w:delText xml:space="preserve">        Representation of an OpenFlow Configuration Point.</w:delText>
              </w:r>
            </w:del>
          </w:p>
          <w:p w14:paraId="2A6849C8" w14:textId="77777777" w:rsidR="00DC2CE4" w:rsidRDefault="00DC2CE4" w:rsidP="00DC2CE4">
            <w:pPr>
              <w:pStyle w:val="XML1"/>
              <w:rPr>
                <w:del w:id="1523" w:author="aas" w:date="2013-10-14T02:06:00Z"/>
              </w:rPr>
            </w:pPr>
            <w:del w:id="1524" w:author="aas" w:date="2013-10-14T02:06:00Z">
              <w:r>
                <w:delText xml:space="preserve">        Instances of the Configuration Point class SHOULD be stored </w:delText>
              </w:r>
            </w:del>
          </w:p>
          <w:p w14:paraId="7DE35877" w14:textId="77777777" w:rsidR="00DC2CE4" w:rsidRDefault="00DC2CE4" w:rsidP="00DC2CE4">
            <w:pPr>
              <w:pStyle w:val="XML1"/>
              <w:rPr>
                <w:del w:id="1525" w:author="aas" w:date="2013-10-14T02:06:00Z"/>
              </w:rPr>
            </w:pPr>
            <w:del w:id="1526" w:author="aas" w:date="2013-10-14T02:06:00Z">
              <w:r>
                <w:delText xml:space="preserve">        persistently across reboots of the OpenFlow Capable Switch.</w:delText>
              </w:r>
            </w:del>
          </w:p>
          <w:p w14:paraId="15C5D321" w14:textId="77777777" w:rsidR="00DC2CE4" w:rsidRDefault="00DC2CE4" w:rsidP="00DC2CE4">
            <w:pPr>
              <w:pStyle w:val="XML1"/>
              <w:rPr>
                <w:del w:id="1527" w:author="aas" w:date="2013-10-14T02:06:00Z"/>
              </w:rPr>
            </w:pPr>
            <w:del w:id="1528" w:author="aas" w:date="2013-10-14T02:06:00Z">
              <w:r>
                <w:delText xml:space="preserve">            </w:delText>
              </w:r>
            </w:del>
          </w:p>
          <w:p w14:paraId="6141633E" w14:textId="77777777" w:rsidR="00DC2CE4" w:rsidRDefault="00DC2CE4" w:rsidP="00DC2CE4">
            <w:pPr>
              <w:pStyle w:val="XML1"/>
              <w:rPr>
                <w:del w:id="1529" w:author="aas" w:date="2013-10-14T02:06:00Z"/>
              </w:rPr>
            </w:pPr>
            <w:del w:id="1530" w:author="aas" w:date="2013-10-14T02:06:00Z">
              <w:r>
                <w:delText xml:space="preserve">        When a connection is established between an OpenFlow Capable </w:delText>
              </w:r>
            </w:del>
          </w:p>
          <w:p w14:paraId="24891B97" w14:textId="77777777" w:rsidR="00DC2CE4" w:rsidRDefault="00DC2CE4" w:rsidP="00DC2CE4">
            <w:pPr>
              <w:pStyle w:val="XML1"/>
              <w:rPr>
                <w:del w:id="1531" w:author="aas" w:date="2013-10-14T02:06:00Z"/>
              </w:rPr>
            </w:pPr>
            <w:del w:id="1532" w:author="aas" w:date="2013-10-14T02:06:00Z">
              <w:r>
                <w:delText xml:space="preserve">        Switch and a Configuration Point the switch  MUST store the </w:delText>
              </w:r>
            </w:del>
          </w:p>
          <w:p w14:paraId="3AF43012" w14:textId="77777777" w:rsidR="00DC2CE4" w:rsidRDefault="00DC2CE4" w:rsidP="00DC2CE4">
            <w:pPr>
              <w:pStyle w:val="XML1"/>
              <w:rPr>
                <w:del w:id="1533" w:author="aas" w:date="2013-10-14T02:06:00Z"/>
              </w:rPr>
            </w:pPr>
            <w:del w:id="1534" w:author="aas" w:date="2013-10-14T02:06:00Z">
              <w:r>
                <w:delText xml:space="preserve">        connection information in an instance of the Configuration </w:delText>
              </w:r>
            </w:del>
          </w:p>
          <w:p w14:paraId="44E4EF91" w14:textId="77777777" w:rsidR="00DC2CE4" w:rsidRDefault="00DC2CE4" w:rsidP="00DC2CE4">
            <w:pPr>
              <w:pStyle w:val="XML1"/>
              <w:rPr>
                <w:del w:id="1535" w:author="aas" w:date="2013-10-14T02:06:00Z"/>
              </w:rPr>
            </w:pPr>
            <w:del w:id="1536" w:author="aas" w:date="2013-10-14T02:06:00Z">
              <w:r>
                <w:delText xml:space="preserve">        Point class. If such an instance does not exist, the OpenFlow</w:delText>
              </w:r>
            </w:del>
          </w:p>
          <w:p w14:paraId="1DC75D07" w14:textId="77777777" w:rsidR="00DC2CE4" w:rsidRDefault="00DC2CE4" w:rsidP="00DC2CE4">
            <w:pPr>
              <w:pStyle w:val="XML1"/>
              <w:rPr>
                <w:del w:id="1537" w:author="aas" w:date="2013-10-14T02:06:00Z"/>
              </w:rPr>
            </w:pPr>
            <w:del w:id="1538" w:author="aas" w:date="2013-10-14T02:06:00Z">
              <w:r>
                <w:delText xml:space="preserve">        Capable Switch MUST create an instance where it then stores </w:delText>
              </w:r>
            </w:del>
          </w:p>
          <w:p w14:paraId="044896BC" w14:textId="77777777" w:rsidR="00DC2CE4" w:rsidRDefault="00DC2CE4" w:rsidP="00DC2CE4">
            <w:pPr>
              <w:pStyle w:val="XML1"/>
              <w:rPr>
                <w:del w:id="1539" w:author="aas" w:date="2013-10-14T02:06:00Z"/>
              </w:rPr>
            </w:pPr>
            <w:del w:id="1540" w:author="aas" w:date="2013-10-14T02:06:00Z">
              <w:r>
                <w:delText xml:space="preserve">        the connection information.</w:delText>
              </w:r>
            </w:del>
          </w:p>
          <w:p w14:paraId="6FCB5ED2" w14:textId="77777777" w:rsidR="00DC2CE4" w:rsidRDefault="00DC2CE4" w:rsidP="00DC2CE4">
            <w:pPr>
              <w:pStyle w:val="XML1"/>
              <w:rPr>
                <w:del w:id="1541" w:author="aas" w:date="2013-10-14T02:06:00Z"/>
              </w:rPr>
            </w:pPr>
            <w:del w:id="1542" w:author="aas" w:date="2013-10-14T02:06:00Z">
              <w:r>
                <w:delText xml:space="preserve">            </w:delText>
              </w:r>
            </w:del>
          </w:p>
          <w:p w14:paraId="680184CA" w14:textId="77777777" w:rsidR="00DC2CE4" w:rsidRDefault="00DC2CE4" w:rsidP="00DC2CE4">
            <w:pPr>
              <w:pStyle w:val="XML1"/>
              <w:rPr>
                <w:del w:id="1543" w:author="aas" w:date="2013-10-14T02:06:00Z"/>
              </w:rPr>
            </w:pPr>
            <w:del w:id="1544" w:author="aas" w:date="2013-10-14T02:06:00Z">
              <w:r>
                <w:delText xml:space="preserve">        An OpenFlow Capable Switch that cannot initiate a connection </w:delText>
              </w:r>
            </w:del>
          </w:p>
          <w:p w14:paraId="1D5025CE" w14:textId="77777777" w:rsidR="00DC2CE4" w:rsidRDefault="00DC2CE4" w:rsidP="00DC2CE4">
            <w:pPr>
              <w:pStyle w:val="XML1"/>
              <w:rPr>
                <w:del w:id="1545" w:author="aas" w:date="2013-10-14T02:06:00Z"/>
              </w:rPr>
            </w:pPr>
            <w:del w:id="1546" w:author="aas" w:date="2013-10-14T02:06:00Z">
              <w:r>
                <w:delText xml:space="preserve">        to a configuration point does not have to implement the </w:delText>
              </w:r>
            </w:del>
          </w:p>
          <w:p w14:paraId="26C7234F" w14:textId="77777777" w:rsidR="00DC2CE4" w:rsidRDefault="00DC2CE4" w:rsidP="00DC2CE4">
            <w:pPr>
              <w:pStyle w:val="XML1"/>
              <w:rPr>
                <w:del w:id="1547" w:author="aas" w:date="2013-10-14T02:06:00Z"/>
              </w:rPr>
            </w:pPr>
            <w:del w:id="1548" w:author="aas" w:date="2013-10-14T02:06:00Z">
              <w:r>
                <w:delText xml:space="preserve">        Configuration Point class. It SHOULD block attempts to write</w:delText>
              </w:r>
            </w:del>
          </w:p>
          <w:p w14:paraId="40A24E83" w14:textId="77777777" w:rsidR="00DC2CE4" w:rsidRDefault="00DC2CE4" w:rsidP="00DC2CE4">
            <w:pPr>
              <w:pStyle w:val="XML1"/>
              <w:rPr>
                <w:del w:id="1549" w:author="aas" w:date="2013-10-14T02:06:00Z"/>
              </w:rPr>
            </w:pPr>
            <w:del w:id="1550" w:author="aas" w:date="2013-10-14T02:06:00Z">
              <w:r>
                <w:delText xml:space="preserve">        to instances of the Configuration Point class with NETCONF </w:delText>
              </w:r>
            </w:del>
          </w:p>
          <w:p w14:paraId="2DAAD600" w14:textId="77777777" w:rsidR="00DC2CE4" w:rsidRDefault="00DC2CE4" w:rsidP="00DC2CE4">
            <w:pPr>
              <w:pStyle w:val="XML1"/>
              <w:rPr>
                <w:del w:id="1551" w:author="aas" w:date="2013-10-14T02:06:00Z"/>
              </w:rPr>
            </w:pPr>
            <w:del w:id="1552" w:author="aas" w:date="2013-10-14T02:06:00Z">
              <w:r>
                <w:delText xml:space="preserve">        &amp;lt;edit-config&amp;gt; operations.</w:delText>
              </w:r>
            </w:del>
          </w:p>
          <w:p w14:paraId="0DE092BF" w14:textId="77777777" w:rsidR="00DC2CE4" w:rsidRDefault="00DC2CE4" w:rsidP="00DC2CE4">
            <w:pPr>
              <w:pStyle w:val="XML1"/>
              <w:rPr>
                <w:del w:id="1553" w:author="aas" w:date="2013-10-14T02:06:00Z"/>
              </w:rPr>
            </w:pPr>
          </w:p>
          <w:p w14:paraId="7B6A6D91" w14:textId="77777777" w:rsidR="00DC2CE4" w:rsidRDefault="00DC2CE4" w:rsidP="00DC2CE4">
            <w:pPr>
              <w:pStyle w:val="XML1"/>
              <w:rPr>
                <w:del w:id="1554" w:author="aas" w:date="2013-10-14T02:06:00Z"/>
              </w:rPr>
            </w:pPr>
            <w:del w:id="1555" w:author="aas" w:date="2013-10-14T02:06:00Z">
              <w:r>
                <w:delText xml:space="preserve">        NETCONF &amp;lt;edit-config&amp;gt; operations MUST be implemented as </w:delText>
              </w:r>
            </w:del>
          </w:p>
          <w:p w14:paraId="3CFA5F1E" w14:textId="77777777" w:rsidR="00DC2CE4" w:rsidRDefault="00DC2CE4" w:rsidP="00DC2CE4">
            <w:pPr>
              <w:pStyle w:val="XML1"/>
              <w:rPr>
                <w:del w:id="1556" w:author="aas" w:date="2013-10-14T02:06:00Z"/>
              </w:rPr>
            </w:pPr>
            <w:del w:id="1557" w:author="aas" w:date="2013-10-14T02:06:00Z">
              <w:r>
                <w:delText xml:space="preserve">        follows: </w:delText>
              </w:r>
            </w:del>
          </w:p>
          <w:p w14:paraId="6C1FDD15" w14:textId="77777777" w:rsidR="00DC2CE4" w:rsidRDefault="00DC2CE4" w:rsidP="00DC2CE4">
            <w:pPr>
              <w:pStyle w:val="XML1"/>
              <w:rPr>
                <w:del w:id="1558" w:author="aas" w:date="2013-10-14T02:06:00Z"/>
              </w:rPr>
            </w:pPr>
          </w:p>
          <w:p w14:paraId="1D717102" w14:textId="77777777" w:rsidR="00DC2CE4" w:rsidRDefault="00DC2CE4" w:rsidP="00DC2CE4">
            <w:pPr>
              <w:pStyle w:val="XML1"/>
              <w:rPr>
                <w:del w:id="1559" w:author="aas" w:date="2013-10-14T02:06:00Z"/>
              </w:rPr>
            </w:pPr>
            <w:del w:id="1560" w:author="aas" w:date="2013-10-14T02:06:00Z">
              <w:r>
                <w:delText xml:space="preserve">        * The 'id' element MUST be present at all &amp;lt;edit-config&amp;gt;</w:delText>
              </w:r>
            </w:del>
          </w:p>
          <w:p w14:paraId="24090F4D" w14:textId="77777777" w:rsidR="00DC2CE4" w:rsidRDefault="00DC2CE4" w:rsidP="00DC2CE4">
            <w:pPr>
              <w:pStyle w:val="XML1"/>
              <w:rPr>
                <w:del w:id="1561" w:author="aas" w:date="2013-10-14T02:06:00Z"/>
              </w:rPr>
            </w:pPr>
            <w:del w:id="1562" w:author="aas" w:date="2013-10-14T02:06:00Z">
              <w:r>
                <w:delText xml:space="preserve">        operations to identify the configuration point.</w:delText>
              </w:r>
            </w:del>
          </w:p>
          <w:p w14:paraId="0A9CD1F2" w14:textId="77777777" w:rsidR="00DC2CE4" w:rsidRDefault="00DC2CE4" w:rsidP="00DC2CE4">
            <w:pPr>
              <w:pStyle w:val="XML1"/>
              <w:rPr>
                <w:del w:id="1563" w:author="aas" w:date="2013-10-14T02:06:00Z"/>
              </w:rPr>
            </w:pPr>
            <w:del w:id="1564" w:author="aas" w:date="2013-10-14T02:06:00Z">
              <w:r>
                <w:delText xml:space="preserve">        * If the operation is 'merge' or 'replace', the element is</w:delText>
              </w:r>
            </w:del>
          </w:p>
          <w:p w14:paraId="3D2EE3A4" w14:textId="77777777" w:rsidR="00DC2CE4" w:rsidRDefault="00DC2CE4" w:rsidP="00DC2CE4">
            <w:pPr>
              <w:pStyle w:val="XML1"/>
              <w:rPr>
                <w:del w:id="1565" w:author="aas" w:date="2013-10-14T02:06:00Z"/>
              </w:rPr>
            </w:pPr>
            <w:del w:id="1566" w:author="aas" w:date="2013-10-14T02:06:00Z">
              <w:r>
                <w:delText xml:space="preserve">        created if it does not exist, and its value is set to the</w:delText>
              </w:r>
            </w:del>
          </w:p>
          <w:p w14:paraId="4ADFE34B" w14:textId="77777777" w:rsidR="00DC2CE4" w:rsidRDefault="00DC2CE4" w:rsidP="00DC2CE4">
            <w:pPr>
              <w:pStyle w:val="XML1"/>
              <w:rPr>
                <w:del w:id="1567" w:author="aas" w:date="2013-10-14T02:06:00Z"/>
              </w:rPr>
            </w:pPr>
            <w:del w:id="1568" w:author="aas" w:date="2013-10-14T02:06:00Z">
              <w:r>
                <w:delText xml:space="preserve">        value found in the XML RPC data.</w:delText>
              </w:r>
            </w:del>
          </w:p>
          <w:p w14:paraId="0A1F907D" w14:textId="77777777" w:rsidR="00DC2CE4" w:rsidRDefault="00DC2CE4" w:rsidP="00DC2CE4">
            <w:pPr>
              <w:pStyle w:val="XML1"/>
              <w:rPr>
                <w:del w:id="1569" w:author="aas" w:date="2013-10-14T02:06:00Z"/>
              </w:rPr>
            </w:pPr>
            <w:del w:id="1570" w:author="aas" w:date="2013-10-14T02:06:00Z">
              <w:r>
                <w:delText xml:space="preserve">        * If the operation is 'create', the element is created if it</w:delText>
              </w:r>
            </w:del>
          </w:p>
          <w:p w14:paraId="77F6AF86" w14:textId="77777777" w:rsidR="00DC2CE4" w:rsidRDefault="00DC2CE4" w:rsidP="00DC2CE4">
            <w:pPr>
              <w:pStyle w:val="XML1"/>
              <w:rPr>
                <w:del w:id="1571" w:author="aas" w:date="2013-10-14T02:06:00Z"/>
              </w:rPr>
            </w:pPr>
            <w:del w:id="1572" w:author="aas" w:date="2013-10-14T02:06:00Z">
              <w:r>
                <w:delText xml:space="preserve">        does not exist. If the element already exists, a</w:delText>
              </w:r>
            </w:del>
          </w:p>
          <w:p w14:paraId="4DB896A6" w14:textId="77777777" w:rsidR="00DC2CE4" w:rsidRDefault="00DC2CE4" w:rsidP="00DC2CE4">
            <w:pPr>
              <w:pStyle w:val="XML1"/>
              <w:rPr>
                <w:del w:id="1573" w:author="aas" w:date="2013-10-14T02:06:00Z"/>
              </w:rPr>
            </w:pPr>
            <w:del w:id="1574"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75" w:author="aas" w:date="2013-10-14T02:06:00Z"/>
              </w:rPr>
            </w:pPr>
            <w:del w:id="1576" w:author="aas" w:date="2013-10-14T02:06:00Z">
              <w:r>
                <w:delText xml:space="preserve">        * If the operation is 'delete', the element is deleted if it</w:delText>
              </w:r>
            </w:del>
          </w:p>
          <w:p w14:paraId="481FF456" w14:textId="77777777" w:rsidR="00DC2CE4" w:rsidRDefault="00DC2CE4" w:rsidP="00DC2CE4">
            <w:pPr>
              <w:pStyle w:val="XML1"/>
              <w:rPr>
                <w:del w:id="1577" w:author="aas" w:date="2013-10-14T02:06:00Z"/>
              </w:rPr>
            </w:pPr>
            <w:del w:id="157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79" w:author="aas" w:date="2013-10-14T02:06:00Z"/>
              </w:rPr>
            </w:pPr>
            <w:del w:id="1580" w:author="aas" w:date="2013-10-14T02:06:00Z">
              <w:r>
                <w:delText xml:space="preserve">        error is returned.</w:delText>
              </w:r>
            </w:del>
          </w:p>
          <w:p w14:paraId="0BAC1D8B" w14:textId="77777777" w:rsidR="00DC2CE4" w:rsidRDefault="00DC2CE4" w:rsidP="00DC2CE4">
            <w:pPr>
              <w:pStyle w:val="XML1"/>
              <w:rPr>
                <w:del w:id="1581" w:author="aas" w:date="2013-10-14T02:06:00Z"/>
              </w:rPr>
            </w:pPr>
            <w:del w:id="1582" w:author="aas" w:date="2013-10-14T02:06:00Z">
              <w:r>
                <w:delText xml:space="preserve">      &lt;/xs:documentation&gt;</w:delText>
              </w:r>
            </w:del>
          </w:p>
          <w:p w14:paraId="64F6141E" w14:textId="77777777" w:rsidR="00DC2CE4" w:rsidRDefault="00DC2CE4" w:rsidP="00DC2CE4">
            <w:pPr>
              <w:pStyle w:val="XML1"/>
              <w:rPr>
                <w:del w:id="1583" w:author="aas" w:date="2013-10-14T02:06:00Z"/>
              </w:rPr>
            </w:pPr>
            <w:del w:id="1584" w:author="aas" w:date="2013-10-14T02:06:00Z">
              <w:r>
                <w:delText xml:space="preserve">    &lt;/xs:annotation&gt;</w:delText>
              </w:r>
            </w:del>
          </w:p>
          <w:p w14:paraId="4F6EACB2" w14:textId="77777777" w:rsidR="00DC2CE4" w:rsidRDefault="00DC2CE4" w:rsidP="00DC2CE4">
            <w:pPr>
              <w:pStyle w:val="XML1"/>
              <w:rPr>
                <w:del w:id="1585" w:author="aas" w:date="2013-10-14T02:06:00Z"/>
              </w:rPr>
            </w:pPr>
          </w:p>
          <w:p w14:paraId="63E414C9" w14:textId="77777777" w:rsidR="00DC2CE4" w:rsidRDefault="00DC2CE4" w:rsidP="00DC2CE4">
            <w:pPr>
              <w:pStyle w:val="XML1"/>
              <w:rPr>
                <w:del w:id="1586" w:author="aas" w:date="2013-10-14T02:06:00Z"/>
              </w:rPr>
            </w:pPr>
            <w:del w:id="1587" w:author="aas" w:date="2013-10-14T02:06:00Z">
              <w:r>
                <w:delText xml:space="preserve">    &lt;xs:sequence&gt;</w:delText>
              </w:r>
            </w:del>
          </w:p>
          <w:p w14:paraId="3FFE40FB" w14:textId="77777777" w:rsidR="00DC2CE4" w:rsidRDefault="00DC2CE4" w:rsidP="00DC2CE4">
            <w:pPr>
              <w:pStyle w:val="XML1"/>
              <w:rPr>
                <w:del w:id="1588" w:author="aas" w:date="2013-10-14T02:06:00Z"/>
              </w:rPr>
            </w:pPr>
            <w:del w:id="1589" w:author="aas" w:date="2013-10-14T02:06:00Z">
              <w:r>
                <w:delText xml:space="preserve">      &lt;xs:element name="id"  type="OFConfigId"&gt;</w:delText>
              </w:r>
            </w:del>
          </w:p>
          <w:p w14:paraId="180FAE7C" w14:textId="77777777" w:rsidR="00DC2CE4" w:rsidRDefault="00DC2CE4" w:rsidP="00DC2CE4">
            <w:pPr>
              <w:pStyle w:val="XML1"/>
              <w:rPr>
                <w:del w:id="1590" w:author="aas" w:date="2013-10-14T02:06:00Z"/>
              </w:rPr>
            </w:pPr>
            <w:del w:id="1591" w:author="aas" w:date="2013-10-14T02:06:00Z">
              <w:r>
                <w:delText xml:space="preserve">        &lt;xs:annotation&gt;</w:delText>
              </w:r>
            </w:del>
          </w:p>
          <w:p w14:paraId="2CA58199" w14:textId="77777777" w:rsidR="00DC2CE4" w:rsidRDefault="00DC2CE4" w:rsidP="00DC2CE4">
            <w:pPr>
              <w:pStyle w:val="XML1"/>
              <w:rPr>
                <w:del w:id="1592" w:author="aas" w:date="2013-10-14T02:06:00Z"/>
              </w:rPr>
            </w:pPr>
            <w:del w:id="1593" w:author="aas" w:date="2013-10-14T02:06:00Z">
              <w:r>
                <w:delText xml:space="preserve">          &lt;xs:documentation&gt;</w:delText>
              </w:r>
            </w:del>
          </w:p>
          <w:p w14:paraId="6469870C" w14:textId="77777777" w:rsidR="00DC2CE4" w:rsidRDefault="00DC2CE4" w:rsidP="00DC2CE4">
            <w:pPr>
              <w:pStyle w:val="XML1"/>
              <w:rPr>
                <w:del w:id="1594" w:author="aas" w:date="2013-10-14T02:06:00Z"/>
              </w:rPr>
            </w:pPr>
            <w:del w:id="1595" w:author="aas" w:date="2013-10-14T02:06:00Z">
              <w:r>
                <w:delText xml:space="preserve">            A unique but locally arbitrary identifier that</w:delText>
              </w:r>
            </w:del>
          </w:p>
          <w:p w14:paraId="3F6EC79A" w14:textId="77777777" w:rsidR="00DC2CE4" w:rsidRDefault="00DC2CE4" w:rsidP="00DC2CE4">
            <w:pPr>
              <w:pStyle w:val="XML1"/>
              <w:rPr>
                <w:del w:id="1596" w:author="aas" w:date="2013-10-14T02:06:00Z"/>
              </w:rPr>
            </w:pPr>
            <w:del w:id="1597" w:author="aas" w:date="2013-10-14T02:06:00Z">
              <w:r>
                <w:delText xml:space="preserve">            identifies a Configuration Point within the context of an </w:delText>
              </w:r>
            </w:del>
          </w:p>
          <w:p w14:paraId="17EC3C89" w14:textId="77777777" w:rsidR="00DC2CE4" w:rsidRDefault="00DC2CE4" w:rsidP="00DC2CE4">
            <w:pPr>
              <w:pStyle w:val="XML1"/>
              <w:rPr>
                <w:del w:id="1598" w:author="aas" w:date="2013-10-14T02:06:00Z"/>
              </w:rPr>
            </w:pPr>
            <w:del w:id="1599" w:author="aas" w:date="2013-10-14T02:06:00Z">
              <w:r>
                <w:delText xml:space="preserve">            OpenFlow Capable Switch.</w:delText>
              </w:r>
            </w:del>
          </w:p>
          <w:p w14:paraId="5CDB0239" w14:textId="77777777" w:rsidR="00DC2CE4" w:rsidRDefault="00DC2CE4" w:rsidP="00DC2CE4">
            <w:pPr>
              <w:pStyle w:val="XML1"/>
              <w:rPr>
                <w:del w:id="1600" w:author="aas" w:date="2013-10-14T02:06:00Z"/>
              </w:rPr>
            </w:pPr>
          </w:p>
          <w:p w14:paraId="58F13639" w14:textId="77777777" w:rsidR="00DC2CE4" w:rsidRDefault="00DC2CE4" w:rsidP="00DC2CE4">
            <w:pPr>
              <w:pStyle w:val="XML1"/>
              <w:rPr>
                <w:del w:id="1601" w:author="aas" w:date="2013-10-14T02:06:00Z"/>
              </w:rPr>
            </w:pPr>
            <w:del w:id="1602" w:author="aas" w:date="2013-10-14T02:06:00Z">
              <w:r>
                <w:delText xml:space="preserve">            This element MUST be present to identify the configuration</w:delText>
              </w:r>
            </w:del>
          </w:p>
          <w:p w14:paraId="38BA09AA" w14:textId="77777777" w:rsidR="00DC2CE4" w:rsidRDefault="00DC2CE4" w:rsidP="00DC2CE4">
            <w:pPr>
              <w:pStyle w:val="XML1"/>
              <w:rPr>
                <w:del w:id="1603" w:author="aas" w:date="2013-10-14T02:06:00Z"/>
              </w:rPr>
            </w:pPr>
            <w:del w:id="1604" w:author="aas" w:date="2013-10-14T02:06:00Z">
              <w:r>
                <w:delText xml:space="preserve">            point.</w:delText>
              </w:r>
            </w:del>
          </w:p>
          <w:p w14:paraId="54119A3F" w14:textId="77777777" w:rsidR="00DC2CE4" w:rsidRDefault="00DC2CE4" w:rsidP="00DC2CE4">
            <w:pPr>
              <w:pStyle w:val="XML1"/>
              <w:rPr>
                <w:del w:id="1605" w:author="aas" w:date="2013-10-14T02:06:00Z"/>
              </w:rPr>
            </w:pPr>
            <w:del w:id="1606" w:author="aas" w:date="2013-10-14T02:06:00Z">
              <w:r>
                <w:delText xml:space="preserve">          &lt;/xs:documentation&gt;</w:delText>
              </w:r>
            </w:del>
          </w:p>
          <w:p w14:paraId="42573469" w14:textId="77777777" w:rsidR="00DC2CE4" w:rsidRDefault="00DC2CE4" w:rsidP="00DC2CE4">
            <w:pPr>
              <w:pStyle w:val="XML1"/>
              <w:rPr>
                <w:del w:id="1607" w:author="aas" w:date="2013-10-14T02:06:00Z"/>
              </w:rPr>
            </w:pPr>
            <w:del w:id="1608" w:author="aas" w:date="2013-10-14T02:06:00Z">
              <w:r>
                <w:delText xml:space="preserve">        &lt;/xs:annotation&gt;</w:delText>
              </w:r>
            </w:del>
          </w:p>
          <w:p w14:paraId="26826B99" w14:textId="77777777" w:rsidR="00DC2CE4" w:rsidRDefault="00DC2CE4" w:rsidP="00DC2CE4">
            <w:pPr>
              <w:pStyle w:val="XML1"/>
              <w:rPr>
                <w:del w:id="1609" w:author="aas" w:date="2013-10-14T02:06:00Z"/>
              </w:rPr>
            </w:pPr>
            <w:del w:id="1610" w:author="aas" w:date="2013-10-14T02:06:00Z">
              <w:r>
                <w:delText xml:space="preserve">      &lt;/xs:element&gt;</w:delText>
              </w:r>
            </w:del>
          </w:p>
          <w:p w14:paraId="7466A30C" w14:textId="77777777" w:rsidR="00DC2CE4" w:rsidRDefault="00DC2CE4" w:rsidP="00DC2CE4">
            <w:pPr>
              <w:pStyle w:val="XML1"/>
              <w:rPr>
                <w:del w:id="1611" w:author="aas" w:date="2013-10-14T02:06:00Z"/>
              </w:rPr>
            </w:pPr>
            <w:del w:id="1612" w:author="aas" w:date="2013-10-14T02:06:00Z">
              <w:r>
                <w:delText xml:space="preserve">      &lt;xs:element name="uri"  type="inet:uri"&gt;</w:delText>
              </w:r>
            </w:del>
          </w:p>
          <w:p w14:paraId="2089F4BA" w14:textId="77777777" w:rsidR="00DC2CE4" w:rsidRDefault="00DC2CE4" w:rsidP="00DC2CE4">
            <w:pPr>
              <w:pStyle w:val="XML1"/>
              <w:rPr>
                <w:del w:id="1613" w:author="aas" w:date="2013-10-14T02:06:00Z"/>
              </w:rPr>
            </w:pPr>
            <w:del w:id="1614" w:author="aas" w:date="2013-10-14T02:06:00Z">
              <w:r>
                <w:delText xml:space="preserve">        &lt;xs:annotation&gt;</w:delText>
              </w:r>
            </w:del>
          </w:p>
          <w:p w14:paraId="677E56AA" w14:textId="77777777" w:rsidR="00DC2CE4" w:rsidRDefault="00DC2CE4" w:rsidP="00DC2CE4">
            <w:pPr>
              <w:pStyle w:val="XML1"/>
              <w:rPr>
                <w:del w:id="1615" w:author="aas" w:date="2013-10-14T02:06:00Z"/>
              </w:rPr>
            </w:pPr>
            <w:del w:id="1616" w:author="aas" w:date="2013-10-14T02:06:00Z">
              <w:r>
                <w:delText xml:space="preserve">          &lt;xs:documentation&gt;</w:delText>
              </w:r>
            </w:del>
          </w:p>
          <w:p w14:paraId="74CFA274" w14:textId="77777777" w:rsidR="00DC2CE4" w:rsidRDefault="00DC2CE4" w:rsidP="00DC2CE4">
            <w:pPr>
              <w:pStyle w:val="XML1"/>
              <w:rPr>
                <w:del w:id="1617" w:author="aas" w:date="2013-10-14T02:06:00Z"/>
              </w:rPr>
            </w:pPr>
            <w:del w:id="1618" w:author="aas" w:date="2013-10-14T02:06:00Z">
              <w:r>
                <w:delText xml:space="preserve">            A locator of the Configuration Point.  It </w:delText>
              </w:r>
            </w:del>
          </w:p>
          <w:p w14:paraId="5C982F27" w14:textId="77777777" w:rsidR="00DC2CE4" w:rsidRDefault="00DC2CE4" w:rsidP="00DC2CE4">
            <w:pPr>
              <w:pStyle w:val="XML1"/>
              <w:rPr>
                <w:del w:id="1619" w:author="aas" w:date="2013-10-14T02:06:00Z"/>
              </w:rPr>
            </w:pPr>
            <w:del w:id="1620" w:author="aas" w:date="2013-10-14T02:06:00Z">
              <w:r>
                <w:delText xml:space="preserve">            identifies the location of the Configuration Point as a </w:delText>
              </w:r>
            </w:del>
          </w:p>
          <w:p w14:paraId="5555E47A" w14:textId="77777777" w:rsidR="00DC2CE4" w:rsidRDefault="00DC2CE4" w:rsidP="00DC2CE4">
            <w:pPr>
              <w:pStyle w:val="XML1"/>
              <w:rPr>
                <w:del w:id="1621" w:author="aas" w:date="2013-10-14T02:06:00Z"/>
              </w:rPr>
            </w:pPr>
            <w:del w:id="1622" w:author="aas" w:date="2013-10-14T02:06:00Z">
              <w:r>
                <w:delText xml:space="preserve">            service resource and MUST include all information necessary</w:delText>
              </w:r>
            </w:del>
          </w:p>
          <w:p w14:paraId="5B2AF915" w14:textId="77777777" w:rsidR="00DC2CE4" w:rsidRDefault="00DC2CE4" w:rsidP="00DC2CE4">
            <w:pPr>
              <w:pStyle w:val="XML1"/>
              <w:rPr>
                <w:del w:id="1623" w:author="aas" w:date="2013-10-14T02:06:00Z"/>
              </w:rPr>
            </w:pPr>
            <w:del w:id="1624" w:author="aas" w:date="2013-10-14T02:06:00Z">
              <w:r>
                <w:delText xml:space="preserve">            for the OpenFlow Capable Switch to connect to the </w:delText>
              </w:r>
            </w:del>
          </w:p>
          <w:p w14:paraId="1AA26F86" w14:textId="77777777" w:rsidR="00DC2CE4" w:rsidRDefault="00DC2CE4" w:rsidP="00DC2CE4">
            <w:pPr>
              <w:pStyle w:val="XML1"/>
              <w:rPr>
                <w:del w:id="1625" w:author="aas" w:date="2013-10-14T02:06:00Z"/>
              </w:rPr>
            </w:pPr>
            <w:del w:id="1626" w:author="aas" w:date="2013-10-14T02:06:00Z">
              <w:r>
                <w:delText xml:space="preserve">            Configuration Point or re-connect to it should it become </w:delText>
              </w:r>
            </w:del>
          </w:p>
          <w:p w14:paraId="649D39CD" w14:textId="77777777" w:rsidR="00DC2CE4" w:rsidRDefault="00DC2CE4" w:rsidP="00DC2CE4">
            <w:pPr>
              <w:pStyle w:val="XML1"/>
              <w:rPr>
                <w:del w:id="1627" w:author="aas" w:date="2013-10-14T02:06:00Z"/>
              </w:rPr>
            </w:pPr>
            <w:del w:id="1628" w:author="aas" w:date="2013-10-14T02:06:00Z">
              <w:r>
                <w:delText xml:space="preserve">            disconnected.  Such information MAY include, for example, </w:delText>
              </w:r>
            </w:del>
          </w:p>
          <w:p w14:paraId="7EBF4A4E" w14:textId="77777777" w:rsidR="00DC2CE4" w:rsidRDefault="00DC2CE4" w:rsidP="00DC2CE4">
            <w:pPr>
              <w:pStyle w:val="XML1"/>
              <w:rPr>
                <w:del w:id="1629" w:author="aas" w:date="2013-10-14T02:06:00Z"/>
              </w:rPr>
            </w:pPr>
            <w:del w:id="1630" w:author="aas" w:date="2013-10-14T02:06:00Z">
              <w:r>
                <w:delText xml:space="preserve">            protocol, fully qualified domain name, IP address, port </w:delText>
              </w:r>
            </w:del>
          </w:p>
          <w:p w14:paraId="0B929491" w14:textId="77777777" w:rsidR="00DC2CE4" w:rsidRDefault="00DC2CE4" w:rsidP="00DC2CE4">
            <w:pPr>
              <w:pStyle w:val="XML1"/>
              <w:rPr>
                <w:del w:id="1631" w:author="aas" w:date="2013-10-14T02:06:00Z"/>
              </w:rPr>
            </w:pPr>
            <w:del w:id="1632" w:author="aas" w:date="2013-10-14T02:06:00Z">
              <w:r>
                <w:delText xml:space="preserve">            number, etc.</w:delText>
              </w:r>
            </w:del>
          </w:p>
          <w:p w14:paraId="115A2677" w14:textId="77777777" w:rsidR="00DC2CE4" w:rsidRDefault="00DC2CE4" w:rsidP="00DC2CE4">
            <w:pPr>
              <w:pStyle w:val="XML1"/>
              <w:rPr>
                <w:del w:id="1633" w:author="aas" w:date="2013-10-14T02:06:00Z"/>
              </w:rPr>
            </w:pPr>
          </w:p>
          <w:p w14:paraId="4A826804" w14:textId="77777777" w:rsidR="00DC2CE4" w:rsidRDefault="00DC2CE4" w:rsidP="00DC2CE4">
            <w:pPr>
              <w:pStyle w:val="XML1"/>
              <w:rPr>
                <w:del w:id="1634" w:author="aas" w:date="2013-10-14T02:06:00Z"/>
              </w:rPr>
            </w:pPr>
            <w:del w:id="1635" w:author="aas" w:date="2013-10-14T02:06:00Z">
              <w:r>
                <w:delText xml:space="preserve">            This element MUST be present in the NETCONF data store.</w:delText>
              </w:r>
            </w:del>
          </w:p>
          <w:p w14:paraId="07DD318E" w14:textId="77777777" w:rsidR="00DC2CE4" w:rsidRDefault="00DC2CE4" w:rsidP="00DC2CE4">
            <w:pPr>
              <w:pStyle w:val="XML1"/>
              <w:rPr>
                <w:del w:id="1636" w:author="aas" w:date="2013-10-14T02:06:00Z"/>
              </w:rPr>
            </w:pPr>
            <w:del w:id="1637" w:author="aas" w:date="2013-10-14T02:06:00Z">
              <w:r>
                <w:delText xml:space="preserve">            If this element is not present in a NETCONF &amp;lt;edit-config&amp;gt;</w:delText>
              </w:r>
            </w:del>
          </w:p>
          <w:p w14:paraId="4BC2CEBB" w14:textId="77777777" w:rsidR="00DC2CE4" w:rsidRDefault="00DC2CE4" w:rsidP="00DC2CE4">
            <w:pPr>
              <w:pStyle w:val="XML1"/>
              <w:rPr>
                <w:del w:id="1638" w:author="aas" w:date="2013-10-14T02:06:00Z"/>
              </w:rPr>
            </w:pPr>
            <w:del w:id="1639" w:author="aas" w:date="2013-10-14T02:06:00Z">
              <w:r>
                <w:delText xml:space="preserve">            operation 'create', 'merge' or 'replace' and the parent</w:delText>
              </w:r>
            </w:del>
          </w:p>
          <w:p w14:paraId="0B81B3FA" w14:textId="77777777" w:rsidR="00DC2CE4" w:rsidRDefault="00DC2CE4" w:rsidP="00DC2CE4">
            <w:pPr>
              <w:pStyle w:val="XML1"/>
              <w:rPr>
                <w:del w:id="1640" w:author="aas" w:date="2013-10-14T02:06:00Z"/>
              </w:rPr>
            </w:pPr>
            <w:del w:id="1641" w:author="aas" w:date="2013-10-14T02:06:00Z">
              <w:r>
                <w:delText xml:space="preserve">            element does not exist, a 'data-missing' error is</w:delText>
              </w:r>
            </w:del>
          </w:p>
          <w:p w14:paraId="09E241B5" w14:textId="77777777" w:rsidR="00DC2CE4" w:rsidRDefault="00DC2CE4" w:rsidP="00DC2CE4">
            <w:pPr>
              <w:pStyle w:val="XML1"/>
              <w:rPr>
                <w:del w:id="1642" w:author="aas" w:date="2013-10-14T02:06:00Z"/>
              </w:rPr>
            </w:pPr>
            <w:del w:id="1643" w:author="aas" w:date="2013-10-14T02:06:00Z">
              <w:r>
                <w:delText xml:space="preserve">            returned.</w:delText>
              </w:r>
            </w:del>
          </w:p>
          <w:p w14:paraId="47FF85F5" w14:textId="77777777" w:rsidR="00DC2CE4" w:rsidRDefault="00DC2CE4" w:rsidP="00DC2CE4">
            <w:pPr>
              <w:pStyle w:val="XML1"/>
              <w:rPr>
                <w:del w:id="1644" w:author="aas" w:date="2013-10-14T02:06:00Z"/>
              </w:rPr>
            </w:pPr>
            <w:del w:id="1645" w:author="aas" w:date="2013-10-14T02:06:00Z">
              <w:r>
                <w:delText xml:space="preserve">          &lt;/xs:documentation&gt;</w:delText>
              </w:r>
            </w:del>
          </w:p>
          <w:p w14:paraId="30C2F39A" w14:textId="77777777" w:rsidR="00DC2CE4" w:rsidRDefault="00DC2CE4" w:rsidP="00DC2CE4">
            <w:pPr>
              <w:pStyle w:val="XML1"/>
              <w:rPr>
                <w:del w:id="1646" w:author="aas" w:date="2013-10-14T02:06:00Z"/>
              </w:rPr>
            </w:pPr>
            <w:del w:id="1647" w:author="aas" w:date="2013-10-14T02:06:00Z">
              <w:r>
                <w:delText xml:space="preserve">        &lt;/xs:annotation&gt;</w:delText>
              </w:r>
            </w:del>
          </w:p>
          <w:p w14:paraId="42082E7E" w14:textId="77777777" w:rsidR="00DC2CE4" w:rsidRDefault="00DC2CE4" w:rsidP="00DC2CE4">
            <w:pPr>
              <w:pStyle w:val="XML1"/>
              <w:rPr>
                <w:del w:id="1648" w:author="aas" w:date="2013-10-14T02:06:00Z"/>
              </w:rPr>
            </w:pPr>
            <w:del w:id="1649" w:author="aas" w:date="2013-10-14T02:06:00Z">
              <w:r>
                <w:delText xml:space="preserve">      &lt;/xs:element&gt;</w:delText>
              </w:r>
            </w:del>
          </w:p>
          <w:p w14:paraId="4EEC5F8E" w14:textId="77777777" w:rsidR="00DC2CE4" w:rsidRDefault="00DC2CE4" w:rsidP="00DC2CE4">
            <w:pPr>
              <w:pStyle w:val="XML1"/>
              <w:rPr>
                <w:del w:id="1650" w:author="aas" w:date="2013-10-14T02:06:00Z"/>
              </w:rPr>
            </w:pPr>
            <w:del w:id="1651" w:author="aas" w:date="2013-10-14T02:06:00Z">
              <w:r>
                <w:delText xml:space="preserve">      &lt;xs:element name="protocol"  type="OFConfigurationPointProtocolType"&gt;</w:delText>
              </w:r>
            </w:del>
          </w:p>
          <w:p w14:paraId="5D1AA4E0" w14:textId="77777777" w:rsidR="00DC2CE4" w:rsidRDefault="00DC2CE4" w:rsidP="00DC2CE4">
            <w:pPr>
              <w:pStyle w:val="XML1"/>
              <w:rPr>
                <w:del w:id="1652" w:author="aas" w:date="2013-10-14T02:06:00Z"/>
              </w:rPr>
            </w:pPr>
            <w:del w:id="1653" w:author="aas" w:date="2013-10-14T02:06:00Z">
              <w:r>
                <w:delText xml:space="preserve">        &lt;xs:annotation&gt;</w:delText>
              </w:r>
            </w:del>
          </w:p>
          <w:p w14:paraId="6233FA7E" w14:textId="77777777" w:rsidR="00DC2CE4" w:rsidRDefault="00DC2CE4" w:rsidP="00DC2CE4">
            <w:pPr>
              <w:pStyle w:val="XML1"/>
              <w:rPr>
                <w:del w:id="1654" w:author="aas" w:date="2013-10-14T02:06:00Z"/>
              </w:rPr>
            </w:pPr>
            <w:del w:id="1655" w:author="aas" w:date="2013-10-14T02:06:00Z">
              <w:r>
                <w:delText xml:space="preserve">          &lt;xs:documentation&gt;</w:delText>
              </w:r>
            </w:del>
          </w:p>
          <w:p w14:paraId="7F1D9ACC" w14:textId="77777777" w:rsidR="00DC2CE4" w:rsidRDefault="00DC2CE4" w:rsidP="00DC2CE4">
            <w:pPr>
              <w:pStyle w:val="XML1"/>
              <w:rPr>
                <w:del w:id="1656" w:author="aas" w:date="2013-10-14T02:06:00Z"/>
              </w:rPr>
            </w:pPr>
            <w:del w:id="1657" w:author="aas" w:date="2013-10-14T02:06:00Z">
              <w:r>
                <w:delText xml:space="preserve">            The transport protocol that the Configuration</w:delText>
              </w:r>
            </w:del>
          </w:p>
          <w:p w14:paraId="2DC87AF2" w14:textId="77777777" w:rsidR="00DC2CE4" w:rsidRDefault="00DC2CE4" w:rsidP="00DC2CE4">
            <w:pPr>
              <w:pStyle w:val="XML1"/>
              <w:rPr>
                <w:del w:id="1658" w:author="aas" w:date="2013-10-14T02:06:00Z"/>
              </w:rPr>
            </w:pPr>
            <w:del w:id="1659" w:author="aas" w:date="2013-10-14T02:06:00Z">
              <w:r>
                <w:delText xml:space="preserve">            Point uses when communicating via NETCONF with the OpenFlow</w:delText>
              </w:r>
            </w:del>
          </w:p>
          <w:p w14:paraId="7F21730C" w14:textId="77777777" w:rsidR="00DC2CE4" w:rsidRDefault="00DC2CE4" w:rsidP="00DC2CE4">
            <w:pPr>
              <w:pStyle w:val="XML1"/>
              <w:rPr>
                <w:del w:id="1660" w:author="aas" w:date="2013-10-14T02:06:00Z"/>
              </w:rPr>
            </w:pPr>
            <w:del w:id="1661" w:author="aas" w:date="2013-10-14T02:06:00Z">
              <w:r>
                <w:delText xml:space="preserve">            Capable Switch.</w:delText>
              </w:r>
            </w:del>
          </w:p>
          <w:p w14:paraId="41478B18" w14:textId="77777777" w:rsidR="00DC2CE4" w:rsidRDefault="00DC2CE4" w:rsidP="00DC2CE4">
            <w:pPr>
              <w:pStyle w:val="XML1"/>
              <w:rPr>
                <w:del w:id="1662" w:author="aas" w:date="2013-10-14T02:06:00Z"/>
              </w:rPr>
            </w:pPr>
          </w:p>
          <w:p w14:paraId="70AFFBBF" w14:textId="77777777" w:rsidR="00DC2CE4" w:rsidRDefault="00DC2CE4" w:rsidP="00DC2CE4">
            <w:pPr>
              <w:pStyle w:val="XML1"/>
              <w:rPr>
                <w:del w:id="1663" w:author="aas" w:date="2013-10-14T02:06:00Z"/>
              </w:rPr>
            </w:pPr>
            <w:del w:id="1664" w:author="aas" w:date="2013-10-14T02:06:00Z">
              <w:r>
                <w:delText xml:space="preserve">            This element is optional. If it is not present its value </w:delText>
              </w:r>
            </w:del>
          </w:p>
          <w:p w14:paraId="2A59BB09" w14:textId="77777777" w:rsidR="00DC2CE4" w:rsidRDefault="00DC2CE4" w:rsidP="00DC2CE4">
            <w:pPr>
              <w:pStyle w:val="XML1"/>
              <w:rPr>
                <w:del w:id="1665" w:author="aas" w:date="2013-10-14T02:06:00Z"/>
              </w:rPr>
            </w:pPr>
            <w:del w:id="1666" w:author="aas" w:date="2013-10-14T02:06:00Z">
              <w:r>
                <w:delText xml:space="preserve">            defaults to 'ssh'.</w:delText>
              </w:r>
            </w:del>
          </w:p>
          <w:p w14:paraId="4F690A6E" w14:textId="77777777" w:rsidR="00DC2CE4" w:rsidRDefault="00DC2CE4" w:rsidP="00DC2CE4">
            <w:pPr>
              <w:pStyle w:val="XML1"/>
              <w:rPr>
                <w:del w:id="1667" w:author="aas" w:date="2013-10-14T02:06:00Z"/>
              </w:rPr>
            </w:pPr>
            <w:del w:id="1668" w:author="aas" w:date="2013-10-14T02:06:00Z">
              <w:r>
                <w:delText xml:space="preserve">          &lt;/xs:documentation&gt;</w:delText>
              </w:r>
            </w:del>
          </w:p>
          <w:p w14:paraId="0BC206B7" w14:textId="77777777" w:rsidR="00DC2CE4" w:rsidRDefault="00DC2CE4" w:rsidP="00DC2CE4">
            <w:pPr>
              <w:pStyle w:val="XML1"/>
              <w:rPr>
                <w:del w:id="1669" w:author="aas" w:date="2013-10-14T02:06:00Z"/>
              </w:rPr>
            </w:pPr>
            <w:del w:id="1670" w:author="aas" w:date="2013-10-14T02:06:00Z">
              <w:r>
                <w:delText xml:space="preserve">        &lt;/xs:annotation&gt;</w:delText>
              </w:r>
            </w:del>
          </w:p>
          <w:p w14:paraId="2D884B69" w14:textId="77777777" w:rsidR="00DC2CE4" w:rsidRDefault="00DC2CE4" w:rsidP="00DC2CE4">
            <w:pPr>
              <w:pStyle w:val="XML1"/>
              <w:rPr>
                <w:del w:id="1671" w:author="aas" w:date="2013-10-14T02:06:00Z"/>
              </w:rPr>
            </w:pPr>
            <w:del w:id="1672" w:author="aas" w:date="2013-10-14T02:06:00Z">
              <w:r>
                <w:delText xml:space="preserve">      &lt;/xs:element&gt;</w:delText>
              </w:r>
            </w:del>
          </w:p>
          <w:p w14:paraId="60C1C612" w14:textId="77777777" w:rsidR="00DC2CE4" w:rsidRDefault="00DC2CE4" w:rsidP="00DC2CE4">
            <w:pPr>
              <w:pStyle w:val="XML1"/>
              <w:rPr>
                <w:del w:id="1673" w:author="aas" w:date="2013-10-14T02:06:00Z"/>
              </w:rPr>
            </w:pPr>
            <w:del w:id="1674" w:author="aas" w:date="2013-10-14T02:06:00Z">
              <w:r>
                <w:delText xml:space="preserve">    &lt;/xs:sequence&gt;</w:delText>
              </w:r>
            </w:del>
          </w:p>
          <w:p w14:paraId="04D892F5" w14:textId="77777777" w:rsidR="0004515F" w:rsidRDefault="00DC2CE4" w:rsidP="0004515F">
            <w:pPr>
              <w:pStyle w:val="XML1"/>
              <w:rPr>
                <w:del w:id="1675" w:author="aas" w:date="2013-10-14T02:06:00Z"/>
              </w:rPr>
            </w:pPr>
            <w:del w:id="1676" w:author="aas" w:date="2013-10-14T02:06:00Z">
              <w:r>
                <w:delText xml:space="preserve">  &lt;/xs:group&gt;</w:delText>
              </w:r>
            </w:del>
          </w:p>
          <w:p w14:paraId="038A827F" w14:textId="77777777" w:rsidR="0004515F" w:rsidRDefault="0004515F" w:rsidP="0004515F">
            <w:pPr>
              <w:pStyle w:val="XML1"/>
              <w:rPr>
                <w:del w:id="1677" w:author="aas" w:date="2013-10-14T02:06:00Z"/>
              </w:rPr>
            </w:pPr>
          </w:p>
          <w:p w14:paraId="73BCEC2B" w14:textId="77777777" w:rsidR="0004515F" w:rsidRDefault="0004515F" w:rsidP="0004515F">
            <w:pPr>
              <w:pStyle w:val="XML1"/>
              <w:rPr>
                <w:del w:id="1678" w:author="aas" w:date="2013-10-14T02:06:00Z"/>
              </w:rPr>
            </w:pPr>
            <w:del w:id="1679" w:author="aas" w:date="2013-10-14T02:06:00Z">
              <w:r>
                <w:delText xml:space="preserve">  &lt;xs:simpleType name="OFConfigurationPointProtocolType"&gt;</w:delText>
              </w:r>
            </w:del>
          </w:p>
          <w:p w14:paraId="31BD2A01" w14:textId="77777777" w:rsidR="0004515F" w:rsidRDefault="0004515F" w:rsidP="0004515F">
            <w:pPr>
              <w:pStyle w:val="XML1"/>
              <w:rPr>
                <w:del w:id="1680" w:author="aas" w:date="2013-10-14T02:06:00Z"/>
              </w:rPr>
            </w:pPr>
            <w:del w:id="1681" w:author="aas" w:date="2013-10-14T02:06:00Z">
              <w:r>
                <w:delText xml:space="preserve">    &lt;xs:annotation&gt;</w:delText>
              </w:r>
            </w:del>
          </w:p>
          <w:p w14:paraId="41012FEC" w14:textId="77777777" w:rsidR="0004515F" w:rsidRDefault="0004515F" w:rsidP="0004515F">
            <w:pPr>
              <w:pStyle w:val="XML1"/>
              <w:rPr>
                <w:del w:id="1682" w:author="aas" w:date="2013-10-14T02:06:00Z"/>
              </w:rPr>
            </w:pPr>
            <w:del w:id="1683" w:author="aas" w:date="2013-10-14T02:06:00Z">
              <w:r>
                <w:delText xml:space="preserve">      &lt;xs:documentation&gt;</w:delText>
              </w:r>
            </w:del>
          </w:p>
          <w:p w14:paraId="6598361E" w14:textId="77777777" w:rsidR="0004515F" w:rsidRDefault="0004515F" w:rsidP="0004515F">
            <w:pPr>
              <w:pStyle w:val="XML1"/>
              <w:rPr>
                <w:del w:id="1684" w:author="aas" w:date="2013-10-14T02:06:00Z"/>
              </w:rPr>
            </w:pPr>
            <w:del w:id="1685" w:author="aas" w:date="2013-10-14T02:06:00Z">
              <w:r>
                <w:delText xml:space="preserve">        Possible protocols to connect ot an OF</w:delText>
              </w:r>
            </w:del>
          </w:p>
          <w:p w14:paraId="1B60FE62" w14:textId="77777777" w:rsidR="0004515F" w:rsidRDefault="0004515F" w:rsidP="0004515F">
            <w:pPr>
              <w:pStyle w:val="XML1"/>
              <w:rPr>
                <w:del w:id="1686" w:author="aas" w:date="2013-10-14T02:06:00Z"/>
              </w:rPr>
            </w:pPr>
            <w:del w:id="1687" w:author="aas" w:date="2013-10-14T02:06:00Z">
              <w:r>
                <w:delText xml:space="preserve">        Configuration Point</w:delText>
              </w:r>
            </w:del>
          </w:p>
          <w:p w14:paraId="730BB523" w14:textId="77777777" w:rsidR="0004515F" w:rsidRDefault="0004515F" w:rsidP="0004515F">
            <w:pPr>
              <w:pStyle w:val="XML1"/>
              <w:rPr>
                <w:del w:id="1688" w:author="aas" w:date="2013-10-14T02:06:00Z"/>
              </w:rPr>
            </w:pPr>
            <w:del w:id="1689" w:author="aas" w:date="2013-10-14T02:06:00Z">
              <w:r>
                <w:delText xml:space="preserve">      &lt;/xs:documentation&gt;</w:delText>
              </w:r>
            </w:del>
          </w:p>
          <w:p w14:paraId="2331011E" w14:textId="77777777" w:rsidR="0004515F" w:rsidRDefault="0004515F" w:rsidP="0004515F">
            <w:pPr>
              <w:pStyle w:val="XML1"/>
              <w:rPr>
                <w:del w:id="1690" w:author="aas" w:date="2013-10-14T02:06:00Z"/>
              </w:rPr>
            </w:pPr>
            <w:del w:id="1691" w:author="aas" w:date="2013-10-14T02:06:00Z">
              <w:r>
                <w:delText xml:space="preserve">    &lt;/xs:annotation&gt;</w:delText>
              </w:r>
            </w:del>
          </w:p>
          <w:p w14:paraId="2A04AA0D" w14:textId="77777777" w:rsidR="0004515F" w:rsidRDefault="0004515F" w:rsidP="0004515F">
            <w:pPr>
              <w:pStyle w:val="XML1"/>
              <w:rPr>
                <w:del w:id="1692" w:author="aas" w:date="2013-10-14T02:06:00Z"/>
              </w:rPr>
            </w:pPr>
          </w:p>
          <w:p w14:paraId="0FFC7983" w14:textId="77777777" w:rsidR="0004515F" w:rsidRDefault="0004515F" w:rsidP="0004515F">
            <w:pPr>
              <w:pStyle w:val="XML1"/>
              <w:rPr>
                <w:del w:id="1693" w:author="aas" w:date="2013-10-14T02:06:00Z"/>
              </w:rPr>
            </w:pPr>
            <w:del w:id="1694" w:author="aas" w:date="2013-10-14T02:06:00Z">
              <w:r>
                <w:delText xml:space="preserve">    &lt;xs:restriction base="xs:string"&gt;</w:delText>
              </w:r>
            </w:del>
          </w:p>
          <w:p w14:paraId="63CE4053" w14:textId="77777777" w:rsidR="0004515F" w:rsidRDefault="0004515F" w:rsidP="0004515F">
            <w:pPr>
              <w:pStyle w:val="XML1"/>
              <w:rPr>
                <w:del w:id="1695" w:author="aas" w:date="2013-10-14T02:06:00Z"/>
              </w:rPr>
            </w:pPr>
            <w:del w:id="1696" w:author="aas" w:date="2013-10-14T02:06:00Z">
              <w:r>
                <w:delText xml:space="preserve">      &lt;xs:enumeration value="ssh"/&gt;</w:delText>
              </w:r>
            </w:del>
          </w:p>
          <w:p w14:paraId="7A8690A8" w14:textId="77777777" w:rsidR="0004515F" w:rsidRDefault="0004515F" w:rsidP="0004515F">
            <w:pPr>
              <w:pStyle w:val="XML1"/>
              <w:rPr>
                <w:del w:id="1697" w:author="aas" w:date="2013-10-14T02:06:00Z"/>
              </w:rPr>
            </w:pPr>
            <w:del w:id="1698" w:author="aas" w:date="2013-10-14T02:06:00Z">
              <w:r>
                <w:delText xml:space="preserve">      &lt;xs:enumeration value="soap"/&gt;</w:delText>
              </w:r>
            </w:del>
          </w:p>
          <w:p w14:paraId="17687B70" w14:textId="77777777" w:rsidR="0004515F" w:rsidRDefault="0004515F" w:rsidP="0004515F">
            <w:pPr>
              <w:pStyle w:val="XML1"/>
              <w:rPr>
                <w:del w:id="1699" w:author="aas" w:date="2013-10-14T02:06:00Z"/>
              </w:rPr>
            </w:pPr>
            <w:del w:id="1700" w:author="aas" w:date="2013-10-14T02:06:00Z">
              <w:r>
                <w:delText xml:space="preserve">      &lt;xs:enumeration value="tls"/&gt;</w:delText>
              </w:r>
            </w:del>
          </w:p>
          <w:p w14:paraId="1E543BA6" w14:textId="77777777" w:rsidR="0004515F" w:rsidRDefault="0004515F" w:rsidP="0004515F">
            <w:pPr>
              <w:pStyle w:val="XML1"/>
              <w:rPr>
                <w:del w:id="1701" w:author="aas" w:date="2013-10-14T02:06:00Z"/>
              </w:rPr>
            </w:pPr>
            <w:del w:id="1702" w:author="aas" w:date="2013-10-14T02:06:00Z">
              <w:r>
                <w:delText xml:space="preserve">      &lt;xs:enumeration value="beep"/&gt;</w:delText>
              </w:r>
            </w:del>
          </w:p>
          <w:p w14:paraId="20811F7B" w14:textId="77777777" w:rsidR="0004515F" w:rsidRDefault="0004515F" w:rsidP="0004515F">
            <w:pPr>
              <w:pStyle w:val="XML1"/>
              <w:rPr>
                <w:del w:id="1703" w:author="aas" w:date="2013-10-14T02:06:00Z"/>
              </w:rPr>
            </w:pPr>
            <w:del w:id="1704" w:author="aas" w:date="2013-10-14T02:06:00Z">
              <w:r>
                <w:delText xml:space="preserve">    &lt;/xs:restriction&gt;</w:delText>
              </w:r>
            </w:del>
          </w:p>
          <w:p w14:paraId="14A172CD" w14:textId="77777777" w:rsidR="00A47610" w:rsidRPr="009F1B7D" w:rsidRDefault="0004515F" w:rsidP="0004515F">
            <w:pPr>
              <w:pStyle w:val="XML1"/>
              <w:rPr>
                <w:del w:id="1705" w:author="aas" w:date="2013-10-14T02:06:00Z"/>
                <w:b/>
              </w:rPr>
            </w:pPr>
            <w:del w:id="1706"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07" w:name="_Toc315953991"/>
      <w:bookmarkStart w:id="1708" w:name="_Toc316542501"/>
      <w:bookmarkStart w:id="1709" w:name="_Toc243774059"/>
      <w:r w:rsidRPr="00DB42FD">
        <w:t>XML Example</w:t>
      </w:r>
      <w:bookmarkEnd w:id="1707"/>
      <w:bookmarkEnd w:id="1708"/>
      <w:bookmarkEnd w:id="1709"/>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w:t>
            </w:r>
            <w:proofErr w:type="gramStart"/>
            <w:r w:rsidRPr="009F1B7D">
              <w:t>configuration</w:t>
            </w:r>
            <w:proofErr w:type="gramEnd"/>
            <w:r w:rsidRPr="009F1B7D">
              <w:t>-point&gt;</w:t>
            </w:r>
          </w:p>
          <w:p w14:paraId="541C04E8" w14:textId="77777777" w:rsidR="00A47610" w:rsidRPr="009F1B7D" w:rsidRDefault="00A47610" w:rsidP="00011096">
            <w:pPr>
              <w:pStyle w:val="XML2"/>
            </w:pPr>
            <w:r w:rsidRPr="009F1B7D">
              <w:t>&lt;</w:t>
            </w:r>
            <w:proofErr w:type="gramStart"/>
            <w:r w:rsidRPr="009F1B7D">
              <w:t>id</w:t>
            </w:r>
            <w:proofErr w:type="gramEnd"/>
            <w:r w:rsidRPr="009F1B7D">
              <w:t>&gt;ConfigurationPoint1&lt;/id&gt;</w:t>
            </w:r>
          </w:p>
          <w:p w14:paraId="51F51C4F" w14:textId="77777777" w:rsidR="00A47610" w:rsidRPr="009F1B7D" w:rsidRDefault="00A47610" w:rsidP="00011096">
            <w:pPr>
              <w:pStyle w:val="XML2"/>
            </w:pPr>
            <w:r w:rsidRPr="009F1B7D">
              <w:t>&lt;</w:t>
            </w:r>
            <w:proofErr w:type="spellStart"/>
            <w:proofErr w:type="gramStart"/>
            <w:r w:rsidRPr="009F1B7D">
              <w:t>uri</w:t>
            </w:r>
            <w:proofErr w:type="spellEnd"/>
            <w:proofErr w:type="gramEnd"/>
            <w:r w:rsidRPr="009F1B7D">
              <w:t>&gt;uri0&lt;/</w:t>
            </w:r>
            <w:proofErr w:type="spellStart"/>
            <w:r w:rsidRPr="009F1B7D">
              <w:t>uri</w:t>
            </w:r>
            <w:proofErr w:type="spellEnd"/>
            <w:r w:rsidRPr="009F1B7D">
              <w:t>&gt;</w:t>
            </w:r>
          </w:p>
          <w:p w14:paraId="434BEF58" w14:textId="77777777" w:rsidR="00A47610" w:rsidRPr="009F1B7D" w:rsidRDefault="00A47610" w:rsidP="00011096">
            <w:pPr>
              <w:pStyle w:val="XML2"/>
            </w:pPr>
            <w:r w:rsidRPr="009F1B7D">
              <w:t>&lt;</w:t>
            </w:r>
            <w:proofErr w:type="gramStart"/>
            <w:r w:rsidRPr="009F1B7D">
              <w:t>protocol</w:t>
            </w:r>
            <w:proofErr w:type="gramEnd"/>
            <w:r w:rsidRPr="009F1B7D">
              <w:t>&gt;</w:t>
            </w:r>
            <w:proofErr w:type="spellStart"/>
            <w:r w:rsidRPr="009F1B7D">
              <w:t>ssh</w:t>
            </w:r>
            <w:proofErr w:type="spellEnd"/>
            <w:r w:rsidRPr="009F1B7D">
              <w:t>&lt;/protocol&gt;</w:t>
            </w:r>
          </w:p>
          <w:p w14:paraId="5329EB58" w14:textId="77777777" w:rsidR="00A47610" w:rsidRPr="009F1B7D" w:rsidRDefault="00A47610" w:rsidP="00011096">
            <w:pPr>
              <w:pStyle w:val="XML1"/>
              <w:rPr>
                <w:b/>
              </w:rPr>
            </w:pPr>
            <w:r w:rsidRPr="009F1B7D">
              <w:t>&lt;</w:t>
            </w:r>
            <w:proofErr w:type="gramStart"/>
            <w:r w:rsidRPr="009F1B7D">
              <w:t>configuration</w:t>
            </w:r>
            <w:proofErr w:type="gramEnd"/>
            <w:r w:rsidRPr="009F1B7D">
              <w:t>-point&gt;</w:t>
            </w:r>
          </w:p>
        </w:tc>
      </w:tr>
    </w:tbl>
    <w:p w14:paraId="3A7A2342" w14:textId="77777777" w:rsidR="00C4487B" w:rsidRDefault="00C4487B" w:rsidP="00A47610"/>
    <w:p w14:paraId="7AA76035" w14:textId="77777777" w:rsidR="00C805D1" w:rsidRDefault="00C805D1" w:rsidP="00C128FA">
      <w:pPr>
        <w:pStyle w:val="Heading2"/>
      </w:pPr>
      <w:bookmarkStart w:id="1710" w:name="_Toc243774060"/>
      <w:proofErr w:type="spellStart"/>
      <w:r>
        <w:t>OpenFlow</w:t>
      </w:r>
      <w:proofErr w:type="spellEnd"/>
      <w:r>
        <w:t xml:space="preserve"> Logical Switch</w:t>
      </w:r>
      <w:bookmarkEnd w:id="1710"/>
    </w:p>
    <w:p w14:paraId="0222CB2B" w14:textId="401BCC10" w:rsidR="00C805D1" w:rsidRDefault="00C805D1" w:rsidP="00C805D1">
      <w:r>
        <w:t xml:space="preserve">The </w:t>
      </w:r>
      <w:proofErr w:type="spellStart"/>
      <w:r>
        <w:t>OpenFlow</w:t>
      </w:r>
      <w:proofErr w:type="spellEnd"/>
      <w:r>
        <w:t xml:space="preserve"> Logical Switch represents an instan</w:t>
      </w:r>
      <w:r w:rsidR="00016664">
        <w:t>ce</w:t>
      </w:r>
      <w:r>
        <w:t xml:space="preserve"> of a logical switch that is available or can be made available on an </w:t>
      </w:r>
      <w:proofErr w:type="spellStart"/>
      <w:r>
        <w:t>OpenFlow</w:t>
      </w:r>
      <w:proofErr w:type="spellEnd"/>
      <w:r>
        <w:t xml:space="preserve"> Capable Switch. An </w:t>
      </w:r>
      <w:proofErr w:type="spellStart"/>
      <w:r>
        <w:t>OpenFlow</w:t>
      </w:r>
      <w:proofErr w:type="spellEnd"/>
      <w:r>
        <w:t xml:space="preserve"> Logical switch is a logical </w:t>
      </w:r>
      <w:proofErr w:type="gramStart"/>
      <w:r>
        <w:t>context which</w:t>
      </w:r>
      <w:proofErr w:type="gramEnd"/>
      <w:r>
        <w:t xml:space="preserve"> behaves as the </w:t>
      </w:r>
      <w:proofErr w:type="spellStart"/>
      <w:r>
        <w:t>datapath</w:t>
      </w:r>
      <w:proofErr w:type="spellEnd"/>
      <w:r>
        <w:t xml:space="preserve"> as described in the </w:t>
      </w:r>
      <w:proofErr w:type="spellStart"/>
      <w:r>
        <w:t>OpenFlow</w:t>
      </w:r>
      <w:proofErr w:type="spellEnd"/>
      <w:r>
        <w:t xml:space="preserve"> specification. The </w:t>
      </w:r>
      <w:proofErr w:type="spellStart"/>
      <w:r>
        <w:t>OpenFlow</w:t>
      </w:r>
      <w:proofErr w:type="spellEnd"/>
      <w:r>
        <w:t xml:space="preserve"> Logical Switch is connected to one or more </w:t>
      </w:r>
      <w:proofErr w:type="spellStart"/>
      <w:r>
        <w:t>OpenFlow</w:t>
      </w:r>
      <w:proofErr w:type="spellEnd"/>
      <w:r>
        <w:t xml:space="preserve"> Controllers via the </w:t>
      </w:r>
      <w:proofErr w:type="spellStart"/>
      <w:r>
        <w:t>OpenFlow</w:t>
      </w:r>
      <w:proofErr w:type="spellEnd"/>
      <w:r>
        <w:t xml:space="preserve"> protocol. It uses resources of the </w:t>
      </w:r>
      <w:proofErr w:type="spellStart"/>
      <w:r>
        <w:t>OpenFlow</w:t>
      </w:r>
      <w:proofErr w:type="spellEnd"/>
      <w:r>
        <w:t xml:space="preserve"> Capable Switch for realizing the capabilities offered via the </w:t>
      </w:r>
      <w:proofErr w:type="spellStart"/>
      <w:r>
        <w:t>OpenFlow</w:t>
      </w:r>
      <w:proofErr w:type="spellEnd"/>
      <w:r>
        <w:t xml:space="preserve"> protocol. The </w:t>
      </w:r>
      <w:proofErr w:type="spellStart"/>
      <w:r>
        <w:t>OpenFlow</w:t>
      </w:r>
      <w:proofErr w:type="spellEnd"/>
      <w:r>
        <w:t xml:space="preserve"> Logical Switch has relationships to </w:t>
      </w:r>
    </w:p>
    <w:p w14:paraId="0BD8D21E" w14:textId="77777777" w:rsidR="00C805D1" w:rsidRDefault="00C805D1" w:rsidP="002C0E22">
      <w:pPr>
        <w:numPr>
          <w:ilvl w:val="0"/>
          <w:numId w:val="2"/>
        </w:numPr>
      </w:pPr>
      <w:proofErr w:type="spellStart"/>
      <w:r>
        <w:t>OpenFlow</w:t>
      </w:r>
      <w:proofErr w:type="spellEnd"/>
      <w:r>
        <w:t xml:space="preserve"> Controllers that control the </w:t>
      </w:r>
      <w:proofErr w:type="spellStart"/>
      <w:r>
        <w:t>OpenFlow</w:t>
      </w:r>
      <w:proofErr w:type="spellEnd"/>
      <w:r>
        <w:t xml:space="preserve"> Capable Switch</w:t>
      </w:r>
    </w:p>
    <w:p w14:paraId="180183CC" w14:textId="77777777" w:rsidR="00C805D1" w:rsidRDefault="00C805D1" w:rsidP="002C0E22">
      <w:pPr>
        <w:numPr>
          <w:ilvl w:val="0"/>
          <w:numId w:val="2"/>
        </w:numPr>
      </w:pPr>
      <w:proofErr w:type="spellStart"/>
      <w:r>
        <w:t>OpenFlow</w:t>
      </w:r>
      <w:proofErr w:type="spellEnd"/>
      <w:r>
        <w:t xml:space="preserve"> Resources that are available from the </w:t>
      </w:r>
      <w:proofErr w:type="spellStart"/>
      <w:r>
        <w:t>OpenFlow</w:t>
      </w:r>
      <w:proofErr w:type="spellEnd"/>
      <w:r>
        <w:t xml:space="preserve"> Capable Switch </w:t>
      </w:r>
    </w:p>
    <w:p w14:paraId="0D29EABE" w14:textId="77777777" w:rsidR="00C805D1" w:rsidRPr="009F1B7D" w:rsidRDefault="00C805D1" w:rsidP="00C128FA">
      <w:pPr>
        <w:pStyle w:val="Heading3"/>
      </w:pPr>
      <w:bookmarkStart w:id="1711" w:name="_Toc315953995"/>
      <w:bookmarkStart w:id="1712" w:name="_Toc316542505"/>
      <w:bookmarkStart w:id="1713" w:name="_Toc243774061"/>
      <w:r w:rsidRPr="00DB42FD">
        <w:t>UML Diagram</w:t>
      </w:r>
      <w:bookmarkEnd w:id="1711"/>
      <w:bookmarkEnd w:id="1712"/>
      <w:bookmarkEnd w:id="1713"/>
    </w:p>
    <w:p w14:paraId="1C1F23C0" w14:textId="19B7D0FB" w:rsidR="00C805D1" w:rsidRPr="009F1B7D" w:rsidRDefault="00056F2B" w:rsidP="00C805D1">
      <w:pPr>
        <w:keepNext/>
        <w:jc w:val="center"/>
      </w:pPr>
      <w:r>
        <w:object w:dxaOrig="7209" w:dyaOrig="5365" w14:anchorId="6ED26D4B">
          <v:shape id="_x0000_i1030" type="#_x0000_t75" style="width:5in;height:269pt" o:ole="">
            <v:imagedata r:id="rId26" o:title=""/>
          </v:shape>
          <o:OLEObject Type="Embed" ProgID="Visio.Drawing.11" ShapeID="_x0000_i1030" DrawAspect="Content" ObjectID="_1320699985" r:id="rId27"/>
        </w:object>
      </w:r>
    </w:p>
    <w:p w14:paraId="71AB38BA" w14:textId="77777777" w:rsidR="00C805D1" w:rsidRPr="00CE3A81" w:rsidRDefault="00C805D1" w:rsidP="00C805D1">
      <w:pPr>
        <w:pStyle w:val="Caption"/>
      </w:pPr>
      <w:r w:rsidRPr="00CE3A81">
        <w:t xml:space="preserve">Figure </w:t>
      </w:r>
      <w:fldSimple w:instr=" SEQ Figure \* ARABIC ">
        <w:ins w:id="1714" w:author="Anees Shaikh" w:date="2013-10-19T23:57:00Z">
          <w:r w:rsidR="00EE43EB">
            <w:rPr>
              <w:noProof/>
            </w:rPr>
            <w:t>7</w:t>
          </w:r>
        </w:ins>
        <w:del w:id="1715" w:author="Anees Shaikh" w:date="2013-10-19T23:57:00Z">
          <w:r w:rsidRPr="00CE3A81" w:rsidDel="00EE43EB">
            <w:rPr>
              <w:noProof/>
            </w:rPr>
            <w:delText>6</w:delText>
          </w:r>
        </w:del>
      </w:fldSimple>
      <w:r w:rsidRPr="00CE3A81">
        <w:t xml:space="preserve">: Data Model Diagram for an </w:t>
      </w:r>
      <w:proofErr w:type="spellStart"/>
      <w:r w:rsidRPr="00CE3A81">
        <w:t>OpenFlow</w:t>
      </w:r>
      <w:proofErr w:type="spellEnd"/>
      <w:r w:rsidRPr="00CE3A81">
        <w:t xml:space="preserve"> Logical Switch</w:t>
      </w:r>
    </w:p>
    <w:p w14:paraId="5CE2872A" w14:textId="77777777" w:rsidR="00C805D1" w:rsidRPr="009F1B7D" w:rsidRDefault="00C805D1" w:rsidP="00BA30A0">
      <w:pPr>
        <w:pStyle w:val="Heading3"/>
        <w:rPr>
          <w:del w:id="1716" w:author="aas" w:date="2013-10-14T02:06:00Z"/>
        </w:rPr>
      </w:pPr>
      <w:bookmarkStart w:id="1717" w:name="_Toc315953996"/>
      <w:bookmarkStart w:id="1718" w:name="_Toc316542506"/>
      <w:del w:id="1719" w:author="aas" w:date="2013-10-14T02:06:00Z">
        <w:r w:rsidRPr="00DB42FD">
          <w:delText>XML Schema</w:delText>
        </w:r>
        <w:bookmarkEnd w:id="1717"/>
        <w:bookmarkEnd w:id="1718"/>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20" w:author="aas" w:date="2013-10-14T02:06:00Z"/>
        </w:trPr>
        <w:tc>
          <w:tcPr>
            <w:tcW w:w="5000" w:type="pct"/>
          </w:tcPr>
          <w:p w14:paraId="7968424D" w14:textId="77777777" w:rsidR="00257D58" w:rsidRDefault="00257D58" w:rsidP="00257D58">
            <w:pPr>
              <w:pStyle w:val="XML1"/>
              <w:rPr>
                <w:del w:id="1721" w:author="aas" w:date="2013-10-14T02:06:00Z"/>
              </w:rPr>
            </w:pPr>
            <w:del w:id="1722" w:author="aas" w:date="2013-10-14T02:06:00Z">
              <w:r>
                <w:delText xml:space="preserve">  &lt;xs:group name="OFLogicalSwitchType"&gt;</w:delText>
              </w:r>
            </w:del>
          </w:p>
          <w:p w14:paraId="2FC48154" w14:textId="77777777" w:rsidR="00257D58" w:rsidRDefault="00257D58" w:rsidP="00257D58">
            <w:pPr>
              <w:pStyle w:val="XML1"/>
              <w:rPr>
                <w:del w:id="1723" w:author="aas" w:date="2013-10-14T02:06:00Z"/>
              </w:rPr>
            </w:pPr>
            <w:del w:id="1724" w:author="aas" w:date="2013-10-14T02:06:00Z">
              <w:r>
                <w:delText xml:space="preserve">    &lt;xs:annotation&gt;</w:delText>
              </w:r>
            </w:del>
          </w:p>
          <w:p w14:paraId="20A24903" w14:textId="77777777" w:rsidR="00257D58" w:rsidRDefault="00257D58" w:rsidP="00257D58">
            <w:pPr>
              <w:pStyle w:val="XML1"/>
              <w:rPr>
                <w:del w:id="1725" w:author="aas" w:date="2013-10-14T02:06:00Z"/>
              </w:rPr>
            </w:pPr>
            <w:del w:id="1726" w:author="aas" w:date="2013-10-14T02:06:00Z">
              <w:r>
                <w:delText xml:space="preserve">      &lt;xs:documentation&gt;</w:delText>
              </w:r>
            </w:del>
          </w:p>
          <w:p w14:paraId="0CD7B53C" w14:textId="77777777" w:rsidR="00257D58" w:rsidRDefault="00257D58" w:rsidP="00257D58">
            <w:pPr>
              <w:pStyle w:val="XML1"/>
              <w:rPr>
                <w:del w:id="1727" w:author="aas" w:date="2013-10-14T02:06:00Z"/>
              </w:rPr>
            </w:pPr>
            <w:del w:id="1728" w:author="aas" w:date="2013-10-14T02:06:00Z">
              <w:r>
                <w:delText xml:space="preserve">        This grouping specifies all properties of an</w:delText>
              </w:r>
            </w:del>
          </w:p>
          <w:p w14:paraId="4A507AAA" w14:textId="77777777" w:rsidR="00257D58" w:rsidRDefault="00257D58" w:rsidP="00257D58">
            <w:pPr>
              <w:pStyle w:val="XML1"/>
              <w:rPr>
                <w:del w:id="1729" w:author="aas" w:date="2013-10-14T02:06:00Z"/>
              </w:rPr>
            </w:pPr>
            <w:del w:id="1730" w:author="aas" w:date="2013-10-14T02:06:00Z">
              <w:r>
                <w:delText xml:space="preserve">        OpenFlow Logical Switch.</w:delText>
              </w:r>
            </w:del>
          </w:p>
          <w:p w14:paraId="0C7EAA9F" w14:textId="77777777" w:rsidR="00257D58" w:rsidRDefault="00257D58" w:rsidP="00257D58">
            <w:pPr>
              <w:pStyle w:val="XML1"/>
              <w:rPr>
                <w:del w:id="1731" w:author="aas" w:date="2013-10-14T02:06:00Z"/>
              </w:rPr>
            </w:pPr>
          </w:p>
          <w:p w14:paraId="72644796" w14:textId="77777777" w:rsidR="00257D58" w:rsidRDefault="00257D58" w:rsidP="00257D58">
            <w:pPr>
              <w:pStyle w:val="XML1"/>
              <w:rPr>
                <w:del w:id="1732" w:author="aas" w:date="2013-10-14T02:06:00Z"/>
              </w:rPr>
            </w:pPr>
            <w:del w:id="1733"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34" w:author="aas" w:date="2013-10-14T02:06:00Z"/>
              </w:rPr>
            </w:pPr>
            <w:del w:id="1735" w:author="aas" w:date="2013-10-14T02:06:00Z">
              <w:r>
                <w:delText xml:space="preserve">        deleted with NETCONF &amp;lt;edit-config&amp;gt; 'create' or</w:delText>
              </w:r>
            </w:del>
          </w:p>
          <w:p w14:paraId="0C19FD2D" w14:textId="77777777" w:rsidR="00257D58" w:rsidRDefault="00257D58" w:rsidP="00257D58">
            <w:pPr>
              <w:pStyle w:val="XML1"/>
              <w:rPr>
                <w:del w:id="1736" w:author="aas" w:date="2013-10-14T02:06:00Z"/>
              </w:rPr>
            </w:pPr>
            <w:del w:id="1737"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38" w:author="aas" w:date="2013-10-14T02:06:00Z"/>
              </w:rPr>
            </w:pPr>
            <w:del w:id="1739" w:author="aas" w:date="2013-10-14T02:06:00Z">
              <w:r>
                <w:delText xml:space="preserve">        implemented as follows: </w:delText>
              </w:r>
            </w:del>
          </w:p>
          <w:p w14:paraId="49F92261" w14:textId="77777777" w:rsidR="00257D58" w:rsidRDefault="00257D58" w:rsidP="00257D58">
            <w:pPr>
              <w:pStyle w:val="XML1"/>
              <w:rPr>
                <w:del w:id="1740" w:author="aas" w:date="2013-10-14T02:06:00Z"/>
              </w:rPr>
            </w:pPr>
          </w:p>
          <w:p w14:paraId="75A8CE88" w14:textId="77777777" w:rsidR="00257D58" w:rsidRDefault="00257D58" w:rsidP="00257D58">
            <w:pPr>
              <w:pStyle w:val="XML1"/>
              <w:rPr>
                <w:del w:id="1741" w:author="aas" w:date="2013-10-14T02:06:00Z"/>
              </w:rPr>
            </w:pPr>
            <w:del w:id="1742" w:author="aas" w:date="2013-10-14T02:06:00Z">
              <w:r>
                <w:delText xml:space="preserve">        * The 'id' element MUST be present at all &amp;lt;edit-config&amp;gt;</w:delText>
              </w:r>
            </w:del>
          </w:p>
          <w:p w14:paraId="68083BCD" w14:textId="77777777" w:rsidR="00257D58" w:rsidRDefault="00257D58" w:rsidP="00257D58">
            <w:pPr>
              <w:pStyle w:val="XML1"/>
              <w:rPr>
                <w:del w:id="1743" w:author="aas" w:date="2013-10-14T02:06:00Z"/>
              </w:rPr>
            </w:pPr>
            <w:del w:id="1744" w:author="aas" w:date="2013-10-14T02:06:00Z">
              <w:r>
                <w:delText xml:space="preserve">        operations to identify the OpenFlow Logical Switch.</w:delText>
              </w:r>
            </w:del>
          </w:p>
          <w:p w14:paraId="1EEB262E" w14:textId="77777777" w:rsidR="00257D58" w:rsidRDefault="00257D58" w:rsidP="00257D58">
            <w:pPr>
              <w:pStyle w:val="XML1"/>
              <w:rPr>
                <w:del w:id="1745" w:author="aas" w:date="2013-10-14T02:06:00Z"/>
              </w:rPr>
            </w:pPr>
            <w:del w:id="1746" w:author="aas" w:date="2013-10-14T02:06:00Z">
              <w:r>
                <w:delText xml:space="preserve">        * If the operation is 'merge' or 'replace', and the element</w:delText>
              </w:r>
            </w:del>
          </w:p>
          <w:p w14:paraId="3E246C1B" w14:textId="77777777" w:rsidR="00257D58" w:rsidRDefault="00257D58" w:rsidP="00257D58">
            <w:pPr>
              <w:pStyle w:val="XML1"/>
              <w:rPr>
                <w:del w:id="1747" w:author="aas" w:date="2013-10-14T02:06:00Z"/>
              </w:rPr>
            </w:pPr>
            <w:del w:id="1748" w:author="aas" w:date="2013-10-14T02:06:00Z">
              <w:r>
                <w:delText xml:space="preserve">        does not exist, a 'data-missing' error is returned. If the</w:delText>
              </w:r>
            </w:del>
          </w:p>
          <w:p w14:paraId="165426E5" w14:textId="77777777" w:rsidR="00257D58" w:rsidRDefault="00257D58" w:rsidP="00257D58">
            <w:pPr>
              <w:pStyle w:val="XML1"/>
              <w:rPr>
                <w:del w:id="1749" w:author="aas" w:date="2013-10-14T02:06:00Z"/>
              </w:rPr>
            </w:pPr>
            <w:del w:id="1750" w:author="aas" w:date="2013-10-14T02:06:00Z">
              <w:r>
                <w:delText xml:space="preserve">        element exists its value is set to the value found in the</w:delText>
              </w:r>
            </w:del>
          </w:p>
          <w:p w14:paraId="3564E5ED" w14:textId="77777777" w:rsidR="00257D58" w:rsidRDefault="00257D58" w:rsidP="00257D58">
            <w:pPr>
              <w:pStyle w:val="XML1"/>
              <w:rPr>
                <w:del w:id="1751" w:author="aas" w:date="2013-10-14T02:06:00Z"/>
              </w:rPr>
            </w:pPr>
            <w:del w:id="1752" w:author="aas" w:date="2013-10-14T02:06:00Z">
              <w:r>
                <w:delText xml:space="preserve">        XML RPC data.</w:delText>
              </w:r>
            </w:del>
          </w:p>
          <w:p w14:paraId="7AD57A8E" w14:textId="77777777" w:rsidR="00257D58" w:rsidRDefault="00257D58" w:rsidP="00257D58">
            <w:pPr>
              <w:pStyle w:val="XML1"/>
              <w:rPr>
                <w:del w:id="1753" w:author="aas" w:date="2013-10-14T02:06:00Z"/>
              </w:rPr>
            </w:pPr>
            <w:del w:id="1754" w:author="aas" w:date="2013-10-14T02:06:00Z">
              <w:r>
                <w:delText xml:space="preserve">        * If the operation is 'create', a 'operation-not-supported'</w:delText>
              </w:r>
            </w:del>
          </w:p>
          <w:p w14:paraId="6ACB8209" w14:textId="77777777" w:rsidR="00257D58" w:rsidRDefault="00257D58" w:rsidP="00257D58">
            <w:pPr>
              <w:pStyle w:val="XML1"/>
              <w:rPr>
                <w:del w:id="1755" w:author="aas" w:date="2013-10-14T02:06:00Z"/>
              </w:rPr>
            </w:pPr>
            <w:del w:id="1756" w:author="aas" w:date="2013-10-14T02:06:00Z">
              <w:r>
                <w:delText xml:space="preserve">        error with type 'application' is returned.</w:delText>
              </w:r>
            </w:del>
          </w:p>
          <w:p w14:paraId="1C487534" w14:textId="77777777" w:rsidR="00257D58" w:rsidRDefault="00257D58" w:rsidP="00257D58">
            <w:pPr>
              <w:pStyle w:val="XML1"/>
              <w:rPr>
                <w:del w:id="1757" w:author="aas" w:date="2013-10-14T02:06:00Z"/>
              </w:rPr>
            </w:pPr>
            <w:del w:id="1758" w:author="aas" w:date="2013-10-14T02:06:00Z">
              <w:r>
                <w:delText xml:space="preserve">        * If the operation is 'delete', 'operation-not-supported'</w:delText>
              </w:r>
            </w:del>
          </w:p>
          <w:p w14:paraId="22C50EF4" w14:textId="77777777" w:rsidR="00257D58" w:rsidRDefault="00257D58" w:rsidP="00257D58">
            <w:pPr>
              <w:pStyle w:val="XML1"/>
              <w:rPr>
                <w:del w:id="1759" w:author="aas" w:date="2013-10-14T02:06:00Z"/>
              </w:rPr>
            </w:pPr>
            <w:del w:id="1760" w:author="aas" w:date="2013-10-14T02:06:00Z">
              <w:r>
                <w:delText xml:space="preserve">        error with type 'application' is returned.</w:delText>
              </w:r>
            </w:del>
          </w:p>
          <w:p w14:paraId="7CDB6FEB" w14:textId="77777777" w:rsidR="00257D58" w:rsidRDefault="00257D58" w:rsidP="00257D58">
            <w:pPr>
              <w:pStyle w:val="XML1"/>
              <w:rPr>
                <w:del w:id="1761" w:author="aas" w:date="2013-10-14T02:06:00Z"/>
              </w:rPr>
            </w:pPr>
            <w:del w:id="1762" w:author="aas" w:date="2013-10-14T02:06:00Z">
              <w:r>
                <w:delText xml:space="preserve">      &lt;/xs:documentation&gt;</w:delText>
              </w:r>
            </w:del>
          </w:p>
          <w:p w14:paraId="09617CF1" w14:textId="77777777" w:rsidR="00257D58" w:rsidRDefault="00257D58" w:rsidP="00257D58">
            <w:pPr>
              <w:pStyle w:val="XML1"/>
              <w:rPr>
                <w:del w:id="1763" w:author="aas" w:date="2013-10-14T02:06:00Z"/>
              </w:rPr>
            </w:pPr>
            <w:del w:id="1764" w:author="aas" w:date="2013-10-14T02:06:00Z">
              <w:r>
                <w:delText xml:space="preserve">    &lt;/xs:annotation&gt;</w:delText>
              </w:r>
            </w:del>
          </w:p>
          <w:p w14:paraId="7C02D2AF" w14:textId="77777777" w:rsidR="00257D58" w:rsidRDefault="00257D58" w:rsidP="00257D58">
            <w:pPr>
              <w:pStyle w:val="XML1"/>
              <w:rPr>
                <w:del w:id="1765" w:author="aas" w:date="2013-10-14T02:06:00Z"/>
              </w:rPr>
            </w:pPr>
          </w:p>
          <w:p w14:paraId="13597911" w14:textId="77777777" w:rsidR="00257D58" w:rsidRDefault="00257D58" w:rsidP="00257D58">
            <w:pPr>
              <w:pStyle w:val="XML1"/>
              <w:rPr>
                <w:del w:id="1766" w:author="aas" w:date="2013-10-14T02:06:00Z"/>
              </w:rPr>
            </w:pPr>
            <w:del w:id="1767" w:author="aas" w:date="2013-10-14T02:06:00Z">
              <w:r>
                <w:delText xml:space="preserve">    &lt;xs:sequence&gt;</w:delText>
              </w:r>
            </w:del>
          </w:p>
          <w:p w14:paraId="6A862D75" w14:textId="77777777" w:rsidR="00257D58" w:rsidRDefault="00257D58" w:rsidP="00257D58">
            <w:pPr>
              <w:pStyle w:val="XML1"/>
              <w:rPr>
                <w:del w:id="1768" w:author="aas" w:date="2013-10-14T02:06:00Z"/>
              </w:rPr>
            </w:pPr>
            <w:del w:id="1769" w:author="aas" w:date="2013-10-14T02:06:00Z">
              <w:r>
                <w:delText xml:space="preserve">      &lt;xs:element name="id"  type="OFConfigId"&gt;</w:delText>
              </w:r>
            </w:del>
          </w:p>
          <w:p w14:paraId="388AC8C2" w14:textId="77777777" w:rsidR="00257D58" w:rsidRDefault="00257D58" w:rsidP="00257D58">
            <w:pPr>
              <w:pStyle w:val="XML1"/>
              <w:rPr>
                <w:del w:id="1770" w:author="aas" w:date="2013-10-14T02:06:00Z"/>
              </w:rPr>
            </w:pPr>
            <w:del w:id="1771" w:author="aas" w:date="2013-10-14T02:06:00Z">
              <w:r>
                <w:delText xml:space="preserve">        &lt;xs:annotation&gt;</w:delText>
              </w:r>
            </w:del>
          </w:p>
          <w:p w14:paraId="3F44797E" w14:textId="77777777" w:rsidR="00257D58" w:rsidRDefault="00257D58" w:rsidP="00257D58">
            <w:pPr>
              <w:pStyle w:val="XML1"/>
              <w:rPr>
                <w:del w:id="1772" w:author="aas" w:date="2013-10-14T02:06:00Z"/>
              </w:rPr>
            </w:pPr>
            <w:del w:id="1773" w:author="aas" w:date="2013-10-14T02:06:00Z">
              <w:r>
                <w:delText xml:space="preserve">          &lt;xs:documentation&gt;</w:delText>
              </w:r>
            </w:del>
          </w:p>
          <w:p w14:paraId="40F5A766" w14:textId="77777777" w:rsidR="00257D58" w:rsidRDefault="00257D58" w:rsidP="00257D58">
            <w:pPr>
              <w:pStyle w:val="XML1"/>
              <w:rPr>
                <w:del w:id="1774" w:author="aas" w:date="2013-10-14T02:06:00Z"/>
              </w:rPr>
            </w:pPr>
            <w:del w:id="1775" w:author="aas" w:date="2013-10-14T02:06:00Z">
              <w:r>
                <w:delText xml:space="preserve">            A unique but locally arbitrary identifier that</w:delText>
              </w:r>
            </w:del>
          </w:p>
          <w:p w14:paraId="2B23B89E" w14:textId="77777777" w:rsidR="00257D58" w:rsidRDefault="00257D58" w:rsidP="00257D58">
            <w:pPr>
              <w:pStyle w:val="XML1"/>
              <w:rPr>
                <w:del w:id="1776" w:author="aas" w:date="2013-10-14T02:06:00Z"/>
              </w:rPr>
            </w:pPr>
            <w:del w:id="1777" w:author="aas" w:date="2013-10-14T02:06:00Z">
              <w:r>
                <w:delText xml:space="preserve">            identifies a Logical Switch within the context of an</w:delText>
              </w:r>
            </w:del>
          </w:p>
          <w:p w14:paraId="146E4098" w14:textId="77777777" w:rsidR="00257D58" w:rsidRDefault="00257D58" w:rsidP="00257D58">
            <w:pPr>
              <w:pStyle w:val="XML1"/>
              <w:rPr>
                <w:del w:id="1778" w:author="aas" w:date="2013-10-14T02:06:00Z"/>
              </w:rPr>
            </w:pPr>
            <w:del w:id="1779" w:author="aas" w:date="2013-10-14T02:06:00Z">
              <w:r>
                <w:delText xml:space="preserve">            OpenFlow Capable Switch. It MUST be persistent across</w:delText>
              </w:r>
            </w:del>
          </w:p>
          <w:p w14:paraId="64B0CDB9" w14:textId="77777777" w:rsidR="00257D58" w:rsidRDefault="00257D58" w:rsidP="00257D58">
            <w:pPr>
              <w:pStyle w:val="XML1"/>
              <w:rPr>
                <w:del w:id="1780" w:author="aas" w:date="2013-10-14T02:06:00Z"/>
              </w:rPr>
            </w:pPr>
            <w:del w:id="1781" w:author="aas" w:date="2013-10-14T02:06:00Z">
              <w:r>
                <w:delText xml:space="preserve">            reboots of the OpenFlow Capable Switch.</w:delText>
              </w:r>
            </w:del>
          </w:p>
          <w:p w14:paraId="6DD12F7C" w14:textId="77777777" w:rsidR="00257D58" w:rsidRDefault="00257D58" w:rsidP="00257D58">
            <w:pPr>
              <w:pStyle w:val="XML1"/>
              <w:rPr>
                <w:del w:id="1782" w:author="aas" w:date="2013-10-14T02:06:00Z"/>
              </w:rPr>
            </w:pPr>
          </w:p>
          <w:p w14:paraId="0D179CDD" w14:textId="77777777" w:rsidR="00257D58" w:rsidRDefault="00257D58" w:rsidP="00257D58">
            <w:pPr>
              <w:pStyle w:val="XML1"/>
              <w:rPr>
                <w:del w:id="1783" w:author="aas" w:date="2013-10-14T02:06:00Z"/>
              </w:rPr>
            </w:pPr>
            <w:del w:id="1784" w:author="aas" w:date="2013-10-14T02:06:00Z">
              <w:r>
                <w:delText xml:space="preserve">            This element MUST be present to identify the OpenFlow</w:delText>
              </w:r>
            </w:del>
          </w:p>
          <w:p w14:paraId="5DE984A7" w14:textId="77777777" w:rsidR="00257D58" w:rsidRDefault="00257D58" w:rsidP="00257D58">
            <w:pPr>
              <w:pStyle w:val="XML1"/>
              <w:rPr>
                <w:del w:id="1785" w:author="aas" w:date="2013-10-14T02:06:00Z"/>
              </w:rPr>
            </w:pPr>
            <w:del w:id="1786" w:author="aas" w:date="2013-10-14T02:06:00Z">
              <w:r>
                <w:delText xml:space="preserve">            Logical Switch.</w:delText>
              </w:r>
            </w:del>
          </w:p>
          <w:p w14:paraId="6292E79D" w14:textId="77777777" w:rsidR="00257D58" w:rsidRDefault="00257D58" w:rsidP="00257D58">
            <w:pPr>
              <w:pStyle w:val="XML1"/>
              <w:rPr>
                <w:del w:id="1787" w:author="aas" w:date="2013-10-14T02:06:00Z"/>
              </w:rPr>
            </w:pPr>
            <w:del w:id="1788" w:author="aas" w:date="2013-10-14T02:06:00Z">
              <w:r>
                <w:delText xml:space="preserve">          &lt;/xs:documentation&gt;</w:delText>
              </w:r>
            </w:del>
          </w:p>
          <w:p w14:paraId="38CC4FEC" w14:textId="77777777" w:rsidR="00257D58" w:rsidRDefault="00257D58" w:rsidP="00257D58">
            <w:pPr>
              <w:pStyle w:val="XML1"/>
              <w:rPr>
                <w:del w:id="1789" w:author="aas" w:date="2013-10-14T02:06:00Z"/>
              </w:rPr>
            </w:pPr>
            <w:del w:id="1790" w:author="aas" w:date="2013-10-14T02:06:00Z">
              <w:r>
                <w:delText xml:space="preserve">        &lt;/xs:annotation&gt;</w:delText>
              </w:r>
            </w:del>
          </w:p>
          <w:p w14:paraId="1122DB11" w14:textId="77777777" w:rsidR="00257D58" w:rsidRDefault="00257D58" w:rsidP="00257D58">
            <w:pPr>
              <w:pStyle w:val="XML1"/>
              <w:rPr>
                <w:del w:id="1791" w:author="aas" w:date="2013-10-14T02:06:00Z"/>
              </w:rPr>
            </w:pPr>
            <w:del w:id="1792" w:author="aas" w:date="2013-10-14T02:06:00Z">
              <w:r>
                <w:delText xml:space="preserve">      &lt;/xs:element&gt;</w:delText>
              </w:r>
            </w:del>
          </w:p>
          <w:p w14:paraId="013AD5D9" w14:textId="77777777" w:rsidR="00257D58" w:rsidRDefault="00257D58" w:rsidP="00257D58">
            <w:pPr>
              <w:pStyle w:val="XML1"/>
              <w:rPr>
                <w:del w:id="1793" w:author="aas" w:date="2013-10-14T02:06:00Z"/>
              </w:rPr>
            </w:pPr>
            <w:del w:id="1794" w:author="aas" w:date="2013-10-14T02:06:00Z">
              <w:r>
                <w:delText xml:space="preserve">      &lt;xs:element name="capabilities"&gt;</w:delText>
              </w:r>
            </w:del>
          </w:p>
          <w:p w14:paraId="492AA1ED" w14:textId="77777777" w:rsidR="00257D58" w:rsidRDefault="00257D58" w:rsidP="00257D58">
            <w:pPr>
              <w:pStyle w:val="XML1"/>
              <w:rPr>
                <w:del w:id="1795" w:author="aas" w:date="2013-10-14T02:06:00Z"/>
              </w:rPr>
            </w:pPr>
            <w:del w:id="1796" w:author="aas" w:date="2013-10-14T02:06:00Z">
              <w:r>
                <w:delText xml:space="preserve">        &lt;xs:annotation&gt;</w:delText>
              </w:r>
            </w:del>
          </w:p>
          <w:p w14:paraId="0392CE81" w14:textId="77777777" w:rsidR="00257D58" w:rsidRDefault="00257D58" w:rsidP="00257D58">
            <w:pPr>
              <w:pStyle w:val="XML1"/>
              <w:rPr>
                <w:del w:id="1797" w:author="aas" w:date="2013-10-14T02:06:00Z"/>
              </w:rPr>
            </w:pPr>
            <w:del w:id="1798" w:author="aas" w:date="2013-10-14T02:06:00Z">
              <w:r>
                <w:delText xml:space="preserve">          &lt;xs:documentation&gt;</w:delText>
              </w:r>
            </w:del>
          </w:p>
          <w:p w14:paraId="3208DBCB" w14:textId="77777777" w:rsidR="00257D58" w:rsidRDefault="00257D58" w:rsidP="00257D58">
            <w:pPr>
              <w:pStyle w:val="XML1"/>
              <w:rPr>
                <w:del w:id="1799" w:author="aas" w:date="2013-10-14T02:06:00Z"/>
              </w:rPr>
            </w:pPr>
            <w:del w:id="1800" w:author="aas" w:date="2013-10-14T02:06:00Z">
              <w:r>
                <w:delText xml:space="preserve">            This element contains all capability items that</w:delText>
              </w:r>
            </w:del>
          </w:p>
          <w:p w14:paraId="18E4C5AD" w14:textId="77777777" w:rsidR="00257D58" w:rsidRDefault="00257D58" w:rsidP="00257D58">
            <w:pPr>
              <w:pStyle w:val="XML1"/>
              <w:rPr>
                <w:del w:id="1801" w:author="aas" w:date="2013-10-14T02:06:00Z"/>
              </w:rPr>
            </w:pPr>
            <w:del w:id="1802" w:author="aas" w:date="2013-10-14T02:06:00Z">
              <w:r>
                <w:delText xml:space="preserve">            an OpenFlow Logical Switch MAY implement.</w:delText>
              </w:r>
            </w:del>
          </w:p>
          <w:p w14:paraId="1B8049E7" w14:textId="77777777" w:rsidR="00257D58" w:rsidRDefault="00257D58" w:rsidP="00257D58">
            <w:pPr>
              <w:pStyle w:val="XML1"/>
              <w:rPr>
                <w:del w:id="1803" w:author="aas" w:date="2013-10-14T02:06:00Z"/>
              </w:rPr>
            </w:pPr>
          </w:p>
          <w:p w14:paraId="239FE468" w14:textId="77777777" w:rsidR="00257D58" w:rsidRDefault="00257D58" w:rsidP="00257D58">
            <w:pPr>
              <w:pStyle w:val="XML1"/>
              <w:rPr>
                <w:del w:id="1804" w:author="aas" w:date="2013-10-14T02:06:00Z"/>
              </w:rPr>
            </w:pPr>
            <w:del w:id="1805" w:author="aas" w:date="2013-10-14T02:06:00Z">
              <w:r>
                <w:delText xml:space="preserve">            This element and its children can only be retrieved by</w:delText>
              </w:r>
            </w:del>
          </w:p>
          <w:p w14:paraId="480A3A2E" w14:textId="77777777" w:rsidR="00257D58" w:rsidRDefault="00257D58" w:rsidP="00257D58">
            <w:pPr>
              <w:pStyle w:val="XML1"/>
              <w:rPr>
                <w:del w:id="1806" w:author="aas" w:date="2013-10-14T02:06:00Z"/>
              </w:rPr>
            </w:pPr>
            <w:del w:id="1807" w:author="aas" w:date="2013-10-14T02:06:00Z">
              <w:r>
                <w:delText xml:space="preserve">            NETCONF &amp;lt;get&amp;gt; operation since it contain no configuration</w:delText>
              </w:r>
            </w:del>
          </w:p>
          <w:p w14:paraId="4B66CCBA" w14:textId="77777777" w:rsidR="00257D58" w:rsidRDefault="00257D58" w:rsidP="00257D58">
            <w:pPr>
              <w:pStyle w:val="XML1"/>
              <w:rPr>
                <w:del w:id="1808" w:author="aas" w:date="2013-10-14T02:06:00Z"/>
              </w:rPr>
            </w:pPr>
            <w:del w:id="1809" w:author="aas" w:date="2013-10-14T02:06:00Z">
              <w:r>
                <w:delText xml:space="preserve">            data.</w:delText>
              </w:r>
            </w:del>
          </w:p>
          <w:p w14:paraId="41C8E97E" w14:textId="77777777" w:rsidR="00257D58" w:rsidRDefault="00257D58" w:rsidP="00257D58">
            <w:pPr>
              <w:pStyle w:val="XML1"/>
              <w:rPr>
                <w:del w:id="1810" w:author="aas" w:date="2013-10-14T02:06:00Z"/>
              </w:rPr>
            </w:pPr>
            <w:del w:id="1811" w:author="aas" w:date="2013-10-14T02:06:00Z">
              <w:r>
                <w:delText xml:space="preserve">          &lt;/xs:documentation&gt;</w:delText>
              </w:r>
            </w:del>
          </w:p>
          <w:p w14:paraId="53B24C28" w14:textId="77777777" w:rsidR="00257D58" w:rsidRDefault="00257D58" w:rsidP="00257D58">
            <w:pPr>
              <w:pStyle w:val="XML1"/>
              <w:rPr>
                <w:del w:id="1812" w:author="aas" w:date="2013-10-14T02:06:00Z"/>
              </w:rPr>
            </w:pPr>
            <w:del w:id="1813" w:author="aas" w:date="2013-10-14T02:06:00Z">
              <w:r>
                <w:delText xml:space="preserve">        &lt;/xs:annotation&gt;</w:delText>
              </w:r>
            </w:del>
          </w:p>
          <w:p w14:paraId="7A207C02" w14:textId="77777777" w:rsidR="00257D58" w:rsidRDefault="00257D58" w:rsidP="00257D58">
            <w:pPr>
              <w:pStyle w:val="XML1"/>
              <w:rPr>
                <w:del w:id="1814" w:author="aas" w:date="2013-10-14T02:06:00Z"/>
              </w:rPr>
            </w:pPr>
            <w:del w:id="1815" w:author="aas" w:date="2013-10-14T02:06:00Z">
              <w:r>
                <w:delText xml:space="preserve">        &lt;xs:complexType&gt;</w:delText>
              </w:r>
            </w:del>
          </w:p>
          <w:p w14:paraId="4B4264FE" w14:textId="77777777" w:rsidR="00257D58" w:rsidRDefault="00257D58" w:rsidP="00257D58">
            <w:pPr>
              <w:pStyle w:val="XML1"/>
              <w:rPr>
                <w:del w:id="1816" w:author="aas" w:date="2013-10-14T02:06:00Z"/>
              </w:rPr>
            </w:pPr>
            <w:del w:id="1817" w:author="aas" w:date="2013-10-14T02:06:00Z">
              <w:r>
                <w:delText xml:space="preserve">          &lt;xs:sequence&gt;</w:delText>
              </w:r>
            </w:del>
          </w:p>
          <w:p w14:paraId="4D293F50" w14:textId="77777777" w:rsidR="00257D58" w:rsidRDefault="00257D58" w:rsidP="00257D58">
            <w:pPr>
              <w:pStyle w:val="XML1"/>
              <w:rPr>
                <w:del w:id="1818" w:author="aas" w:date="2013-10-14T02:06:00Z"/>
              </w:rPr>
            </w:pPr>
            <w:del w:id="1819" w:author="aas" w:date="2013-10-14T02:06:00Z">
              <w:r>
                <w:delText xml:space="preserve">            &lt;xs:group ref="OFLogicalSwitchCapabilitiesType"/&gt;</w:delText>
              </w:r>
            </w:del>
          </w:p>
          <w:p w14:paraId="426EAE23" w14:textId="77777777" w:rsidR="00257D58" w:rsidRDefault="00257D58" w:rsidP="00257D58">
            <w:pPr>
              <w:pStyle w:val="XML1"/>
              <w:rPr>
                <w:del w:id="1820" w:author="aas" w:date="2013-10-14T02:06:00Z"/>
              </w:rPr>
            </w:pPr>
            <w:del w:id="1821" w:author="aas" w:date="2013-10-14T02:06:00Z">
              <w:r>
                <w:delText xml:space="preserve">          &lt;/xs:sequence&gt;</w:delText>
              </w:r>
            </w:del>
          </w:p>
          <w:p w14:paraId="2B1B58E5" w14:textId="77777777" w:rsidR="00257D58" w:rsidRDefault="00257D58" w:rsidP="00257D58">
            <w:pPr>
              <w:pStyle w:val="XML1"/>
              <w:rPr>
                <w:del w:id="1822" w:author="aas" w:date="2013-10-14T02:06:00Z"/>
              </w:rPr>
            </w:pPr>
            <w:del w:id="1823" w:author="aas" w:date="2013-10-14T02:06:00Z">
              <w:r>
                <w:delText xml:space="preserve">        &lt;/xs:complexType&gt;</w:delText>
              </w:r>
            </w:del>
          </w:p>
          <w:p w14:paraId="532E1D69" w14:textId="77777777" w:rsidR="00257D58" w:rsidRDefault="00257D58" w:rsidP="00257D58">
            <w:pPr>
              <w:pStyle w:val="XML1"/>
              <w:rPr>
                <w:del w:id="1824" w:author="aas" w:date="2013-10-14T02:06:00Z"/>
              </w:rPr>
            </w:pPr>
            <w:del w:id="1825" w:author="aas" w:date="2013-10-14T02:06:00Z">
              <w:r>
                <w:delText xml:space="preserve">      &lt;/xs:element&gt;</w:delText>
              </w:r>
            </w:del>
          </w:p>
          <w:p w14:paraId="2B2B2547" w14:textId="77777777" w:rsidR="00257D58" w:rsidRDefault="00257D58" w:rsidP="00257D58">
            <w:pPr>
              <w:pStyle w:val="XML1"/>
              <w:rPr>
                <w:del w:id="1826" w:author="aas" w:date="2013-10-14T02:06:00Z"/>
              </w:rPr>
            </w:pPr>
            <w:del w:id="1827" w:author="aas" w:date="2013-10-14T02:06:00Z">
              <w:r>
                <w:delText xml:space="preserve">      &lt;xs:element name="datapath-id"  type="datapath-id-type"&gt;</w:delText>
              </w:r>
            </w:del>
          </w:p>
          <w:p w14:paraId="3141F05B" w14:textId="77777777" w:rsidR="00257D58" w:rsidRDefault="00257D58" w:rsidP="00257D58">
            <w:pPr>
              <w:pStyle w:val="XML1"/>
              <w:rPr>
                <w:del w:id="1828" w:author="aas" w:date="2013-10-14T02:06:00Z"/>
              </w:rPr>
            </w:pPr>
            <w:del w:id="1829" w:author="aas" w:date="2013-10-14T02:06:00Z">
              <w:r>
                <w:delText xml:space="preserve">        &lt;xs:annotation&gt;</w:delText>
              </w:r>
            </w:del>
          </w:p>
          <w:p w14:paraId="49AEAB8C" w14:textId="77777777" w:rsidR="00257D58" w:rsidRDefault="00257D58" w:rsidP="00257D58">
            <w:pPr>
              <w:pStyle w:val="XML1"/>
              <w:rPr>
                <w:del w:id="1830" w:author="aas" w:date="2013-10-14T02:06:00Z"/>
              </w:rPr>
            </w:pPr>
            <w:del w:id="1831" w:author="aas" w:date="2013-10-14T02:06:00Z">
              <w:r>
                <w:delText xml:space="preserve">          &lt;xs:documentation&gt;</w:delText>
              </w:r>
            </w:del>
          </w:p>
          <w:p w14:paraId="4CF8078E" w14:textId="77777777" w:rsidR="00257D58" w:rsidRDefault="00257D58" w:rsidP="00257D58">
            <w:pPr>
              <w:pStyle w:val="XML1"/>
              <w:rPr>
                <w:del w:id="1832" w:author="aas" w:date="2013-10-14T02:06:00Z"/>
              </w:rPr>
            </w:pPr>
            <w:del w:id="1833" w:author="aas" w:date="2013-10-14T02:06:00Z">
              <w:r>
                <w:delText xml:space="preserve">            The datapath identifier of the Logical Switch</w:delText>
              </w:r>
            </w:del>
          </w:p>
          <w:p w14:paraId="6246A96D" w14:textId="77777777" w:rsidR="00257D58" w:rsidRDefault="00257D58" w:rsidP="00257D58">
            <w:pPr>
              <w:pStyle w:val="XML1"/>
              <w:rPr>
                <w:del w:id="1834" w:author="aas" w:date="2013-10-14T02:06:00Z"/>
              </w:rPr>
            </w:pPr>
            <w:del w:id="1835" w:author="aas" w:date="2013-10-14T02:06:00Z">
              <w:r>
                <w:delText xml:space="preserve">            that uniquely identifies this Logical Switch within the</w:delText>
              </w:r>
            </w:del>
          </w:p>
          <w:p w14:paraId="4BDEA871" w14:textId="77777777" w:rsidR="00257D58" w:rsidRDefault="00257D58" w:rsidP="00257D58">
            <w:pPr>
              <w:pStyle w:val="XML1"/>
              <w:rPr>
                <w:del w:id="1836" w:author="aas" w:date="2013-10-14T02:06:00Z"/>
              </w:rPr>
            </w:pPr>
            <w:del w:id="1837" w:author="aas" w:date="2013-10-14T02:06:00Z">
              <w:r>
                <w:delText xml:space="preserve">            context of all OpenFlow Controllers associated with the</w:delText>
              </w:r>
            </w:del>
          </w:p>
          <w:p w14:paraId="37F0DBD5" w14:textId="77777777" w:rsidR="00257D58" w:rsidRDefault="00257D58" w:rsidP="00257D58">
            <w:pPr>
              <w:pStyle w:val="XML1"/>
              <w:rPr>
                <w:del w:id="1838" w:author="aas" w:date="2013-10-14T02:06:00Z"/>
              </w:rPr>
            </w:pPr>
            <w:del w:id="1839" w:author="aas" w:date="2013-10-14T02:06:00Z">
              <w:r>
                <w:delText xml:space="preserve">            OpenFlow Logical Switch.  The datapath identifier is a</w:delText>
              </w:r>
            </w:del>
          </w:p>
          <w:p w14:paraId="2E2E399F" w14:textId="77777777" w:rsidR="00257D58" w:rsidRDefault="00257D58" w:rsidP="00257D58">
            <w:pPr>
              <w:pStyle w:val="XML1"/>
              <w:rPr>
                <w:del w:id="1840" w:author="aas" w:date="2013-10-14T02:06:00Z"/>
              </w:rPr>
            </w:pPr>
            <w:del w:id="1841" w:author="aas" w:date="2013-10-14T02:06:00Z">
              <w:r>
                <w:delText xml:space="preserve">            string value that MUST be formatted as a sequence of 8</w:delText>
              </w:r>
            </w:del>
          </w:p>
          <w:p w14:paraId="3E6547ED" w14:textId="77777777" w:rsidR="00257D58" w:rsidRDefault="00257D58" w:rsidP="00257D58">
            <w:pPr>
              <w:pStyle w:val="XML1"/>
              <w:rPr>
                <w:del w:id="1842" w:author="aas" w:date="2013-10-14T02:06:00Z"/>
              </w:rPr>
            </w:pPr>
            <w:del w:id="1843" w:author="aas" w:date="2013-10-14T02:06:00Z">
              <w:r>
                <w:delText xml:space="preserve">            2-digit hexadecimal numbers that are separated by colons,</w:delText>
              </w:r>
            </w:del>
          </w:p>
          <w:p w14:paraId="4E852DA8" w14:textId="77777777" w:rsidR="00257D58" w:rsidRDefault="00257D58" w:rsidP="00257D58">
            <w:pPr>
              <w:pStyle w:val="XML1"/>
              <w:rPr>
                <w:del w:id="1844" w:author="aas" w:date="2013-10-14T02:06:00Z"/>
              </w:rPr>
            </w:pPr>
            <w:del w:id="1845" w:author="aas" w:date="2013-10-14T02:06:00Z">
              <w:r>
                <w:delText xml:space="preserve">            for example, '01:23:45:67:89:ab:cd:ef'.  When processing a</w:delText>
              </w:r>
            </w:del>
          </w:p>
          <w:p w14:paraId="663568B6" w14:textId="77777777" w:rsidR="00257D58" w:rsidRDefault="00257D58" w:rsidP="00257D58">
            <w:pPr>
              <w:pStyle w:val="XML1"/>
              <w:rPr>
                <w:del w:id="1846" w:author="aas" w:date="2013-10-14T02:06:00Z"/>
              </w:rPr>
            </w:pPr>
            <w:del w:id="1847" w:author="aas" w:date="2013-10-14T02:06:00Z">
              <w:r>
                <w:delText xml:space="preserve">            datapath identifier, the case of the decimal digits MUST be</w:delText>
              </w:r>
            </w:del>
          </w:p>
          <w:p w14:paraId="29FEF06D" w14:textId="77777777" w:rsidR="00257D58" w:rsidRDefault="00257D58" w:rsidP="00257D58">
            <w:pPr>
              <w:pStyle w:val="XML1"/>
              <w:rPr>
                <w:del w:id="1848" w:author="aas" w:date="2013-10-14T02:06:00Z"/>
              </w:rPr>
            </w:pPr>
            <w:del w:id="1849" w:author="aas" w:date="2013-10-14T02:06:00Z">
              <w:r>
                <w:delText xml:space="preserve">            ignored.</w:delText>
              </w:r>
            </w:del>
          </w:p>
          <w:p w14:paraId="345A4510" w14:textId="77777777" w:rsidR="00257D58" w:rsidRDefault="00257D58" w:rsidP="00257D58">
            <w:pPr>
              <w:pStyle w:val="XML1"/>
              <w:rPr>
                <w:del w:id="1850" w:author="aas" w:date="2013-10-14T02:06:00Z"/>
              </w:rPr>
            </w:pPr>
          </w:p>
          <w:p w14:paraId="06184AE3" w14:textId="77777777" w:rsidR="00257D58" w:rsidRDefault="00257D58" w:rsidP="00257D58">
            <w:pPr>
              <w:pStyle w:val="XML1"/>
              <w:rPr>
                <w:del w:id="1851" w:author="aas" w:date="2013-10-14T02:06:00Z"/>
              </w:rPr>
            </w:pPr>
            <w:del w:id="1852" w:author="aas" w:date="2013-10-14T02:06:00Z">
              <w:r>
                <w:delText xml:space="preserve">            This element MUST be present in the NETCONF data store.</w:delText>
              </w:r>
            </w:del>
          </w:p>
          <w:p w14:paraId="6CFD924C" w14:textId="77777777" w:rsidR="00257D58" w:rsidRDefault="00257D58" w:rsidP="00257D58">
            <w:pPr>
              <w:pStyle w:val="XML1"/>
              <w:rPr>
                <w:del w:id="1853" w:author="aas" w:date="2013-10-14T02:06:00Z"/>
              </w:rPr>
            </w:pPr>
            <w:del w:id="1854" w:author="aas" w:date="2013-10-14T02:06:00Z">
              <w:r>
                <w:delText xml:space="preserve">            If this element is not present in a NETCONF &amp;lt;edit-config&amp;gt;</w:delText>
              </w:r>
            </w:del>
          </w:p>
          <w:p w14:paraId="56E2516A" w14:textId="77777777" w:rsidR="00257D58" w:rsidRDefault="00257D58" w:rsidP="00257D58">
            <w:pPr>
              <w:pStyle w:val="XML1"/>
              <w:rPr>
                <w:del w:id="1855" w:author="aas" w:date="2013-10-14T02:06:00Z"/>
              </w:rPr>
            </w:pPr>
            <w:del w:id="1856" w:author="aas" w:date="2013-10-14T02:06:00Z">
              <w:r>
                <w:delText xml:space="preserve">            operation 'create', 'merge' or 'replace' and the parent</w:delText>
              </w:r>
            </w:del>
          </w:p>
          <w:p w14:paraId="435A2740" w14:textId="77777777" w:rsidR="00257D58" w:rsidRDefault="00257D58" w:rsidP="00257D58">
            <w:pPr>
              <w:pStyle w:val="XML1"/>
              <w:rPr>
                <w:del w:id="1857" w:author="aas" w:date="2013-10-14T02:06:00Z"/>
              </w:rPr>
            </w:pPr>
            <w:del w:id="1858" w:author="aas" w:date="2013-10-14T02:06:00Z">
              <w:r>
                <w:delText xml:space="preserve">            element does not exist, a 'data-missing' error is</w:delText>
              </w:r>
            </w:del>
          </w:p>
          <w:p w14:paraId="74A0909F" w14:textId="77777777" w:rsidR="00257D58" w:rsidRDefault="00257D58" w:rsidP="00257D58">
            <w:pPr>
              <w:pStyle w:val="XML1"/>
              <w:rPr>
                <w:del w:id="1859" w:author="aas" w:date="2013-10-14T02:06:00Z"/>
              </w:rPr>
            </w:pPr>
            <w:del w:id="1860" w:author="aas" w:date="2013-10-14T02:06:00Z">
              <w:r>
                <w:delText xml:space="preserve">            returned.</w:delText>
              </w:r>
            </w:del>
          </w:p>
          <w:p w14:paraId="4ED923D0" w14:textId="77777777" w:rsidR="00257D58" w:rsidRDefault="00257D58" w:rsidP="00257D58">
            <w:pPr>
              <w:pStyle w:val="XML1"/>
              <w:rPr>
                <w:del w:id="1861" w:author="aas" w:date="2013-10-14T02:06:00Z"/>
              </w:rPr>
            </w:pPr>
            <w:del w:id="1862" w:author="aas" w:date="2013-10-14T02:06:00Z">
              <w:r>
                <w:delText xml:space="preserve">          &lt;/xs:documentation&gt;</w:delText>
              </w:r>
            </w:del>
          </w:p>
          <w:p w14:paraId="7B3FCCBC" w14:textId="77777777" w:rsidR="00257D58" w:rsidRDefault="00257D58" w:rsidP="00257D58">
            <w:pPr>
              <w:pStyle w:val="XML1"/>
              <w:rPr>
                <w:del w:id="1863" w:author="aas" w:date="2013-10-14T02:06:00Z"/>
              </w:rPr>
            </w:pPr>
            <w:del w:id="1864" w:author="aas" w:date="2013-10-14T02:06:00Z">
              <w:r>
                <w:delText xml:space="preserve">        &lt;/xs:annotation&gt;</w:delText>
              </w:r>
            </w:del>
          </w:p>
          <w:p w14:paraId="599E30E5" w14:textId="77777777" w:rsidR="00257D58" w:rsidRDefault="00257D58" w:rsidP="00257D58">
            <w:pPr>
              <w:pStyle w:val="XML1"/>
              <w:rPr>
                <w:del w:id="1865" w:author="aas" w:date="2013-10-14T02:06:00Z"/>
              </w:rPr>
            </w:pPr>
            <w:del w:id="1866" w:author="aas" w:date="2013-10-14T02:06:00Z">
              <w:r>
                <w:delText xml:space="preserve">      &lt;/xs:element&gt;</w:delText>
              </w:r>
            </w:del>
          </w:p>
          <w:p w14:paraId="24C6B0E9" w14:textId="77777777" w:rsidR="00257D58" w:rsidRDefault="00257D58" w:rsidP="00257D58">
            <w:pPr>
              <w:pStyle w:val="XML1"/>
              <w:rPr>
                <w:del w:id="1867" w:author="aas" w:date="2013-10-14T02:06:00Z"/>
              </w:rPr>
            </w:pPr>
            <w:del w:id="1868" w:author="aas" w:date="2013-10-14T02:06:00Z">
              <w:r>
                <w:delText xml:space="preserve">      &lt;xs:element name="enabled"  type="xs:boolean"&gt;</w:delText>
              </w:r>
            </w:del>
          </w:p>
          <w:p w14:paraId="757DADD0" w14:textId="77777777" w:rsidR="00257D58" w:rsidRDefault="00257D58" w:rsidP="00257D58">
            <w:pPr>
              <w:pStyle w:val="XML1"/>
              <w:rPr>
                <w:del w:id="1869" w:author="aas" w:date="2013-10-14T02:06:00Z"/>
              </w:rPr>
            </w:pPr>
            <w:del w:id="1870" w:author="aas" w:date="2013-10-14T02:06:00Z">
              <w:r>
                <w:delText xml:space="preserve">        &lt;xs:annotation&gt;</w:delText>
              </w:r>
            </w:del>
          </w:p>
          <w:p w14:paraId="7181F63A" w14:textId="77777777" w:rsidR="00257D58" w:rsidRDefault="00257D58" w:rsidP="00257D58">
            <w:pPr>
              <w:pStyle w:val="XML1"/>
              <w:rPr>
                <w:del w:id="1871" w:author="aas" w:date="2013-10-14T02:06:00Z"/>
              </w:rPr>
            </w:pPr>
            <w:del w:id="1872" w:author="aas" w:date="2013-10-14T02:06:00Z">
              <w:r>
                <w:delText xml:space="preserve">          &lt;xs:documentation&gt;</w:delText>
              </w:r>
            </w:del>
          </w:p>
          <w:p w14:paraId="21CFFE0B" w14:textId="77777777" w:rsidR="00257D58" w:rsidRDefault="00257D58" w:rsidP="00257D58">
            <w:pPr>
              <w:pStyle w:val="XML1"/>
              <w:rPr>
                <w:del w:id="1873" w:author="aas" w:date="2013-10-14T02:06:00Z"/>
              </w:rPr>
            </w:pPr>
            <w:del w:id="1874" w:author="aas" w:date="2013-10-14T02:06:00Z">
              <w:r>
                <w:delText xml:space="preserve">            This element indicates the administrative state</w:delText>
              </w:r>
            </w:del>
          </w:p>
          <w:p w14:paraId="43519FEC" w14:textId="77777777" w:rsidR="00257D58" w:rsidRDefault="00257D58" w:rsidP="00257D58">
            <w:pPr>
              <w:pStyle w:val="XML1"/>
              <w:rPr>
                <w:del w:id="1875" w:author="aas" w:date="2013-10-14T02:06:00Z"/>
              </w:rPr>
            </w:pPr>
            <w:del w:id="1876" w:author="aas" w:date="2013-10-14T02:06:00Z">
              <w:r>
                <w:delText xml:space="preserve">            of the OpenFlow Logical Switch.  A value of 'false' means</w:delText>
              </w:r>
            </w:del>
          </w:p>
          <w:p w14:paraId="2D70F5DB" w14:textId="77777777" w:rsidR="00257D58" w:rsidRDefault="00257D58" w:rsidP="00257D58">
            <w:pPr>
              <w:pStyle w:val="XML1"/>
              <w:rPr>
                <w:del w:id="1877" w:author="aas" w:date="2013-10-14T02:06:00Z"/>
              </w:rPr>
            </w:pPr>
            <w:del w:id="1878" w:author="aas" w:date="2013-10-14T02:06:00Z">
              <w:r>
                <w:delText xml:space="preserve">            the OpenFlow Logical Switch MUST NOT communicate with any </w:delText>
              </w:r>
            </w:del>
          </w:p>
          <w:p w14:paraId="61949338" w14:textId="77777777" w:rsidR="00257D58" w:rsidRDefault="00257D58" w:rsidP="00257D58">
            <w:pPr>
              <w:pStyle w:val="XML1"/>
              <w:rPr>
                <w:del w:id="1879" w:author="aas" w:date="2013-10-14T02:06:00Z"/>
              </w:rPr>
            </w:pPr>
            <w:del w:id="1880" w:author="aas" w:date="2013-10-14T02:06:00Z">
              <w:r>
                <w:delText xml:space="preserve">            OpenFlow Controllers, MUST NOT conduct any OpenFlow </w:delText>
              </w:r>
            </w:del>
          </w:p>
          <w:p w14:paraId="1BE0C22F" w14:textId="77777777" w:rsidR="00257D58" w:rsidRDefault="00257D58" w:rsidP="00257D58">
            <w:pPr>
              <w:pStyle w:val="XML1"/>
              <w:rPr>
                <w:del w:id="1881" w:author="aas" w:date="2013-10-14T02:06:00Z"/>
              </w:rPr>
            </w:pPr>
            <w:del w:id="1882" w:author="aas" w:date="2013-10-14T02:06:00Z">
              <w:r>
                <w:delText xml:space="preserve">            processing, and SHOULD NOT be utilizing computational or </w:delText>
              </w:r>
            </w:del>
          </w:p>
          <w:p w14:paraId="18863BB3" w14:textId="77777777" w:rsidR="00257D58" w:rsidRDefault="00257D58" w:rsidP="00257D58">
            <w:pPr>
              <w:pStyle w:val="XML1"/>
              <w:rPr>
                <w:del w:id="1883" w:author="aas" w:date="2013-10-14T02:06:00Z"/>
              </w:rPr>
            </w:pPr>
            <w:del w:id="1884" w:author="aas" w:date="2013-10-14T02:06:00Z">
              <w:r>
                <w:delText xml:space="preserve">            network resources of the underlying platform.</w:delText>
              </w:r>
            </w:del>
          </w:p>
          <w:p w14:paraId="70AD0576" w14:textId="77777777" w:rsidR="00257D58" w:rsidRDefault="00257D58" w:rsidP="00257D58">
            <w:pPr>
              <w:pStyle w:val="XML1"/>
              <w:rPr>
                <w:del w:id="1885" w:author="aas" w:date="2013-10-14T02:06:00Z"/>
              </w:rPr>
            </w:pPr>
          </w:p>
          <w:p w14:paraId="38B76BFD" w14:textId="77777777" w:rsidR="00257D58" w:rsidRDefault="00257D58" w:rsidP="00257D58">
            <w:pPr>
              <w:pStyle w:val="XML1"/>
              <w:rPr>
                <w:del w:id="1886" w:author="aas" w:date="2013-10-14T02:06:00Z"/>
              </w:rPr>
            </w:pPr>
            <w:del w:id="1887" w:author="aas" w:date="2013-10-14T02:06:00Z">
              <w:r>
                <w:delText xml:space="preserve">            This element is optional. If this element is not present it</w:delText>
              </w:r>
            </w:del>
          </w:p>
          <w:p w14:paraId="6FB6A6F1" w14:textId="77777777" w:rsidR="00257D58" w:rsidRDefault="00257D58" w:rsidP="00257D58">
            <w:pPr>
              <w:pStyle w:val="XML1"/>
              <w:rPr>
                <w:del w:id="1888" w:author="aas" w:date="2013-10-14T02:06:00Z"/>
              </w:rPr>
            </w:pPr>
            <w:del w:id="1889" w:author="aas" w:date="2013-10-14T02:06:00Z">
              <w:r>
                <w:delText xml:space="preserve">            defaults to 'false'.</w:delText>
              </w:r>
            </w:del>
          </w:p>
          <w:p w14:paraId="4D2F6A2E" w14:textId="77777777" w:rsidR="00257D58" w:rsidRDefault="00257D58" w:rsidP="00257D58">
            <w:pPr>
              <w:pStyle w:val="XML1"/>
              <w:rPr>
                <w:del w:id="1890" w:author="aas" w:date="2013-10-14T02:06:00Z"/>
              </w:rPr>
            </w:pPr>
            <w:del w:id="1891" w:author="aas" w:date="2013-10-14T02:06:00Z">
              <w:r>
                <w:delText xml:space="preserve">          &lt;/xs:documentation&gt;</w:delText>
              </w:r>
            </w:del>
          </w:p>
          <w:p w14:paraId="2F093FA7" w14:textId="77777777" w:rsidR="00257D58" w:rsidRDefault="00257D58" w:rsidP="00257D58">
            <w:pPr>
              <w:pStyle w:val="XML1"/>
              <w:rPr>
                <w:del w:id="1892" w:author="aas" w:date="2013-10-14T02:06:00Z"/>
              </w:rPr>
            </w:pPr>
            <w:del w:id="1893" w:author="aas" w:date="2013-10-14T02:06:00Z">
              <w:r>
                <w:delText xml:space="preserve">        &lt;/xs:annotation&gt;</w:delText>
              </w:r>
            </w:del>
          </w:p>
          <w:p w14:paraId="10DBB473" w14:textId="77777777" w:rsidR="00257D58" w:rsidRDefault="00257D58" w:rsidP="00257D58">
            <w:pPr>
              <w:pStyle w:val="XML1"/>
              <w:rPr>
                <w:del w:id="1894" w:author="aas" w:date="2013-10-14T02:06:00Z"/>
              </w:rPr>
            </w:pPr>
            <w:del w:id="1895" w:author="aas" w:date="2013-10-14T02:06:00Z">
              <w:r>
                <w:delText xml:space="preserve">      &lt;/xs:element&gt;</w:delText>
              </w:r>
            </w:del>
          </w:p>
          <w:p w14:paraId="57A65DE4" w14:textId="77777777" w:rsidR="00257D58" w:rsidRDefault="00257D58" w:rsidP="00257D58">
            <w:pPr>
              <w:pStyle w:val="XML1"/>
              <w:rPr>
                <w:del w:id="1896" w:author="aas" w:date="2013-10-14T02:06:00Z"/>
              </w:rPr>
            </w:pPr>
            <w:del w:id="1897" w:author="aas" w:date="2013-10-14T02:06:00Z">
              <w:r>
                <w:delText xml:space="preserve">      &lt;xs:element name="check-controller-certificate"  type="xs:boolean"&gt;</w:delText>
              </w:r>
            </w:del>
          </w:p>
          <w:p w14:paraId="246CE3EC" w14:textId="77777777" w:rsidR="00257D58" w:rsidRDefault="00257D58" w:rsidP="00257D58">
            <w:pPr>
              <w:pStyle w:val="XML1"/>
              <w:rPr>
                <w:del w:id="1898" w:author="aas" w:date="2013-10-14T02:06:00Z"/>
              </w:rPr>
            </w:pPr>
            <w:del w:id="1899" w:author="aas" w:date="2013-10-14T02:06:00Z">
              <w:r>
                <w:delText xml:space="preserve">        &lt;xs:annotation&gt;</w:delText>
              </w:r>
            </w:del>
          </w:p>
          <w:p w14:paraId="0070A463" w14:textId="77777777" w:rsidR="00257D58" w:rsidRDefault="00257D58" w:rsidP="00257D58">
            <w:pPr>
              <w:pStyle w:val="XML1"/>
              <w:rPr>
                <w:del w:id="1900" w:author="aas" w:date="2013-10-14T02:06:00Z"/>
              </w:rPr>
            </w:pPr>
            <w:del w:id="1901" w:author="aas" w:date="2013-10-14T02:06:00Z">
              <w:r>
                <w:delText xml:space="preserve">          &lt;xs:documentation&gt;</w:delText>
              </w:r>
            </w:del>
          </w:p>
          <w:p w14:paraId="7C5F20A9" w14:textId="77777777" w:rsidR="00257D58" w:rsidRDefault="00257D58" w:rsidP="00257D58">
            <w:pPr>
              <w:pStyle w:val="XML1"/>
              <w:rPr>
                <w:del w:id="1902" w:author="aas" w:date="2013-10-14T02:06:00Z"/>
              </w:rPr>
            </w:pPr>
            <w:del w:id="1903" w:author="aas" w:date="2013-10-14T02:06:00Z">
              <w:r>
                <w:delText xml:space="preserve">            This element indicates the behavior of the </w:delText>
              </w:r>
            </w:del>
          </w:p>
          <w:p w14:paraId="6874E429" w14:textId="77777777" w:rsidR="00257D58" w:rsidRDefault="00257D58" w:rsidP="00257D58">
            <w:pPr>
              <w:pStyle w:val="XML1"/>
              <w:rPr>
                <w:del w:id="1904" w:author="aas" w:date="2013-10-14T02:06:00Z"/>
              </w:rPr>
            </w:pPr>
            <w:del w:id="1905" w:author="aas" w:date="2013-10-14T02:06:00Z">
              <w:r>
                <w:delText xml:space="preserve">            OpenFlow Logical Switch when connecting to an OpenFlow</w:delText>
              </w:r>
            </w:del>
          </w:p>
          <w:p w14:paraId="6761EC82" w14:textId="77777777" w:rsidR="00257D58" w:rsidRDefault="00257D58" w:rsidP="00257D58">
            <w:pPr>
              <w:pStyle w:val="XML1"/>
              <w:rPr>
                <w:del w:id="1906" w:author="aas" w:date="2013-10-14T02:06:00Z"/>
              </w:rPr>
            </w:pPr>
            <w:del w:id="1907" w:author="aas" w:date="2013-10-14T02:06:00Z">
              <w:r>
                <w:delText xml:space="preserve">            Controller.  </w:delText>
              </w:r>
            </w:del>
          </w:p>
          <w:p w14:paraId="32BB1B7B" w14:textId="77777777" w:rsidR="00257D58" w:rsidRDefault="00257D58" w:rsidP="00257D58">
            <w:pPr>
              <w:pStyle w:val="XML1"/>
              <w:rPr>
                <w:del w:id="1908" w:author="aas" w:date="2013-10-14T02:06:00Z"/>
              </w:rPr>
            </w:pPr>
            <w:del w:id="1909" w:author="aas" w:date="2013-10-14T02:06:00Z">
              <w:r>
                <w:delText xml:space="preserve">                  </w:delText>
              </w:r>
            </w:del>
          </w:p>
          <w:p w14:paraId="4F1A18DF" w14:textId="77777777" w:rsidR="00257D58" w:rsidRDefault="00257D58" w:rsidP="00257D58">
            <w:pPr>
              <w:pStyle w:val="XML1"/>
              <w:rPr>
                <w:del w:id="1910" w:author="aas" w:date="2013-10-14T02:06:00Z"/>
              </w:rPr>
            </w:pPr>
            <w:del w:id="1911" w:author="aas" w:date="2013-10-14T02:06:00Z">
              <w:r>
                <w:delText xml:space="preserve">            If set to value 'false', the logical switch will connect to</w:delText>
              </w:r>
            </w:del>
          </w:p>
          <w:p w14:paraId="3738FF06" w14:textId="77777777" w:rsidR="00257D58" w:rsidRDefault="00257D58" w:rsidP="00257D58">
            <w:pPr>
              <w:pStyle w:val="XML1"/>
              <w:rPr>
                <w:del w:id="1912" w:author="aas" w:date="2013-10-14T02:06:00Z"/>
              </w:rPr>
            </w:pPr>
            <w:del w:id="1913" w:author="aas" w:date="2013-10-14T02:06:00Z">
              <w:r>
                <w:delText xml:space="preserve">            a controller without checking any controller certificate.  </w:delText>
              </w:r>
            </w:del>
          </w:p>
          <w:p w14:paraId="209C651E" w14:textId="77777777" w:rsidR="00257D58" w:rsidRDefault="00257D58" w:rsidP="00257D58">
            <w:pPr>
              <w:pStyle w:val="XML1"/>
              <w:rPr>
                <w:del w:id="1914" w:author="aas" w:date="2013-10-14T02:06:00Z"/>
              </w:rPr>
            </w:pPr>
            <w:del w:id="1915" w:author="aas" w:date="2013-10-14T02:06:00Z">
              <w:r>
                <w:delText xml:space="preserve">                  </w:delText>
              </w:r>
            </w:del>
          </w:p>
          <w:p w14:paraId="2AE004DE" w14:textId="77777777" w:rsidR="00257D58" w:rsidRDefault="00257D58" w:rsidP="00257D58">
            <w:pPr>
              <w:pStyle w:val="XML1"/>
              <w:rPr>
                <w:del w:id="1916" w:author="aas" w:date="2013-10-14T02:06:00Z"/>
              </w:rPr>
            </w:pPr>
            <w:del w:id="1917" w:author="aas" w:date="2013-10-14T02:06:00Z">
              <w:r>
                <w:delText xml:space="preserve">            If set to value 'true', then the logical switch will</w:delText>
              </w:r>
            </w:del>
          </w:p>
          <w:p w14:paraId="6F2791BC" w14:textId="77777777" w:rsidR="00257D58" w:rsidRDefault="00257D58" w:rsidP="00257D58">
            <w:pPr>
              <w:pStyle w:val="XML1"/>
              <w:rPr>
                <w:del w:id="1918" w:author="aas" w:date="2013-10-14T02:06:00Z"/>
              </w:rPr>
            </w:pPr>
            <w:del w:id="1919" w:author="aas" w:date="2013-10-14T02:06:00Z">
              <w:r>
                <w:delText xml:space="preserve">            connect to a controller with element &amp;lt;protocol&amp;gt; set to</w:delText>
              </w:r>
            </w:del>
          </w:p>
          <w:p w14:paraId="5C0ED860" w14:textId="77777777" w:rsidR="00257D58" w:rsidRDefault="00257D58" w:rsidP="00257D58">
            <w:pPr>
              <w:pStyle w:val="XML1"/>
              <w:rPr>
                <w:del w:id="1920" w:author="aas" w:date="2013-10-14T02:06:00Z"/>
              </w:rPr>
            </w:pPr>
            <w:del w:id="1921" w:author="aas" w:date="2013-10-14T02:06:00Z">
              <w:r>
                <w:delText xml:space="preserve">            'TLS', only if the controller provides a certificate that</w:delText>
              </w:r>
            </w:del>
          </w:p>
          <w:p w14:paraId="408FB71D" w14:textId="77777777" w:rsidR="00257D58" w:rsidRDefault="00257D58" w:rsidP="00257D58">
            <w:pPr>
              <w:pStyle w:val="XML1"/>
              <w:rPr>
                <w:del w:id="1922" w:author="aas" w:date="2013-10-14T02:06:00Z"/>
              </w:rPr>
            </w:pPr>
            <w:del w:id="1923" w:author="aas" w:date="2013-10-14T02:06:00Z">
              <w:r>
                <w:delText xml:space="preserve">            can be verified with one of the certificates stored in the</w:delText>
              </w:r>
            </w:del>
          </w:p>
          <w:p w14:paraId="64709E03" w14:textId="77777777" w:rsidR="00257D58" w:rsidRDefault="00257D58" w:rsidP="00257D58">
            <w:pPr>
              <w:pStyle w:val="XML1"/>
              <w:rPr>
                <w:del w:id="1924" w:author="aas" w:date="2013-10-14T02:06:00Z"/>
              </w:rPr>
            </w:pPr>
            <w:del w:id="1925" w:author="aas" w:date="2013-10-14T02:06:00Z">
              <w:r>
                <w:delText xml:space="preserve">            list called external-certificates in the OpenFlow Capable</w:delText>
              </w:r>
            </w:del>
          </w:p>
          <w:p w14:paraId="4F6AC80F" w14:textId="77777777" w:rsidR="00257D58" w:rsidRDefault="00257D58" w:rsidP="00257D58">
            <w:pPr>
              <w:pStyle w:val="XML1"/>
              <w:rPr>
                <w:del w:id="1926" w:author="aas" w:date="2013-10-14T02:06:00Z"/>
              </w:rPr>
            </w:pPr>
            <w:del w:id="1927" w:author="aas" w:date="2013-10-14T02:06:00Z">
              <w:r>
                <w:delText xml:space="preserve">            Switch.  </w:delText>
              </w:r>
            </w:del>
          </w:p>
          <w:p w14:paraId="4E89C1AA" w14:textId="77777777" w:rsidR="00257D58" w:rsidRDefault="00257D58" w:rsidP="00257D58">
            <w:pPr>
              <w:pStyle w:val="XML1"/>
              <w:rPr>
                <w:del w:id="1928" w:author="aas" w:date="2013-10-14T02:06:00Z"/>
              </w:rPr>
            </w:pPr>
            <w:del w:id="1929" w:author="aas" w:date="2013-10-14T02:06:00Z">
              <w:r>
                <w:delText xml:space="preserve">                  </w:delText>
              </w:r>
            </w:del>
          </w:p>
          <w:p w14:paraId="15D764E9" w14:textId="77777777" w:rsidR="00257D58" w:rsidRDefault="00257D58" w:rsidP="00257D58">
            <w:pPr>
              <w:pStyle w:val="XML1"/>
              <w:rPr>
                <w:del w:id="1930" w:author="aas" w:date="2013-10-14T02:06:00Z"/>
              </w:rPr>
            </w:pPr>
            <w:del w:id="1931" w:author="aas" w:date="2013-10-14T02:06:00Z">
              <w:r>
                <w:delText xml:space="preserve">            If a certificate cannot be validated, the OpenFlow Logical </w:delText>
              </w:r>
            </w:del>
          </w:p>
          <w:p w14:paraId="0347036F" w14:textId="77777777" w:rsidR="00257D58" w:rsidRDefault="00257D58" w:rsidP="00257D58">
            <w:pPr>
              <w:pStyle w:val="XML1"/>
              <w:rPr>
                <w:del w:id="1932" w:author="aas" w:date="2013-10-14T02:06:00Z"/>
              </w:rPr>
            </w:pPr>
            <w:del w:id="1933" w:author="aas" w:date="2013-10-14T02:06:00Z">
              <w:r>
                <w:delText xml:space="preserve">            Switch MUST terminate communication with the corresponding</w:delText>
              </w:r>
            </w:del>
          </w:p>
          <w:p w14:paraId="565B630F" w14:textId="77777777" w:rsidR="00257D58" w:rsidRDefault="00257D58" w:rsidP="00257D58">
            <w:pPr>
              <w:pStyle w:val="XML1"/>
              <w:rPr>
                <w:del w:id="1934" w:author="aas" w:date="2013-10-14T02:06:00Z"/>
              </w:rPr>
            </w:pPr>
            <w:del w:id="1935" w:author="aas" w:date="2013-10-14T02:06:00Z">
              <w:r>
                <w:delText xml:space="preserve">            OpenFlow Controller, MUST NOT conduct any OpenFlow</w:delText>
              </w:r>
            </w:del>
          </w:p>
          <w:p w14:paraId="0AF416F6" w14:textId="77777777" w:rsidR="00257D58" w:rsidRDefault="00257D58" w:rsidP="00257D58">
            <w:pPr>
              <w:pStyle w:val="XML1"/>
              <w:rPr>
                <w:del w:id="1936" w:author="aas" w:date="2013-10-14T02:06:00Z"/>
              </w:rPr>
            </w:pPr>
            <w:del w:id="1937" w:author="aas" w:date="2013-10-14T02:06:00Z">
              <w:r>
                <w:delText xml:space="preserve">            processing on requests of this OpenFlow controller, and </w:delText>
              </w:r>
            </w:del>
          </w:p>
          <w:p w14:paraId="5121A40C" w14:textId="77777777" w:rsidR="00257D58" w:rsidRDefault="00257D58" w:rsidP="00257D58">
            <w:pPr>
              <w:pStyle w:val="XML1"/>
              <w:rPr>
                <w:del w:id="1938" w:author="aas" w:date="2013-10-14T02:06:00Z"/>
              </w:rPr>
            </w:pPr>
            <w:del w:id="1939" w:author="aas" w:date="2013-10-14T02:06:00Z">
              <w:r>
                <w:delText xml:space="preserve">            SHOULD NOT further utilize any computational or network </w:delText>
              </w:r>
            </w:del>
          </w:p>
          <w:p w14:paraId="129F418B" w14:textId="77777777" w:rsidR="00257D58" w:rsidRDefault="00257D58" w:rsidP="00257D58">
            <w:pPr>
              <w:pStyle w:val="XML1"/>
              <w:rPr>
                <w:del w:id="1940" w:author="aas" w:date="2013-10-14T02:06:00Z"/>
              </w:rPr>
            </w:pPr>
            <w:del w:id="1941" w:author="aas" w:date="2013-10-14T02:06:00Z">
              <w:r>
                <w:delText xml:space="preserve">            resources of for dealing with this connection.</w:delText>
              </w:r>
            </w:del>
          </w:p>
          <w:p w14:paraId="02A23B88" w14:textId="77777777" w:rsidR="00257D58" w:rsidRDefault="00257D58" w:rsidP="00257D58">
            <w:pPr>
              <w:pStyle w:val="XML1"/>
              <w:rPr>
                <w:del w:id="1942" w:author="aas" w:date="2013-10-14T02:06:00Z"/>
              </w:rPr>
            </w:pPr>
            <w:del w:id="1943" w:author="aas" w:date="2013-10-14T02:06:00Z">
              <w:r>
                <w:delText xml:space="preserve">                  </w:delText>
              </w:r>
            </w:del>
          </w:p>
          <w:p w14:paraId="24D26F34" w14:textId="77777777" w:rsidR="00257D58" w:rsidRDefault="00257D58" w:rsidP="00257D58">
            <w:pPr>
              <w:pStyle w:val="XML1"/>
              <w:rPr>
                <w:del w:id="1944" w:author="aas" w:date="2013-10-14T02:06:00Z"/>
              </w:rPr>
            </w:pPr>
            <w:del w:id="1945" w:author="aas" w:date="2013-10-14T02:06:00Z">
              <w:r>
                <w:delText xml:space="preserve">            If set to value 'true', the OpenFlow Logical Switch MUST</w:delText>
              </w:r>
            </w:del>
          </w:p>
          <w:p w14:paraId="3800EA78" w14:textId="77777777" w:rsidR="00257D58" w:rsidRDefault="00257D58" w:rsidP="00257D58">
            <w:pPr>
              <w:pStyle w:val="XML1"/>
              <w:rPr>
                <w:del w:id="1946" w:author="aas" w:date="2013-10-14T02:06:00Z"/>
              </w:rPr>
            </w:pPr>
            <w:del w:id="1947" w:author="aas" w:date="2013-10-14T02:06:00Z">
              <w:r>
                <w:delText xml:space="preserve">            NOT connect to any OpenFlow Controller that does not</w:delText>
              </w:r>
            </w:del>
          </w:p>
          <w:p w14:paraId="162FE081" w14:textId="77777777" w:rsidR="00257D58" w:rsidRDefault="00257D58" w:rsidP="00257D58">
            <w:pPr>
              <w:pStyle w:val="XML1"/>
              <w:rPr>
                <w:del w:id="1948" w:author="aas" w:date="2013-10-14T02:06:00Z"/>
              </w:rPr>
            </w:pPr>
            <w:del w:id="1949" w:author="aas" w:date="2013-10-14T02:06:00Z">
              <w:r>
                <w:delText xml:space="preserve">            provide a certificate. This implies that it cannot connect</w:delText>
              </w:r>
            </w:del>
          </w:p>
          <w:p w14:paraId="45C45F59" w14:textId="77777777" w:rsidR="00257D58" w:rsidRDefault="00257D58" w:rsidP="00257D58">
            <w:pPr>
              <w:pStyle w:val="XML1"/>
              <w:rPr>
                <w:del w:id="1950" w:author="aas" w:date="2013-10-14T02:06:00Z"/>
              </w:rPr>
            </w:pPr>
            <w:del w:id="1951" w:author="aas" w:date="2013-10-14T02:06:00Z">
              <w:r>
                <w:delText xml:space="preserve">            to an OpenFlow controller that has the value of element</w:delText>
              </w:r>
            </w:del>
          </w:p>
          <w:p w14:paraId="198AB2CD" w14:textId="77777777" w:rsidR="00257D58" w:rsidRDefault="00257D58" w:rsidP="00257D58">
            <w:pPr>
              <w:pStyle w:val="XML1"/>
              <w:rPr>
                <w:del w:id="1952" w:author="aas" w:date="2013-10-14T02:06:00Z"/>
              </w:rPr>
            </w:pPr>
            <w:del w:id="1953" w:author="aas" w:date="2013-10-14T02:06:00Z">
              <w:r>
                <w:delText xml:space="preserve">            protocol set to 'TCP'. Only connections with protocol 'TLS'</w:delText>
              </w:r>
            </w:del>
          </w:p>
          <w:p w14:paraId="78FA114D" w14:textId="77777777" w:rsidR="00257D58" w:rsidRDefault="00257D58" w:rsidP="00257D58">
            <w:pPr>
              <w:pStyle w:val="XML1"/>
              <w:rPr>
                <w:del w:id="1954" w:author="aas" w:date="2013-10-14T02:06:00Z"/>
              </w:rPr>
            </w:pPr>
            <w:del w:id="1955" w:author="aas" w:date="2013-10-14T02:06:00Z">
              <w:r>
                <w:delText xml:space="preserve">            are possible in this case.</w:delText>
              </w:r>
            </w:del>
          </w:p>
          <w:p w14:paraId="2C76A4F8" w14:textId="77777777" w:rsidR="00257D58" w:rsidRDefault="00257D58" w:rsidP="00257D58">
            <w:pPr>
              <w:pStyle w:val="XML1"/>
              <w:rPr>
                <w:del w:id="1956" w:author="aas" w:date="2013-10-14T02:06:00Z"/>
              </w:rPr>
            </w:pPr>
          </w:p>
          <w:p w14:paraId="5EA38A72" w14:textId="77777777" w:rsidR="00257D58" w:rsidRDefault="00257D58" w:rsidP="00257D58">
            <w:pPr>
              <w:pStyle w:val="XML1"/>
              <w:rPr>
                <w:del w:id="1957" w:author="aas" w:date="2013-10-14T02:06:00Z"/>
              </w:rPr>
            </w:pPr>
            <w:del w:id="1958" w:author="aas" w:date="2013-10-14T02:06:00Z">
              <w:r>
                <w:delText xml:space="preserve">            This element is optional. If this element is not present it</w:delText>
              </w:r>
            </w:del>
          </w:p>
          <w:p w14:paraId="430314C6" w14:textId="77777777" w:rsidR="00257D58" w:rsidRDefault="00257D58" w:rsidP="00257D58">
            <w:pPr>
              <w:pStyle w:val="XML1"/>
              <w:rPr>
                <w:del w:id="1959" w:author="aas" w:date="2013-10-14T02:06:00Z"/>
              </w:rPr>
            </w:pPr>
            <w:del w:id="1960" w:author="aas" w:date="2013-10-14T02:06:00Z">
              <w:r>
                <w:delText xml:space="preserve">            defaults to 'false'.</w:delText>
              </w:r>
            </w:del>
          </w:p>
          <w:p w14:paraId="6840D634" w14:textId="77777777" w:rsidR="00257D58" w:rsidRDefault="00257D58" w:rsidP="00257D58">
            <w:pPr>
              <w:pStyle w:val="XML1"/>
              <w:rPr>
                <w:del w:id="1961" w:author="aas" w:date="2013-10-14T02:06:00Z"/>
              </w:rPr>
            </w:pPr>
            <w:del w:id="1962" w:author="aas" w:date="2013-10-14T02:06:00Z">
              <w:r>
                <w:delText xml:space="preserve">          &lt;/xs:documentation&gt;</w:delText>
              </w:r>
            </w:del>
          </w:p>
          <w:p w14:paraId="1A6686C6" w14:textId="77777777" w:rsidR="00257D58" w:rsidRDefault="00257D58" w:rsidP="00257D58">
            <w:pPr>
              <w:pStyle w:val="XML1"/>
              <w:rPr>
                <w:del w:id="1963" w:author="aas" w:date="2013-10-14T02:06:00Z"/>
              </w:rPr>
            </w:pPr>
            <w:del w:id="1964" w:author="aas" w:date="2013-10-14T02:06:00Z">
              <w:r>
                <w:delText xml:space="preserve">        &lt;/xs:annotation&gt;</w:delText>
              </w:r>
            </w:del>
          </w:p>
          <w:p w14:paraId="6A4D1366" w14:textId="77777777" w:rsidR="00257D58" w:rsidRDefault="00257D58" w:rsidP="00257D58">
            <w:pPr>
              <w:pStyle w:val="XML1"/>
              <w:rPr>
                <w:del w:id="1965" w:author="aas" w:date="2013-10-14T02:06:00Z"/>
              </w:rPr>
            </w:pPr>
            <w:del w:id="1966" w:author="aas" w:date="2013-10-14T02:06:00Z">
              <w:r>
                <w:delText xml:space="preserve">      &lt;/xs:element&gt;</w:delText>
              </w:r>
            </w:del>
          </w:p>
          <w:p w14:paraId="29EE161C" w14:textId="77777777" w:rsidR="00257D58" w:rsidRDefault="00257D58" w:rsidP="00257D58">
            <w:pPr>
              <w:pStyle w:val="XML1"/>
              <w:rPr>
                <w:del w:id="1967" w:author="aas" w:date="2013-10-14T02:06:00Z"/>
              </w:rPr>
            </w:pPr>
            <w:del w:id="1968" w:author="aas" w:date="2013-10-14T02:06:00Z">
              <w:r>
                <w:delText xml:space="preserve">      &lt;xs:element name="lost-connection-behavior"&gt;</w:delText>
              </w:r>
            </w:del>
          </w:p>
          <w:p w14:paraId="2DD2F2C9" w14:textId="77777777" w:rsidR="00257D58" w:rsidRDefault="00257D58" w:rsidP="00257D58">
            <w:pPr>
              <w:pStyle w:val="XML1"/>
              <w:rPr>
                <w:del w:id="1969" w:author="aas" w:date="2013-10-14T02:06:00Z"/>
              </w:rPr>
            </w:pPr>
            <w:del w:id="1970" w:author="aas" w:date="2013-10-14T02:06:00Z">
              <w:r>
                <w:delText xml:space="preserve">        &lt;xs:annotation&gt;</w:delText>
              </w:r>
            </w:del>
          </w:p>
          <w:p w14:paraId="10B8CEDB" w14:textId="77777777" w:rsidR="00257D58" w:rsidRDefault="00257D58" w:rsidP="00257D58">
            <w:pPr>
              <w:pStyle w:val="XML1"/>
              <w:rPr>
                <w:del w:id="1971" w:author="aas" w:date="2013-10-14T02:06:00Z"/>
              </w:rPr>
            </w:pPr>
            <w:del w:id="1972" w:author="aas" w:date="2013-10-14T02:06:00Z">
              <w:r>
                <w:delText xml:space="preserve">          &lt;xs:documentation&gt;</w:delText>
              </w:r>
            </w:del>
          </w:p>
          <w:p w14:paraId="1CE46620" w14:textId="77777777" w:rsidR="00257D58" w:rsidRDefault="00257D58" w:rsidP="00257D58">
            <w:pPr>
              <w:pStyle w:val="XML1"/>
              <w:rPr>
                <w:del w:id="1973" w:author="aas" w:date="2013-10-14T02:06:00Z"/>
              </w:rPr>
            </w:pPr>
            <w:del w:id="1974" w:author="aas" w:date="2013-10-14T02:06:00Z">
              <w:r>
                <w:delText xml:space="preserve">            This element indicates the the behavior of the </w:delText>
              </w:r>
            </w:del>
          </w:p>
          <w:p w14:paraId="012EA6CE" w14:textId="77777777" w:rsidR="00257D58" w:rsidRDefault="00257D58" w:rsidP="00257D58">
            <w:pPr>
              <w:pStyle w:val="XML1"/>
              <w:rPr>
                <w:del w:id="1975" w:author="aas" w:date="2013-10-14T02:06:00Z"/>
              </w:rPr>
            </w:pPr>
            <w:del w:id="1976" w:author="aas" w:date="2013-10-14T02:06:00Z">
              <w:r>
                <w:delText xml:space="preserve">            OpenFlow Logical Switch in case it loses contact with all </w:delText>
              </w:r>
            </w:del>
          </w:p>
          <w:p w14:paraId="75C1E3C1" w14:textId="77777777" w:rsidR="00257D58" w:rsidRDefault="00257D58" w:rsidP="00257D58">
            <w:pPr>
              <w:pStyle w:val="XML1"/>
              <w:rPr>
                <w:del w:id="1977" w:author="aas" w:date="2013-10-14T02:06:00Z"/>
              </w:rPr>
            </w:pPr>
            <w:del w:id="1978" w:author="aas" w:date="2013-10-14T02:06:00Z">
              <w:r>
                <w:delText xml:space="preserve">            OpenFlow Controllers.  There are two alternative modes in</w:delText>
              </w:r>
            </w:del>
          </w:p>
          <w:p w14:paraId="2A4B68CA" w14:textId="77777777" w:rsidR="00257D58" w:rsidRDefault="00257D58" w:rsidP="00257D58">
            <w:pPr>
              <w:pStyle w:val="XML1"/>
              <w:rPr>
                <w:del w:id="1979" w:author="aas" w:date="2013-10-14T02:06:00Z"/>
              </w:rPr>
            </w:pPr>
            <w:del w:id="1980" w:author="aas" w:date="2013-10-14T02:06:00Z">
              <w:r>
                <w:delText xml:space="preserve">            such a case: fails secure mode and fail standalone mode as</w:delText>
              </w:r>
            </w:del>
          </w:p>
          <w:p w14:paraId="29FFCE33" w14:textId="77777777" w:rsidR="00257D58" w:rsidRDefault="00257D58" w:rsidP="00257D58">
            <w:pPr>
              <w:pStyle w:val="XML1"/>
              <w:rPr>
                <w:del w:id="1981" w:author="aas" w:date="2013-10-14T02:06:00Z"/>
              </w:rPr>
            </w:pPr>
            <w:del w:id="1982" w:author="aas" w:date="2013-10-14T02:06:00Z">
              <w:r>
                <w:delText xml:space="preserve">            defined by the OpenFlow protocol specification version 1.2,</w:delText>
              </w:r>
            </w:del>
          </w:p>
          <w:p w14:paraId="55963293" w14:textId="77777777" w:rsidR="00257D58" w:rsidRDefault="00257D58" w:rsidP="00257D58">
            <w:pPr>
              <w:pStyle w:val="XML1"/>
              <w:rPr>
                <w:del w:id="1983" w:author="aas" w:date="2013-10-14T02:06:00Z"/>
              </w:rPr>
            </w:pPr>
            <w:del w:id="1984" w:author="aas" w:date="2013-10-14T02:06:00Z">
              <w:r>
                <w:delText xml:space="preserve">            section 6.4.  These are the only allowed values for this</w:delText>
              </w:r>
            </w:del>
          </w:p>
          <w:p w14:paraId="7E1F0625" w14:textId="77777777" w:rsidR="00257D58" w:rsidRDefault="00257D58" w:rsidP="00257D58">
            <w:pPr>
              <w:pStyle w:val="XML1"/>
              <w:rPr>
                <w:del w:id="1985" w:author="aas" w:date="2013-10-14T02:06:00Z"/>
              </w:rPr>
            </w:pPr>
            <w:del w:id="1986" w:author="aas" w:date="2013-10-14T02:06:00Z">
              <w:r>
                <w:delText xml:space="preserve">            element. Default is the fail secure mode.</w:delText>
              </w:r>
            </w:del>
          </w:p>
          <w:p w14:paraId="073BA3FE" w14:textId="77777777" w:rsidR="00257D58" w:rsidRDefault="00257D58" w:rsidP="00257D58">
            <w:pPr>
              <w:pStyle w:val="XML1"/>
              <w:rPr>
                <w:del w:id="1987" w:author="aas" w:date="2013-10-14T02:06:00Z"/>
              </w:rPr>
            </w:pPr>
          </w:p>
          <w:p w14:paraId="160F0624" w14:textId="77777777" w:rsidR="00257D58" w:rsidRDefault="00257D58" w:rsidP="00257D58">
            <w:pPr>
              <w:pStyle w:val="XML1"/>
              <w:rPr>
                <w:del w:id="1988" w:author="aas" w:date="2013-10-14T02:06:00Z"/>
              </w:rPr>
            </w:pPr>
            <w:del w:id="1989" w:author="aas" w:date="2013-10-14T02:06:00Z">
              <w:r>
                <w:delText xml:space="preserve">            This element is optional. If this element is not present it</w:delText>
              </w:r>
            </w:del>
          </w:p>
          <w:p w14:paraId="596B55C3" w14:textId="77777777" w:rsidR="00257D58" w:rsidRDefault="00257D58" w:rsidP="00257D58">
            <w:pPr>
              <w:pStyle w:val="XML1"/>
              <w:rPr>
                <w:del w:id="1990" w:author="aas" w:date="2013-10-14T02:06:00Z"/>
              </w:rPr>
            </w:pPr>
            <w:del w:id="1991" w:author="aas" w:date="2013-10-14T02:06:00Z">
              <w:r>
                <w:delText xml:space="preserve">            defaults to 'failSecureMode'.</w:delText>
              </w:r>
            </w:del>
          </w:p>
          <w:p w14:paraId="05C60D02" w14:textId="77777777" w:rsidR="00257D58" w:rsidRDefault="00257D58" w:rsidP="00257D58">
            <w:pPr>
              <w:pStyle w:val="XML1"/>
              <w:rPr>
                <w:del w:id="1992" w:author="aas" w:date="2013-10-14T02:06:00Z"/>
              </w:rPr>
            </w:pPr>
            <w:del w:id="1993" w:author="aas" w:date="2013-10-14T02:06:00Z">
              <w:r>
                <w:delText xml:space="preserve">          &lt;/xs:documentation&gt;</w:delText>
              </w:r>
            </w:del>
          </w:p>
          <w:p w14:paraId="19EDC02C" w14:textId="77777777" w:rsidR="00257D58" w:rsidRDefault="00257D58" w:rsidP="00257D58">
            <w:pPr>
              <w:pStyle w:val="XML1"/>
              <w:rPr>
                <w:del w:id="1994" w:author="aas" w:date="2013-10-14T02:06:00Z"/>
              </w:rPr>
            </w:pPr>
            <w:del w:id="1995" w:author="aas" w:date="2013-10-14T02:06:00Z">
              <w:r>
                <w:delText xml:space="preserve">        &lt;/xs:annotation&gt;</w:delText>
              </w:r>
            </w:del>
          </w:p>
          <w:p w14:paraId="50F22589" w14:textId="77777777" w:rsidR="00257D58" w:rsidRDefault="00257D58" w:rsidP="00257D58">
            <w:pPr>
              <w:pStyle w:val="XML1"/>
              <w:rPr>
                <w:del w:id="1996" w:author="aas" w:date="2013-10-14T02:06:00Z"/>
              </w:rPr>
            </w:pPr>
            <w:del w:id="1997" w:author="aas" w:date="2013-10-14T02:06:00Z">
              <w:r>
                <w:delText xml:space="preserve">        &lt;xs:simpleType&gt;</w:delText>
              </w:r>
            </w:del>
          </w:p>
          <w:p w14:paraId="7496D288" w14:textId="77777777" w:rsidR="00257D58" w:rsidRDefault="00257D58" w:rsidP="00257D58">
            <w:pPr>
              <w:pStyle w:val="XML1"/>
              <w:rPr>
                <w:del w:id="1998" w:author="aas" w:date="2013-10-14T02:06:00Z"/>
              </w:rPr>
            </w:pPr>
            <w:del w:id="1999" w:author="aas" w:date="2013-10-14T02:06:00Z">
              <w:r>
                <w:delText xml:space="preserve">          &lt;xs:restriction base="xs:string"&gt;</w:delText>
              </w:r>
            </w:del>
          </w:p>
          <w:p w14:paraId="59179C79" w14:textId="77777777" w:rsidR="00257D58" w:rsidRDefault="00257D58" w:rsidP="00257D58">
            <w:pPr>
              <w:pStyle w:val="XML1"/>
              <w:rPr>
                <w:del w:id="2000" w:author="aas" w:date="2013-10-14T02:06:00Z"/>
              </w:rPr>
            </w:pPr>
            <w:del w:id="2001" w:author="aas" w:date="2013-10-14T02:06:00Z">
              <w:r>
                <w:delText xml:space="preserve">            &lt;xs:enumeration value="failSecureMode"/&gt;</w:delText>
              </w:r>
            </w:del>
          </w:p>
          <w:p w14:paraId="79DAAB8A" w14:textId="77777777" w:rsidR="00257D58" w:rsidRDefault="00257D58" w:rsidP="00257D58">
            <w:pPr>
              <w:pStyle w:val="XML1"/>
              <w:rPr>
                <w:del w:id="2002" w:author="aas" w:date="2013-10-14T02:06:00Z"/>
              </w:rPr>
            </w:pPr>
            <w:del w:id="2003" w:author="aas" w:date="2013-10-14T02:06:00Z">
              <w:r>
                <w:delText xml:space="preserve">            &lt;xs:enumeration value="failStandaloneMode"/&gt;</w:delText>
              </w:r>
            </w:del>
          </w:p>
          <w:p w14:paraId="54F3C850" w14:textId="77777777" w:rsidR="00257D58" w:rsidRDefault="00257D58" w:rsidP="00257D58">
            <w:pPr>
              <w:pStyle w:val="XML1"/>
              <w:rPr>
                <w:del w:id="2004" w:author="aas" w:date="2013-10-14T02:06:00Z"/>
              </w:rPr>
            </w:pPr>
            <w:del w:id="2005" w:author="aas" w:date="2013-10-14T02:06:00Z">
              <w:r>
                <w:delText xml:space="preserve">          &lt;/xs:restriction&gt;</w:delText>
              </w:r>
            </w:del>
          </w:p>
          <w:p w14:paraId="27589695" w14:textId="77777777" w:rsidR="00257D58" w:rsidRDefault="00257D58" w:rsidP="00257D58">
            <w:pPr>
              <w:pStyle w:val="XML1"/>
              <w:rPr>
                <w:del w:id="2006" w:author="aas" w:date="2013-10-14T02:06:00Z"/>
              </w:rPr>
            </w:pPr>
            <w:del w:id="2007" w:author="aas" w:date="2013-10-14T02:06:00Z">
              <w:r>
                <w:delText xml:space="preserve">        &lt;/xs:simpleType&gt;</w:delText>
              </w:r>
            </w:del>
          </w:p>
          <w:p w14:paraId="0C958CBA" w14:textId="77777777" w:rsidR="00257D58" w:rsidRDefault="00257D58" w:rsidP="00257D58">
            <w:pPr>
              <w:pStyle w:val="XML1"/>
              <w:rPr>
                <w:del w:id="2008" w:author="aas" w:date="2013-10-14T02:06:00Z"/>
              </w:rPr>
            </w:pPr>
            <w:del w:id="2009" w:author="aas" w:date="2013-10-14T02:06:00Z">
              <w:r>
                <w:delText xml:space="preserve">      &lt;/xs:element&gt;</w:delText>
              </w:r>
            </w:del>
          </w:p>
          <w:p w14:paraId="604470B1" w14:textId="77777777" w:rsidR="00257D58" w:rsidRDefault="00257D58" w:rsidP="00257D58">
            <w:pPr>
              <w:pStyle w:val="XML1"/>
              <w:rPr>
                <w:del w:id="2010" w:author="aas" w:date="2013-10-14T02:06:00Z"/>
              </w:rPr>
            </w:pPr>
            <w:del w:id="2011" w:author="aas" w:date="2013-10-14T02:06:00Z">
              <w:r>
                <w:delText xml:space="preserve">      &lt;xs:element name="controllers"&gt;</w:delText>
              </w:r>
            </w:del>
          </w:p>
          <w:p w14:paraId="3CA42E30" w14:textId="77777777" w:rsidR="00257D58" w:rsidRDefault="00257D58" w:rsidP="00257D58">
            <w:pPr>
              <w:pStyle w:val="XML1"/>
              <w:rPr>
                <w:del w:id="2012" w:author="aas" w:date="2013-10-14T02:06:00Z"/>
              </w:rPr>
            </w:pPr>
            <w:del w:id="2013" w:author="aas" w:date="2013-10-14T02:06:00Z">
              <w:r>
                <w:delText xml:space="preserve">        &lt;xs:annotation&gt;</w:delText>
              </w:r>
            </w:del>
          </w:p>
          <w:p w14:paraId="018CB2E5" w14:textId="77777777" w:rsidR="00257D58" w:rsidRDefault="00257D58" w:rsidP="00257D58">
            <w:pPr>
              <w:pStyle w:val="XML1"/>
              <w:rPr>
                <w:del w:id="2014" w:author="aas" w:date="2013-10-14T02:06:00Z"/>
              </w:rPr>
            </w:pPr>
            <w:del w:id="2015" w:author="aas" w:date="2013-10-14T02:06:00Z">
              <w:r>
                <w:delText xml:space="preserve">          &lt;xs:documentation&gt;</w:delText>
              </w:r>
            </w:del>
          </w:p>
          <w:p w14:paraId="0DB7AB4C" w14:textId="77777777" w:rsidR="00257D58" w:rsidRDefault="00257D58" w:rsidP="00257D58">
            <w:pPr>
              <w:pStyle w:val="XML1"/>
              <w:rPr>
                <w:del w:id="2016" w:author="aas" w:date="2013-10-14T02:06:00Z"/>
              </w:rPr>
            </w:pPr>
            <w:del w:id="2017" w:author="aas" w:date="2013-10-14T02:06:00Z">
              <w:r>
                <w:delText xml:space="preserve">            The list of controllers for this Logical switch.</w:delText>
              </w:r>
            </w:del>
          </w:p>
          <w:p w14:paraId="5A334D9D" w14:textId="77777777" w:rsidR="00257D58" w:rsidRDefault="00257D58" w:rsidP="00257D58">
            <w:pPr>
              <w:pStyle w:val="XML1"/>
              <w:rPr>
                <w:del w:id="2018" w:author="aas" w:date="2013-10-14T02:06:00Z"/>
              </w:rPr>
            </w:pPr>
          </w:p>
          <w:p w14:paraId="7D355E8E" w14:textId="77777777" w:rsidR="00257D58" w:rsidRDefault="00257D58" w:rsidP="00257D58">
            <w:pPr>
              <w:pStyle w:val="XML1"/>
              <w:rPr>
                <w:del w:id="2019" w:author="aas" w:date="2013-10-14T02:06:00Z"/>
              </w:rPr>
            </w:pPr>
            <w:del w:id="2020" w:author="aas" w:date="2013-10-14T02:06:00Z">
              <w:r>
                <w:delText xml:space="preserve">            The element 'id' of OFControllerType MUST be unique within</w:delText>
              </w:r>
            </w:del>
          </w:p>
          <w:p w14:paraId="03795FEE" w14:textId="77777777" w:rsidR="00257D58" w:rsidRDefault="00257D58" w:rsidP="00257D58">
            <w:pPr>
              <w:pStyle w:val="XML1"/>
              <w:rPr>
                <w:del w:id="2021" w:author="aas" w:date="2013-10-14T02:06:00Z"/>
              </w:rPr>
            </w:pPr>
            <w:del w:id="2022" w:author="aas" w:date="2013-10-14T02:06:00Z">
              <w:r>
                <w:delText xml:space="preserve">            this list.</w:delText>
              </w:r>
            </w:del>
          </w:p>
          <w:p w14:paraId="6261E821" w14:textId="77777777" w:rsidR="00257D58" w:rsidRDefault="00257D58" w:rsidP="00257D58">
            <w:pPr>
              <w:pStyle w:val="XML1"/>
              <w:rPr>
                <w:del w:id="2023" w:author="aas" w:date="2013-10-14T02:06:00Z"/>
              </w:rPr>
            </w:pPr>
            <w:del w:id="2024" w:author="aas" w:date="2013-10-14T02:06:00Z">
              <w:r>
                <w:delText xml:space="preserve">          &lt;/xs:documentation&gt;</w:delText>
              </w:r>
            </w:del>
          </w:p>
          <w:p w14:paraId="61131C71" w14:textId="77777777" w:rsidR="00257D58" w:rsidRDefault="00257D58" w:rsidP="00257D58">
            <w:pPr>
              <w:pStyle w:val="XML1"/>
              <w:rPr>
                <w:del w:id="2025" w:author="aas" w:date="2013-10-14T02:06:00Z"/>
              </w:rPr>
            </w:pPr>
            <w:del w:id="2026" w:author="aas" w:date="2013-10-14T02:06:00Z">
              <w:r>
                <w:delText xml:space="preserve">        &lt;/xs:annotation&gt;</w:delText>
              </w:r>
            </w:del>
          </w:p>
          <w:p w14:paraId="35370ED1" w14:textId="77777777" w:rsidR="00257D58" w:rsidRDefault="00257D58" w:rsidP="00257D58">
            <w:pPr>
              <w:pStyle w:val="XML1"/>
              <w:rPr>
                <w:del w:id="2027" w:author="aas" w:date="2013-10-14T02:06:00Z"/>
              </w:rPr>
            </w:pPr>
            <w:del w:id="2028" w:author="aas" w:date="2013-10-14T02:06:00Z">
              <w:r>
                <w:delText xml:space="preserve">        &lt;xs:complexType&gt;</w:delText>
              </w:r>
            </w:del>
          </w:p>
          <w:p w14:paraId="1C4033C1" w14:textId="77777777" w:rsidR="00257D58" w:rsidRDefault="00257D58" w:rsidP="00257D58">
            <w:pPr>
              <w:pStyle w:val="XML1"/>
              <w:rPr>
                <w:del w:id="2029" w:author="aas" w:date="2013-10-14T02:06:00Z"/>
              </w:rPr>
            </w:pPr>
            <w:del w:id="2030" w:author="aas" w:date="2013-10-14T02:06:00Z">
              <w:r>
                <w:delText xml:space="preserve">          &lt;xs:sequence&gt;</w:delText>
              </w:r>
            </w:del>
          </w:p>
          <w:p w14:paraId="660E460F" w14:textId="77777777" w:rsidR="00257D58" w:rsidRDefault="00257D58" w:rsidP="00257D58">
            <w:pPr>
              <w:pStyle w:val="XML1"/>
              <w:rPr>
                <w:del w:id="2031" w:author="aas" w:date="2013-10-14T02:06:00Z"/>
              </w:rPr>
            </w:pPr>
            <w:del w:id="2032" w:author="aas" w:date="2013-10-14T02:06:00Z">
              <w:r>
                <w:delText xml:space="preserve">            &lt;xs:element name="controller" minOccurs="0" maxOccurs="unbounded"&gt;</w:delText>
              </w:r>
            </w:del>
          </w:p>
          <w:p w14:paraId="4CA28A36" w14:textId="77777777" w:rsidR="00257D58" w:rsidRDefault="00257D58" w:rsidP="00257D58">
            <w:pPr>
              <w:pStyle w:val="XML1"/>
              <w:rPr>
                <w:del w:id="2033" w:author="aas" w:date="2013-10-14T02:06:00Z"/>
              </w:rPr>
            </w:pPr>
            <w:del w:id="2034" w:author="aas" w:date="2013-10-14T02:06:00Z">
              <w:r>
                <w:delText xml:space="preserve">              &lt;xs:annotation&gt;</w:delText>
              </w:r>
            </w:del>
          </w:p>
          <w:p w14:paraId="129D0E84" w14:textId="77777777" w:rsidR="00257D58" w:rsidRDefault="00257D58" w:rsidP="00257D58">
            <w:pPr>
              <w:pStyle w:val="XML1"/>
              <w:rPr>
                <w:del w:id="2035" w:author="aas" w:date="2013-10-14T02:06:00Z"/>
              </w:rPr>
            </w:pPr>
            <w:del w:id="2036" w:author="aas" w:date="2013-10-14T02:06:00Z">
              <w:r>
                <w:delText xml:space="preserve">                &lt;xs:documentation&gt;</w:delText>
              </w:r>
            </w:del>
          </w:p>
          <w:p w14:paraId="2E4289B6" w14:textId="77777777" w:rsidR="00257D58" w:rsidRDefault="00257D58" w:rsidP="00257D58">
            <w:pPr>
              <w:pStyle w:val="XML1"/>
              <w:rPr>
                <w:del w:id="2037" w:author="aas" w:date="2013-10-14T02:06:00Z"/>
              </w:rPr>
            </w:pPr>
            <w:del w:id="2038" w:author="aas" w:date="2013-10-14T02:06:00Z">
              <w:r>
                <w:delText xml:space="preserve">                  The list of OpenFlow Controllers that are </w:delText>
              </w:r>
            </w:del>
          </w:p>
          <w:p w14:paraId="49A9E7F4" w14:textId="77777777" w:rsidR="00257D58" w:rsidRDefault="00257D58" w:rsidP="00257D58">
            <w:pPr>
              <w:pStyle w:val="XML1"/>
              <w:rPr>
                <w:del w:id="2039" w:author="aas" w:date="2013-10-14T02:06:00Z"/>
              </w:rPr>
            </w:pPr>
            <w:del w:id="2040" w:author="aas" w:date="2013-10-14T02:06:00Z">
              <w:r>
                <w:delText xml:space="preserve">                  assigned to the OpenFlow Logical Switch.  The switch MUST</w:delText>
              </w:r>
            </w:del>
          </w:p>
          <w:p w14:paraId="16345781" w14:textId="77777777" w:rsidR="00257D58" w:rsidRDefault="00257D58" w:rsidP="00257D58">
            <w:pPr>
              <w:pStyle w:val="XML1"/>
              <w:rPr>
                <w:del w:id="2041" w:author="aas" w:date="2013-10-14T02:06:00Z"/>
              </w:rPr>
            </w:pPr>
            <w:del w:id="2042" w:author="aas" w:date="2013-10-14T02:06:00Z">
              <w:r>
                <w:delText xml:space="preserve">                  NOT connect to any OpenFlow Controller that is not</w:delText>
              </w:r>
            </w:del>
          </w:p>
          <w:p w14:paraId="710DBDDC" w14:textId="77777777" w:rsidR="00257D58" w:rsidRDefault="00257D58" w:rsidP="00257D58">
            <w:pPr>
              <w:pStyle w:val="XML1"/>
              <w:rPr>
                <w:del w:id="2043" w:author="aas" w:date="2013-10-14T02:06:00Z"/>
              </w:rPr>
            </w:pPr>
            <w:del w:id="2044" w:author="aas" w:date="2013-10-14T02:06:00Z">
              <w:r>
                <w:delText xml:space="preserve">                  contained in this list.</w:delText>
              </w:r>
            </w:del>
          </w:p>
          <w:p w14:paraId="3739A47F" w14:textId="77777777" w:rsidR="00257D58" w:rsidRDefault="00257D58" w:rsidP="00257D58">
            <w:pPr>
              <w:pStyle w:val="XML1"/>
              <w:rPr>
                <w:del w:id="2045" w:author="aas" w:date="2013-10-14T02:06:00Z"/>
              </w:rPr>
            </w:pPr>
          </w:p>
          <w:p w14:paraId="3968747A" w14:textId="77777777" w:rsidR="00257D58" w:rsidRDefault="00257D58" w:rsidP="00257D58">
            <w:pPr>
              <w:pStyle w:val="XML1"/>
              <w:rPr>
                <w:del w:id="2046" w:author="aas" w:date="2013-10-14T02:06:00Z"/>
              </w:rPr>
            </w:pPr>
            <w:del w:id="2047" w:author="aas" w:date="2013-10-14T02:06:00Z">
              <w:r>
                <w:delText xml:space="preserve">                  NETCONF &amp;lt;edit-config&amp;gt; operations MUST be implemented as </w:delText>
              </w:r>
            </w:del>
          </w:p>
          <w:p w14:paraId="77494C13" w14:textId="77777777" w:rsidR="00257D58" w:rsidRDefault="00257D58" w:rsidP="00257D58">
            <w:pPr>
              <w:pStyle w:val="XML1"/>
              <w:rPr>
                <w:del w:id="2048" w:author="aas" w:date="2013-10-14T02:06:00Z"/>
              </w:rPr>
            </w:pPr>
            <w:del w:id="2049" w:author="aas" w:date="2013-10-14T02:06:00Z">
              <w:r>
                <w:delText xml:space="preserve">                  follows: </w:delText>
              </w:r>
            </w:del>
          </w:p>
          <w:p w14:paraId="51F87A59" w14:textId="77777777" w:rsidR="00257D58" w:rsidRDefault="00257D58" w:rsidP="00257D58">
            <w:pPr>
              <w:pStyle w:val="XML1"/>
              <w:rPr>
                <w:del w:id="2050" w:author="aas" w:date="2013-10-14T02:06:00Z"/>
              </w:rPr>
            </w:pPr>
          </w:p>
          <w:p w14:paraId="447A9581" w14:textId="77777777" w:rsidR="00257D58" w:rsidRDefault="00257D58" w:rsidP="00257D58">
            <w:pPr>
              <w:pStyle w:val="XML1"/>
              <w:rPr>
                <w:del w:id="2051" w:author="aas" w:date="2013-10-14T02:06:00Z"/>
              </w:rPr>
            </w:pPr>
            <w:del w:id="2052" w:author="aas" w:date="2013-10-14T02:06:00Z">
              <w:r>
                <w:delText xml:space="preserve">                  * The 'id' element MUST be present at all &amp;lt;edit-config&amp;gt;</w:delText>
              </w:r>
            </w:del>
          </w:p>
          <w:p w14:paraId="2DC6424B" w14:textId="77777777" w:rsidR="00257D58" w:rsidRDefault="00257D58" w:rsidP="00257D58">
            <w:pPr>
              <w:pStyle w:val="XML1"/>
              <w:rPr>
                <w:del w:id="2053" w:author="aas" w:date="2013-10-14T02:06:00Z"/>
              </w:rPr>
            </w:pPr>
            <w:del w:id="2054" w:author="aas" w:date="2013-10-14T02:06:00Z">
              <w:r>
                <w:delText xml:space="preserve">                  operations to identify the controller.</w:delText>
              </w:r>
            </w:del>
          </w:p>
          <w:p w14:paraId="29E9F537" w14:textId="77777777" w:rsidR="00257D58" w:rsidRDefault="00257D58" w:rsidP="00257D58">
            <w:pPr>
              <w:pStyle w:val="XML1"/>
              <w:rPr>
                <w:del w:id="2055" w:author="aas" w:date="2013-10-14T02:06:00Z"/>
              </w:rPr>
            </w:pPr>
            <w:del w:id="2056" w:author="aas" w:date="2013-10-14T02:06:00Z">
              <w:r>
                <w:delText xml:space="preserve">                  * If the operation is 'merge' or 'replace', the element</w:delText>
              </w:r>
            </w:del>
          </w:p>
          <w:p w14:paraId="0F70FAC7" w14:textId="77777777" w:rsidR="00257D58" w:rsidRDefault="00257D58" w:rsidP="00257D58">
            <w:pPr>
              <w:pStyle w:val="XML1"/>
              <w:rPr>
                <w:del w:id="2057" w:author="aas" w:date="2013-10-14T02:06:00Z"/>
              </w:rPr>
            </w:pPr>
            <w:del w:id="2058" w:author="aas" w:date="2013-10-14T02:06:00Z">
              <w:r>
                <w:delText xml:space="preserve">                  is created if it does not exist, and its value is set</w:delText>
              </w:r>
            </w:del>
          </w:p>
          <w:p w14:paraId="7C5155D1" w14:textId="77777777" w:rsidR="00257D58" w:rsidRDefault="00257D58" w:rsidP="00257D58">
            <w:pPr>
              <w:pStyle w:val="XML1"/>
              <w:rPr>
                <w:del w:id="2059" w:author="aas" w:date="2013-10-14T02:06:00Z"/>
              </w:rPr>
            </w:pPr>
            <w:del w:id="2060" w:author="aas" w:date="2013-10-14T02:06:00Z">
              <w:r>
                <w:delText xml:space="preserve">                  to the value found in the XML RPC data.</w:delText>
              </w:r>
            </w:del>
          </w:p>
          <w:p w14:paraId="5756359A" w14:textId="77777777" w:rsidR="00257D58" w:rsidRDefault="00257D58" w:rsidP="00257D58">
            <w:pPr>
              <w:pStyle w:val="XML1"/>
              <w:rPr>
                <w:del w:id="2061" w:author="aas" w:date="2013-10-14T02:06:00Z"/>
              </w:rPr>
            </w:pPr>
            <w:del w:id="2062" w:author="aas" w:date="2013-10-14T02:06:00Z">
              <w:r>
                <w:delText xml:space="preserve">                  * If the operation is 'create', the element is created if</w:delText>
              </w:r>
            </w:del>
          </w:p>
          <w:p w14:paraId="21532665" w14:textId="77777777" w:rsidR="00257D58" w:rsidRDefault="00257D58" w:rsidP="00257D58">
            <w:pPr>
              <w:pStyle w:val="XML1"/>
              <w:rPr>
                <w:del w:id="2063" w:author="aas" w:date="2013-10-14T02:06:00Z"/>
              </w:rPr>
            </w:pPr>
            <w:del w:id="2064" w:author="aas" w:date="2013-10-14T02:06:00Z">
              <w:r>
                <w:delText xml:space="preserve">                  it does not exist. If the element already exists, a</w:delText>
              </w:r>
            </w:del>
          </w:p>
          <w:p w14:paraId="0DF4B52E" w14:textId="77777777" w:rsidR="00257D58" w:rsidRDefault="00257D58" w:rsidP="00257D58">
            <w:pPr>
              <w:pStyle w:val="XML1"/>
              <w:rPr>
                <w:del w:id="2065" w:author="aas" w:date="2013-10-14T02:06:00Z"/>
              </w:rPr>
            </w:pPr>
            <w:del w:id="2066"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67" w:author="aas" w:date="2013-10-14T02:06:00Z"/>
              </w:rPr>
            </w:pPr>
            <w:del w:id="2068" w:author="aas" w:date="2013-10-14T02:06:00Z">
              <w:r>
                <w:delText xml:space="preserve">                  * If the operation is 'delete', the element is deleted if</w:delText>
              </w:r>
            </w:del>
          </w:p>
          <w:p w14:paraId="03A216D2" w14:textId="77777777" w:rsidR="00257D58" w:rsidRDefault="00257D58" w:rsidP="00257D58">
            <w:pPr>
              <w:pStyle w:val="XML1"/>
              <w:rPr>
                <w:del w:id="2069" w:author="aas" w:date="2013-10-14T02:06:00Z"/>
              </w:rPr>
            </w:pPr>
            <w:del w:id="2070" w:author="aas" w:date="2013-10-14T02:06:00Z">
              <w:r>
                <w:delText xml:space="preserve">                  it exists. If the element does not exist, a </w:delText>
              </w:r>
            </w:del>
          </w:p>
          <w:p w14:paraId="7C522677" w14:textId="77777777" w:rsidR="00257D58" w:rsidRDefault="00257D58" w:rsidP="00257D58">
            <w:pPr>
              <w:pStyle w:val="XML1"/>
              <w:rPr>
                <w:del w:id="2071" w:author="aas" w:date="2013-10-14T02:06:00Z"/>
              </w:rPr>
            </w:pPr>
            <w:del w:id="2072"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73" w:author="aas" w:date="2013-10-14T02:06:00Z"/>
              </w:rPr>
            </w:pPr>
            <w:del w:id="2074" w:author="aas" w:date="2013-10-14T02:06:00Z">
              <w:r>
                <w:delText xml:space="preserve">                &lt;/xs:documentation&gt;</w:delText>
              </w:r>
            </w:del>
          </w:p>
          <w:p w14:paraId="244ED8BA" w14:textId="77777777" w:rsidR="00257D58" w:rsidRDefault="00257D58" w:rsidP="00257D58">
            <w:pPr>
              <w:pStyle w:val="XML1"/>
              <w:rPr>
                <w:del w:id="2075" w:author="aas" w:date="2013-10-14T02:06:00Z"/>
              </w:rPr>
            </w:pPr>
            <w:del w:id="2076" w:author="aas" w:date="2013-10-14T02:06:00Z">
              <w:r>
                <w:delText xml:space="preserve">              &lt;/xs:annotation&gt;</w:delText>
              </w:r>
            </w:del>
          </w:p>
          <w:p w14:paraId="7FDD2352" w14:textId="77777777" w:rsidR="00257D58" w:rsidRDefault="00257D58" w:rsidP="00257D58">
            <w:pPr>
              <w:pStyle w:val="XML1"/>
              <w:rPr>
                <w:del w:id="2077" w:author="aas" w:date="2013-10-14T02:06:00Z"/>
              </w:rPr>
            </w:pPr>
            <w:del w:id="2078" w:author="aas" w:date="2013-10-14T02:06:00Z">
              <w:r>
                <w:delText xml:space="preserve">              &lt;xs:complexType&gt;</w:delText>
              </w:r>
            </w:del>
          </w:p>
          <w:p w14:paraId="61A0F321" w14:textId="77777777" w:rsidR="00257D58" w:rsidRDefault="00257D58" w:rsidP="00257D58">
            <w:pPr>
              <w:pStyle w:val="XML1"/>
              <w:rPr>
                <w:del w:id="2079" w:author="aas" w:date="2013-10-14T02:06:00Z"/>
              </w:rPr>
            </w:pPr>
            <w:del w:id="2080" w:author="aas" w:date="2013-10-14T02:06:00Z">
              <w:r>
                <w:delText xml:space="preserve">                &lt;xs:sequence&gt;</w:delText>
              </w:r>
            </w:del>
          </w:p>
          <w:p w14:paraId="769C1A04" w14:textId="77777777" w:rsidR="00257D58" w:rsidRDefault="00257D58" w:rsidP="00257D58">
            <w:pPr>
              <w:pStyle w:val="XML1"/>
              <w:rPr>
                <w:del w:id="2081" w:author="aas" w:date="2013-10-14T02:06:00Z"/>
              </w:rPr>
            </w:pPr>
            <w:del w:id="2082" w:author="aas" w:date="2013-10-14T02:06:00Z">
              <w:r>
                <w:delText xml:space="preserve">                  &lt;xs:group ref="OFControllerType"/&gt;</w:delText>
              </w:r>
            </w:del>
          </w:p>
          <w:p w14:paraId="5D9F1445" w14:textId="77777777" w:rsidR="00257D58" w:rsidRDefault="00257D58" w:rsidP="00257D58">
            <w:pPr>
              <w:pStyle w:val="XML1"/>
              <w:rPr>
                <w:del w:id="2083" w:author="aas" w:date="2013-10-14T02:06:00Z"/>
              </w:rPr>
            </w:pPr>
            <w:del w:id="2084" w:author="aas" w:date="2013-10-14T02:06:00Z">
              <w:r>
                <w:delText xml:space="preserve">                &lt;/xs:sequence&gt;</w:delText>
              </w:r>
            </w:del>
          </w:p>
          <w:p w14:paraId="3AD98EFB" w14:textId="77777777" w:rsidR="00257D58" w:rsidRDefault="00257D58" w:rsidP="00257D58">
            <w:pPr>
              <w:pStyle w:val="XML1"/>
              <w:rPr>
                <w:del w:id="2085" w:author="aas" w:date="2013-10-14T02:06:00Z"/>
              </w:rPr>
            </w:pPr>
            <w:del w:id="2086" w:author="aas" w:date="2013-10-14T02:06:00Z">
              <w:r>
                <w:delText xml:space="preserve">              &lt;/xs:complexType&gt;</w:delText>
              </w:r>
            </w:del>
          </w:p>
          <w:p w14:paraId="474F0CF3" w14:textId="77777777" w:rsidR="00257D58" w:rsidRDefault="00257D58" w:rsidP="00257D58">
            <w:pPr>
              <w:pStyle w:val="XML1"/>
              <w:rPr>
                <w:del w:id="2087" w:author="aas" w:date="2013-10-14T02:06:00Z"/>
              </w:rPr>
            </w:pPr>
            <w:del w:id="2088" w:author="aas" w:date="2013-10-14T02:06:00Z">
              <w:r>
                <w:delText xml:space="preserve">            &lt;/xs:element&gt;</w:delText>
              </w:r>
            </w:del>
          </w:p>
          <w:p w14:paraId="3EB090FB" w14:textId="77777777" w:rsidR="00257D58" w:rsidRDefault="00257D58" w:rsidP="00257D58">
            <w:pPr>
              <w:pStyle w:val="XML1"/>
              <w:rPr>
                <w:del w:id="2089" w:author="aas" w:date="2013-10-14T02:06:00Z"/>
              </w:rPr>
            </w:pPr>
            <w:del w:id="2090" w:author="aas" w:date="2013-10-14T02:06:00Z">
              <w:r>
                <w:delText xml:space="preserve">          &lt;/xs:sequence&gt;</w:delText>
              </w:r>
            </w:del>
          </w:p>
          <w:p w14:paraId="16B6CAB2" w14:textId="77777777" w:rsidR="00257D58" w:rsidRDefault="00257D58" w:rsidP="00257D58">
            <w:pPr>
              <w:pStyle w:val="XML1"/>
              <w:rPr>
                <w:del w:id="2091" w:author="aas" w:date="2013-10-14T02:06:00Z"/>
              </w:rPr>
            </w:pPr>
            <w:del w:id="2092" w:author="aas" w:date="2013-10-14T02:06:00Z">
              <w:r>
                <w:delText xml:space="preserve">        &lt;/xs:complexType&gt;</w:delText>
              </w:r>
            </w:del>
          </w:p>
          <w:p w14:paraId="7D8ADC83" w14:textId="77777777" w:rsidR="00257D58" w:rsidRDefault="00257D58" w:rsidP="00257D58">
            <w:pPr>
              <w:pStyle w:val="XML1"/>
              <w:rPr>
                <w:del w:id="2093" w:author="aas" w:date="2013-10-14T02:06:00Z"/>
              </w:rPr>
            </w:pPr>
            <w:del w:id="2094" w:author="aas" w:date="2013-10-14T02:06:00Z">
              <w:r>
                <w:delText xml:space="preserve">        &lt;xs:key name="key_controllers_controller"&gt;</w:delText>
              </w:r>
            </w:del>
          </w:p>
          <w:p w14:paraId="533A833A" w14:textId="77777777" w:rsidR="00257D58" w:rsidRDefault="00257D58" w:rsidP="00257D58">
            <w:pPr>
              <w:pStyle w:val="XML1"/>
              <w:rPr>
                <w:del w:id="2095" w:author="aas" w:date="2013-10-14T02:06:00Z"/>
              </w:rPr>
            </w:pPr>
            <w:del w:id="2096" w:author="aas" w:date="2013-10-14T02:06:00Z">
              <w:r>
                <w:delText xml:space="preserve">          &lt;xs:selector xpath="of11-config:controller"/&gt;</w:delText>
              </w:r>
            </w:del>
          </w:p>
          <w:p w14:paraId="06C928CE" w14:textId="77777777" w:rsidR="00257D58" w:rsidRDefault="00257D58" w:rsidP="00257D58">
            <w:pPr>
              <w:pStyle w:val="XML1"/>
              <w:rPr>
                <w:del w:id="2097" w:author="aas" w:date="2013-10-14T02:06:00Z"/>
              </w:rPr>
            </w:pPr>
            <w:del w:id="2098" w:author="aas" w:date="2013-10-14T02:06:00Z">
              <w:r>
                <w:delText xml:space="preserve">          &lt;xs:field xpath="of11-config:id"/&gt;</w:delText>
              </w:r>
            </w:del>
          </w:p>
          <w:p w14:paraId="6E2F2D6A" w14:textId="77777777" w:rsidR="00257D58" w:rsidRDefault="00257D58" w:rsidP="00257D58">
            <w:pPr>
              <w:pStyle w:val="XML1"/>
              <w:rPr>
                <w:del w:id="2099" w:author="aas" w:date="2013-10-14T02:06:00Z"/>
              </w:rPr>
            </w:pPr>
            <w:del w:id="2100" w:author="aas" w:date="2013-10-14T02:06:00Z">
              <w:r>
                <w:delText xml:space="preserve">        &lt;/xs:key&gt;</w:delText>
              </w:r>
            </w:del>
          </w:p>
          <w:p w14:paraId="22EE3FC2" w14:textId="77777777" w:rsidR="00257D58" w:rsidRDefault="00257D58" w:rsidP="00257D58">
            <w:pPr>
              <w:pStyle w:val="XML1"/>
              <w:rPr>
                <w:del w:id="2101" w:author="aas" w:date="2013-10-14T02:06:00Z"/>
              </w:rPr>
            </w:pPr>
            <w:del w:id="2102" w:author="aas" w:date="2013-10-14T02:06:00Z">
              <w:r>
                <w:delText xml:space="preserve">      &lt;/xs:element&gt;</w:delText>
              </w:r>
            </w:del>
          </w:p>
          <w:p w14:paraId="2910BFE2" w14:textId="77777777" w:rsidR="00257D58" w:rsidRDefault="00257D58" w:rsidP="00257D58">
            <w:pPr>
              <w:pStyle w:val="XML1"/>
              <w:rPr>
                <w:del w:id="2103" w:author="aas" w:date="2013-10-14T02:06:00Z"/>
              </w:rPr>
            </w:pPr>
            <w:del w:id="2104" w:author="aas" w:date="2013-10-14T02:06:00Z">
              <w:r>
                <w:delText xml:space="preserve">      &lt;xs:element name="resources"&gt;</w:delText>
              </w:r>
            </w:del>
          </w:p>
          <w:p w14:paraId="029E02BE" w14:textId="77777777" w:rsidR="00257D58" w:rsidRDefault="00257D58" w:rsidP="00257D58">
            <w:pPr>
              <w:pStyle w:val="XML1"/>
              <w:rPr>
                <w:del w:id="2105" w:author="aas" w:date="2013-10-14T02:06:00Z"/>
              </w:rPr>
            </w:pPr>
            <w:del w:id="2106" w:author="aas" w:date="2013-10-14T02:06:00Z">
              <w:r>
                <w:delText xml:space="preserve">        &lt;xs:annotation&gt;</w:delText>
              </w:r>
            </w:del>
          </w:p>
          <w:p w14:paraId="02DBEB00" w14:textId="77777777" w:rsidR="00257D58" w:rsidRDefault="00257D58" w:rsidP="00257D58">
            <w:pPr>
              <w:pStyle w:val="XML1"/>
              <w:rPr>
                <w:del w:id="2107" w:author="aas" w:date="2013-10-14T02:06:00Z"/>
              </w:rPr>
            </w:pPr>
            <w:del w:id="2108" w:author="aas" w:date="2013-10-14T02:06:00Z">
              <w:r>
                <w:delText xml:space="preserve">          &lt;xs:documentation&gt;</w:delText>
              </w:r>
            </w:del>
          </w:p>
          <w:p w14:paraId="49D3066A" w14:textId="77777777" w:rsidR="00257D58" w:rsidRDefault="00257D58" w:rsidP="00257D58">
            <w:pPr>
              <w:pStyle w:val="XML1"/>
              <w:rPr>
                <w:del w:id="2109" w:author="aas" w:date="2013-10-14T02:06:00Z"/>
              </w:rPr>
            </w:pPr>
            <w:del w:id="2110" w:author="aas" w:date="2013-10-14T02:06:00Z">
              <w:r>
                <w:delText xml:space="preserve">            The list of identifiers of all resources of the</w:delText>
              </w:r>
            </w:del>
          </w:p>
          <w:p w14:paraId="3FA9EFD0" w14:textId="77777777" w:rsidR="00257D58" w:rsidRDefault="00257D58" w:rsidP="00257D58">
            <w:pPr>
              <w:pStyle w:val="XML1"/>
              <w:rPr>
                <w:del w:id="2111" w:author="aas" w:date="2013-10-14T02:06:00Z"/>
              </w:rPr>
            </w:pPr>
            <w:del w:id="2112" w:author="aas" w:date="2013-10-14T02:06:00Z">
              <w:r>
                <w:delText xml:space="preserve">            OpenFlow Capable Switch that the OpenFlow Logical Switch</w:delText>
              </w:r>
            </w:del>
          </w:p>
          <w:p w14:paraId="7561D28E" w14:textId="77777777" w:rsidR="00257D58" w:rsidRDefault="00257D58" w:rsidP="00257D58">
            <w:pPr>
              <w:pStyle w:val="XML1"/>
              <w:rPr>
                <w:del w:id="2113" w:author="aas" w:date="2013-10-14T02:06:00Z"/>
              </w:rPr>
            </w:pPr>
            <w:del w:id="2114" w:author="aas" w:date="2013-10-14T02:06:00Z">
              <w:r>
                <w:delText xml:space="preserve">            has exclusive or non-exclusive access to.  A resource is </w:delText>
              </w:r>
            </w:del>
          </w:p>
          <w:p w14:paraId="44D7832D" w14:textId="77777777" w:rsidR="00257D58" w:rsidRDefault="00257D58" w:rsidP="00257D58">
            <w:pPr>
              <w:pStyle w:val="XML1"/>
              <w:rPr>
                <w:del w:id="2115" w:author="aas" w:date="2013-10-14T02:06:00Z"/>
              </w:rPr>
            </w:pPr>
            <w:del w:id="2116" w:author="aas" w:date="2013-10-14T02:06:00Z">
              <w:r>
                <w:delText xml:space="preserve">            identified by the value of its resource-identifier element.</w:delText>
              </w:r>
            </w:del>
          </w:p>
          <w:p w14:paraId="1AD03D47" w14:textId="77777777" w:rsidR="00257D58" w:rsidRDefault="00257D58" w:rsidP="00257D58">
            <w:pPr>
              <w:pStyle w:val="XML1"/>
              <w:rPr>
                <w:del w:id="2117" w:author="aas" w:date="2013-10-14T02:06:00Z"/>
              </w:rPr>
            </w:pPr>
            <w:del w:id="2118" w:author="aas" w:date="2013-10-14T02:06:00Z">
              <w:r>
                <w:delText xml:space="preserve">            For each resource identifier value in this list, there MUST</w:delText>
              </w:r>
            </w:del>
          </w:p>
          <w:p w14:paraId="41CB7DCC" w14:textId="77777777" w:rsidR="00257D58" w:rsidRDefault="00257D58" w:rsidP="00257D58">
            <w:pPr>
              <w:pStyle w:val="XML1"/>
              <w:rPr>
                <w:del w:id="2119" w:author="aas" w:date="2013-10-14T02:06:00Z"/>
              </w:rPr>
            </w:pPr>
            <w:del w:id="2120" w:author="aas" w:date="2013-10-14T02:06:00Z">
              <w:r>
                <w:delText xml:space="preserve">            be an element with a matching resource identifier value in </w:delText>
              </w:r>
            </w:del>
          </w:p>
          <w:p w14:paraId="36A5CD02" w14:textId="77777777" w:rsidR="00257D58" w:rsidRDefault="00257D58" w:rsidP="00257D58">
            <w:pPr>
              <w:pStyle w:val="XML1"/>
              <w:rPr>
                <w:del w:id="2121" w:author="aas" w:date="2013-10-14T02:06:00Z"/>
              </w:rPr>
            </w:pPr>
            <w:del w:id="2122" w:author="aas" w:date="2013-10-14T02:06:00Z">
              <w:r>
                <w:delText xml:space="preserve">            the resources list of the OpenFlow Capable Switch.</w:delText>
              </w:r>
            </w:del>
          </w:p>
          <w:p w14:paraId="11B68DA9" w14:textId="77777777" w:rsidR="00257D58" w:rsidRDefault="00257D58" w:rsidP="00257D58">
            <w:pPr>
              <w:pStyle w:val="XML1"/>
              <w:rPr>
                <w:del w:id="2123" w:author="aas" w:date="2013-10-14T02:06:00Z"/>
              </w:rPr>
            </w:pPr>
            <w:del w:id="2124" w:author="aas" w:date="2013-10-14T02:06:00Z">
              <w:r>
                <w:delText xml:space="preserve">                  </w:delText>
              </w:r>
            </w:del>
          </w:p>
          <w:p w14:paraId="23654E42" w14:textId="77777777" w:rsidR="00257D58" w:rsidRDefault="00257D58" w:rsidP="00257D58">
            <w:pPr>
              <w:pStyle w:val="XML1"/>
              <w:rPr>
                <w:del w:id="2125" w:author="aas" w:date="2013-10-14T02:06:00Z"/>
              </w:rPr>
            </w:pPr>
            <w:del w:id="2126" w:author="aas" w:date="2013-10-14T02:06:00Z">
              <w:r>
                <w:delText xml:space="preserve">            Identifiers of this list are contained in elements</w:delText>
              </w:r>
            </w:del>
          </w:p>
          <w:p w14:paraId="007806DB" w14:textId="77777777" w:rsidR="00257D58" w:rsidRDefault="00257D58" w:rsidP="00257D58">
            <w:pPr>
              <w:pStyle w:val="XML1"/>
              <w:rPr>
                <w:del w:id="2127" w:author="aas" w:date="2013-10-14T02:06:00Z"/>
              </w:rPr>
            </w:pPr>
            <w:del w:id="2128" w:author="aas" w:date="2013-10-14T02:06:00Z">
              <w:r>
                <w:delText xml:space="preserve">            indicating the type of resource: 'port', 'queue',</w:delText>
              </w:r>
            </w:del>
          </w:p>
          <w:p w14:paraId="17ABC0F9" w14:textId="77777777" w:rsidR="00257D58" w:rsidRDefault="00257D58" w:rsidP="00257D58">
            <w:pPr>
              <w:pStyle w:val="XML1"/>
              <w:rPr>
                <w:del w:id="2129" w:author="aas" w:date="2013-10-14T02:06:00Z"/>
              </w:rPr>
            </w:pPr>
            <w:del w:id="2130" w:author="aas" w:date="2013-10-14T02:06:00Z">
              <w:r>
                <w:delText xml:space="preserve">            'certificate', or 'flow-table'.  Depending on the type,</w:delText>
              </w:r>
            </w:del>
          </w:p>
          <w:p w14:paraId="3316D9E4" w14:textId="77777777" w:rsidR="00257D58" w:rsidRDefault="00257D58" w:rsidP="00257D58">
            <w:pPr>
              <w:pStyle w:val="XML1"/>
              <w:rPr>
                <w:del w:id="2131" w:author="aas" w:date="2013-10-14T02:06:00Z"/>
              </w:rPr>
            </w:pPr>
            <w:del w:id="2132" w:author="aas" w:date="2013-10-14T02:06:00Z">
              <w:r>
                <w:delText xml:space="preserve">            different constraints apply.  These are specified in</w:delText>
              </w:r>
            </w:del>
          </w:p>
          <w:p w14:paraId="0EB1BF1C" w14:textId="77777777" w:rsidR="00257D58" w:rsidRDefault="00257D58" w:rsidP="00257D58">
            <w:pPr>
              <w:pStyle w:val="XML1"/>
              <w:rPr>
                <w:del w:id="2133" w:author="aas" w:date="2013-10-14T02:06:00Z"/>
              </w:rPr>
            </w:pPr>
            <w:del w:id="2134" w:author="aas" w:date="2013-10-14T02:06:00Z">
              <w:r>
                <w:delText xml:space="preserve">            separate descriptions per type.</w:delText>
              </w:r>
            </w:del>
          </w:p>
          <w:p w14:paraId="53FD44A3" w14:textId="77777777" w:rsidR="00257D58" w:rsidRDefault="00257D58" w:rsidP="00257D58">
            <w:pPr>
              <w:pStyle w:val="XML1"/>
              <w:rPr>
                <w:del w:id="2135" w:author="aas" w:date="2013-10-14T02:06:00Z"/>
              </w:rPr>
            </w:pPr>
          </w:p>
          <w:p w14:paraId="363F10E5" w14:textId="77777777" w:rsidR="0079721D" w:rsidRDefault="00257D58">
            <w:pPr>
              <w:pStyle w:val="XML1"/>
              <w:rPr>
                <w:del w:id="2136" w:author="aas" w:date="2013-10-14T02:06:00Z"/>
              </w:rPr>
            </w:pPr>
            <w:del w:id="2137"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38" w:author="aas" w:date="2013-10-14T02:06:00Z"/>
              </w:rPr>
            </w:pPr>
            <w:del w:id="2139"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40" w:author="aas" w:date="2013-10-14T02:06:00Z"/>
              </w:rPr>
            </w:pPr>
            <w:del w:id="2141" w:author="aas" w:date="2013-10-14T02:06:00Z">
              <w:r>
                <w:delText xml:space="preserve">            </w:delText>
              </w:r>
              <w:r w:rsidR="00257D58">
                <w:delText>&amp;lt;get&amp;gt; or &amp;lt;get-config&amp;gt;</w:delText>
              </w:r>
            </w:del>
          </w:p>
          <w:p w14:paraId="669D9AEC" w14:textId="77777777" w:rsidR="00257D58" w:rsidRDefault="00257D58">
            <w:pPr>
              <w:pStyle w:val="XML1"/>
              <w:rPr>
                <w:del w:id="2142" w:author="aas" w:date="2013-10-14T02:06:00Z"/>
              </w:rPr>
            </w:pPr>
            <w:del w:id="2143" w:author="aas" w:date="2013-10-14T02:06:00Z">
              <w:r>
                <w:delText xml:space="preserve">            operations. </w:delText>
              </w:r>
            </w:del>
          </w:p>
          <w:p w14:paraId="474D4B4A" w14:textId="77777777" w:rsidR="00257D58" w:rsidRDefault="00257D58" w:rsidP="00257D58">
            <w:pPr>
              <w:pStyle w:val="XML1"/>
              <w:rPr>
                <w:del w:id="2144" w:author="aas" w:date="2013-10-14T02:06:00Z"/>
              </w:rPr>
            </w:pPr>
            <w:del w:id="2145" w:author="aas" w:date="2013-10-14T02:06:00Z">
              <w:r>
                <w:delText xml:space="preserve">          &lt;/xs:documentation&gt;</w:delText>
              </w:r>
            </w:del>
          </w:p>
          <w:p w14:paraId="7B4E43E0" w14:textId="77777777" w:rsidR="00257D58" w:rsidRDefault="00257D58" w:rsidP="00257D58">
            <w:pPr>
              <w:pStyle w:val="XML1"/>
              <w:rPr>
                <w:del w:id="2146" w:author="aas" w:date="2013-10-14T02:06:00Z"/>
              </w:rPr>
            </w:pPr>
            <w:del w:id="2147" w:author="aas" w:date="2013-10-14T02:06:00Z">
              <w:r>
                <w:delText xml:space="preserve">        &lt;/xs:annotation&gt;</w:delText>
              </w:r>
            </w:del>
          </w:p>
          <w:p w14:paraId="048EDB18" w14:textId="77777777" w:rsidR="00257D58" w:rsidRDefault="00257D58" w:rsidP="00257D58">
            <w:pPr>
              <w:pStyle w:val="XML1"/>
              <w:rPr>
                <w:del w:id="2148" w:author="aas" w:date="2013-10-14T02:06:00Z"/>
              </w:rPr>
            </w:pPr>
            <w:del w:id="2149" w:author="aas" w:date="2013-10-14T02:06:00Z">
              <w:r>
                <w:delText xml:space="preserve">        &lt;xs:complexType&gt;</w:delText>
              </w:r>
            </w:del>
          </w:p>
          <w:p w14:paraId="7777DECA" w14:textId="77777777" w:rsidR="00257D58" w:rsidRDefault="00257D58" w:rsidP="00257D58">
            <w:pPr>
              <w:pStyle w:val="XML1"/>
              <w:rPr>
                <w:del w:id="2150" w:author="aas" w:date="2013-10-14T02:06:00Z"/>
              </w:rPr>
            </w:pPr>
            <w:del w:id="2151" w:author="aas" w:date="2013-10-14T02:06:00Z">
              <w:r>
                <w:delText xml:space="preserve">          &lt;xs:sequence&gt;</w:delText>
              </w:r>
            </w:del>
          </w:p>
          <w:p w14:paraId="4CAAD8A1" w14:textId="77777777" w:rsidR="00257D58" w:rsidRDefault="00257D58" w:rsidP="00257D58">
            <w:pPr>
              <w:pStyle w:val="XML1"/>
              <w:rPr>
                <w:del w:id="2152" w:author="aas" w:date="2013-10-14T02:06:00Z"/>
              </w:rPr>
            </w:pPr>
            <w:del w:id="2153" w:author="aas" w:date="2013-10-14T02:06:00Z">
              <w:r>
                <w:delText xml:space="preserve">            &lt;xs:element name="port" minOccurs="0" maxOccurs="unbounded"&gt;</w:delText>
              </w:r>
            </w:del>
          </w:p>
          <w:p w14:paraId="51456C08" w14:textId="77777777" w:rsidR="00257D58" w:rsidRDefault="00257D58" w:rsidP="00257D58">
            <w:pPr>
              <w:pStyle w:val="XML1"/>
              <w:rPr>
                <w:del w:id="2154" w:author="aas" w:date="2013-10-14T02:06:00Z"/>
              </w:rPr>
            </w:pPr>
            <w:del w:id="2155" w:author="aas" w:date="2013-10-14T02:06:00Z">
              <w:r>
                <w:delText xml:space="preserve">              &lt;xs:annotation&gt;</w:delText>
              </w:r>
            </w:del>
          </w:p>
          <w:p w14:paraId="6F4E5D0C" w14:textId="77777777" w:rsidR="00257D58" w:rsidRDefault="00257D58" w:rsidP="00257D58">
            <w:pPr>
              <w:pStyle w:val="XML1"/>
              <w:rPr>
                <w:del w:id="2156" w:author="aas" w:date="2013-10-14T02:06:00Z"/>
              </w:rPr>
            </w:pPr>
            <w:del w:id="2157" w:author="aas" w:date="2013-10-14T02:06:00Z">
              <w:r>
                <w:delText xml:space="preserve">                &lt;xs:documentation&gt;</w:delText>
              </w:r>
            </w:del>
          </w:p>
          <w:p w14:paraId="2C549603" w14:textId="77777777" w:rsidR="00257D58" w:rsidRDefault="00257D58" w:rsidP="00257D58">
            <w:pPr>
              <w:pStyle w:val="XML1"/>
              <w:rPr>
                <w:del w:id="2158" w:author="aas" w:date="2013-10-14T02:06:00Z"/>
              </w:rPr>
            </w:pPr>
            <w:del w:id="2159" w:author="aas" w:date="2013-10-14T02:06:00Z">
              <w:r>
                <w:delText xml:space="preserve">                  A resource identifier of a port of the </w:delText>
              </w:r>
            </w:del>
          </w:p>
          <w:p w14:paraId="440BC649" w14:textId="77777777" w:rsidR="00257D58" w:rsidRDefault="00257D58" w:rsidP="00257D58">
            <w:pPr>
              <w:pStyle w:val="XML1"/>
              <w:rPr>
                <w:del w:id="2160" w:author="aas" w:date="2013-10-14T02:06:00Z"/>
              </w:rPr>
            </w:pPr>
            <w:del w:id="2161" w:author="aas" w:date="2013-10-14T02:06:00Z">
              <w:r>
                <w:delText xml:space="preserve">                  OpenFlow Capable Switch that the OpenFlow Logical Switch</w:delText>
              </w:r>
            </w:del>
          </w:p>
          <w:p w14:paraId="12C2A627" w14:textId="77777777" w:rsidR="00257D58" w:rsidRDefault="00257D58" w:rsidP="00257D58">
            <w:pPr>
              <w:pStyle w:val="XML1"/>
              <w:rPr>
                <w:del w:id="2162" w:author="aas" w:date="2013-10-14T02:06:00Z"/>
              </w:rPr>
            </w:pPr>
            <w:del w:id="2163" w:author="aas" w:date="2013-10-14T02:06:00Z">
              <w:r>
                <w:delText xml:space="preserve">                  has exclusive access to.</w:delText>
              </w:r>
            </w:del>
          </w:p>
          <w:p w14:paraId="506CF285" w14:textId="77777777" w:rsidR="00257D58" w:rsidRDefault="00257D58" w:rsidP="00257D58">
            <w:pPr>
              <w:pStyle w:val="XML1"/>
              <w:rPr>
                <w:del w:id="2164" w:author="aas" w:date="2013-10-14T02:06:00Z"/>
              </w:rPr>
            </w:pPr>
          </w:p>
          <w:p w14:paraId="7EA0B5AC" w14:textId="77777777" w:rsidR="00257D58" w:rsidRDefault="00257D58" w:rsidP="00257D58">
            <w:pPr>
              <w:pStyle w:val="XML1"/>
              <w:rPr>
                <w:del w:id="2165" w:author="aas" w:date="2013-10-14T02:06:00Z"/>
              </w:rPr>
            </w:pPr>
            <w:del w:id="2166" w:author="aas" w:date="2013-10-14T02:06:00Z">
              <w:r>
                <w:delText xml:space="preserve">                  The elements in this list MUST refer to elements at the</w:delText>
              </w:r>
            </w:del>
          </w:p>
          <w:p w14:paraId="7666941F" w14:textId="77777777" w:rsidR="00257D58" w:rsidRDefault="00257D58" w:rsidP="00257D58">
            <w:pPr>
              <w:pStyle w:val="XML1"/>
              <w:rPr>
                <w:del w:id="2167" w:author="aas" w:date="2013-10-14T02:06:00Z"/>
              </w:rPr>
            </w:pPr>
            <w:del w:id="2168" w:author="aas" w:date="2013-10-14T02:06:00Z">
              <w:r>
                <w:delText xml:space="preserve">                  following path:</w:delText>
              </w:r>
            </w:del>
          </w:p>
          <w:p w14:paraId="584D6737" w14:textId="77777777" w:rsidR="00257D58" w:rsidRDefault="00257D58" w:rsidP="00257D58">
            <w:pPr>
              <w:pStyle w:val="XML1"/>
              <w:rPr>
                <w:del w:id="2169" w:author="aas" w:date="2013-10-14T02:06:00Z"/>
              </w:rPr>
            </w:pPr>
            <w:del w:id="2170" w:author="aas" w:date="2013-10-14T02:06:00Z">
              <w:r>
                <w:delText xml:space="preserve">                  /capable-switch/resources/port/resource-id</w:delText>
              </w:r>
            </w:del>
          </w:p>
          <w:p w14:paraId="2C7D8FDC" w14:textId="77777777" w:rsidR="00257D58" w:rsidRDefault="00257D58" w:rsidP="00257D58">
            <w:pPr>
              <w:pStyle w:val="XML1"/>
              <w:rPr>
                <w:del w:id="2171" w:author="aas" w:date="2013-10-14T02:06:00Z"/>
              </w:rPr>
            </w:pPr>
          </w:p>
          <w:p w14:paraId="6804AD75" w14:textId="77777777" w:rsidR="00257D58" w:rsidRDefault="00257D58" w:rsidP="00257D58">
            <w:pPr>
              <w:pStyle w:val="XML1"/>
              <w:rPr>
                <w:del w:id="2172" w:author="aas" w:date="2013-10-14T02:06:00Z"/>
              </w:rPr>
            </w:pPr>
            <w:del w:id="2173" w:author="aas" w:date="2013-10-14T02:06:00Z">
              <w:r>
                <w:delText xml:space="preserve">                  Elements in this list MUST be unique. This means each</w:delText>
              </w:r>
            </w:del>
          </w:p>
          <w:p w14:paraId="167F46BC" w14:textId="77777777" w:rsidR="00257D58" w:rsidRDefault="00257D58" w:rsidP="00257D58">
            <w:pPr>
              <w:pStyle w:val="XML1"/>
              <w:rPr>
                <w:del w:id="2174" w:author="aas" w:date="2013-10-14T02:06:00Z"/>
              </w:rPr>
            </w:pPr>
            <w:del w:id="2175" w:author="aas" w:date="2013-10-14T02:06:00Z">
              <w:r>
                <w:delText xml:space="preserve">                  port element can only be referenced once.</w:delText>
              </w:r>
            </w:del>
          </w:p>
          <w:p w14:paraId="2BC95CFC" w14:textId="77777777" w:rsidR="00257D58" w:rsidRDefault="00257D58" w:rsidP="00257D58">
            <w:pPr>
              <w:pStyle w:val="XML1"/>
              <w:rPr>
                <w:del w:id="2176" w:author="aas" w:date="2013-10-14T02:06:00Z"/>
              </w:rPr>
            </w:pPr>
            <w:del w:id="2177" w:author="aas" w:date="2013-10-14T02:06:00Z">
              <w:r>
                <w:delText xml:space="preserve">                &lt;/xs:documentation&gt;</w:delText>
              </w:r>
            </w:del>
          </w:p>
          <w:p w14:paraId="6700FC59" w14:textId="77777777" w:rsidR="00257D58" w:rsidRDefault="00257D58" w:rsidP="00257D58">
            <w:pPr>
              <w:pStyle w:val="XML1"/>
              <w:rPr>
                <w:del w:id="2178" w:author="aas" w:date="2013-10-14T02:06:00Z"/>
              </w:rPr>
            </w:pPr>
            <w:del w:id="2179" w:author="aas" w:date="2013-10-14T02:06:00Z">
              <w:r>
                <w:delText xml:space="preserve">              &lt;/xs:annotation&gt;</w:delText>
              </w:r>
            </w:del>
          </w:p>
          <w:p w14:paraId="2BDDC324" w14:textId="77777777" w:rsidR="00257D58" w:rsidRDefault="00257D58" w:rsidP="00257D58">
            <w:pPr>
              <w:pStyle w:val="XML1"/>
              <w:rPr>
                <w:del w:id="2180" w:author="aas" w:date="2013-10-14T02:06:00Z"/>
              </w:rPr>
            </w:pPr>
            <w:del w:id="2181" w:author="aas" w:date="2013-10-14T02:06:00Z">
              <w:r>
                <w:delText xml:space="preserve">              &lt;xs:simpleType&gt;</w:delText>
              </w:r>
            </w:del>
          </w:p>
          <w:p w14:paraId="759409A0" w14:textId="77777777" w:rsidR="00257D58" w:rsidRDefault="00257D58" w:rsidP="00257D58">
            <w:pPr>
              <w:pStyle w:val="XML1"/>
              <w:rPr>
                <w:del w:id="2182" w:author="aas" w:date="2013-10-14T02:06:00Z"/>
              </w:rPr>
            </w:pPr>
            <w:del w:id="2183" w:author="aas" w:date="2013-10-14T02:06:00Z">
              <w:r>
                <w:delText xml:space="preserve">                &lt;xs:restriction base="inet:uri"&gt;</w:delText>
              </w:r>
            </w:del>
          </w:p>
          <w:p w14:paraId="4B423F41" w14:textId="77777777" w:rsidR="00257D58" w:rsidRDefault="00257D58" w:rsidP="00257D58">
            <w:pPr>
              <w:pStyle w:val="XML1"/>
              <w:rPr>
                <w:del w:id="2184" w:author="aas" w:date="2013-10-14T02:06:00Z"/>
              </w:rPr>
            </w:pPr>
            <w:del w:id="2185" w:author="aas" w:date="2013-10-14T02:06:00Z">
              <w:r>
                <w:delText xml:space="preserve">                &lt;/xs:restriction&gt;</w:delText>
              </w:r>
            </w:del>
          </w:p>
          <w:p w14:paraId="47816B77" w14:textId="77777777" w:rsidR="00257D58" w:rsidRDefault="00257D58" w:rsidP="00257D58">
            <w:pPr>
              <w:pStyle w:val="XML1"/>
              <w:rPr>
                <w:del w:id="2186" w:author="aas" w:date="2013-10-14T02:06:00Z"/>
              </w:rPr>
            </w:pPr>
            <w:del w:id="2187" w:author="aas" w:date="2013-10-14T02:06:00Z">
              <w:r>
                <w:delText xml:space="preserve">              &lt;/xs:simpleType&gt;</w:delText>
              </w:r>
            </w:del>
          </w:p>
          <w:p w14:paraId="4B049FAD" w14:textId="77777777" w:rsidR="00257D58" w:rsidRDefault="00257D58" w:rsidP="00257D58">
            <w:pPr>
              <w:pStyle w:val="XML1"/>
              <w:rPr>
                <w:del w:id="2188" w:author="aas" w:date="2013-10-14T02:06:00Z"/>
              </w:rPr>
            </w:pPr>
            <w:del w:id="2189" w:author="aas" w:date="2013-10-14T02:06:00Z">
              <w:r>
                <w:delText xml:space="preserve">            &lt;/xs:element&gt;</w:delText>
              </w:r>
            </w:del>
          </w:p>
          <w:p w14:paraId="0B6E9BD3" w14:textId="77777777" w:rsidR="00257D58" w:rsidRDefault="00257D58" w:rsidP="00257D58">
            <w:pPr>
              <w:pStyle w:val="XML1"/>
              <w:rPr>
                <w:del w:id="2190" w:author="aas" w:date="2013-10-14T02:06:00Z"/>
              </w:rPr>
            </w:pPr>
            <w:del w:id="2191" w:author="aas" w:date="2013-10-14T02:06:00Z">
              <w:r>
                <w:delText xml:space="preserve">            &lt;xs:element name="queue" minOccurs="0" maxOccurs="unbounded"&gt;</w:delText>
              </w:r>
            </w:del>
          </w:p>
          <w:p w14:paraId="2D5C9750" w14:textId="77777777" w:rsidR="00257D58" w:rsidRDefault="00257D58" w:rsidP="00257D58">
            <w:pPr>
              <w:pStyle w:val="XML1"/>
              <w:rPr>
                <w:del w:id="2192" w:author="aas" w:date="2013-10-14T02:06:00Z"/>
              </w:rPr>
            </w:pPr>
            <w:del w:id="2193" w:author="aas" w:date="2013-10-14T02:06:00Z">
              <w:r>
                <w:delText xml:space="preserve">              &lt;xs:annotation&gt;</w:delText>
              </w:r>
            </w:del>
          </w:p>
          <w:p w14:paraId="5425B19A" w14:textId="77777777" w:rsidR="00257D58" w:rsidRDefault="00257D58" w:rsidP="00257D58">
            <w:pPr>
              <w:pStyle w:val="XML1"/>
              <w:rPr>
                <w:del w:id="2194" w:author="aas" w:date="2013-10-14T02:06:00Z"/>
              </w:rPr>
            </w:pPr>
            <w:del w:id="2195" w:author="aas" w:date="2013-10-14T02:06:00Z">
              <w:r>
                <w:delText xml:space="preserve">                &lt;xs:documentation&gt;</w:delText>
              </w:r>
            </w:del>
          </w:p>
          <w:p w14:paraId="451B3D1B" w14:textId="77777777" w:rsidR="00257D58" w:rsidRDefault="00257D58" w:rsidP="00257D58">
            <w:pPr>
              <w:pStyle w:val="XML1"/>
              <w:rPr>
                <w:del w:id="2196" w:author="aas" w:date="2013-10-14T02:06:00Z"/>
              </w:rPr>
            </w:pPr>
            <w:del w:id="2197" w:author="aas" w:date="2013-10-14T02:06:00Z">
              <w:r>
                <w:delText xml:space="preserve">                  A resource identifier of a queue of the</w:delText>
              </w:r>
            </w:del>
          </w:p>
          <w:p w14:paraId="41041EAF" w14:textId="77777777" w:rsidR="00257D58" w:rsidRDefault="00257D58" w:rsidP="00257D58">
            <w:pPr>
              <w:pStyle w:val="XML1"/>
              <w:rPr>
                <w:del w:id="2198" w:author="aas" w:date="2013-10-14T02:06:00Z"/>
              </w:rPr>
            </w:pPr>
            <w:del w:id="2199" w:author="aas" w:date="2013-10-14T02:06:00Z">
              <w:r>
                <w:delText xml:space="preserve">                  OpenFlow Capable Switch that the OpenFlow Logical Switch</w:delText>
              </w:r>
            </w:del>
          </w:p>
          <w:p w14:paraId="5619EC4D" w14:textId="77777777" w:rsidR="00257D58" w:rsidRDefault="00257D58" w:rsidP="00257D58">
            <w:pPr>
              <w:pStyle w:val="XML1"/>
              <w:rPr>
                <w:del w:id="2200" w:author="aas" w:date="2013-10-14T02:06:00Z"/>
              </w:rPr>
            </w:pPr>
            <w:del w:id="2201" w:author="aas" w:date="2013-10-14T02:06:00Z">
              <w:r>
                <w:delText xml:space="preserve">                  has exclusive access to.</w:delText>
              </w:r>
            </w:del>
          </w:p>
          <w:p w14:paraId="3B8B1FD0" w14:textId="77777777" w:rsidR="00257D58" w:rsidRDefault="00257D58" w:rsidP="00257D58">
            <w:pPr>
              <w:pStyle w:val="XML1"/>
              <w:rPr>
                <w:del w:id="2202" w:author="aas" w:date="2013-10-14T02:06:00Z"/>
              </w:rPr>
            </w:pPr>
          </w:p>
          <w:p w14:paraId="6350403C" w14:textId="77777777" w:rsidR="00257D58" w:rsidRDefault="00257D58" w:rsidP="00257D58">
            <w:pPr>
              <w:pStyle w:val="XML1"/>
              <w:rPr>
                <w:del w:id="2203" w:author="aas" w:date="2013-10-14T02:06:00Z"/>
              </w:rPr>
            </w:pPr>
            <w:del w:id="2204" w:author="aas" w:date="2013-10-14T02:06:00Z">
              <w:r>
                <w:delText xml:space="preserve">                  The elements in this list MUST refer to elements at the</w:delText>
              </w:r>
            </w:del>
          </w:p>
          <w:p w14:paraId="18BD1730" w14:textId="77777777" w:rsidR="00257D58" w:rsidRDefault="00257D58" w:rsidP="00257D58">
            <w:pPr>
              <w:pStyle w:val="XML1"/>
              <w:rPr>
                <w:del w:id="2205" w:author="aas" w:date="2013-10-14T02:06:00Z"/>
              </w:rPr>
            </w:pPr>
            <w:del w:id="2206" w:author="aas" w:date="2013-10-14T02:06:00Z">
              <w:r>
                <w:delText xml:space="preserve">                  following path:</w:delText>
              </w:r>
            </w:del>
          </w:p>
          <w:p w14:paraId="292F5AAA" w14:textId="77777777" w:rsidR="00257D58" w:rsidRDefault="00257D58" w:rsidP="00257D58">
            <w:pPr>
              <w:pStyle w:val="XML1"/>
              <w:rPr>
                <w:del w:id="2207" w:author="aas" w:date="2013-10-14T02:06:00Z"/>
              </w:rPr>
            </w:pPr>
            <w:del w:id="2208" w:author="aas" w:date="2013-10-14T02:06:00Z">
              <w:r>
                <w:delText xml:space="preserve">                  /capable-switch/resources/queue/resource-id</w:delText>
              </w:r>
            </w:del>
          </w:p>
          <w:p w14:paraId="18B5F783" w14:textId="77777777" w:rsidR="00257D58" w:rsidRDefault="00257D58" w:rsidP="00257D58">
            <w:pPr>
              <w:pStyle w:val="XML1"/>
              <w:rPr>
                <w:del w:id="2209" w:author="aas" w:date="2013-10-14T02:06:00Z"/>
              </w:rPr>
            </w:pPr>
          </w:p>
          <w:p w14:paraId="17E52892" w14:textId="77777777" w:rsidR="00257D58" w:rsidRDefault="00257D58" w:rsidP="00257D58">
            <w:pPr>
              <w:pStyle w:val="XML1"/>
              <w:rPr>
                <w:del w:id="2210" w:author="aas" w:date="2013-10-14T02:06:00Z"/>
              </w:rPr>
            </w:pPr>
            <w:del w:id="2211" w:author="aas" w:date="2013-10-14T02:06:00Z">
              <w:r>
                <w:delText xml:space="preserve">                  Elements in this list MUST be unique. This means each</w:delText>
              </w:r>
            </w:del>
          </w:p>
          <w:p w14:paraId="4D52238F" w14:textId="77777777" w:rsidR="00257D58" w:rsidRDefault="00257D58" w:rsidP="00257D58">
            <w:pPr>
              <w:pStyle w:val="XML1"/>
              <w:rPr>
                <w:del w:id="2212" w:author="aas" w:date="2013-10-14T02:06:00Z"/>
              </w:rPr>
            </w:pPr>
            <w:del w:id="2213" w:author="aas" w:date="2013-10-14T02:06:00Z">
              <w:r>
                <w:delText xml:space="preserve">                  queue element can only be referenced once.</w:delText>
              </w:r>
            </w:del>
          </w:p>
          <w:p w14:paraId="632AF977" w14:textId="77777777" w:rsidR="00257D58" w:rsidRDefault="00257D58" w:rsidP="00257D58">
            <w:pPr>
              <w:pStyle w:val="XML1"/>
              <w:rPr>
                <w:del w:id="2214" w:author="aas" w:date="2013-10-14T02:06:00Z"/>
              </w:rPr>
            </w:pPr>
            <w:del w:id="2215" w:author="aas" w:date="2013-10-14T02:06:00Z">
              <w:r>
                <w:delText xml:space="preserve">                &lt;/xs:documentation&gt;</w:delText>
              </w:r>
            </w:del>
          </w:p>
          <w:p w14:paraId="02B1463E" w14:textId="77777777" w:rsidR="00257D58" w:rsidRDefault="00257D58" w:rsidP="00257D58">
            <w:pPr>
              <w:pStyle w:val="XML1"/>
              <w:rPr>
                <w:del w:id="2216" w:author="aas" w:date="2013-10-14T02:06:00Z"/>
              </w:rPr>
            </w:pPr>
            <w:del w:id="2217" w:author="aas" w:date="2013-10-14T02:06:00Z">
              <w:r>
                <w:delText xml:space="preserve">              &lt;/xs:annotation&gt;</w:delText>
              </w:r>
            </w:del>
          </w:p>
          <w:p w14:paraId="65E05D3C" w14:textId="77777777" w:rsidR="00257D58" w:rsidRDefault="00257D58" w:rsidP="00257D58">
            <w:pPr>
              <w:pStyle w:val="XML1"/>
              <w:rPr>
                <w:del w:id="2218" w:author="aas" w:date="2013-10-14T02:06:00Z"/>
              </w:rPr>
            </w:pPr>
            <w:del w:id="2219" w:author="aas" w:date="2013-10-14T02:06:00Z">
              <w:r>
                <w:delText xml:space="preserve">              &lt;xs:simpleType&gt;</w:delText>
              </w:r>
            </w:del>
          </w:p>
          <w:p w14:paraId="6B65C726" w14:textId="77777777" w:rsidR="00257D58" w:rsidRDefault="00257D58" w:rsidP="00257D58">
            <w:pPr>
              <w:pStyle w:val="XML1"/>
              <w:rPr>
                <w:del w:id="2220" w:author="aas" w:date="2013-10-14T02:06:00Z"/>
              </w:rPr>
            </w:pPr>
            <w:del w:id="2221" w:author="aas" w:date="2013-10-14T02:06:00Z">
              <w:r>
                <w:delText xml:space="preserve">                &lt;xs:restriction base="inet:uri"&gt;</w:delText>
              </w:r>
            </w:del>
          </w:p>
          <w:p w14:paraId="3A95F36B" w14:textId="77777777" w:rsidR="00257D58" w:rsidRDefault="00257D58" w:rsidP="00257D58">
            <w:pPr>
              <w:pStyle w:val="XML1"/>
              <w:rPr>
                <w:del w:id="2222" w:author="aas" w:date="2013-10-14T02:06:00Z"/>
              </w:rPr>
            </w:pPr>
            <w:del w:id="2223" w:author="aas" w:date="2013-10-14T02:06:00Z">
              <w:r>
                <w:delText xml:space="preserve">                &lt;/xs:restriction&gt;</w:delText>
              </w:r>
            </w:del>
          </w:p>
          <w:p w14:paraId="25A81807" w14:textId="77777777" w:rsidR="00257D58" w:rsidRDefault="00257D58" w:rsidP="00257D58">
            <w:pPr>
              <w:pStyle w:val="XML1"/>
              <w:rPr>
                <w:del w:id="2224" w:author="aas" w:date="2013-10-14T02:06:00Z"/>
              </w:rPr>
            </w:pPr>
            <w:del w:id="2225" w:author="aas" w:date="2013-10-14T02:06:00Z">
              <w:r>
                <w:delText xml:space="preserve">              &lt;/xs:simpleType&gt;</w:delText>
              </w:r>
            </w:del>
          </w:p>
          <w:p w14:paraId="3CAE9B4F" w14:textId="77777777" w:rsidR="00257D58" w:rsidRDefault="00257D58" w:rsidP="00257D58">
            <w:pPr>
              <w:pStyle w:val="XML1"/>
              <w:rPr>
                <w:del w:id="2226" w:author="aas" w:date="2013-10-14T02:06:00Z"/>
              </w:rPr>
            </w:pPr>
            <w:del w:id="2227" w:author="aas" w:date="2013-10-14T02:06:00Z">
              <w:r>
                <w:delText xml:space="preserve">            &lt;/xs:element&gt;</w:delText>
              </w:r>
            </w:del>
          </w:p>
          <w:p w14:paraId="11890C94" w14:textId="77777777" w:rsidR="00257D58" w:rsidRDefault="00257D58" w:rsidP="00257D58">
            <w:pPr>
              <w:pStyle w:val="XML1"/>
              <w:rPr>
                <w:del w:id="2228" w:author="aas" w:date="2013-10-14T02:06:00Z"/>
              </w:rPr>
            </w:pPr>
            <w:del w:id="2229" w:author="aas" w:date="2013-10-14T02:06:00Z">
              <w:r>
                <w:delText xml:space="preserve">            &lt;xs:element name="certificate" minOccurs="0"&gt;</w:delText>
              </w:r>
            </w:del>
          </w:p>
          <w:p w14:paraId="51B44C4D" w14:textId="77777777" w:rsidR="00257D58" w:rsidRDefault="00257D58" w:rsidP="00257D58">
            <w:pPr>
              <w:pStyle w:val="XML1"/>
              <w:rPr>
                <w:del w:id="2230" w:author="aas" w:date="2013-10-14T02:06:00Z"/>
              </w:rPr>
            </w:pPr>
            <w:del w:id="2231" w:author="aas" w:date="2013-10-14T02:06:00Z">
              <w:r>
                <w:delText xml:space="preserve">              &lt;xs:annotation&gt;</w:delText>
              </w:r>
            </w:del>
          </w:p>
          <w:p w14:paraId="0CE00B34" w14:textId="77777777" w:rsidR="00257D58" w:rsidRDefault="00257D58" w:rsidP="00257D58">
            <w:pPr>
              <w:pStyle w:val="XML1"/>
              <w:rPr>
                <w:del w:id="2232" w:author="aas" w:date="2013-10-14T02:06:00Z"/>
              </w:rPr>
            </w:pPr>
            <w:del w:id="2233" w:author="aas" w:date="2013-10-14T02:06:00Z">
              <w:r>
                <w:delText xml:space="preserve">                &lt;xs:documentation&gt;</w:delText>
              </w:r>
            </w:del>
          </w:p>
          <w:p w14:paraId="0A1A8C95" w14:textId="77777777" w:rsidR="00257D58" w:rsidRDefault="00257D58" w:rsidP="00257D58">
            <w:pPr>
              <w:pStyle w:val="XML1"/>
              <w:rPr>
                <w:del w:id="2234" w:author="aas" w:date="2013-10-14T02:06:00Z"/>
              </w:rPr>
            </w:pPr>
            <w:del w:id="2235" w:author="aas" w:date="2013-10-14T02:06:00Z">
              <w:r>
                <w:delText xml:space="preserve">                  The resource identifier of the owned</w:delText>
              </w:r>
            </w:del>
          </w:p>
          <w:p w14:paraId="378FD691" w14:textId="77777777" w:rsidR="00257D58" w:rsidRDefault="00257D58" w:rsidP="00257D58">
            <w:pPr>
              <w:pStyle w:val="XML1"/>
              <w:rPr>
                <w:del w:id="2236" w:author="aas" w:date="2013-10-14T02:06:00Z"/>
              </w:rPr>
            </w:pPr>
            <w:del w:id="2237" w:author="aas" w:date="2013-10-14T02:06:00Z">
              <w:r>
                <w:delText xml:space="preserve">                  certificate in the OpenFlow Capable Switch that the</w:delText>
              </w:r>
            </w:del>
          </w:p>
          <w:p w14:paraId="2427597C" w14:textId="77777777" w:rsidR="00257D58" w:rsidRDefault="00257D58" w:rsidP="00257D58">
            <w:pPr>
              <w:pStyle w:val="XML1"/>
              <w:rPr>
                <w:del w:id="2238" w:author="aas" w:date="2013-10-14T02:06:00Z"/>
              </w:rPr>
            </w:pPr>
            <w:del w:id="2239" w:author="aas" w:date="2013-10-14T02:06:00Z">
              <w:r>
                <w:delText xml:space="preserve">                  OpenFlow Logical Switch uses to identify itself.  This</w:delText>
              </w:r>
            </w:del>
          </w:p>
          <w:p w14:paraId="14A0B79A" w14:textId="77777777" w:rsidR="00257D58" w:rsidRDefault="00257D58" w:rsidP="00257D58">
            <w:pPr>
              <w:pStyle w:val="XML1"/>
              <w:rPr>
                <w:del w:id="2240" w:author="aas" w:date="2013-10-14T02:06:00Z"/>
              </w:rPr>
            </w:pPr>
            <w:del w:id="2241" w:author="aas" w:date="2013-10-14T02:06:00Z">
              <w:r>
                <w:delText xml:space="preserve">                  element MUST NOT occur more than once in an OpenFlow</w:delText>
              </w:r>
            </w:del>
          </w:p>
          <w:p w14:paraId="74B04258" w14:textId="77777777" w:rsidR="00257D58" w:rsidRDefault="00257D58" w:rsidP="00257D58">
            <w:pPr>
              <w:pStyle w:val="XML1"/>
              <w:rPr>
                <w:del w:id="2242" w:author="aas" w:date="2013-10-14T02:06:00Z"/>
              </w:rPr>
            </w:pPr>
            <w:del w:id="2243" w:author="aas" w:date="2013-10-14T02:06:00Z">
              <w:r>
                <w:delText xml:space="preserve">                  Logical Switch's resource list.  </w:delText>
              </w:r>
            </w:del>
          </w:p>
          <w:p w14:paraId="28EE1B0A" w14:textId="77777777" w:rsidR="00257D58" w:rsidRDefault="00257D58" w:rsidP="00257D58">
            <w:pPr>
              <w:pStyle w:val="XML1"/>
              <w:rPr>
                <w:del w:id="2244" w:author="aas" w:date="2013-10-14T02:06:00Z"/>
              </w:rPr>
            </w:pPr>
            <w:del w:id="2245" w:author="aas" w:date="2013-10-14T02:06:00Z">
              <w:r>
                <w:delText xml:space="preserve">                          </w:delText>
              </w:r>
            </w:del>
          </w:p>
          <w:p w14:paraId="519005DB" w14:textId="77777777" w:rsidR="00257D58" w:rsidRDefault="00257D58" w:rsidP="00257D58">
            <w:pPr>
              <w:pStyle w:val="XML1"/>
              <w:rPr>
                <w:del w:id="2246" w:author="aas" w:date="2013-10-14T02:06:00Z"/>
              </w:rPr>
            </w:pPr>
            <w:del w:id="2247" w:author="aas" w:date="2013-10-14T02:06:00Z">
              <w:r>
                <w:delText xml:space="preserve">                  If no such element is in an OpenFlow Logical Switch's </w:delText>
              </w:r>
            </w:del>
          </w:p>
          <w:p w14:paraId="1D3D7761" w14:textId="77777777" w:rsidR="00257D58" w:rsidRDefault="00257D58" w:rsidP="00257D58">
            <w:pPr>
              <w:pStyle w:val="XML1"/>
              <w:rPr>
                <w:del w:id="2248" w:author="aas" w:date="2013-10-14T02:06:00Z"/>
              </w:rPr>
            </w:pPr>
            <w:del w:id="2249" w:author="aas" w:date="2013-10-14T02:06:00Z">
              <w:r>
                <w:delText xml:space="preserve">                  resource list, then the OpenFlow Logical Switch does not </w:delText>
              </w:r>
            </w:del>
          </w:p>
          <w:p w14:paraId="5A198F64" w14:textId="77777777" w:rsidR="00257D58" w:rsidRDefault="00257D58" w:rsidP="00257D58">
            <w:pPr>
              <w:pStyle w:val="XML1"/>
              <w:rPr>
                <w:del w:id="2250" w:author="aas" w:date="2013-10-14T02:06:00Z"/>
              </w:rPr>
            </w:pPr>
            <w:del w:id="2251" w:author="aas" w:date="2013-10-14T02:06:00Z">
              <w:r>
                <w:delText xml:space="preserve">                  authenticate itself towards an OpenFloe Controller with a</w:delText>
              </w:r>
            </w:del>
          </w:p>
          <w:p w14:paraId="219ED04A" w14:textId="77777777" w:rsidR="00257D58" w:rsidRDefault="00257D58" w:rsidP="00257D58">
            <w:pPr>
              <w:pStyle w:val="XML1"/>
              <w:rPr>
                <w:del w:id="2252" w:author="aas" w:date="2013-10-14T02:06:00Z"/>
              </w:rPr>
            </w:pPr>
            <w:del w:id="2253" w:author="aas" w:date="2013-10-14T02:06:00Z">
              <w:r>
                <w:delText xml:space="preserve">                  certificate.  If this element is present, then the</w:delText>
              </w:r>
            </w:del>
          </w:p>
          <w:p w14:paraId="64A95C01" w14:textId="77777777" w:rsidR="00257D58" w:rsidRDefault="00257D58" w:rsidP="00257D58">
            <w:pPr>
              <w:pStyle w:val="XML1"/>
              <w:rPr>
                <w:del w:id="2254" w:author="aas" w:date="2013-10-14T02:06:00Z"/>
              </w:rPr>
            </w:pPr>
            <w:del w:id="2255" w:author="aas" w:date="2013-10-14T02:06:00Z">
              <w:r>
                <w:delText xml:space="preserve">                  OpenFlow Logical Switch MUST provide this certificate for</w:delText>
              </w:r>
            </w:del>
          </w:p>
          <w:p w14:paraId="503B8A3F" w14:textId="77777777" w:rsidR="00257D58" w:rsidRDefault="00257D58" w:rsidP="00257D58">
            <w:pPr>
              <w:pStyle w:val="XML1"/>
              <w:rPr>
                <w:del w:id="2256" w:author="aas" w:date="2013-10-14T02:06:00Z"/>
              </w:rPr>
            </w:pPr>
            <w:del w:id="2257" w:author="aas" w:date="2013-10-14T02:06:00Z">
              <w:r>
                <w:delText xml:space="preserve">                  authentication to an OpenFlow Controller when setting up</w:delText>
              </w:r>
            </w:del>
          </w:p>
          <w:p w14:paraId="173384B5" w14:textId="77777777" w:rsidR="00257D58" w:rsidRDefault="00257D58" w:rsidP="00257D58">
            <w:pPr>
              <w:pStyle w:val="XML1"/>
              <w:rPr>
                <w:del w:id="2258" w:author="aas" w:date="2013-10-14T02:06:00Z"/>
              </w:rPr>
            </w:pPr>
            <w:del w:id="2259" w:author="aas" w:date="2013-10-14T02:06:00Z">
              <w:r>
                <w:delText xml:space="preserve">                  a TLS connection.  </w:delText>
              </w:r>
            </w:del>
          </w:p>
          <w:p w14:paraId="2E76C3DC" w14:textId="77777777" w:rsidR="00257D58" w:rsidRDefault="00257D58" w:rsidP="00257D58">
            <w:pPr>
              <w:pStyle w:val="XML1"/>
              <w:rPr>
                <w:del w:id="2260" w:author="aas" w:date="2013-10-14T02:06:00Z"/>
              </w:rPr>
            </w:pPr>
            <w:del w:id="2261" w:author="aas" w:date="2013-10-14T02:06:00Z">
              <w:r>
                <w:delText xml:space="preserve">                          </w:delText>
              </w:r>
            </w:del>
          </w:p>
          <w:p w14:paraId="1D4499ED" w14:textId="77777777" w:rsidR="00257D58" w:rsidRDefault="00257D58" w:rsidP="00257D58">
            <w:pPr>
              <w:pStyle w:val="XML1"/>
              <w:rPr>
                <w:del w:id="2262" w:author="aas" w:date="2013-10-14T02:06:00Z"/>
              </w:rPr>
            </w:pPr>
            <w:del w:id="2263" w:author="aas" w:date="2013-10-14T02:06:00Z">
              <w:r>
                <w:delText xml:space="preserve">                  For TCP connections this element is irrelevant.</w:delText>
              </w:r>
            </w:del>
          </w:p>
          <w:p w14:paraId="6BD1EC1E" w14:textId="77777777" w:rsidR="00257D58" w:rsidRDefault="00257D58" w:rsidP="00257D58">
            <w:pPr>
              <w:pStyle w:val="XML1"/>
              <w:rPr>
                <w:del w:id="2264" w:author="aas" w:date="2013-10-14T02:06:00Z"/>
              </w:rPr>
            </w:pPr>
          </w:p>
          <w:p w14:paraId="6F5C1EA0" w14:textId="77777777" w:rsidR="00257D58" w:rsidRDefault="00257D58" w:rsidP="00257D58">
            <w:pPr>
              <w:pStyle w:val="XML1"/>
              <w:rPr>
                <w:del w:id="2265" w:author="aas" w:date="2013-10-14T02:06:00Z"/>
              </w:rPr>
            </w:pPr>
            <w:del w:id="2266" w:author="aas" w:date="2013-10-14T02:06:00Z">
              <w:r>
                <w:delText xml:space="preserve">                  The element MUST refer to an element at the following</w:delText>
              </w:r>
            </w:del>
          </w:p>
          <w:p w14:paraId="3C0FD756" w14:textId="77777777" w:rsidR="00257D58" w:rsidRDefault="00257D58" w:rsidP="00257D58">
            <w:pPr>
              <w:pStyle w:val="XML1"/>
              <w:rPr>
                <w:del w:id="2267" w:author="aas" w:date="2013-10-14T02:06:00Z"/>
              </w:rPr>
            </w:pPr>
            <w:del w:id="2268" w:author="aas" w:date="2013-10-14T02:06:00Z">
              <w:r>
                <w:delText xml:space="preserve">                  path:</w:delText>
              </w:r>
            </w:del>
          </w:p>
          <w:p w14:paraId="46C4D7C8" w14:textId="77777777" w:rsidR="00257D58" w:rsidRDefault="00257D58" w:rsidP="00257D58">
            <w:pPr>
              <w:pStyle w:val="XML1"/>
              <w:rPr>
                <w:del w:id="2269" w:author="aas" w:date="2013-10-14T02:06:00Z"/>
              </w:rPr>
            </w:pPr>
            <w:del w:id="2270" w:author="aas" w:date="2013-10-14T02:06:00Z">
              <w:r>
                <w:delText xml:space="preserve">                  /capable-switch/resources/owned-certificate/resource-id</w:delText>
              </w:r>
            </w:del>
          </w:p>
          <w:p w14:paraId="0896EFD2" w14:textId="77777777" w:rsidR="00257D58" w:rsidRDefault="00257D58" w:rsidP="00257D58">
            <w:pPr>
              <w:pStyle w:val="XML1"/>
              <w:rPr>
                <w:del w:id="2271" w:author="aas" w:date="2013-10-14T02:06:00Z"/>
              </w:rPr>
            </w:pPr>
          </w:p>
          <w:p w14:paraId="217B0ECD" w14:textId="77777777" w:rsidR="00257D58" w:rsidRDefault="00257D58" w:rsidP="00257D58">
            <w:pPr>
              <w:pStyle w:val="XML1"/>
              <w:rPr>
                <w:del w:id="2272" w:author="aas" w:date="2013-10-14T02:06:00Z"/>
              </w:rPr>
            </w:pPr>
            <w:del w:id="2273" w:author="aas" w:date="2013-10-14T02:06:00Z">
              <w:r>
                <w:delText xml:space="preserve">                &lt;/xs:documentation&gt;</w:delText>
              </w:r>
            </w:del>
          </w:p>
          <w:p w14:paraId="08F39B34" w14:textId="77777777" w:rsidR="00257D58" w:rsidRDefault="00257D58" w:rsidP="00257D58">
            <w:pPr>
              <w:pStyle w:val="XML1"/>
              <w:rPr>
                <w:del w:id="2274" w:author="aas" w:date="2013-10-14T02:06:00Z"/>
              </w:rPr>
            </w:pPr>
            <w:del w:id="2275" w:author="aas" w:date="2013-10-14T02:06:00Z">
              <w:r>
                <w:delText xml:space="preserve">              &lt;/xs:annotation&gt;</w:delText>
              </w:r>
            </w:del>
          </w:p>
          <w:p w14:paraId="0495CD5F" w14:textId="77777777" w:rsidR="00257D58" w:rsidRDefault="00257D58" w:rsidP="00257D58">
            <w:pPr>
              <w:pStyle w:val="XML1"/>
              <w:rPr>
                <w:del w:id="2276" w:author="aas" w:date="2013-10-14T02:06:00Z"/>
              </w:rPr>
            </w:pPr>
            <w:del w:id="2277" w:author="aas" w:date="2013-10-14T02:06:00Z">
              <w:r>
                <w:delText xml:space="preserve">              &lt;xs:simpleType&gt;</w:delText>
              </w:r>
            </w:del>
          </w:p>
          <w:p w14:paraId="01F460D3" w14:textId="77777777" w:rsidR="00257D58" w:rsidRDefault="00257D58" w:rsidP="00257D58">
            <w:pPr>
              <w:pStyle w:val="XML1"/>
              <w:rPr>
                <w:del w:id="2278" w:author="aas" w:date="2013-10-14T02:06:00Z"/>
              </w:rPr>
            </w:pPr>
            <w:del w:id="2279" w:author="aas" w:date="2013-10-14T02:06:00Z">
              <w:r>
                <w:delText xml:space="preserve">                &lt;xs:restriction base="inet:uri"&gt;</w:delText>
              </w:r>
            </w:del>
          </w:p>
          <w:p w14:paraId="173331AE" w14:textId="77777777" w:rsidR="00257D58" w:rsidRDefault="00257D58" w:rsidP="00257D58">
            <w:pPr>
              <w:pStyle w:val="XML1"/>
              <w:rPr>
                <w:del w:id="2280" w:author="aas" w:date="2013-10-14T02:06:00Z"/>
              </w:rPr>
            </w:pPr>
            <w:del w:id="2281" w:author="aas" w:date="2013-10-14T02:06:00Z">
              <w:r>
                <w:delText xml:space="preserve">                &lt;/xs:restriction&gt;</w:delText>
              </w:r>
            </w:del>
          </w:p>
          <w:p w14:paraId="2205AE71" w14:textId="77777777" w:rsidR="00257D58" w:rsidRDefault="00257D58" w:rsidP="00257D58">
            <w:pPr>
              <w:pStyle w:val="XML1"/>
              <w:rPr>
                <w:del w:id="2282" w:author="aas" w:date="2013-10-14T02:06:00Z"/>
              </w:rPr>
            </w:pPr>
            <w:del w:id="2283" w:author="aas" w:date="2013-10-14T02:06:00Z">
              <w:r>
                <w:delText xml:space="preserve">              &lt;/xs:simpleType&gt;</w:delText>
              </w:r>
            </w:del>
          </w:p>
          <w:p w14:paraId="4F01E171" w14:textId="77777777" w:rsidR="00257D58" w:rsidRDefault="00257D58" w:rsidP="00257D58">
            <w:pPr>
              <w:pStyle w:val="XML1"/>
              <w:rPr>
                <w:del w:id="2284" w:author="aas" w:date="2013-10-14T02:06:00Z"/>
              </w:rPr>
            </w:pPr>
            <w:del w:id="2285" w:author="aas" w:date="2013-10-14T02:06:00Z">
              <w:r>
                <w:delText xml:space="preserve">            &lt;/xs:element&gt;</w:delText>
              </w:r>
            </w:del>
          </w:p>
          <w:p w14:paraId="16329554" w14:textId="77777777" w:rsidR="00257D58" w:rsidRDefault="00257D58" w:rsidP="00257D58">
            <w:pPr>
              <w:pStyle w:val="XML1"/>
              <w:rPr>
                <w:del w:id="2286" w:author="aas" w:date="2013-10-14T02:06:00Z"/>
              </w:rPr>
            </w:pPr>
            <w:del w:id="2287" w:author="aas" w:date="2013-10-14T02:06:00Z">
              <w:r>
                <w:delText xml:space="preserve">            &lt;xs:element name="flow-table" minOccurs="0" maxOccurs="unbounded"&gt;</w:delText>
              </w:r>
            </w:del>
          </w:p>
          <w:p w14:paraId="2D9772DC" w14:textId="77777777" w:rsidR="00257D58" w:rsidRDefault="00257D58" w:rsidP="00257D58">
            <w:pPr>
              <w:pStyle w:val="XML1"/>
              <w:rPr>
                <w:del w:id="2288" w:author="aas" w:date="2013-10-14T02:06:00Z"/>
              </w:rPr>
            </w:pPr>
            <w:del w:id="2289" w:author="aas" w:date="2013-10-14T02:06:00Z">
              <w:r>
                <w:delText xml:space="preserve">              &lt;xs:annotation&gt;</w:delText>
              </w:r>
            </w:del>
          </w:p>
          <w:p w14:paraId="261E365E" w14:textId="77777777" w:rsidR="00257D58" w:rsidRDefault="00257D58" w:rsidP="00257D58">
            <w:pPr>
              <w:pStyle w:val="XML1"/>
              <w:rPr>
                <w:del w:id="2290" w:author="aas" w:date="2013-10-14T02:06:00Z"/>
              </w:rPr>
            </w:pPr>
            <w:del w:id="2291" w:author="aas" w:date="2013-10-14T02:06:00Z">
              <w:r>
                <w:delText xml:space="preserve">                &lt;xs:documentation&gt;</w:delText>
              </w:r>
            </w:del>
          </w:p>
          <w:p w14:paraId="701882D2" w14:textId="77777777" w:rsidR="00257D58" w:rsidRDefault="00257D58" w:rsidP="00257D58">
            <w:pPr>
              <w:pStyle w:val="XML1"/>
              <w:rPr>
                <w:del w:id="2292" w:author="aas" w:date="2013-10-14T02:06:00Z"/>
              </w:rPr>
            </w:pPr>
            <w:del w:id="2293" w:author="aas" w:date="2013-10-14T02:06:00Z">
              <w:r>
                <w:delText xml:space="preserve">                  A resource identifier of a flow table of the </w:delText>
              </w:r>
            </w:del>
          </w:p>
          <w:p w14:paraId="775FA7D9" w14:textId="77777777" w:rsidR="00257D58" w:rsidRDefault="00257D58" w:rsidP="00257D58">
            <w:pPr>
              <w:pStyle w:val="XML1"/>
              <w:rPr>
                <w:del w:id="2294" w:author="aas" w:date="2013-10-14T02:06:00Z"/>
              </w:rPr>
            </w:pPr>
            <w:del w:id="2295" w:author="aas" w:date="2013-10-14T02:06:00Z">
              <w:r>
                <w:delText xml:space="preserve">                  OpenFlow Capable Switch that the OpenFlow Logical Switch </w:delText>
              </w:r>
            </w:del>
          </w:p>
          <w:p w14:paraId="2BB72FE3" w14:textId="77777777" w:rsidR="00257D58" w:rsidRDefault="00257D58" w:rsidP="00257D58">
            <w:pPr>
              <w:pStyle w:val="XML1"/>
              <w:rPr>
                <w:del w:id="2296" w:author="aas" w:date="2013-10-14T02:06:00Z"/>
              </w:rPr>
            </w:pPr>
            <w:del w:id="2297" w:author="aas" w:date="2013-10-14T02:06:00Z">
              <w:r>
                <w:delText xml:space="preserve">                  has exclusive access to.</w:delText>
              </w:r>
            </w:del>
          </w:p>
          <w:p w14:paraId="2DB4DB47" w14:textId="77777777" w:rsidR="00257D58" w:rsidRDefault="00257D58" w:rsidP="00257D58">
            <w:pPr>
              <w:pStyle w:val="XML1"/>
              <w:rPr>
                <w:del w:id="2298" w:author="aas" w:date="2013-10-14T02:06:00Z"/>
              </w:rPr>
            </w:pPr>
          </w:p>
          <w:p w14:paraId="0E4CF508" w14:textId="77777777" w:rsidR="00257D58" w:rsidRDefault="00257D58" w:rsidP="00257D58">
            <w:pPr>
              <w:pStyle w:val="XML1"/>
              <w:rPr>
                <w:del w:id="2299" w:author="aas" w:date="2013-10-14T02:06:00Z"/>
              </w:rPr>
            </w:pPr>
            <w:del w:id="2300" w:author="aas" w:date="2013-10-14T02:06:00Z">
              <w:r>
                <w:delText xml:space="preserve">                  The elements in this list MUST refer to elements at the</w:delText>
              </w:r>
            </w:del>
          </w:p>
          <w:p w14:paraId="3960FD43" w14:textId="77777777" w:rsidR="00257D58" w:rsidRDefault="00257D58" w:rsidP="00257D58">
            <w:pPr>
              <w:pStyle w:val="XML1"/>
              <w:rPr>
                <w:del w:id="2301" w:author="aas" w:date="2013-10-14T02:06:00Z"/>
              </w:rPr>
            </w:pPr>
            <w:del w:id="2302" w:author="aas" w:date="2013-10-14T02:06:00Z">
              <w:r>
                <w:delText xml:space="preserve">                  following path:</w:delText>
              </w:r>
            </w:del>
          </w:p>
          <w:p w14:paraId="58E0C682" w14:textId="77777777" w:rsidR="00257D58" w:rsidRDefault="00257D58" w:rsidP="00257D58">
            <w:pPr>
              <w:pStyle w:val="XML1"/>
              <w:rPr>
                <w:del w:id="2303" w:author="aas" w:date="2013-10-14T02:06:00Z"/>
              </w:rPr>
            </w:pPr>
            <w:del w:id="2304" w:author="aas" w:date="2013-10-14T02:06:00Z">
              <w:r>
                <w:delText xml:space="preserve">                  /capable-switch/resources/flow-table/resource-id</w:delText>
              </w:r>
            </w:del>
          </w:p>
          <w:p w14:paraId="422C5AE5" w14:textId="77777777" w:rsidR="00257D58" w:rsidRDefault="00257D58" w:rsidP="00257D58">
            <w:pPr>
              <w:pStyle w:val="XML1"/>
              <w:rPr>
                <w:del w:id="2305" w:author="aas" w:date="2013-10-14T02:06:00Z"/>
              </w:rPr>
            </w:pPr>
          </w:p>
          <w:p w14:paraId="3AA7CBB9" w14:textId="77777777" w:rsidR="00257D58" w:rsidRDefault="00257D58" w:rsidP="00257D58">
            <w:pPr>
              <w:pStyle w:val="XML1"/>
              <w:rPr>
                <w:del w:id="2306" w:author="aas" w:date="2013-10-14T02:06:00Z"/>
              </w:rPr>
            </w:pPr>
            <w:del w:id="2307" w:author="aas" w:date="2013-10-14T02:06:00Z">
              <w:r>
                <w:delText xml:space="preserve">                  Elements in this list MUST be unique. This means each</w:delText>
              </w:r>
            </w:del>
          </w:p>
          <w:p w14:paraId="523F4B74" w14:textId="77777777" w:rsidR="00257D58" w:rsidRDefault="00257D58" w:rsidP="00257D58">
            <w:pPr>
              <w:pStyle w:val="XML1"/>
              <w:rPr>
                <w:del w:id="2308" w:author="aas" w:date="2013-10-14T02:06:00Z"/>
              </w:rPr>
            </w:pPr>
            <w:del w:id="2309" w:author="aas" w:date="2013-10-14T02:06:00Z">
              <w:r>
                <w:delText xml:space="preserve">                  flow-table element can only be referenced once.</w:delText>
              </w:r>
            </w:del>
          </w:p>
          <w:p w14:paraId="613E7369" w14:textId="77777777" w:rsidR="00257D58" w:rsidRDefault="00257D58" w:rsidP="00257D58">
            <w:pPr>
              <w:pStyle w:val="XML1"/>
              <w:rPr>
                <w:del w:id="2310" w:author="aas" w:date="2013-10-14T02:06:00Z"/>
              </w:rPr>
            </w:pPr>
            <w:del w:id="2311" w:author="aas" w:date="2013-10-14T02:06:00Z">
              <w:r>
                <w:delText xml:space="preserve">                &lt;/xs:documentation&gt;</w:delText>
              </w:r>
            </w:del>
          </w:p>
          <w:p w14:paraId="33DE6DEB" w14:textId="77777777" w:rsidR="00257D58" w:rsidRDefault="00257D58" w:rsidP="00257D58">
            <w:pPr>
              <w:pStyle w:val="XML1"/>
              <w:rPr>
                <w:del w:id="2312" w:author="aas" w:date="2013-10-14T02:06:00Z"/>
              </w:rPr>
            </w:pPr>
            <w:del w:id="2313" w:author="aas" w:date="2013-10-14T02:06:00Z">
              <w:r>
                <w:delText xml:space="preserve">              &lt;/xs:annotation&gt;</w:delText>
              </w:r>
            </w:del>
          </w:p>
          <w:p w14:paraId="772BA3FD" w14:textId="77777777" w:rsidR="00257D58" w:rsidRDefault="00257D58" w:rsidP="00257D58">
            <w:pPr>
              <w:pStyle w:val="XML1"/>
              <w:rPr>
                <w:del w:id="2314" w:author="aas" w:date="2013-10-14T02:06:00Z"/>
              </w:rPr>
            </w:pPr>
            <w:del w:id="2315" w:author="aas" w:date="2013-10-14T02:06:00Z">
              <w:r>
                <w:delText xml:space="preserve">              &lt;xs:simpleType&gt;</w:delText>
              </w:r>
            </w:del>
          </w:p>
          <w:p w14:paraId="603F1605" w14:textId="77777777" w:rsidR="00257D58" w:rsidRDefault="00257D58" w:rsidP="00257D58">
            <w:pPr>
              <w:pStyle w:val="XML1"/>
              <w:rPr>
                <w:del w:id="2316" w:author="aas" w:date="2013-10-14T02:06:00Z"/>
              </w:rPr>
            </w:pPr>
            <w:del w:id="2317" w:author="aas" w:date="2013-10-14T02:06:00Z">
              <w:r>
                <w:delText xml:space="preserve">                &lt;xs:restriction base="inet:uri"&gt;</w:delText>
              </w:r>
            </w:del>
          </w:p>
          <w:p w14:paraId="6F3CBA6B" w14:textId="77777777" w:rsidR="00257D58" w:rsidRDefault="00257D58" w:rsidP="00257D58">
            <w:pPr>
              <w:pStyle w:val="XML1"/>
              <w:rPr>
                <w:del w:id="2318" w:author="aas" w:date="2013-10-14T02:06:00Z"/>
              </w:rPr>
            </w:pPr>
            <w:del w:id="2319" w:author="aas" w:date="2013-10-14T02:06:00Z">
              <w:r>
                <w:delText xml:space="preserve">                &lt;/xs:restriction&gt;</w:delText>
              </w:r>
            </w:del>
          </w:p>
          <w:p w14:paraId="07C89DB3" w14:textId="77777777" w:rsidR="00257D58" w:rsidRDefault="00257D58" w:rsidP="00257D58">
            <w:pPr>
              <w:pStyle w:val="XML1"/>
              <w:rPr>
                <w:del w:id="2320" w:author="aas" w:date="2013-10-14T02:06:00Z"/>
              </w:rPr>
            </w:pPr>
            <w:del w:id="2321" w:author="aas" w:date="2013-10-14T02:06:00Z">
              <w:r>
                <w:delText xml:space="preserve">              &lt;/xs:simpleType&gt;</w:delText>
              </w:r>
            </w:del>
          </w:p>
          <w:p w14:paraId="36569533" w14:textId="77777777" w:rsidR="00257D58" w:rsidRDefault="00257D58" w:rsidP="00257D58">
            <w:pPr>
              <w:pStyle w:val="XML1"/>
              <w:rPr>
                <w:del w:id="2322" w:author="aas" w:date="2013-10-14T02:06:00Z"/>
              </w:rPr>
            </w:pPr>
            <w:del w:id="2323" w:author="aas" w:date="2013-10-14T02:06:00Z">
              <w:r>
                <w:delText xml:space="preserve">            &lt;/xs:element&gt;</w:delText>
              </w:r>
            </w:del>
          </w:p>
          <w:p w14:paraId="32A68FB5" w14:textId="77777777" w:rsidR="00257D58" w:rsidRDefault="00257D58" w:rsidP="00257D58">
            <w:pPr>
              <w:pStyle w:val="XML1"/>
              <w:rPr>
                <w:del w:id="2324" w:author="aas" w:date="2013-10-14T02:06:00Z"/>
              </w:rPr>
            </w:pPr>
            <w:del w:id="2325" w:author="aas" w:date="2013-10-14T02:06:00Z">
              <w:r>
                <w:delText xml:space="preserve">          &lt;/xs:sequence&gt;</w:delText>
              </w:r>
            </w:del>
          </w:p>
          <w:p w14:paraId="3AE3E5DA" w14:textId="77777777" w:rsidR="00257D58" w:rsidRDefault="00257D58" w:rsidP="00257D58">
            <w:pPr>
              <w:pStyle w:val="XML1"/>
              <w:rPr>
                <w:del w:id="2326" w:author="aas" w:date="2013-10-14T02:06:00Z"/>
              </w:rPr>
            </w:pPr>
            <w:del w:id="2327" w:author="aas" w:date="2013-10-14T02:06:00Z">
              <w:r>
                <w:delText xml:space="preserve">        &lt;/xs:complexType&gt;</w:delText>
              </w:r>
            </w:del>
          </w:p>
          <w:p w14:paraId="53F5A087" w14:textId="77777777" w:rsidR="00257D58" w:rsidRDefault="00257D58" w:rsidP="00257D58">
            <w:pPr>
              <w:pStyle w:val="XML1"/>
              <w:rPr>
                <w:del w:id="2328" w:author="aas" w:date="2013-10-14T02:06:00Z"/>
              </w:rPr>
            </w:pPr>
            <w:del w:id="2329" w:author="aas" w:date="2013-10-14T02:06:00Z">
              <w:r>
                <w:delText xml:space="preserve">      &lt;/xs:element&gt;</w:delText>
              </w:r>
            </w:del>
          </w:p>
          <w:p w14:paraId="111C4E10" w14:textId="77777777" w:rsidR="00257D58" w:rsidRDefault="00257D58" w:rsidP="00257D58">
            <w:pPr>
              <w:pStyle w:val="XML1"/>
              <w:rPr>
                <w:del w:id="2330" w:author="aas" w:date="2013-10-14T02:06:00Z"/>
              </w:rPr>
            </w:pPr>
            <w:del w:id="2331" w:author="aas" w:date="2013-10-14T02:06:00Z">
              <w:r>
                <w:delText xml:space="preserve">    &lt;/xs:sequence&gt;</w:delText>
              </w:r>
            </w:del>
          </w:p>
          <w:p w14:paraId="05EB6853" w14:textId="77777777" w:rsidR="00C805D1" w:rsidRDefault="00257D58" w:rsidP="00257D58">
            <w:pPr>
              <w:pStyle w:val="XML1"/>
              <w:rPr>
                <w:del w:id="2332" w:author="aas" w:date="2013-10-14T02:06:00Z"/>
              </w:rPr>
            </w:pPr>
            <w:del w:id="2333" w:author="aas" w:date="2013-10-14T02:06:00Z">
              <w:r>
                <w:delText xml:space="preserve">  &lt;/xs:group&gt;</w:delText>
              </w:r>
            </w:del>
          </w:p>
          <w:p w14:paraId="330DE795" w14:textId="77777777" w:rsidR="0004515F" w:rsidRPr="001D1E49" w:rsidRDefault="0004515F" w:rsidP="00257D58">
            <w:pPr>
              <w:pStyle w:val="XML1"/>
              <w:rPr>
                <w:del w:id="2334" w:author="aas" w:date="2013-10-14T02:06:00Z"/>
              </w:rPr>
            </w:pPr>
          </w:p>
          <w:p w14:paraId="377A1825" w14:textId="77777777" w:rsidR="0004515F" w:rsidRPr="00C128FA" w:rsidRDefault="0004515F" w:rsidP="0004515F">
            <w:pPr>
              <w:pStyle w:val="XML1"/>
              <w:rPr>
                <w:del w:id="2335" w:author="aas" w:date="2013-10-14T02:06:00Z"/>
              </w:rPr>
            </w:pPr>
            <w:del w:id="2336"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37" w:author="aas" w:date="2013-10-14T02:06:00Z"/>
              </w:rPr>
            </w:pPr>
            <w:del w:id="2338" w:author="aas" w:date="2013-10-14T02:06:00Z">
              <w:r w:rsidRPr="00C128FA">
                <w:delText xml:space="preserve">    &lt;xs:annotation&gt;</w:delText>
              </w:r>
            </w:del>
          </w:p>
          <w:p w14:paraId="4522B2CC" w14:textId="77777777" w:rsidR="0004515F" w:rsidRPr="00C128FA" w:rsidRDefault="0004515F" w:rsidP="0004515F">
            <w:pPr>
              <w:pStyle w:val="XML1"/>
              <w:rPr>
                <w:del w:id="2339" w:author="aas" w:date="2013-10-14T02:06:00Z"/>
              </w:rPr>
            </w:pPr>
            <w:del w:id="2340" w:author="aas" w:date="2013-10-14T02:06:00Z">
              <w:r w:rsidRPr="00C128FA">
                <w:delText xml:space="preserve">      &lt;xs:documentation&gt;</w:delText>
              </w:r>
            </w:del>
          </w:p>
          <w:p w14:paraId="5F320636" w14:textId="77777777" w:rsidR="0004515F" w:rsidRPr="00C128FA" w:rsidRDefault="0004515F" w:rsidP="0004515F">
            <w:pPr>
              <w:pStyle w:val="XML1"/>
              <w:rPr>
                <w:del w:id="2341" w:author="aas" w:date="2013-10-14T02:06:00Z"/>
              </w:rPr>
            </w:pPr>
            <w:del w:id="2342"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43" w:author="aas" w:date="2013-10-14T02:06:00Z"/>
              </w:rPr>
            </w:pPr>
            <w:del w:id="2344" w:author="aas" w:date="2013-10-14T02:06:00Z">
              <w:r w:rsidRPr="00C128FA">
                <w:delText xml:space="preserve">        datapath identifier.</w:delText>
              </w:r>
            </w:del>
          </w:p>
          <w:p w14:paraId="37E652A1" w14:textId="77777777" w:rsidR="0004515F" w:rsidRPr="00C128FA" w:rsidRDefault="0004515F" w:rsidP="0004515F">
            <w:pPr>
              <w:pStyle w:val="XML1"/>
              <w:rPr>
                <w:del w:id="2345" w:author="aas" w:date="2013-10-14T02:06:00Z"/>
              </w:rPr>
            </w:pPr>
            <w:del w:id="2346" w:author="aas" w:date="2013-10-14T02:06:00Z">
              <w:r w:rsidRPr="00C128FA">
                <w:delText xml:space="preserve">      &lt;/xs:documentation&gt;</w:delText>
              </w:r>
            </w:del>
          </w:p>
          <w:p w14:paraId="19FCB6C5" w14:textId="77777777" w:rsidR="0004515F" w:rsidRPr="00C128FA" w:rsidRDefault="0004515F" w:rsidP="0004515F">
            <w:pPr>
              <w:pStyle w:val="XML1"/>
              <w:rPr>
                <w:del w:id="2347" w:author="aas" w:date="2013-10-14T02:06:00Z"/>
              </w:rPr>
            </w:pPr>
            <w:del w:id="2348" w:author="aas" w:date="2013-10-14T02:06:00Z">
              <w:r w:rsidRPr="00C128FA">
                <w:delText xml:space="preserve">    &lt;/xs:annotation&gt;</w:delText>
              </w:r>
            </w:del>
          </w:p>
          <w:p w14:paraId="0EFC5399" w14:textId="77777777" w:rsidR="0004515F" w:rsidRPr="00C128FA" w:rsidRDefault="0004515F" w:rsidP="0004515F">
            <w:pPr>
              <w:pStyle w:val="XML1"/>
              <w:rPr>
                <w:del w:id="2349" w:author="aas" w:date="2013-10-14T02:06:00Z"/>
              </w:rPr>
            </w:pPr>
          </w:p>
          <w:p w14:paraId="011FD89F" w14:textId="77777777" w:rsidR="0004515F" w:rsidRPr="00C128FA" w:rsidRDefault="0004515F" w:rsidP="0004515F">
            <w:pPr>
              <w:pStyle w:val="XML1"/>
              <w:rPr>
                <w:del w:id="2350" w:author="aas" w:date="2013-10-14T02:06:00Z"/>
              </w:rPr>
            </w:pPr>
            <w:del w:id="2351" w:author="aas" w:date="2013-10-14T02:06:00Z">
              <w:r w:rsidRPr="00C128FA">
                <w:delText xml:space="preserve">    &lt;xs:restriction base="xs:string"&gt;</w:delText>
              </w:r>
            </w:del>
          </w:p>
          <w:p w14:paraId="3DC5FC8A" w14:textId="77777777" w:rsidR="0004515F" w:rsidRPr="00C128FA" w:rsidRDefault="0004515F" w:rsidP="0004515F">
            <w:pPr>
              <w:pStyle w:val="XML1"/>
              <w:rPr>
                <w:del w:id="2352" w:author="aas" w:date="2013-10-14T02:06:00Z"/>
              </w:rPr>
            </w:pPr>
            <w:del w:id="2353" w:author="aas" w:date="2013-10-14T02:06:00Z">
              <w:r w:rsidRPr="00C128FA">
                <w:delText xml:space="preserve">    &lt;xs:pattern value="[0-9a-fA-F]{2}(:[0-9a-fA-F]{2}){7}"/&gt;</w:delText>
              </w:r>
            </w:del>
          </w:p>
          <w:p w14:paraId="6F761D7C" w14:textId="77777777" w:rsidR="0004515F" w:rsidRPr="00C128FA" w:rsidRDefault="0004515F" w:rsidP="0004515F">
            <w:pPr>
              <w:pStyle w:val="XML1"/>
              <w:rPr>
                <w:del w:id="2354" w:author="aas" w:date="2013-10-14T02:06:00Z"/>
              </w:rPr>
            </w:pPr>
            <w:del w:id="2355" w:author="aas" w:date="2013-10-14T02:06:00Z">
              <w:r w:rsidRPr="00C128FA">
                <w:delText xml:space="preserve">    &lt;/xs:restriction&gt;</w:delText>
              </w:r>
            </w:del>
          </w:p>
          <w:p w14:paraId="2156242C" w14:textId="77777777" w:rsidR="0004515F" w:rsidRPr="009F1B7D" w:rsidRDefault="0004515F" w:rsidP="0004515F">
            <w:pPr>
              <w:pStyle w:val="XML1"/>
              <w:rPr>
                <w:del w:id="2356" w:author="aas" w:date="2013-10-14T02:06:00Z"/>
                <w:b/>
              </w:rPr>
            </w:pPr>
            <w:del w:id="2357"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58"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59" w:name="_Toc315953997"/>
      <w:bookmarkStart w:id="2360" w:name="_Toc316542507"/>
      <w:bookmarkStart w:id="2361" w:name="_Toc243774062"/>
      <w:r w:rsidRPr="00DB42FD">
        <w:t>XML Example</w:t>
      </w:r>
      <w:bookmarkEnd w:id="2359"/>
      <w:bookmarkEnd w:id="2360"/>
      <w:bookmarkEnd w:id="2361"/>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w:t>
            </w:r>
            <w:proofErr w:type="gramStart"/>
            <w:r w:rsidRPr="009F1B7D">
              <w:t>logical</w:t>
            </w:r>
            <w:proofErr w:type="gramEnd"/>
            <w:r w:rsidRPr="009F1B7D">
              <w:t>-switch&gt;</w:t>
            </w:r>
          </w:p>
          <w:p w14:paraId="0836B8C1" w14:textId="77777777" w:rsidR="00C805D1" w:rsidRDefault="00C805D1" w:rsidP="00011096">
            <w:pPr>
              <w:pStyle w:val="XML2"/>
            </w:pPr>
            <w:r w:rsidRPr="009F1B7D">
              <w:t>&lt;</w:t>
            </w:r>
            <w:proofErr w:type="gramStart"/>
            <w:r w:rsidRPr="009F1B7D">
              <w:t>id</w:t>
            </w:r>
            <w:proofErr w:type="gramEnd"/>
            <w:r w:rsidRPr="009F1B7D">
              <w:t>&gt;LogicalSwitch5&lt;/id&gt;</w:t>
            </w:r>
          </w:p>
          <w:p w14:paraId="365A7F62" w14:textId="77777777" w:rsidR="00D32B1A" w:rsidRDefault="00D32B1A" w:rsidP="00F542E2">
            <w:pPr>
              <w:pStyle w:val="XML3"/>
            </w:pPr>
            <w:r>
              <w:t>&lt;</w:t>
            </w:r>
            <w:proofErr w:type="gramStart"/>
            <w:r>
              <w:t>capabilities</w:t>
            </w:r>
            <w:proofErr w:type="gramEnd"/>
            <w:r>
              <w:t>&gt;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w:t>
            </w:r>
            <w:proofErr w:type="gramStart"/>
            <w:r w:rsidRPr="00F542E2">
              <w:t>capabilities</w:t>
            </w:r>
            <w:proofErr w:type="gramEnd"/>
            <w:r w:rsidRPr="00F542E2">
              <w:t>&gt;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w:t>
            </w:r>
            <w:proofErr w:type="spellStart"/>
            <w:proofErr w:type="gramStart"/>
            <w:r w:rsidRPr="009F1B7D">
              <w:t>datapath</w:t>
            </w:r>
            <w:proofErr w:type="spellEnd"/>
            <w:proofErr w:type="gramEnd"/>
            <w:r w:rsidRPr="009F1B7D">
              <w:t>-id&gt;datapath-id0&lt;/</w:t>
            </w:r>
            <w:proofErr w:type="spellStart"/>
            <w:r w:rsidRPr="009F1B7D">
              <w:t>datapath</w:t>
            </w:r>
            <w:proofErr w:type="spellEnd"/>
            <w:r w:rsidRPr="009F1B7D">
              <w:t>-id&gt;</w:t>
            </w:r>
          </w:p>
          <w:p w14:paraId="75801A5D" w14:textId="77777777" w:rsidR="00C805D1" w:rsidRDefault="00C805D1" w:rsidP="00011096">
            <w:pPr>
              <w:pStyle w:val="XML2"/>
            </w:pPr>
            <w:r w:rsidRPr="009F1B7D">
              <w:t>&lt;</w:t>
            </w:r>
            <w:proofErr w:type="gramStart"/>
            <w:r w:rsidRPr="009F1B7D">
              <w:t>enabled</w:t>
            </w:r>
            <w:proofErr w:type="gramEnd"/>
            <w:r w:rsidRPr="009F1B7D">
              <w:t>&gt;true&lt;/enabled&gt;</w:t>
            </w:r>
          </w:p>
          <w:p w14:paraId="4FD1CAA8" w14:textId="695D8E21" w:rsidR="00DC7465" w:rsidRDefault="00DC7465" w:rsidP="00011096">
            <w:pPr>
              <w:pStyle w:val="XML2"/>
            </w:pPr>
            <w:r>
              <w:t>&lt;</w:t>
            </w:r>
            <w:proofErr w:type="gramStart"/>
            <w:r>
              <w:t>check</w:t>
            </w:r>
            <w:proofErr w:type="gramEnd"/>
            <w:r>
              <w:t>-controller-certificate&gt;false&lt;/check-controller-certificate&gt;</w:t>
            </w:r>
          </w:p>
          <w:p w14:paraId="4E8067E8" w14:textId="77777777" w:rsidR="00C805D1" w:rsidRPr="009F1B7D" w:rsidRDefault="00C805D1" w:rsidP="00011096">
            <w:pPr>
              <w:pStyle w:val="XML2"/>
            </w:pPr>
            <w:r>
              <w:t>&lt;</w:t>
            </w:r>
            <w:proofErr w:type="gramStart"/>
            <w:r>
              <w:t>lost</w:t>
            </w:r>
            <w:proofErr w:type="gramEnd"/>
            <w:r>
              <w:t>-connection-behavior&gt;failSecureMode&lt;/lost-connection-behavior&gt;</w:t>
            </w:r>
          </w:p>
          <w:p w14:paraId="2F1F0E84" w14:textId="77777777" w:rsidR="00C805D1" w:rsidRPr="009F1B7D" w:rsidRDefault="00C805D1" w:rsidP="00011096">
            <w:pPr>
              <w:pStyle w:val="XML2"/>
            </w:pPr>
            <w:r w:rsidRPr="009F1B7D">
              <w:t>&lt;</w:t>
            </w:r>
            <w:proofErr w:type="gramStart"/>
            <w:r w:rsidRPr="009F1B7D">
              <w:t>controllers</w:t>
            </w:r>
            <w:proofErr w:type="gramEnd"/>
            <w:r w:rsidRPr="009F1B7D">
              <w:t>&gt;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w:t>
            </w:r>
            <w:proofErr w:type="gramStart"/>
            <w:r w:rsidRPr="009F1B7D">
              <w:t>resources</w:t>
            </w:r>
            <w:proofErr w:type="gramEnd"/>
            <w:r w:rsidRPr="009F1B7D">
              <w:t>&gt;</w:t>
            </w:r>
          </w:p>
          <w:p w14:paraId="0DF2CC94" w14:textId="77777777" w:rsidR="00C805D1" w:rsidRPr="009F1B7D" w:rsidRDefault="00C805D1" w:rsidP="00011096">
            <w:pPr>
              <w:pStyle w:val="XML3"/>
            </w:pPr>
            <w:r w:rsidRPr="009F1B7D">
              <w:t>&lt;</w:t>
            </w:r>
            <w:proofErr w:type="gramStart"/>
            <w:r w:rsidRPr="009F1B7D">
              <w:t>port</w:t>
            </w:r>
            <w:proofErr w:type="gramEnd"/>
            <w:r w:rsidRPr="009F1B7D">
              <w: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w:t>
            </w:r>
            <w:proofErr w:type="gramStart"/>
            <w:r w:rsidRPr="009F1B7D">
              <w:t>queue</w:t>
            </w:r>
            <w:proofErr w:type="gramEnd"/>
            <w:r w:rsidRPr="009F1B7D">
              <w:t>&gt;queue1&lt;/queue&gt;</w:t>
            </w:r>
          </w:p>
          <w:p w14:paraId="07294A5E" w14:textId="77777777" w:rsidR="00013348" w:rsidRDefault="00013348" w:rsidP="00013348">
            <w:pPr>
              <w:pStyle w:val="XML3"/>
            </w:pPr>
            <w:r>
              <w:t>&lt;</w:t>
            </w:r>
            <w:proofErr w:type="gramStart"/>
            <w:r>
              <w:t>certificate</w:t>
            </w:r>
            <w:proofErr w:type="gramEnd"/>
            <w:r>
              <w:t>&gt;ownedCertificate4&lt;/certificate&gt;</w:t>
            </w:r>
          </w:p>
          <w:p w14:paraId="4A394913" w14:textId="0C8316AB" w:rsidR="00E54CB7" w:rsidRDefault="00DC7E82" w:rsidP="00013348">
            <w:pPr>
              <w:pStyle w:val="XML3"/>
            </w:pPr>
            <w:r>
              <w:t>&lt;</w:t>
            </w:r>
            <w:proofErr w:type="gramStart"/>
            <w:r>
              <w:t>flow</w:t>
            </w:r>
            <w:proofErr w:type="gramEnd"/>
            <w:r>
              <w:t>-table&gt;</w:t>
            </w:r>
            <w:r w:rsidR="00E54CB7">
              <w:t>1&lt;/flow-table&gt;</w:t>
            </w:r>
          </w:p>
          <w:p w14:paraId="12B542FC" w14:textId="3B364E40" w:rsidR="00E54CB7" w:rsidRDefault="00E54CB7" w:rsidP="00013348">
            <w:pPr>
              <w:pStyle w:val="XML3"/>
            </w:pPr>
            <w:r>
              <w:t>&lt;</w:t>
            </w:r>
            <w:proofErr w:type="gramStart"/>
            <w:r>
              <w:t>flow</w:t>
            </w:r>
            <w:proofErr w:type="gramEnd"/>
            <w:r>
              <w:t>-table&gt;2&lt;/flow-table&gt;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w:t>
            </w:r>
            <w:proofErr w:type="gramStart"/>
            <w:r>
              <w:t>flow</w:t>
            </w:r>
            <w:proofErr w:type="gramEnd"/>
            <w:r>
              <w:t>-table&gt;255&lt;/flow-table&gt;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62" w:name="_Toc333522898"/>
      <w:bookmarkStart w:id="2363" w:name="_Toc335146985"/>
      <w:bookmarkStart w:id="2364" w:name="_Toc333522899"/>
      <w:bookmarkStart w:id="2365" w:name="_Toc335146986"/>
      <w:bookmarkStart w:id="2366" w:name="_Toc333522900"/>
      <w:bookmarkStart w:id="2367" w:name="_Toc335146987"/>
      <w:bookmarkStart w:id="2368" w:name="_Toc333522901"/>
      <w:bookmarkStart w:id="2369" w:name="_Toc335146988"/>
      <w:bookmarkStart w:id="2370" w:name="_Toc333522902"/>
      <w:bookmarkStart w:id="2371" w:name="_Toc335146989"/>
      <w:bookmarkStart w:id="2372" w:name="_Toc333522903"/>
      <w:bookmarkStart w:id="2373" w:name="_Toc335146990"/>
      <w:bookmarkStart w:id="2374" w:name="_Toc333522904"/>
      <w:bookmarkStart w:id="2375" w:name="_Toc335146991"/>
      <w:bookmarkStart w:id="2376" w:name="_Toc333522905"/>
      <w:bookmarkStart w:id="2377" w:name="_Toc335146992"/>
      <w:bookmarkStart w:id="2378" w:name="_Toc333522906"/>
      <w:bookmarkStart w:id="2379" w:name="_Toc335146993"/>
      <w:bookmarkStart w:id="2380" w:name="_Toc333522907"/>
      <w:bookmarkStart w:id="2381" w:name="_Toc335146994"/>
      <w:bookmarkStart w:id="2382" w:name="_Toc333522908"/>
      <w:bookmarkStart w:id="2383" w:name="_Toc335146995"/>
      <w:bookmarkStart w:id="2384" w:name="_Toc333522909"/>
      <w:bookmarkStart w:id="2385" w:name="_Toc335146996"/>
      <w:bookmarkStart w:id="2386" w:name="_Ref320556201"/>
      <w:bookmarkStart w:id="2387" w:name="_Toc243774063"/>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r>
        <w:t xml:space="preserve">Logical </w:t>
      </w:r>
      <w:r w:rsidRPr="0082590C">
        <w:t>Switch</w:t>
      </w:r>
      <w:r>
        <w:t xml:space="preserve"> Capabilities</w:t>
      </w:r>
      <w:bookmarkEnd w:id="2386"/>
      <w:bookmarkEnd w:id="2387"/>
    </w:p>
    <w:p w14:paraId="5A2DC302" w14:textId="77777777" w:rsidR="00D8113B" w:rsidRDefault="00D8113B" w:rsidP="00C128FA">
      <w:pPr>
        <w:pStyle w:val="Heading3"/>
      </w:pPr>
      <w:bookmarkStart w:id="2388" w:name="_Toc243774064"/>
      <w:r>
        <w:t>UML Diagram</w:t>
      </w:r>
      <w:bookmarkEnd w:id="2388"/>
    </w:p>
    <w:p w14:paraId="6376345E" w14:textId="28853628" w:rsidR="00AF1D6D" w:rsidRDefault="00AF1D6D" w:rsidP="00AF1D6D">
      <w:pPr>
        <w:jc w:val="center"/>
      </w:pPr>
      <w:r>
        <w:object w:dxaOrig="6040" w:dyaOrig="6895" w14:anchorId="71B78564">
          <v:shape id="_x0000_i1031" type="#_x0000_t75" style="width:298pt;height:346pt" o:ole="">
            <v:imagedata r:id="rId28" o:title=""/>
          </v:shape>
          <o:OLEObject Type="Embed" ProgID="Visio.Drawing.11" ShapeID="_x0000_i1031" DrawAspect="Content" ObjectID="_1320699986" r:id="rId29"/>
        </w:object>
      </w:r>
    </w:p>
    <w:p w14:paraId="2BFAE4F6" w14:textId="20412BAD" w:rsidR="00D8113B" w:rsidRPr="00BB2984" w:rsidRDefault="00AF1D6D" w:rsidP="00874469">
      <w:pPr>
        <w:pStyle w:val="Caption"/>
      </w:pPr>
      <w:r w:rsidRPr="00CE3A81">
        <w:t xml:space="preserve">Figure </w:t>
      </w:r>
      <w:r>
        <w:t>7</w:t>
      </w:r>
      <w:r w:rsidRPr="00CE3A81">
        <w:t xml:space="preserve">: Data Model Diagram </w:t>
      </w:r>
      <w:proofErr w:type="gramStart"/>
      <w:r w:rsidRPr="00CE3A81">
        <w:t xml:space="preserve">for an </w:t>
      </w:r>
      <w:proofErr w:type="spellStart"/>
      <w:r w:rsidRPr="00CE3A81">
        <w:t>OpenFlow</w:t>
      </w:r>
      <w:proofErr w:type="spellEnd"/>
      <w:r w:rsidRPr="00CE3A81">
        <w:t xml:space="preserve"> Logical Switch</w:t>
      </w:r>
      <w:r>
        <w:t xml:space="preserve"> Capabilities</w:t>
      </w:r>
      <w:proofErr w:type="gramEnd"/>
    </w:p>
    <w:p w14:paraId="7047FA3A" w14:textId="77777777" w:rsidR="00D8113B" w:rsidRPr="009F1B7D" w:rsidRDefault="00D8113B" w:rsidP="00BA30A0">
      <w:pPr>
        <w:pStyle w:val="Heading3"/>
        <w:rPr>
          <w:del w:id="2389" w:author="aas" w:date="2013-10-14T02:06:00Z"/>
        </w:rPr>
      </w:pPr>
      <w:del w:id="2390"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91" w:author="aas" w:date="2013-10-14T02:06:00Z"/>
        </w:trPr>
        <w:tc>
          <w:tcPr>
            <w:tcW w:w="5000" w:type="pct"/>
          </w:tcPr>
          <w:p w14:paraId="145766A7" w14:textId="77777777" w:rsidR="00860C7A" w:rsidRPr="00C128FA" w:rsidRDefault="00860C7A" w:rsidP="00860C7A">
            <w:pPr>
              <w:pStyle w:val="XML1"/>
              <w:rPr>
                <w:del w:id="2392" w:author="aas" w:date="2013-10-14T02:06:00Z"/>
              </w:rPr>
            </w:pPr>
            <w:del w:id="2393"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94" w:author="aas" w:date="2013-10-14T02:06:00Z"/>
              </w:rPr>
            </w:pPr>
            <w:del w:id="2395" w:author="aas" w:date="2013-10-14T02:06:00Z">
              <w:r w:rsidRPr="00C128FA">
                <w:delText xml:space="preserve">    &lt;xs:annotation&gt;</w:delText>
              </w:r>
            </w:del>
          </w:p>
          <w:p w14:paraId="2E5AD68F" w14:textId="77777777" w:rsidR="00860C7A" w:rsidRPr="00C128FA" w:rsidRDefault="00860C7A" w:rsidP="00860C7A">
            <w:pPr>
              <w:pStyle w:val="XML1"/>
              <w:rPr>
                <w:del w:id="2396" w:author="aas" w:date="2013-10-14T02:06:00Z"/>
              </w:rPr>
            </w:pPr>
            <w:del w:id="2397" w:author="aas" w:date="2013-10-14T02:06:00Z">
              <w:r w:rsidRPr="00C128FA">
                <w:delText xml:space="preserve">      &lt;xs:documentation&gt;</w:delText>
              </w:r>
            </w:del>
          </w:p>
          <w:p w14:paraId="6DE5EBB6" w14:textId="77777777" w:rsidR="00860C7A" w:rsidRPr="00C128FA" w:rsidRDefault="00860C7A" w:rsidP="00860C7A">
            <w:pPr>
              <w:pStyle w:val="XML1"/>
              <w:rPr>
                <w:del w:id="2398" w:author="aas" w:date="2013-10-14T02:06:00Z"/>
              </w:rPr>
            </w:pPr>
            <w:del w:id="2399"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400" w:author="aas" w:date="2013-10-14T02:06:00Z"/>
              </w:rPr>
            </w:pPr>
            <w:del w:id="2401"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02" w:author="aas" w:date="2013-10-14T02:06:00Z"/>
              </w:rPr>
            </w:pPr>
          </w:p>
          <w:p w14:paraId="71F7E1B9" w14:textId="77777777" w:rsidR="00860C7A" w:rsidRPr="00C128FA" w:rsidRDefault="00860C7A" w:rsidP="00860C7A">
            <w:pPr>
              <w:pStyle w:val="XML1"/>
              <w:rPr>
                <w:del w:id="2403" w:author="aas" w:date="2013-10-14T02:06:00Z"/>
              </w:rPr>
            </w:pPr>
            <w:del w:id="2404"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05" w:author="aas" w:date="2013-10-14T02:06:00Z"/>
              </w:rPr>
            </w:pPr>
            <w:del w:id="2406"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07" w:author="aas" w:date="2013-10-14T02:06:00Z"/>
              </w:rPr>
            </w:pPr>
            <w:del w:id="2408"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09" w:author="aas" w:date="2013-10-14T02:06:00Z"/>
              </w:rPr>
            </w:pPr>
            <w:del w:id="2410"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11" w:author="aas" w:date="2013-10-14T02:06:00Z"/>
              </w:rPr>
            </w:pPr>
            <w:del w:id="2412"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13" w:author="aas" w:date="2013-10-14T02:06:00Z"/>
              </w:rPr>
            </w:pPr>
            <w:del w:id="2414" w:author="aas" w:date="2013-10-14T02:06:00Z">
              <w:r w:rsidRPr="00C128FA">
                <w:delText xml:space="preserve">      &lt;/xs:documentation&gt;</w:delText>
              </w:r>
            </w:del>
          </w:p>
          <w:p w14:paraId="5A036B15" w14:textId="77777777" w:rsidR="00860C7A" w:rsidRPr="00C128FA" w:rsidRDefault="00860C7A" w:rsidP="00860C7A">
            <w:pPr>
              <w:pStyle w:val="XML1"/>
              <w:rPr>
                <w:del w:id="2415" w:author="aas" w:date="2013-10-14T02:06:00Z"/>
              </w:rPr>
            </w:pPr>
            <w:del w:id="2416" w:author="aas" w:date="2013-10-14T02:06:00Z">
              <w:r w:rsidRPr="00C128FA">
                <w:delText xml:space="preserve">    &lt;/xs:annotation&gt;</w:delText>
              </w:r>
            </w:del>
          </w:p>
          <w:p w14:paraId="502FF159" w14:textId="77777777" w:rsidR="00860C7A" w:rsidRPr="00C128FA" w:rsidRDefault="00860C7A" w:rsidP="00860C7A">
            <w:pPr>
              <w:pStyle w:val="XML1"/>
              <w:rPr>
                <w:del w:id="2417" w:author="aas" w:date="2013-10-14T02:06:00Z"/>
              </w:rPr>
            </w:pPr>
          </w:p>
          <w:p w14:paraId="5A4AD2AD" w14:textId="77777777" w:rsidR="00860C7A" w:rsidRPr="00C128FA" w:rsidRDefault="00860C7A" w:rsidP="00860C7A">
            <w:pPr>
              <w:pStyle w:val="XML1"/>
              <w:rPr>
                <w:del w:id="2418" w:author="aas" w:date="2013-10-14T02:06:00Z"/>
              </w:rPr>
            </w:pPr>
            <w:del w:id="2419" w:author="aas" w:date="2013-10-14T02:06:00Z">
              <w:r w:rsidRPr="00C128FA">
                <w:delText xml:space="preserve">    &lt;xs:sequence&gt;</w:delText>
              </w:r>
            </w:del>
          </w:p>
          <w:p w14:paraId="03810D8B" w14:textId="77777777" w:rsidR="00860C7A" w:rsidRPr="00C128FA" w:rsidRDefault="00860C7A" w:rsidP="00860C7A">
            <w:pPr>
              <w:pStyle w:val="XML1"/>
              <w:rPr>
                <w:del w:id="2420" w:author="aas" w:date="2013-10-14T02:06:00Z"/>
              </w:rPr>
            </w:pPr>
            <w:del w:id="2421"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22" w:author="aas" w:date="2013-10-14T02:06:00Z"/>
              </w:rPr>
            </w:pPr>
            <w:del w:id="2423" w:author="aas" w:date="2013-10-14T02:06:00Z">
              <w:r w:rsidRPr="00C128FA">
                <w:delText xml:space="preserve">        &lt;xs:annotation&gt;</w:delText>
              </w:r>
            </w:del>
          </w:p>
          <w:p w14:paraId="2B3F37A8" w14:textId="77777777" w:rsidR="00860C7A" w:rsidRPr="00C128FA" w:rsidRDefault="00860C7A" w:rsidP="00860C7A">
            <w:pPr>
              <w:pStyle w:val="XML1"/>
              <w:rPr>
                <w:del w:id="2424" w:author="aas" w:date="2013-10-14T02:06:00Z"/>
              </w:rPr>
            </w:pPr>
            <w:del w:id="2425" w:author="aas" w:date="2013-10-14T02:06:00Z">
              <w:r w:rsidRPr="00C128FA">
                <w:delText xml:space="preserve">          &lt;xs:documentation&gt;</w:delText>
              </w:r>
            </w:del>
          </w:p>
          <w:p w14:paraId="3346E686" w14:textId="77777777" w:rsidR="00860C7A" w:rsidRPr="00C128FA" w:rsidRDefault="00860C7A" w:rsidP="00860C7A">
            <w:pPr>
              <w:pStyle w:val="XML1"/>
              <w:rPr>
                <w:del w:id="2426" w:author="aas" w:date="2013-10-14T02:06:00Z"/>
              </w:rPr>
            </w:pPr>
            <w:del w:id="2427"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28" w:author="aas" w:date="2013-10-14T02:06:00Z"/>
              </w:rPr>
            </w:pPr>
            <w:del w:id="2429"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30" w:author="aas" w:date="2013-10-14T02:06:00Z"/>
              </w:rPr>
            </w:pPr>
            <w:del w:id="2431" w:author="aas" w:date="2013-10-14T02:06:00Z">
              <w:r w:rsidRPr="00C128FA">
                <w:delText xml:space="preserve">            packet-in messages.</w:delText>
              </w:r>
            </w:del>
          </w:p>
          <w:p w14:paraId="1B0522F3" w14:textId="77777777" w:rsidR="00860C7A" w:rsidRPr="00C128FA" w:rsidRDefault="00860C7A" w:rsidP="00860C7A">
            <w:pPr>
              <w:pStyle w:val="XML1"/>
              <w:rPr>
                <w:del w:id="2432" w:author="aas" w:date="2013-10-14T02:06:00Z"/>
              </w:rPr>
            </w:pPr>
            <w:del w:id="2433" w:author="aas" w:date="2013-10-14T02:06:00Z">
              <w:r w:rsidRPr="00C128FA">
                <w:delText xml:space="preserve">          &lt;/xs:documentation&gt;</w:delText>
              </w:r>
            </w:del>
          </w:p>
          <w:p w14:paraId="2F1A7D13" w14:textId="77777777" w:rsidR="00860C7A" w:rsidRPr="00C128FA" w:rsidRDefault="00860C7A" w:rsidP="00860C7A">
            <w:pPr>
              <w:pStyle w:val="XML1"/>
              <w:rPr>
                <w:del w:id="2434" w:author="aas" w:date="2013-10-14T02:06:00Z"/>
              </w:rPr>
            </w:pPr>
            <w:del w:id="2435" w:author="aas" w:date="2013-10-14T02:06:00Z">
              <w:r w:rsidRPr="00C128FA">
                <w:delText xml:space="preserve">        &lt;/xs:annotation&gt;</w:delText>
              </w:r>
            </w:del>
          </w:p>
          <w:p w14:paraId="263D0F9B" w14:textId="77777777" w:rsidR="00860C7A" w:rsidRPr="00C128FA" w:rsidRDefault="00860C7A" w:rsidP="00860C7A">
            <w:pPr>
              <w:pStyle w:val="XML1"/>
              <w:rPr>
                <w:del w:id="2436" w:author="aas" w:date="2013-10-14T02:06:00Z"/>
              </w:rPr>
            </w:pPr>
            <w:del w:id="2437" w:author="aas" w:date="2013-10-14T02:06:00Z">
              <w:r w:rsidRPr="00C128FA">
                <w:delText xml:space="preserve">      &lt;/xs:element&gt;</w:delText>
              </w:r>
            </w:del>
          </w:p>
          <w:p w14:paraId="0F8C6EA6" w14:textId="77777777" w:rsidR="00860C7A" w:rsidRPr="00C128FA" w:rsidRDefault="00860C7A" w:rsidP="00860C7A">
            <w:pPr>
              <w:pStyle w:val="XML1"/>
              <w:rPr>
                <w:del w:id="2438" w:author="aas" w:date="2013-10-14T02:06:00Z"/>
              </w:rPr>
            </w:pPr>
            <w:del w:id="2439"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40" w:author="aas" w:date="2013-10-14T02:06:00Z"/>
              </w:rPr>
            </w:pPr>
            <w:del w:id="2441" w:author="aas" w:date="2013-10-14T02:06:00Z">
              <w:r w:rsidRPr="00C128FA">
                <w:delText xml:space="preserve">        &lt;xs:annotation&gt;</w:delText>
              </w:r>
            </w:del>
          </w:p>
          <w:p w14:paraId="025A7578" w14:textId="77777777" w:rsidR="00860C7A" w:rsidRPr="00C128FA" w:rsidRDefault="00860C7A" w:rsidP="00860C7A">
            <w:pPr>
              <w:pStyle w:val="XML1"/>
              <w:rPr>
                <w:del w:id="2442" w:author="aas" w:date="2013-10-14T02:06:00Z"/>
              </w:rPr>
            </w:pPr>
            <w:del w:id="2443" w:author="aas" w:date="2013-10-14T02:06:00Z">
              <w:r w:rsidRPr="00C128FA">
                <w:delText xml:space="preserve">          &lt;xs:documentation&gt;</w:delText>
              </w:r>
            </w:del>
          </w:p>
          <w:p w14:paraId="63591D09" w14:textId="77777777" w:rsidR="00860C7A" w:rsidRPr="00C128FA" w:rsidRDefault="00860C7A" w:rsidP="00860C7A">
            <w:pPr>
              <w:pStyle w:val="XML1"/>
              <w:rPr>
                <w:del w:id="2444" w:author="aas" w:date="2013-10-14T02:06:00Z"/>
              </w:rPr>
            </w:pPr>
            <w:del w:id="2445"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46" w:author="aas" w:date="2013-10-14T02:06:00Z"/>
              </w:rPr>
            </w:pPr>
            <w:del w:id="2447" w:author="aas" w:date="2013-10-14T02:06:00Z">
              <w:r w:rsidRPr="00C128FA">
                <w:delText xml:space="preserve">            logical switch.</w:delText>
              </w:r>
            </w:del>
          </w:p>
          <w:p w14:paraId="7CE99BC7" w14:textId="77777777" w:rsidR="00860C7A" w:rsidRPr="00C128FA" w:rsidRDefault="00860C7A" w:rsidP="00860C7A">
            <w:pPr>
              <w:pStyle w:val="XML1"/>
              <w:rPr>
                <w:del w:id="2448" w:author="aas" w:date="2013-10-14T02:06:00Z"/>
              </w:rPr>
            </w:pPr>
            <w:del w:id="2449" w:author="aas" w:date="2013-10-14T02:06:00Z">
              <w:r w:rsidRPr="00C128FA">
                <w:delText xml:space="preserve">          &lt;/xs:documentation&gt;</w:delText>
              </w:r>
            </w:del>
          </w:p>
          <w:p w14:paraId="290A20E6" w14:textId="77777777" w:rsidR="00860C7A" w:rsidRPr="00C128FA" w:rsidRDefault="00860C7A" w:rsidP="00860C7A">
            <w:pPr>
              <w:pStyle w:val="XML1"/>
              <w:rPr>
                <w:del w:id="2450" w:author="aas" w:date="2013-10-14T02:06:00Z"/>
              </w:rPr>
            </w:pPr>
            <w:del w:id="2451" w:author="aas" w:date="2013-10-14T02:06:00Z">
              <w:r w:rsidRPr="00C128FA">
                <w:delText xml:space="preserve">        &lt;/xs:annotation&gt;</w:delText>
              </w:r>
            </w:del>
          </w:p>
          <w:p w14:paraId="049CD7EC" w14:textId="77777777" w:rsidR="00860C7A" w:rsidRPr="00C128FA" w:rsidRDefault="00860C7A" w:rsidP="00860C7A">
            <w:pPr>
              <w:pStyle w:val="XML1"/>
              <w:rPr>
                <w:del w:id="2452" w:author="aas" w:date="2013-10-14T02:06:00Z"/>
              </w:rPr>
            </w:pPr>
            <w:del w:id="2453" w:author="aas" w:date="2013-10-14T02:06:00Z">
              <w:r w:rsidRPr="00C128FA">
                <w:delText xml:space="preserve">      &lt;/xs:element&gt;</w:delText>
              </w:r>
            </w:del>
          </w:p>
          <w:p w14:paraId="10142D56" w14:textId="77777777" w:rsidR="00860C7A" w:rsidRPr="00C128FA" w:rsidRDefault="00860C7A" w:rsidP="00860C7A">
            <w:pPr>
              <w:pStyle w:val="XML1"/>
              <w:rPr>
                <w:del w:id="2454" w:author="aas" w:date="2013-10-14T02:06:00Z"/>
              </w:rPr>
            </w:pPr>
            <w:del w:id="2455"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56" w:author="aas" w:date="2013-10-14T02:06:00Z"/>
              </w:rPr>
            </w:pPr>
            <w:del w:id="2457" w:author="aas" w:date="2013-10-14T02:06:00Z">
              <w:r w:rsidRPr="00C128FA">
                <w:delText xml:space="preserve">        &lt;xs:annotation&gt;</w:delText>
              </w:r>
            </w:del>
          </w:p>
          <w:p w14:paraId="5AB955A2" w14:textId="77777777" w:rsidR="00860C7A" w:rsidRPr="00C128FA" w:rsidRDefault="00860C7A" w:rsidP="00860C7A">
            <w:pPr>
              <w:pStyle w:val="XML1"/>
              <w:rPr>
                <w:del w:id="2458" w:author="aas" w:date="2013-10-14T02:06:00Z"/>
              </w:rPr>
            </w:pPr>
            <w:del w:id="2459" w:author="aas" w:date="2013-10-14T02:06:00Z">
              <w:r w:rsidRPr="00C128FA">
                <w:delText xml:space="preserve">          &lt;xs:documentation&gt;</w:delText>
              </w:r>
            </w:del>
          </w:p>
          <w:p w14:paraId="1316FBB3" w14:textId="77777777" w:rsidR="00860C7A" w:rsidRPr="00C128FA" w:rsidRDefault="00860C7A" w:rsidP="00860C7A">
            <w:pPr>
              <w:pStyle w:val="XML1"/>
              <w:rPr>
                <w:del w:id="2460" w:author="aas" w:date="2013-10-14T02:06:00Z"/>
              </w:rPr>
            </w:pPr>
            <w:del w:id="2461"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62" w:author="aas" w:date="2013-10-14T02:06:00Z"/>
              </w:rPr>
            </w:pPr>
            <w:del w:id="2463" w:author="aas" w:date="2013-10-14T02:06:00Z">
              <w:r w:rsidRPr="00C128FA">
                <w:delText xml:space="preserve">            logical switch.</w:delText>
              </w:r>
            </w:del>
          </w:p>
          <w:p w14:paraId="11327699" w14:textId="77777777" w:rsidR="00860C7A" w:rsidRPr="00C128FA" w:rsidRDefault="00860C7A" w:rsidP="00860C7A">
            <w:pPr>
              <w:pStyle w:val="XML1"/>
              <w:rPr>
                <w:del w:id="2464" w:author="aas" w:date="2013-10-14T02:06:00Z"/>
              </w:rPr>
            </w:pPr>
            <w:del w:id="2465" w:author="aas" w:date="2013-10-14T02:06:00Z">
              <w:r w:rsidRPr="00C128FA">
                <w:delText xml:space="preserve">          &lt;/xs:documentation&gt;</w:delText>
              </w:r>
            </w:del>
          </w:p>
          <w:p w14:paraId="57FC7BE9" w14:textId="77777777" w:rsidR="00860C7A" w:rsidRPr="00C128FA" w:rsidRDefault="00860C7A" w:rsidP="00860C7A">
            <w:pPr>
              <w:pStyle w:val="XML1"/>
              <w:rPr>
                <w:del w:id="2466" w:author="aas" w:date="2013-10-14T02:06:00Z"/>
              </w:rPr>
            </w:pPr>
            <w:del w:id="2467" w:author="aas" w:date="2013-10-14T02:06:00Z">
              <w:r w:rsidRPr="00C128FA">
                <w:delText xml:space="preserve">        &lt;/xs:annotation&gt;</w:delText>
              </w:r>
            </w:del>
          </w:p>
          <w:p w14:paraId="0C2A798E" w14:textId="77777777" w:rsidR="00860C7A" w:rsidRPr="00C128FA" w:rsidRDefault="00860C7A" w:rsidP="00860C7A">
            <w:pPr>
              <w:pStyle w:val="XML1"/>
              <w:rPr>
                <w:del w:id="2468" w:author="aas" w:date="2013-10-14T02:06:00Z"/>
              </w:rPr>
            </w:pPr>
            <w:del w:id="2469" w:author="aas" w:date="2013-10-14T02:06:00Z">
              <w:r w:rsidRPr="00C128FA">
                <w:delText xml:space="preserve">      &lt;/xs:element&gt;</w:delText>
              </w:r>
            </w:del>
          </w:p>
          <w:p w14:paraId="5486033E" w14:textId="77777777" w:rsidR="00860C7A" w:rsidRPr="00C128FA" w:rsidRDefault="00860C7A" w:rsidP="00860C7A">
            <w:pPr>
              <w:pStyle w:val="XML1"/>
              <w:rPr>
                <w:del w:id="2470" w:author="aas" w:date="2013-10-14T02:06:00Z"/>
              </w:rPr>
            </w:pPr>
            <w:del w:id="2471"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72" w:author="aas" w:date="2013-10-14T02:06:00Z"/>
              </w:rPr>
            </w:pPr>
            <w:del w:id="2473" w:author="aas" w:date="2013-10-14T02:06:00Z">
              <w:r w:rsidRPr="00C128FA">
                <w:delText xml:space="preserve">        &lt;xs:annotation&gt;</w:delText>
              </w:r>
            </w:del>
          </w:p>
          <w:p w14:paraId="4793BD72" w14:textId="77777777" w:rsidR="00860C7A" w:rsidRPr="00C128FA" w:rsidRDefault="00860C7A" w:rsidP="00860C7A">
            <w:pPr>
              <w:pStyle w:val="XML1"/>
              <w:rPr>
                <w:del w:id="2474" w:author="aas" w:date="2013-10-14T02:06:00Z"/>
              </w:rPr>
            </w:pPr>
            <w:del w:id="2475" w:author="aas" w:date="2013-10-14T02:06:00Z">
              <w:r w:rsidRPr="00C128FA">
                <w:delText xml:space="preserve">          &lt;xs:documentation&gt;</w:delText>
              </w:r>
            </w:del>
          </w:p>
          <w:p w14:paraId="09D79FD3" w14:textId="77777777" w:rsidR="00860C7A" w:rsidRPr="00C128FA" w:rsidRDefault="00860C7A" w:rsidP="00860C7A">
            <w:pPr>
              <w:pStyle w:val="XML1"/>
              <w:rPr>
                <w:del w:id="2476" w:author="aas" w:date="2013-10-14T02:06:00Z"/>
              </w:rPr>
            </w:pPr>
            <w:del w:id="2477"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78" w:author="aas" w:date="2013-10-14T02:06:00Z"/>
              </w:rPr>
            </w:pPr>
            <w:del w:id="2479" w:author="aas" w:date="2013-10-14T02:06:00Z">
              <w:r w:rsidRPr="00C128FA">
                <w:delText xml:space="preserve">            statistics.</w:delText>
              </w:r>
            </w:del>
          </w:p>
          <w:p w14:paraId="1AC9DBDE" w14:textId="77777777" w:rsidR="00860C7A" w:rsidRPr="00C128FA" w:rsidRDefault="00860C7A" w:rsidP="00860C7A">
            <w:pPr>
              <w:pStyle w:val="XML1"/>
              <w:rPr>
                <w:del w:id="2480" w:author="aas" w:date="2013-10-14T02:06:00Z"/>
              </w:rPr>
            </w:pPr>
            <w:del w:id="2481" w:author="aas" w:date="2013-10-14T02:06:00Z">
              <w:r w:rsidRPr="00C128FA">
                <w:delText xml:space="preserve">          &lt;/xs:documentation&gt;</w:delText>
              </w:r>
            </w:del>
          </w:p>
          <w:p w14:paraId="4D04A159" w14:textId="77777777" w:rsidR="00860C7A" w:rsidRPr="00C128FA" w:rsidRDefault="00860C7A" w:rsidP="00860C7A">
            <w:pPr>
              <w:pStyle w:val="XML1"/>
              <w:rPr>
                <w:del w:id="2482" w:author="aas" w:date="2013-10-14T02:06:00Z"/>
              </w:rPr>
            </w:pPr>
            <w:del w:id="2483" w:author="aas" w:date="2013-10-14T02:06:00Z">
              <w:r w:rsidRPr="00C128FA">
                <w:delText xml:space="preserve">        &lt;/xs:annotation&gt;</w:delText>
              </w:r>
            </w:del>
          </w:p>
          <w:p w14:paraId="45AEBB08" w14:textId="77777777" w:rsidR="00860C7A" w:rsidRPr="00C128FA" w:rsidRDefault="00860C7A" w:rsidP="00860C7A">
            <w:pPr>
              <w:pStyle w:val="XML1"/>
              <w:rPr>
                <w:del w:id="2484" w:author="aas" w:date="2013-10-14T02:06:00Z"/>
              </w:rPr>
            </w:pPr>
            <w:del w:id="2485" w:author="aas" w:date="2013-10-14T02:06:00Z">
              <w:r w:rsidRPr="00C128FA">
                <w:delText xml:space="preserve">      &lt;/xs:element&gt;</w:delText>
              </w:r>
            </w:del>
          </w:p>
          <w:p w14:paraId="5B4A0ABB" w14:textId="77777777" w:rsidR="00860C7A" w:rsidRPr="00C128FA" w:rsidRDefault="00860C7A" w:rsidP="00860C7A">
            <w:pPr>
              <w:pStyle w:val="XML1"/>
              <w:rPr>
                <w:del w:id="2486" w:author="aas" w:date="2013-10-14T02:06:00Z"/>
              </w:rPr>
            </w:pPr>
            <w:del w:id="2487"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88" w:author="aas" w:date="2013-10-14T02:06:00Z"/>
              </w:rPr>
            </w:pPr>
            <w:del w:id="2489" w:author="aas" w:date="2013-10-14T02:06:00Z">
              <w:r w:rsidRPr="00C128FA">
                <w:delText xml:space="preserve">        &lt;xs:annotation&gt;</w:delText>
              </w:r>
            </w:del>
          </w:p>
          <w:p w14:paraId="574AF2F8" w14:textId="77777777" w:rsidR="00860C7A" w:rsidRPr="00C128FA" w:rsidRDefault="00860C7A" w:rsidP="00860C7A">
            <w:pPr>
              <w:pStyle w:val="XML1"/>
              <w:rPr>
                <w:del w:id="2490" w:author="aas" w:date="2013-10-14T02:06:00Z"/>
              </w:rPr>
            </w:pPr>
            <w:del w:id="2491" w:author="aas" w:date="2013-10-14T02:06:00Z">
              <w:r w:rsidRPr="00C128FA">
                <w:delText xml:space="preserve">          &lt;xs:documentation&gt;</w:delText>
              </w:r>
            </w:del>
          </w:p>
          <w:p w14:paraId="715806E2" w14:textId="77777777" w:rsidR="00860C7A" w:rsidRPr="00C128FA" w:rsidRDefault="00860C7A" w:rsidP="00860C7A">
            <w:pPr>
              <w:pStyle w:val="XML1"/>
              <w:rPr>
                <w:del w:id="2492" w:author="aas" w:date="2013-10-14T02:06:00Z"/>
              </w:rPr>
            </w:pPr>
            <w:del w:id="2493"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94" w:author="aas" w:date="2013-10-14T02:06:00Z"/>
              </w:rPr>
            </w:pPr>
            <w:del w:id="2495" w:author="aas" w:date="2013-10-14T02:06:00Z">
              <w:r w:rsidRPr="00C128FA">
                <w:delText xml:space="preserve">            statistics.</w:delText>
              </w:r>
            </w:del>
          </w:p>
          <w:p w14:paraId="60708E31" w14:textId="77777777" w:rsidR="00860C7A" w:rsidRPr="00C128FA" w:rsidRDefault="00860C7A" w:rsidP="00860C7A">
            <w:pPr>
              <w:pStyle w:val="XML1"/>
              <w:rPr>
                <w:del w:id="2496" w:author="aas" w:date="2013-10-14T02:06:00Z"/>
              </w:rPr>
            </w:pPr>
            <w:del w:id="2497" w:author="aas" w:date="2013-10-14T02:06:00Z">
              <w:r w:rsidRPr="00C128FA">
                <w:delText xml:space="preserve">          &lt;/xs:documentation&gt;</w:delText>
              </w:r>
            </w:del>
          </w:p>
          <w:p w14:paraId="590BCCA9" w14:textId="77777777" w:rsidR="00860C7A" w:rsidRPr="00C128FA" w:rsidRDefault="00860C7A" w:rsidP="00860C7A">
            <w:pPr>
              <w:pStyle w:val="XML1"/>
              <w:rPr>
                <w:del w:id="2498" w:author="aas" w:date="2013-10-14T02:06:00Z"/>
              </w:rPr>
            </w:pPr>
            <w:del w:id="2499" w:author="aas" w:date="2013-10-14T02:06:00Z">
              <w:r w:rsidRPr="00C128FA">
                <w:delText xml:space="preserve">        &lt;/xs:annotation&gt;</w:delText>
              </w:r>
            </w:del>
          </w:p>
          <w:p w14:paraId="34B74796" w14:textId="77777777" w:rsidR="00860C7A" w:rsidRPr="00C128FA" w:rsidRDefault="00860C7A" w:rsidP="00860C7A">
            <w:pPr>
              <w:pStyle w:val="XML1"/>
              <w:rPr>
                <w:del w:id="2500" w:author="aas" w:date="2013-10-14T02:06:00Z"/>
              </w:rPr>
            </w:pPr>
            <w:del w:id="2501" w:author="aas" w:date="2013-10-14T02:06:00Z">
              <w:r w:rsidRPr="00C128FA">
                <w:delText xml:space="preserve">      &lt;/xs:element&gt;</w:delText>
              </w:r>
            </w:del>
          </w:p>
          <w:p w14:paraId="76421750" w14:textId="77777777" w:rsidR="00860C7A" w:rsidRPr="00C128FA" w:rsidRDefault="00860C7A" w:rsidP="00860C7A">
            <w:pPr>
              <w:pStyle w:val="XML1"/>
              <w:rPr>
                <w:del w:id="2502" w:author="aas" w:date="2013-10-14T02:06:00Z"/>
              </w:rPr>
            </w:pPr>
            <w:del w:id="2503"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04" w:author="aas" w:date="2013-10-14T02:06:00Z"/>
              </w:rPr>
            </w:pPr>
            <w:del w:id="2505" w:author="aas" w:date="2013-10-14T02:06:00Z">
              <w:r w:rsidRPr="00C128FA">
                <w:delText xml:space="preserve">        &lt;xs:annotation&gt;</w:delText>
              </w:r>
            </w:del>
          </w:p>
          <w:p w14:paraId="72DDA562" w14:textId="77777777" w:rsidR="00860C7A" w:rsidRPr="00C128FA" w:rsidRDefault="00860C7A" w:rsidP="00860C7A">
            <w:pPr>
              <w:pStyle w:val="XML1"/>
              <w:rPr>
                <w:del w:id="2506" w:author="aas" w:date="2013-10-14T02:06:00Z"/>
              </w:rPr>
            </w:pPr>
            <w:del w:id="2507" w:author="aas" w:date="2013-10-14T02:06:00Z">
              <w:r w:rsidRPr="00C128FA">
                <w:delText xml:space="preserve">          &lt;xs:documentation&gt;</w:delText>
              </w:r>
            </w:del>
          </w:p>
          <w:p w14:paraId="3C1E9A6F" w14:textId="77777777" w:rsidR="00860C7A" w:rsidRPr="00C128FA" w:rsidRDefault="00860C7A" w:rsidP="00860C7A">
            <w:pPr>
              <w:pStyle w:val="XML1"/>
              <w:rPr>
                <w:del w:id="2508" w:author="aas" w:date="2013-10-14T02:06:00Z"/>
              </w:rPr>
            </w:pPr>
            <w:del w:id="2509"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10" w:author="aas" w:date="2013-10-14T02:06:00Z"/>
              </w:rPr>
            </w:pPr>
            <w:del w:id="2511" w:author="aas" w:date="2013-10-14T02:06:00Z">
              <w:r w:rsidRPr="00C128FA">
                <w:delText xml:space="preserve">            statistics.</w:delText>
              </w:r>
            </w:del>
          </w:p>
          <w:p w14:paraId="08EF7BA8" w14:textId="77777777" w:rsidR="00860C7A" w:rsidRPr="00C128FA" w:rsidRDefault="00860C7A" w:rsidP="00860C7A">
            <w:pPr>
              <w:pStyle w:val="XML1"/>
              <w:rPr>
                <w:del w:id="2512" w:author="aas" w:date="2013-10-14T02:06:00Z"/>
              </w:rPr>
            </w:pPr>
            <w:del w:id="2513" w:author="aas" w:date="2013-10-14T02:06:00Z">
              <w:r w:rsidRPr="00C128FA">
                <w:delText xml:space="preserve">          &lt;/xs:documentation&gt;</w:delText>
              </w:r>
            </w:del>
          </w:p>
          <w:p w14:paraId="66678251" w14:textId="77777777" w:rsidR="00860C7A" w:rsidRPr="00C128FA" w:rsidRDefault="00860C7A" w:rsidP="00860C7A">
            <w:pPr>
              <w:pStyle w:val="XML1"/>
              <w:rPr>
                <w:del w:id="2514" w:author="aas" w:date="2013-10-14T02:06:00Z"/>
              </w:rPr>
            </w:pPr>
            <w:del w:id="2515" w:author="aas" w:date="2013-10-14T02:06:00Z">
              <w:r w:rsidRPr="00C128FA">
                <w:delText xml:space="preserve">        &lt;/xs:annotation&gt;</w:delText>
              </w:r>
            </w:del>
          </w:p>
          <w:p w14:paraId="2BFF56A9" w14:textId="77777777" w:rsidR="00860C7A" w:rsidRPr="00C128FA" w:rsidRDefault="00860C7A" w:rsidP="00860C7A">
            <w:pPr>
              <w:pStyle w:val="XML1"/>
              <w:rPr>
                <w:del w:id="2516" w:author="aas" w:date="2013-10-14T02:06:00Z"/>
              </w:rPr>
            </w:pPr>
            <w:del w:id="2517" w:author="aas" w:date="2013-10-14T02:06:00Z">
              <w:r w:rsidRPr="00C128FA">
                <w:delText xml:space="preserve">      &lt;/xs:element&gt;</w:delText>
              </w:r>
            </w:del>
          </w:p>
          <w:p w14:paraId="7DAC672F" w14:textId="77777777" w:rsidR="00860C7A" w:rsidRPr="00C128FA" w:rsidRDefault="00860C7A" w:rsidP="00860C7A">
            <w:pPr>
              <w:pStyle w:val="XML1"/>
              <w:rPr>
                <w:del w:id="2518" w:author="aas" w:date="2013-10-14T02:06:00Z"/>
              </w:rPr>
            </w:pPr>
            <w:del w:id="2519"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20" w:author="aas" w:date="2013-10-14T02:06:00Z"/>
              </w:rPr>
            </w:pPr>
            <w:del w:id="2521" w:author="aas" w:date="2013-10-14T02:06:00Z">
              <w:r w:rsidRPr="00C128FA">
                <w:delText xml:space="preserve">        &lt;xs:annotation&gt;</w:delText>
              </w:r>
            </w:del>
          </w:p>
          <w:p w14:paraId="3849B4E3" w14:textId="77777777" w:rsidR="00860C7A" w:rsidRPr="00C128FA" w:rsidRDefault="00860C7A" w:rsidP="00860C7A">
            <w:pPr>
              <w:pStyle w:val="XML1"/>
              <w:rPr>
                <w:del w:id="2522" w:author="aas" w:date="2013-10-14T02:06:00Z"/>
              </w:rPr>
            </w:pPr>
            <w:del w:id="2523" w:author="aas" w:date="2013-10-14T02:06:00Z">
              <w:r w:rsidRPr="00C128FA">
                <w:delText xml:space="preserve">          &lt;xs:documentation&gt;</w:delText>
              </w:r>
            </w:del>
          </w:p>
          <w:p w14:paraId="7EAD48D2" w14:textId="77777777" w:rsidR="00860C7A" w:rsidRPr="00C128FA" w:rsidRDefault="00860C7A" w:rsidP="00860C7A">
            <w:pPr>
              <w:pStyle w:val="XML1"/>
              <w:rPr>
                <w:del w:id="2524" w:author="aas" w:date="2013-10-14T02:06:00Z"/>
              </w:rPr>
            </w:pPr>
            <w:del w:id="2525"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26" w:author="aas" w:date="2013-10-14T02:06:00Z"/>
              </w:rPr>
            </w:pPr>
            <w:del w:id="2527" w:author="aas" w:date="2013-10-14T02:06:00Z">
              <w:r w:rsidRPr="00C128FA">
                <w:delText xml:space="preserve">            statistics.</w:delText>
              </w:r>
            </w:del>
          </w:p>
          <w:p w14:paraId="2DF12EAE" w14:textId="77777777" w:rsidR="00860C7A" w:rsidRPr="00C128FA" w:rsidRDefault="00860C7A" w:rsidP="00860C7A">
            <w:pPr>
              <w:pStyle w:val="XML1"/>
              <w:rPr>
                <w:del w:id="2528" w:author="aas" w:date="2013-10-14T02:06:00Z"/>
              </w:rPr>
            </w:pPr>
            <w:del w:id="2529" w:author="aas" w:date="2013-10-14T02:06:00Z">
              <w:r w:rsidRPr="00C128FA">
                <w:delText xml:space="preserve">          &lt;/xs:documentation&gt;</w:delText>
              </w:r>
            </w:del>
          </w:p>
          <w:p w14:paraId="189898A3" w14:textId="77777777" w:rsidR="00860C7A" w:rsidRPr="00C128FA" w:rsidRDefault="00860C7A" w:rsidP="00860C7A">
            <w:pPr>
              <w:pStyle w:val="XML1"/>
              <w:rPr>
                <w:del w:id="2530" w:author="aas" w:date="2013-10-14T02:06:00Z"/>
              </w:rPr>
            </w:pPr>
            <w:del w:id="2531" w:author="aas" w:date="2013-10-14T02:06:00Z">
              <w:r w:rsidRPr="00C128FA">
                <w:delText xml:space="preserve">        &lt;/xs:annotation&gt;</w:delText>
              </w:r>
            </w:del>
          </w:p>
          <w:p w14:paraId="31246D5F" w14:textId="77777777" w:rsidR="00860C7A" w:rsidRPr="00C128FA" w:rsidRDefault="00860C7A" w:rsidP="00860C7A">
            <w:pPr>
              <w:pStyle w:val="XML1"/>
              <w:rPr>
                <w:del w:id="2532" w:author="aas" w:date="2013-10-14T02:06:00Z"/>
              </w:rPr>
            </w:pPr>
            <w:del w:id="2533" w:author="aas" w:date="2013-10-14T02:06:00Z">
              <w:r w:rsidRPr="00C128FA">
                <w:delText xml:space="preserve">      &lt;/xs:element&gt;</w:delText>
              </w:r>
            </w:del>
          </w:p>
          <w:p w14:paraId="5D84AC47" w14:textId="77777777" w:rsidR="00860C7A" w:rsidRPr="00C128FA" w:rsidRDefault="00860C7A" w:rsidP="00860C7A">
            <w:pPr>
              <w:pStyle w:val="XML1"/>
              <w:rPr>
                <w:del w:id="2534" w:author="aas" w:date="2013-10-14T02:06:00Z"/>
              </w:rPr>
            </w:pPr>
            <w:del w:id="2535"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36" w:author="aas" w:date="2013-10-14T02:06:00Z"/>
              </w:rPr>
            </w:pPr>
            <w:del w:id="2537" w:author="aas" w:date="2013-10-14T02:06:00Z">
              <w:r w:rsidRPr="00C128FA">
                <w:delText xml:space="preserve">        &lt;xs:annotation&gt;</w:delText>
              </w:r>
            </w:del>
          </w:p>
          <w:p w14:paraId="2556B706" w14:textId="77777777" w:rsidR="00860C7A" w:rsidRPr="00C128FA" w:rsidRDefault="00860C7A" w:rsidP="00860C7A">
            <w:pPr>
              <w:pStyle w:val="XML1"/>
              <w:rPr>
                <w:del w:id="2538" w:author="aas" w:date="2013-10-14T02:06:00Z"/>
              </w:rPr>
            </w:pPr>
            <w:del w:id="2539" w:author="aas" w:date="2013-10-14T02:06:00Z">
              <w:r w:rsidRPr="00C128FA">
                <w:delText xml:space="preserve">          &lt;xs:documentation&gt;</w:delText>
              </w:r>
            </w:del>
          </w:p>
          <w:p w14:paraId="0AB8200C" w14:textId="77777777" w:rsidR="00860C7A" w:rsidRPr="00C128FA" w:rsidRDefault="00860C7A" w:rsidP="00860C7A">
            <w:pPr>
              <w:pStyle w:val="XML1"/>
              <w:rPr>
                <w:del w:id="2540" w:author="aas" w:date="2013-10-14T02:06:00Z"/>
              </w:rPr>
            </w:pPr>
            <w:del w:id="2541"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42" w:author="aas" w:date="2013-10-14T02:06:00Z"/>
              </w:rPr>
            </w:pPr>
            <w:del w:id="2543" w:author="aas" w:date="2013-10-14T02:06:00Z">
              <w:r w:rsidRPr="00C128FA">
                <w:delText xml:space="preserve">            statistics.</w:delText>
              </w:r>
            </w:del>
          </w:p>
          <w:p w14:paraId="52C3AC29" w14:textId="77777777" w:rsidR="00860C7A" w:rsidRPr="00C128FA" w:rsidRDefault="00860C7A" w:rsidP="00860C7A">
            <w:pPr>
              <w:pStyle w:val="XML1"/>
              <w:rPr>
                <w:del w:id="2544" w:author="aas" w:date="2013-10-14T02:06:00Z"/>
              </w:rPr>
            </w:pPr>
            <w:del w:id="2545" w:author="aas" w:date="2013-10-14T02:06:00Z">
              <w:r w:rsidRPr="00C128FA">
                <w:delText xml:space="preserve">          &lt;/xs:documentation&gt;</w:delText>
              </w:r>
            </w:del>
          </w:p>
          <w:p w14:paraId="37B081B4" w14:textId="77777777" w:rsidR="00860C7A" w:rsidRPr="00C128FA" w:rsidRDefault="00860C7A" w:rsidP="00860C7A">
            <w:pPr>
              <w:pStyle w:val="XML1"/>
              <w:rPr>
                <w:del w:id="2546" w:author="aas" w:date="2013-10-14T02:06:00Z"/>
              </w:rPr>
            </w:pPr>
            <w:del w:id="2547" w:author="aas" w:date="2013-10-14T02:06:00Z">
              <w:r w:rsidRPr="00C128FA">
                <w:delText xml:space="preserve">        &lt;/xs:annotation&gt;</w:delText>
              </w:r>
            </w:del>
          </w:p>
          <w:p w14:paraId="096CA3F2" w14:textId="77777777" w:rsidR="00860C7A" w:rsidRPr="00C128FA" w:rsidRDefault="00860C7A" w:rsidP="00860C7A">
            <w:pPr>
              <w:pStyle w:val="XML1"/>
              <w:rPr>
                <w:del w:id="2548" w:author="aas" w:date="2013-10-14T02:06:00Z"/>
              </w:rPr>
            </w:pPr>
            <w:del w:id="2549" w:author="aas" w:date="2013-10-14T02:06:00Z">
              <w:r w:rsidRPr="00C128FA">
                <w:delText xml:space="preserve">      &lt;/xs:element&gt;</w:delText>
              </w:r>
            </w:del>
          </w:p>
          <w:p w14:paraId="27DA2E51" w14:textId="77777777" w:rsidR="00860C7A" w:rsidRPr="00C128FA" w:rsidRDefault="00860C7A" w:rsidP="00860C7A">
            <w:pPr>
              <w:pStyle w:val="XML1"/>
              <w:rPr>
                <w:del w:id="2550" w:author="aas" w:date="2013-10-14T02:06:00Z"/>
              </w:rPr>
            </w:pPr>
            <w:del w:id="2551"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52" w:author="aas" w:date="2013-10-14T02:06:00Z"/>
              </w:rPr>
            </w:pPr>
            <w:del w:id="2553" w:author="aas" w:date="2013-10-14T02:06:00Z">
              <w:r w:rsidRPr="00C128FA">
                <w:delText xml:space="preserve">        &lt;xs:annotation&gt;</w:delText>
              </w:r>
            </w:del>
          </w:p>
          <w:p w14:paraId="56B8637F" w14:textId="77777777" w:rsidR="00860C7A" w:rsidRPr="00C128FA" w:rsidRDefault="00860C7A" w:rsidP="00860C7A">
            <w:pPr>
              <w:pStyle w:val="XML1"/>
              <w:rPr>
                <w:del w:id="2554" w:author="aas" w:date="2013-10-14T02:06:00Z"/>
              </w:rPr>
            </w:pPr>
            <w:del w:id="2555" w:author="aas" w:date="2013-10-14T02:06:00Z">
              <w:r w:rsidRPr="00C128FA">
                <w:delText xml:space="preserve">          &lt;xs:documentation&gt;</w:delText>
              </w:r>
            </w:del>
          </w:p>
          <w:p w14:paraId="7ACDF359" w14:textId="77777777" w:rsidR="00860C7A" w:rsidRPr="00C128FA" w:rsidRDefault="00860C7A" w:rsidP="00860C7A">
            <w:pPr>
              <w:pStyle w:val="XML1"/>
              <w:rPr>
                <w:del w:id="2556" w:author="aas" w:date="2013-10-14T02:06:00Z"/>
              </w:rPr>
            </w:pPr>
            <w:del w:id="2557"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58" w:author="aas" w:date="2013-10-14T02:06:00Z"/>
              </w:rPr>
            </w:pPr>
            <w:del w:id="2559" w:author="aas" w:date="2013-10-14T02:06:00Z">
              <w:r w:rsidRPr="00C128FA">
                <w:delText xml:space="preserve">            reassemble IP fragments.</w:delText>
              </w:r>
            </w:del>
          </w:p>
          <w:p w14:paraId="1FFC14D4" w14:textId="77777777" w:rsidR="00860C7A" w:rsidRPr="00C128FA" w:rsidRDefault="00860C7A" w:rsidP="00860C7A">
            <w:pPr>
              <w:pStyle w:val="XML1"/>
              <w:rPr>
                <w:del w:id="2560" w:author="aas" w:date="2013-10-14T02:06:00Z"/>
              </w:rPr>
            </w:pPr>
            <w:del w:id="2561" w:author="aas" w:date="2013-10-14T02:06:00Z">
              <w:r w:rsidRPr="00C128FA">
                <w:delText xml:space="preserve">          &lt;/xs:documentation&gt;</w:delText>
              </w:r>
            </w:del>
          </w:p>
          <w:p w14:paraId="24B7CF9A" w14:textId="77777777" w:rsidR="00860C7A" w:rsidRPr="00C128FA" w:rsidRDefault="00860C7A" w:rsidP="00860C7A">
            <w:pPr>
              <w:pStyle w:val="XML1"/>
              <w:rPr>
                <w:del w:id="2562" w:author="aas" w:date="2013-10-14T02:06:00Z"/>
              </w:rPr>
            </w:pPr>
            <w:del w:id="2563" w:author="aas" w:date="2013-10-14T02:06:00Z">
              <w:r w:rsidRPr="00C128FA">
                <w:delText xml:space="preserve">        &lt;/xs:annotation&gt;</w:delText>
              </w:r>
            </w:del>
          </w:p>
          <w:p w14:paraId="3AA3FE78" w14:textId="77777777" w:rsidR="00860C7A" w:rsidRPr="00C128FA" w:rsidRDefault="00860C7A" w:rsidP="00860C7A">
            <w:pPr>
              <w:pStyle w:val="XML1"/>
              <w:rPr>
                <w:del w:id="2564" w:author="aas" w:date="2013-10-14T02:06:00Z"/>
              </w:rPr>
            </w:pPr>
            <w:del w:id="2565" w:author="aas" w:date="2013-10-14T02:06:00Z">
              <w:r w:rsidRPr="00C128FA">
                <w:delText xml:space="preserve">      &lt;/xs:element&gt;</w:delText>
              </w:r>
            </w:del>
          </w:p>
          <w:p w14:paraId="40660BEC" w14:textId="77777777" w:rsidR="00860C7A" w:rsidRPr="00C128FA" w:rsidRDefault="00860C7A" w:rsidP="00860C7A">
            <w:pPr>
              <w:pStyle w:val="XML1"/>
              <w:rPr>
                <w:del w:id="2566" w:author="aas" w:date="2013-10-14T02:06:00Z"/>
              </w:rPr>
            </w:pPr>
            <w:del w:id="2567"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68" w:author="aas" w:date="2013-10-14T02:06:00Z"/>
              </w:rPr>
            </w:pPr>
            <w:del w:id="2569" w:author="aas" w:date="2013-10-14T02:06:00Z">
              <w:r w:rsidRPr="00C128FA">
                <w:delText xml:space="preserve">        &lt;xs:annotation&gt;</w:delText>
              </w:r>
            </w:del>
          </w:p>
          <w:p w14:paraId="40226AA9" w14:textId="77777777" w:rsidR="00860C7A" w:rsidRPr="00C128FA" w:rsidRDefault="00860C7A" w:rsidP="00860C7A">
            <w:pPr>
              <w:pStyle w:val="XML1"/>
              <w:rPr>
                <w:del w:id="2570" w:author="aas" w:date="2013-10-14T02:06:00Z"/>
              </w:rPr>
            </w:pPr>
            <w:del w:id="2571" w:author="aas" w:date="2013-10-14T02:06:00Z">
              <w:r w:rsidRPr="00C128FA">
                <w:delText xml:space="preserve">          &lt;xs:documentation&gt;</w:delText>
              </w:r>
            </w:del>
          </w:p>
          <w:p w14:paraId="0362A2CD" w14:textId="77777777" w:rsidR="00860C7A" w:rsidRPr="00C128FA" w:rsidRDefault="00860C7A" w:rsidP="00860C7A">
            <w:pPr>
              <w:pStyle w:val="XML1"/>
              <w:rPr>
                <w:del w:id="2572" w:author="aas" w:date="2013-10-14T02:06:00Z"/>
              </w:rPr>
            </w:pPr>
            <w:del w:id="2573"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74" w:author="aas" w:date="2013-10-14T02:06:00Z"/>
              </w:rPr>
            </w:pPr>
            <w:del w:id="2575"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76" w:author="aas" w:date="2013-10-14T02:06:00Z"/>
              </w:rPr>
            </w:pPr>
            <w:del w:id="2577"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78" w:author="aas" w:date="2013-10-14T02:06:00Z"/>
              </w:rPr>
            </w:pPr>
            <w:del w:id="2579" w:author="aas" w:date="2013-10-14T02:06:00Z">
              <w:r w:rsidRPr="00C128FA">
                <w:delText xml:space="preserve">          &lt;/xs:documentation&gt;</w:delText>
              </w:r>
            </w:del>
          </w:p>
          <w:p w14:paraId="719DBB4C" w14:textId="77777777" w:rsidR="00860C7A" w:rsidRPr="00C128FA" w:rsidRDefault="00860C7A" w:rsidP="00860C7A">
            <w:pPr>
              <w:pStyle w:val="XML1"/>
              <w:rPr>
                <w:del w:id="2580" w:author="aas" w:date="2013-10-14T02:06:00Z"/>
              </w:rPr>
            </w:pPr>
            <w:del w:id="2581" w:author="aas" w:date="2013-10-14T02:06:00Z">
              <w:r w:rsidRPr="00C128FA">
                <w:delText xml:space="preserve">        &lt;/xs:annotation&gt;</w:delText>
              </w:r>
            </w:del>
          </w:p>
          <w:p w14:paraId="4B2746F9" w14:textId="77777777" w:rsidR="00860C7A" w:rsidRPr="00C128FA" w:rsidRDefault="00860C7A" w:rsidP="00860C7A">
            <w:pPr>
              <w:pStyle w:val="XML1"/>
              <w:rPr>
                <w:del w:id="2582" w:author="aas" w:date="2013-10-14T02:06:00Z"/>
              </w:rPr>
            </w:pPr>
            <w:del w:id="2583" w:author="aas" w:date="2013-10-14T02:06:00Z">
              <w:r w:rsidRPr="00C128FA">
                <w:delText xml:space="preserve">      &lt;/xs:element&gt;</w:delText>
              </w:r>
            </w:del>
          </w:p>
          <w:p w14:paraId="3CDA9BBE" w14:textId="77777777" w:rsidR="00860C7A" w:rsidRPr="00C128FA" w:rsidRDefault="00860C7A" w:rsidP="00860C7A">
            <w:pPr>
              <w:pStyle w:val="XML1"/>
              <w:rPr>
                <w:del w:id="2584" w:author="aas" w:date="2013-10-14T02:06:00Z"/>
              </w:rPr>
            </w:pPr>
            <w:del w:id="2585"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86" w:author="aas" w:date="2013-10-14T02:06:00Z"/>
              </w:rPr>
            </w:pPr>
            <w:del w:id="2587" w:author="aas" w:date="2013-10-14T02:06:00Z">
              <w:r w:rsidRPr="00C128FA">
                <w:delText xml:space="preserve">        &lt;xs:annotation&gt;</w:delText>
              </w:r>
            </w:del>
          </w:p>
          <w:p w14:paraId="6D414384" w14:textId="77777777" w:rsidR="00860C7A" w:rsidRPr="00C128FA" w:rsidRDefault="00860C7A" w:rsidP="00860C7A">
            <w:pPr>
              <w:pStyle w:val="XML1"/>
              <w:rPr>
                <w:del w:id="2588" w:author="aas" w:date="2013-10-14T02:06:00Z"/>
              </w:rPr>
            </w:pPr>
            <w:del w:id="2589" w:author="aas" w:date="2013-10-14T02:06:00Z">
              <w:r w:rsidRPr="00C128FA">
                <w:delText xml:space="preserve">          &lt;xs:documentation&gt;</w:delText>
              </w:r>
            </w:del>
          </w:p>
          <w:p w14:paraId="7BC7FE69" w14:textId="77777777" w:rsidR="00860C7A" w:rsidRPr="00C128FA" w:rsidRDefault="00860C7A" w:rsidP="00860C7A">
            <w:pPr>
              <w:pStyle w:val="XML1"/>
              <w:rPr>
                <w:del w:id="2590" w:author="aas" w:date="2013-10-14T02:06:00Z"/>
              </w:rPr>
            </w:pPr>
            <w:del w:id="2591"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92" w:author="aas" w:date="2013-10-14T02:06:00Z"/>
              </w:rPr>
            </w:pPr>
            <w:del w:id="2593"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94" w:author="aas" w:date="2013-10-14T02:06:00Z"/>
              </w:rPr>
            </w:pPr>
            <w:del w:id="2595"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96" w:author="aas" w:date="2013-10-14T02:06:00Z"/>
              </w:rPr>
            </w:pPr>
            <w:del w:id="2597" w:author="aas" w:date="2013-10-14T02:06:00Z">
              <w:r w:rsidRPr="00C128FA">
                <w:delText xml:space="preserve">          &lt;/xs:documentation&gt;</w:delText>
              </w:r>
            </w:del>
          </w:p>
          <w:p w14:paraId="108E3C67" w14:textId="77777777" w:rsidR="00860C7A" w:rsidRPr="00C128FA" w:rsidRDefault="00860C7A" w:rsidP="00860C7A">
            <w:pPr>
              <w:pStyle w:val="XML1"/>
              <w:rPr>
                <w:del w:id="2598" w:author="aas" w:date="2013-10-14T02:06:00Z"/>
              </w:rPr>
            </w:pPr>
            <w:del w:id="2599" w:author="aas" w:date="2013-10-14T02:06:00Z">
              <w:r w:rsidRPr="00C128FA">
                <w:delText xml:space="preserve">        &lt;/xs:annotation&gt;</w:delText>
              </w:r>
            </w:del>
          </w:p>
          <w:p w14:paraId="3BAFF5DD" w14:textId="77777777" w:rsidR="00860C7A" w:rsidRPr="00C128FA" w:rsidRDefault="00860C7A" w:rsidP="00860C7A">
            <w:pPr>
              <w:pStyle w:val="XML1"/>
              <w:rPr>
                <w:del w:id="2600" w:author="aas" w:date="2013-10-14T02:06:00Z"/>
              </w:rPr>
            </w:pPr>
            <w:del w:id="2601" w:author="aas" w:date="2013-10-14T02:06:00Z">
              <w:r w:rsidRPr="00C128FA">
                <w:delText xml:space="preserve">        &lt;xs:complexType&gt;</w:delText>
              </w:r>
            </w:del>
          </w:p>
          <w:p w14:paraId="6877ECD5" w14:textId="77777777" w:rsidR="00860C7A" w:rsidRPr="00C128FA" w:rsidRDefault="00860C7A" w:rsidP="00860C7A">
            <w:pPr>
              <w:pStyle w:val="XML1"/>
              <w:rPr>
                <w:del w:id="2602" w:author="aas" w:date="2013-10-14T02:06:00Z"/>
              </w:rPr>
            </w:pPr>
            <w:del w:id="2603" w:author="aas" w:date="2013-10-14T02:06:00Z">
              <w:r w:rsidRPr="00C128FA">
                <w:delText xml:space="preserve">          &lt;xs:sequence&gt;</w:delText>
              </w:r>
            </w:del>
          </w:p>
          <w:p w14:paraId="5BC5A781" w14:textId="77777777" w:rsidR="00860C7A" w:rsidRPr="00C128FA" w:rsidRDefault="00860C7A" w:rsidP="00860C7A">
            <w:pPr>
              <w:pStyle w:val="XML1"/>
              <w:rPr>
                <w:del w:id="2604" w:author="aas" w:date="2013-10-14T02:06:00Z"/>
              </w:rPr>
            </w:pPr>
            <w:del w:id="2605"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06" w:author="aas" w:date="2013-10-14T02:06:00Z"/>
              </w:rPr>
            </w:pPr>
            <w:del w:id="2607" w:author="aas" w:date="2013-10-14T02:06:00Z">
              <w:r w:rsidRPr="00C128FA">
                <w:delText xml:space="preserve">              &lt;xs:simpleType&gt;</w:delText>
              </w:r>
            </w:del>
          </w:p>
          <w:p w14:paraId="53A2B7F8" w14:textId="77777777" w:rsidR="00860C7A" w:rsidRPr="00C128FA" w:rsidRDefault="00860C7A" w:rsidP="00860C7A">
            <w:pPr>
              <w:pStyle w:val="XML1"/>
              <w:rPr>
                <w:del w:id="2608" w:author="aas" w:date="2013-10-14T02:06:00Z"/>
              </w:rPr>
            </w:pPr>
            <w:del w:id="2609" w:author="aas" w:date="2013-10-14T02:06:00Z">
              <w:r w:rsidRPr="00C128FA">
                <w:delText xml:space="preserve">                &lt;xs:restriction base="xs:string"&gt;</w:delText>
              </w:r>
            </w:del>
          </w:p>
          <w:p w14:paraId="2478994F" w14:textId="77777777" w:rsidR="00860C7A" w:rsidRPr="00C128FA" w:rsidRDefault="00860C7A" w:rsidP="00860C7A">
            <w:pPr>
              <w:pStyle w:val="XML1"/>
              <w:rPr>
                <w:del w:id="2610" w:author="aas" w:date="2013-10-14T02:06:00Z"/>
              </w:rPr>
            </w:pPr>
            <w:del w:id="2611" w:author="aas" w:date="2013-10-14T02:06:00Z">
              <w:r w:rsidRPr="00C128FA">
                <w:delText xml:space="preserve">                  &lt;xs:enumeration value="all"/&gt;</w:delText>
              </w:r>
            </w:del>
          </w:p>
          <w:p w14:paraId="419E3AF9" w14:textId="77777777" w:rsidR="00860C7A" w:rsidRPr="00C128FA" w:rsidRDefault="00860C7A" w:rsidP="00860C7A">
            <w:pPr>
              <w:pStyle w:val="XML1"/>
              <w:rPr>
                <w:del w:id="2612" w:author="aas" w:date="2013-10-14T02:06:00Z"/>
              </w:rPr>
            </w:pPr>
            <w:del w:id="2613" w:author="aas" w:date="2013-10-14T02:06:00Z">
              <w:r w:rsidRPr="00C128FA">
                <w:delText xml:space="preserve">                  &lt;xs:enumeration value="controller"/&gt;</w:delText>
              </w:r>
            </w:del>
          </w:p>
          <w:p w14:paraId="6E494309" w14:textId="77777777" w:rsidR="00860C7A" w:rsidRPr="00C128FA" w:rsidRDefault="00860C7A" w:rsidP="00860C7A">
            <w:pPr>
              <w:pStyle w:val="XML1"/>
              <w:rPr>
                <w:del w:id="2614" w:author="aas" w:date="2013-10-14T02:06:00Z"/>
              </w:rPr>
            </w:pPr>
            <w:del w:id="2615" w:author="aas" w:date="2013-10-14T02:06:00Z">
              <w:r w:rsidRPr="00C128FA">
                <w:delText xml:space="preserve">                  &lt;xs:enumeration value="table"/&gt;</w:delText>
              </w:r>
            </w:del>
          </w:p>
          <w:p w14:paraId="0B9DB5A5" w14:textId="77777777" w:rsidR="00860C7A" w:rsidRPr="00C128FA" w:rsidRDefault="00860C7A" w:rsidP="00860C7A">
            <w:pPr>
              <w:pStyle w:val="XML1"/>
              <w:rPr>
                <w:del w:id="2616" w:author="aas" w:date="2013-10-14T02:06:00Z"/>
              </w:rPr>
            </w:pPr>
            <w:del w:id="2617" w:author="aas" w:date="2013-10-14T02:06:00Z">
              <w:r w:rsidRPr="00C128FA">
                <w:delText xml:space="preserve">                  &lt;xs:enumeration value="inport"/&gt;</w:delText>
              </w:r>
            </w:del>
          </w:p>
          <w:p w14:paraId="3C4E3AB5" w14:textId="77777777" w:rsidR="00860C7A" w:rsidRPr="00C128FA" w:rsidRDefault="00860C7A" w:rsidP="00860C7A">
            <w:pPr>
              <w:pStyle w:val="XML1"/>
              <w:rPr>
                <w:del w:id="2618" w:author="aas" w:date="2013-10-14T02:06:00Z"/>
              </w:rPr>
            </w:pPr>
            <w:del w:id="2619" w:author="aas" w:date="2013-10-14T02:06:00Z">
              <w:r w:rsidRPr="00C128FA">
                <w:delText xml:space="preserve">                  &lt;xs:enumeration value="any"/&gt;</w:delText>
              </w:r>
            </w:del>
          </w:p>
          <w:p w14:paraId="202EFB56" w14:textId="77777777" w:rsidR="00860C7A" w:rsidRPr="00C128FA" w:rsidRDefault="00860C7A" w:rsidP="00860C7A">
            <w:pPr>
              <w:pStyle w:val="XML1"/>
              <w:rPr>
                <w:del w:id="2620" w:author="aas" w:date="2013-10-14T02:06:00Z"/>
              </w:rPr>
            </w:pPr>
            <w:del w:id="2621" w:author="aas" w:date="2013-10-14T02:06:00Z">
              <w:r w:rsidRPr="00C128FA">
                <w:delText xml:space="preserve">                  &lt;xs:enumeration value="normal"/&gt;</w:delText>
              </w:r>
            </w:del>
          </w:p>
          <w:p w14:paraId="456CD3F4" w14:textId="77777777" w:rsidR="00860C7A" w:rsidRPr="00C128FA" w:rsidRDefault="00860C7A" w:rsidP="00860C7A">
            <w:pPr>
              <w:pStyle w:val="XML1"/>
              <w:rPr>
                <w:del w:id="2622" w:author="aas" w:date="2013-10-14T02:06:00Z"/>
              </w:rPr>
            </w:pPr>
            <w:del w:id="2623" w:author="aas" w:date="2013-10-14T02:06:00Z">
              <w:r w:rsidRPr="00C128FA">
                <w:delText xml:space="preserve">                  &lt;xs:enumeration value="flood"/&gt;</w:delText>
              </w:r>
            </w:del>
          </w:p>
          <w:p w14:paraId="7B0C1CF1" w14:textId="77777777" w:rsidR="00860C7A" w:rsidRPr="00C128FA" w:rsidRDefault="00860C7A" w:rsidP="00860C7A">
            <w:pPr>
              <w:pStyle w:val="XML1"/>
              <w:rPr>
                <w:del w:id="2624" w:author="aas" w:date="2013-10-14T02:06:00Z"/>
              </w:rPr>
            </w:pPr>
            <w:del w:id="2625" w:author="aas" w:date="2013-10-14T02:06:00Z">
              <w:r w:rsidRPr="00C128FA">
                <w:delText xml:space="preserve">                &lt;/xs:restriction&gt;</w:delText>
              </w:r>
            </w:del>
          </w:p>
          <w:p w14:paraId="1ABF3992" w14:textId="77777777" w:rsidR="00860C7A" w:rsidRPr="00C128FA" w:rsidRDefault="00860C7A" w:rsidP="00860C7A">
            <w:pPr>
              <w:pStyle w:val="XML1"/>
              <w:rPr>
                <w:del w:id="2626" w:author="aas" w:date="2013-10-14T02:06:00Z"/>
              </w:rPr>
            </w:pPr>
            <w:del w:id="2627" w:author="aas" w:date="2013-10-14T02:06:00Z">
              <w:r w:rsidRPr="00C128FA">
                <w:delText xml:space="preserve">              &lt;/xs:simpleType&gt;</w:delText>
              </w:r>
            </w:del>
          </w:p>
          <w:p w14:paraId="35105ECC" w14:textId="77777777" w:rsidR="00860C7A" w:rsidRPr="00C128FA" w:rsidRDefault="00860C7A" w:rsidP="00860C7A">
            <w:pPr>
              <w:pStyle w:val="XML1"/>
              <w:rPr>
                <w:del w:id="2628" w:author="aas" w:date="2013-10-14T02:06:00Z"/>
              </w:rPr>
            </w:pPr>
            <w:del w:id="2629" w:author="aas" w:date="2013-10-14T02:06:00Z">
              <w:r w:rsidRPr="00C128FA">
                <w:delText xml:space="preserve">            &lt;/xs:element&gt;</w:delText>
              </w:r>
            </w:del>
          </w:p>
          <w:p w14:paraId="501179E5" w14:textId="77777777" w:rsidR="00860C7A" w:rsidRPr="00C128FA" w:rsidRDefault="00860C7A" w:rsidP="00860C7A">
            <w:pPr>
              <w:pStyle w:val="XML1"/>
              <w:rPr>
                <w:del w:id="2630" w:author="aas" w:date="2013-10-14T02:06:00Z"/>
              </w:rPr>
            </w:pPr>
            <w:del w:id="2631" w:author="aas" w:date="2013-10-14T02:06:00Z">
              <w:r w:rsidRPr="00C128FA">
                <w:delText xml:space="preserve">          &lt;/xs:sequence&gt;</w:delText>
              </w:r>
            </w:del>
          </w:p>
          <w:p w14:paraId="497E3276" w14:textId="77777777" w:rsidR="00860C7A" w:rsidRPr="00C128FA" w:rsidRDefault="00860C7A" w:rsidP="00860C7A">
            <w:pPr>
              <w:pStyle w:val="XML1"/>
              <w:rPr>
                <w:del w:id="2632" w:author="aas" w:date="2013-10-14T02:06:00Z"/>
              </w:rPr>
            </w:pPr>
            <w:del w:id="2633" w:author="aas" w:date="2013-10-14T02:06:00Z">
              <w:r w:rsidRPr="00C128FA">
                <w:delText xml:space="preserve">        &lt;/xs:complexType&gt;</w:delText>
              </w:r>
            </w:del>
          </w:p>
          <w:p w14:paraId="0962C4C5" w14:textId="77777777" w:rsidR="00860C7A" w:rsidRPr="00C128FA" w:rsidRDefault="00860C7A" w:rsidP="00860C7A">
            <w:pPr>
              <w:pStyle w:val="XML1"/>
              <w:rPr>
                <w:del w:id="2634" w:author="aas" w:date="2013-10-14T02:06:00Z"/>
              </w:rPr>
            </w:pPr>
            <w:del w:id="2635" w:author="aas" w:date="2013-10-14T02:06:00Z">
              <w:r w:rsidRPr="00C128FA">
                <w:delText xml:space="preserve">      &lt;/xs:element&gt;</w:delText>
              </w:r>
            </w:del>
          </w:p>
          <w:p w14:paraId="2D235C42" w14:textId="77777777" w:rsidR="00860C7A" w:rsidRPr="00C128FA" w:rsidRDefault="00860C7A" w:rsidP="00860C7A">
            <w:pPr>
              <w:pStyle w:val="XML1"/>
              <w:rPr>
                <w:del w:id="2636" w:author="aas" w:date="2013-10-14T02:06:00Z"/>
              </w:rPr>
            </w:pPr>
            <w:del w:id="2637" w:author="aas" w:date="2013-10-14T02:06:00Z">
              <w:r w:rsidRPr="00C128FA">
                <w:delText xml:space="preserve">      &lt;xs:element name="group-types"&gt;</w:delText>
              </w:r>
            </w:del>
          </w:p>
          <w:p w14:paraId="40972DA3" w14:textId="77777777" w:rsidR="00860C7A" w:rsidRPr="00C128FA" w:rsidRDefault="00860C7A" w:rsidP="00860C7A">
            <w:pPr>
              <w:pStyle w:val="XML1"/>
              <w:rPr>
                <w:del w:id="2638" w:author="aas" w:date="2013-10-14T02:06:00Z"/>
              </w:rPr>
            </w:pPr>
            <w:del w:id="2639" w:author="aas" w:date="2013-10-14T02:06:00Z">
              <w:r w:rsidRPr="00C128FA">
                <w:delText xml:space="preserve">        &lt;xs:annotation&gt;</w:delText>
              </w:r>
            </w:del>
          </w:p>
          <w:p w14:paraId="02BEA202" w14:textId="77777777" w:rsidR="00860C7A" w:rsidRPr="00C128FA" w:rsidRDefault="00860C7A" w:rsidP="00860C7A">
            <w:pPr>
              <w:pStyle w:val="XML1"/>
              <w:rPr>
                <w:del w:id="2640" w:author="aas" w:date="2013-10-14T02:06:00Z"/>
              </w:rPr>
            </w:pPr>
            <w:del w:id="2641" w:author="aas" w:date="2013-10-14T02:06:00Z">
              <w:r w:rsidRPr="00C128FA">
                <w:delText xml:space="preserve">          &lt;xs:documentation&gt;</w:delText>
              </w:r>
            </w:del>
          </w:p>
          <w:p w14:paraId="6659C765" w14:textId="77777777" w:rsidR="00860C7A" w:rsidRPr="00C128FA" w:rsidRDefault="00860C7A" w:rsidP="00860C7A">
            <w:pPr>
              <w:pStyle w:val="XML1"/>
              <w:rPr>
                <w:del w:id="2642" w:author="aas" w:date="2013-10-14T02:06:00Z"/>
              </w:rPr>
            </w:pPr>
            <w:del w:id="2643"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44" w:author="aas" w:date="2013-10-14T02:06:00Z"/>
              </w:rPr>
            </w:pPr>
            <w:del w:id="2645" w:author="aas" w:date="2013-10-14T02:06:00Z">
              <w:r w:rsidRPr="00C128FA">
                <w:delText xml:space="preserve">            switch.</w:delText>
              </w:r>
            </w:del>
          </w:p>
          <w:p w14:paraId="3A3B8826" w14:textId="77777777" w:rsidR="00860C7A" w:rsidRPr="00C128FA" w:rsidRDefault="00860C7A" w:rsidP="00860C7A">
            <w:pPr>
              <w:pStyle w:val="XML1"/>
              <w:rPr>
                <w:del w:id="2646" w:author="aas" w:date="2013-10-14T02:06:00Z"/>
              </w:rPr>
            </w:pPr>
            <w:del w:id="2647" w:author="aas" w:date="2013-10-14T02:06:00Z">
              <w:r w:rsidRPr="00C128FA">
                <w:delText xml:space="preserve">          &lt;/xs:documentation&gt;</w:delText>
              </w:r>
            </w:del>
          </w:p>
          <w:p w14:paraId="18E2F405" w14:textId="77777777" w:rsidR="00860C7A" w:rsidRPr="00C128FA" w:rsidRDefault="00860C7A" w:rsidP="00860C7A">
            <w:pPr>
              <w:pStyle w:val="XML1"/>
              <w:rPr>
                <w:del w:id="2648" w:author="aas" w:date="2013-10-14T02:06:00Z"/>
              </w:rPr>
            </w:pPr>
            <w:del w:id="2649" w:author="aas" w:date="2013-10-14T02:06:00Z">
              <w:r w:rsidRPr="00C128FA">
                <w:delText xml:space="preserve">        &lt;/xs:annotation&gt;</w:delText>
              </w:r>
            </w:del>
          </w:p>
          <w:p w14:paraId="55B831F7" w14:textId="77777777" w:rsidR="00860C7A" w:rsidRPr="00C128FA" w:rsidRDefault="00860C7A" w:rsidP="00860C7A">
            <w:pPr>
              <w:pStyle w:val="XML1"/>
              <w:rPr>
                <w:del w:id="2650" w:author="aas" w:date="2013-10-14T02:06:00Z"/>
              </w:rPr>
            </w:pPr>
            <w:del w:id="2651" w:author="aas" w:date="2013-10-14T02:06:00Z">
              <w:r w:rsidRPr="00C128FA">
                <w:delText xml:space="preserve">        &lt;xs:complexType&gt;</w:delText>
              </w:r>
            </w:del>
          </w:p>
          <w:p w14:paraId="1661BBE1" w14:textId="77777777" w:rsidR="00860C7A" w:rsidRPr="00C128FA" w:rsidRDefault="00860C7A" w:rsidP="00860C7A">
            <w:pPr>
              <w:pStyle w:val="XML1"/>
              <w:rPr>
                <w:del w:id="2652" w:author="aas" w:date="2013-10-14T02:06:00Z"/>
              </w:rPr>
            </w:pPr>
            <w:del w:id="2653" w:author="aas" w:date="2013-10-14T02:06:00Z">
              <w:r w:rsidRPr="00C128FA">
                <w:delText xml:space="preserve">          &lt;xs:sequence&gt;</w:delText>
              </w:r>
            </w:del>
          </w:p>
          <w:p w14:paraId="3E7176D6" w14:textId="77777777" w:rsidR="00860C7A" w:rsidRPr="00C128FA" w:rsidRDefault="00860C7A" w:rsidP="00860C7A">
            <w:pPr>
              <w:pStyle w:val="XML1"/>
              <w:rPr>
                <w:del w:id="2654" w:author="aas" w:date="2013-10-14T02:06:00Z"/>
              </w:rPr>
            </w:pPr>
            <w:del w:id="2655"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56" w:author="aas" w:date="2013-10-14T02:06:00Z"/>
              </w:rPr>
            </w:pPr>
            <w:del w:id="2657" w:author="aas" w:date="2013-10-14T02:06:00Z">
              <w:r w:rsidRPr="00C128FA">
                <w:delText xml:space="preserve">              &lt;xs:simpleType&gt;</w:delText>
              </w:r>
            </w:del>
          </w:p>
          <w:p w14:paraId="7B89FF4A" w14:textId="77777777" w:rsidR="00860C7A" w:rsidRPr="00C128FA" w:rsidRDefault="00860C7A" w:rsidP="00860C7A">
            <w:pPr>
              <w:pStyle w:val="XML1"/>
              <w:rPr>
                <w:del w:id="2658" w:author="aas" w:date="2013-10-14T02:06:00Z"/>
              </w:rPr>
            </w:pPr>
            <w:del w:id="2659" w:author="aas" w:date="2013-10-14T02:06:00Z">
              <w:r w:rsidRPr="00C128FA">
                <w:delText xml:space="preserve">                &lt;xs:restriction base="xs:string"&gt;</w:delText>
              </w:r>
            </w:del>
          </w:p>
          <w:p w14:paraId="7813A421" w14:textId="77777777" w:rsidR="00860C7A" w:rsidRPr="00C128FA" w:rsidRDefault="00860C7A" w:rsidP="00860C7A">
            <w:pPr>
              <w:pStyle w:val="XML1"/>
              <w:rPr>
                <w:del w:id="2660" w:author="aas" w:date="2013-10-14T02:06:00Z"/>
              </w:rPr>
            </w:pPr>
            <w:del w:id="2661" w:author="aas" w:date="2013-10-14T02:06:00Z">
              <w:r w:rsidRPr="00C128FA">
                <w:delText xml:space="preserve">                  &lt;xs:enumeration value="all"/&gt;</w:delText>
              </w:r>
            </w:del>
          </w:p>
          <w:p w14:paraId="248C75B5" w14:textId="77777777" w:rsidR="00860C7A" w:rsidRPr="00C128FA" w:rsidRDefault="00860C7A" w:rsidP="00860C7A">
            <w:pPr>
              <w:pStyle w:val="XML1"/>
              <w:rPr>
                <w:del w:id="2662" w:author="aas" w:date="2013-10-14T02:06:00Z"/>
              </w:rPr>
            </w:pPr>
            <w:del w:id="2663" w:author="aas" w:date="2013-10-14T02:06:00Z">
              <w:r w:rsidRPr="00C128FA">
                <w:delText xml:space="preserve">                  &lt;xs:enumeration value="select"/&gt;</w:delText>
              </w:r>
            </w:del>
          </w:p>
          <w:p w14:paraId="3B8C7400" w14:textId="77777777" w:rsidR="00860C7A" w:rsidRPr="00C128FA" w:rsidRDefault="00860C7A" w:rsidP="00860C7A">
            <w:pPr>
              <w:pStyle w:val="XML1"/>
              <w:rPr>
                <w:del w:id="2664" w:author="aas" w:date="2013-10-14T02:06:00Z"/>
              </w:rPr>
            </w:pPr>
            <w:del w:id="2665" w:author="aas" w:date="2013-10-14T02:06:00Z">
              <w:r w:rsidRPr="00C128FA">
                <w:delText xml:space="preserve">                  &lt;xs:enumeration value="indirect"/&gt;</w:delText>
              </w:r>
            </w:del>
          </w:p>
          <w:p w14:paraId="164AF646" w14:textId="77777777" w:rsidR="00860C7A" w:rsidRPr="00C128FA" w:rsidRDefault="00860C7A" w:rsidP="00860C7A">
            <w:pPr>
              <w:pStyle w:val="XML1"/>
              <w:rPr>
                <w:del w:id="2666" w:author="aas" w:date="2013-10-14T02:06:00Z"/>
              </w:rPr>
            </w:pPr>
            <w:del w:id="2667"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68" w:author="aas" w:date="2013-10-14T02:06:00Z"/>
              </w:rPr>
            </w:pPr>
            <w:del w:id="2669" w:author="aas" w:date="2013-10-14T02:06:00Z">
              <w:r w:rsidRPr="00C128FA">
                <w:delText xml:space="preserve">                &lt;/xs:restriction&gt;</w:delText>
              </w:r>
            </w:del>
          </w:p>
          <w:p w14:paraId="48BECEBA" w14:textId="77777777" w:rsidR="00860C7A" w:rsidRPr="00C128FA" w:rsidRDefault="00860C7A" w:rsidP="00860C7A">
            <w:pPr>
              <w:pStyle w:val="XML1"/>
              <w:rPr>
                <w:del w:id="2670" w:author="aas" w:date="2013-10-14T02:06:00Z"/>
              </w:rPr>
            </w:pPr>
            <w:del w:id="2671" w:author="aas" w:date="2013-10-14T02:06:00Z">
              <w:r w:rsidRPr="00C128FA">
                <w:delText xml:space="preserve">              &lt;/xs:simpleType&gt;</w:delText>
              </w:r>
            </w:del>
          </w:p>
          <w:p w14:paraId="5B0D8452" w14:textId="77777777" w:rsidR="00860C7A" w:rsidRPr="00C128FA" w:rsidRDefault="00860C7A" w:rsidP="00860C7A">
            <w:pPr>
              <w:pStyle w:val="XML1"/>
              <w:rPr>
                <w:del w:id="2672" w:author="aas" w:date="2013-10-14T02:06:00Z"/>
              </w:rPr>
            </w:pPr>
            <w:del w:id="2673" w:author="aas" w:date="2013-10-14T02:06:00Z">
              <w:r w:rsidRPr="00C128FA">
                <w:delText xml:space="preserve">            &lt;/xs:element&gt;</w:delText>
              </w:r>
            </w:del>
          </w:p>
          <w:p w14:paraId="309A13F5" w14:textId="77777777" w:rsidR="00860C7A" w:rsidRPr="00C128FA" w:rsidRDefault="00860C7A" w:rsidP="00860C7A">
            <w:pPr>
              <w:pStyle w:val="XML1"/>
              <w:rPr>
                <w:del w:id="2674" w:author="aas" w:date="2013-10-14T02:06:00Z"/>
              </w:rPr>
            </w:pPr>
            <w:del w:id="2675" w:author="aas" w:date="2013-10-14T02:06:00Z">
              <w:r w:rsidRPr="00C128FA">
                <w:delText xml:space="preserve">          &lt;/xs:sequence&gt;</w:delText>
              </w:r>
            </w:del>
          </w:p>
          <w:p w14:paraId="21FC7380" w14:textId="77777777" w:rsidR="00860C7A" w:rsidRPr="00C128FA" w:rsidRDefault="00860C7A" w:rsidP="00860C7A">
            <w:pPr>
              <w:pStyle w:val="XML1"/>
              <w:rPr>
                <w:del w:id="2676" w:author="aas" w:date="2013-10-14T02:06:00Z"/>
              </w:rPr>
            </w:pPr>
            <w:del w:id="2677" w:author="aas" w:date="2013-10-14T02:06:00Z">
              <w:r w:rsidRPr="00C128FA">
                <w:delText xml:space="preserve">        &lt;/xs:complexType&gt;</w:delText>
              </w:r>
            </w:del>
          </w:p>
          <w:p w14:paraId="6CE7B2A4" w14:textId="77777777" w:rsidR="00860C7A" w:rsidRPr="00C128FA" w:rsidRDefault="00860C7A" w:rsidP="00860C7A">
            <w:pPr>
              <w:pStyle w:val="XML1"/>
              <w:rPr>
                <w:del w:id="2678" w:author="aas" w:date="2013-10-14T02:06:00Z"/>
              </w:rPr>
            </w:pPr>
            <w:del w:id="2679" w:author="aas" w:date="2013-10-14T02:06:00Z">
              <w:r w:rsidRPr="00C128FA">
                <w:delText xml:space="preserve">      &lt;/xs:element&gt;</w:delText>
              </w:r>
            </w:del>
          </w:p>
          <w:p w14:paraId="0FBD1FD0" w14:textId="77777777" w:rsidR="00860C7A" w:rsidRPr="00C128FA" w:rsidRDefault="00860C7A" w:rsidP="00860C7A">
            <w:pPr>
              <w:pStyle w:val="XML1"/>
              <w:rPr>
                <w:del w:id="2680" w:author="aas" w:date="2013-10-14T02:06:00Z"/>
              </w:rPr>
            </w:pPr>
            <w:del w:id="2681"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82" w:author="aas" w:date="2013-10-14T02:06:00Z"/>
              </w:rPr>
            </w:pPr>
            <w:del w:id="2683" w:author="aas" w:date="2013-10-14T02:06:00Z">
              <w:r w:rsidRPr="00C128FA">
                <w:delText xml:space="preserve">        &lt;xs:annotation&gt;</w:delText>
              </w:r>
            </w:del>
          </w:p>
          <w:p w14:paraId="1A3C2283" w14:textId="77777777" w:rsidR="00860C7A" w:rsidRPr="00C128FA" w:rsidRDefault="00860C7A" w:rsidP="00860C7A">
            <w:pPr>
              <w:pStyle w:val="XML1"/>
              <w:rPr>
                <w:del w:id="2684" w:author="aas" w:date="2013-10-14T02:06:00Z"/>
              </w:rPr>
            </w:pPr>
            <w:del w:id="2685" w:author="aas" w:date="2013-10-14T02:06:00Z">
              <w:r w:rsidRPr="00C128FA">
                <w:delText xml:space="preserve">          &lt;xs:documentation&gt;</w:delText>
              </w:r>
            </w:del>
          </w:p>
          <w:p w14:paraId="1004C94B" w14:textId="77777777" w:rsidR="00860C7A" w:rsidRPr="00C128FA" w:rsidRDefault="00860C7A" w:rsidP="00860C7A">
            <w:pPr>
              <w:pStyle w:val="XML1"/>
              <w:rPr>
                <w:del w:id="2686" w:author="aas" w:date="2013-10-14T02:06:00Z"/>
              </w:rPr>
            </w:pPr>
            <w:del w:id="2687"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88" w:author="aas" w:date="2013-10-14T02:06:00Z"/>
              </w:rPr>
            </w:pPr>
            <w:del w:id="2689" w:author="aas" w:date="2013-10-14T02:06:00Z">
              <w:r w:rsidRPr="00C128FA">
                <w:delText xml:space="preserve">            logical switch.</w:delText>
              </w:r>
            </w:del>
          </w:p>
          <w:p w14:paraId="15B553F5" w14:textId="77777777" w:rsidR="00860C7A" w:rsidRPr="00C128FA" w:rsidRDefault="00860C7A" w:rsidP="00860C7A">
            <w:pPr>
              <w:pStyle w:val="XML1"/>
              <w:rPr>
                <w:del w:id="2690" w:author="aas" w:date="2013-10-14T02:06:00Z"/>
              </w:rPr>
            </w:pPr>
            <w:del w:id="2691" w:author="aas" w:date="2013-10-14T02:06:00Z">
              <w:r w:rsidRPr="00C128FA">
                <w:delText xml:space="preserve">          &lt;/xs:documentation&gt;</w:delText>
              </w:r>
            </w:del>
          </w:p>
          <w:p w14:paraId="686295E6" w14:textId="77777777" w:rsidR="00860C7A" w:rsidRPr="00C128FA" w:rsidRDefault="00860C7A" w:rsidP="00860C7A">
            <w:pPr>
              <w:pStyle w:val="XML1"/>
              <w:rPr>
                <w:del w:id="2692" w:author="aas" w:date="2013-10-14T02:06:00Z"/>
              </w:rPr>
            </w:pPr>
            <w:del w:id="2693" w:author="aas" w:date="2013-10-14T02:06:00Z">
              <w:r w:rsidRPr="00C128FA">
                <w:delText xml:space="preserve">        &lt;/xs:annotation&gt;</w:delText>
              </w:r>
            </w:del>
          </w:p>
          <w:p w14:paraId="291D85BA" w14:textId="77777777" w:rsidR="00860C7A" w:rsidRPr="00C128FA" w:rsidRDefault="00860C7A" w:rsidP="00860C7A">
            <w:pPr>
              <w:pStyle w:val="XML1"/>
              <w:rPr>
                <w:del w:id="2694" w:author="aas" w:date="2013-10-14T02:06:00Z"/>
              </w:rPr>
            </w:pPr>
            <w:del w:id="2695" w:author="aas" w:date="2013-10-14T02:06:00Z">
              <w:r w:rsidRPr="00C128FA">
                <w:delText xml:space="preserve">        &lt;xs:complexType&gt;</w:delText>
              </w:r>
            </w:del>
          </w:p>
          <w:p w14:paraId="6C9FFCFF" w14:textId="77777777" w:rsidR="00860C7A" w:rsidRPr="00C128FA" w:rsidRDefault="00860C7A" w:rsidP="00860C7A">
            <w:pPr>
              <w:pStyle w:val="XML1"/>
              <w:rPr>
                <w:del w:id="2696" w:author="aas" w:date="2013-10-14T02:06:00Z"/>
              </w:rPr>
            </w:pPr>
            <w:del w:id="2697" w:author="aas" w:date="2013-10-14T02:06:00Z">
              <w:r w:rsidRPr="00C128FA">
                <w:delText xml:space="preserve">          &lt;xs:sequence&gt;</w:delText>
              </w:r>
            </w:del>
          </w:p>
          <w:p w14:paraId="50B9A6F7" w14:textId="77777777" w:rsidR="00860C7A" w:rsidRPr="00C128FA" w:rsidRDefault="00860C7A" w:rsidP="00860C7A">
            <w:pPr>
              <w:pStyle w:val="XML1"/>
              <w:rPr>
                <w:del w:id="2698" w:author="aas" w:date="2013-10-14T02:06:00Z"/>
              </w:rPr>
            </w:pPr>
            <w:del w:id="2699"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700" w:author="aas" w:date="2013-10-14T02:06:00Z"/>
              </w:rPr>
            </w:pPr>
            <w:del w:id="2701" w:author="aas" w:date="2013-10-14T02:06:00Z">
              <w:r w:rsidRPr="00C128FA">
                <w:delText xml:space="preserve">              &lt;xs:simpleType&gt;</w:delText>
              </w:r>
            </w:del>
          </w:p>
          <w:p w14:paraId="2FA1433A" w14:textId="77777777" w:rsidR="00860C7A" w:rsidRPr="00C128FA" w:rsidRDefault="00860C7A" w:rsidP="00860C7A">
            <w:pPr>
              <w:pStyle w:val="XML1"/>
              <w:rPr>
                <w:del w:id="2702" w:author="aas" w:date="2013-10-14T02:06:00Z"/>
              </w:rPr>
            </w:pPr>
            <w:del w:id="2703" w:author="aas" w:date="2013-10-14T02:06:00Z">
              <w:r w:rsidRPr="00C128FA">
                <w:delText xml:space="preserve">                &lt;xs:restriction base="xs:string"&gt;</w:delText>
              </w:r>
            </w:del>
          </w:p>
          <w:p w14:paraId="589CE069" w14:textId="77777777" w:rsidR="00860C7A" w:rsidRPr="00C128FA" w:rsidRDefault="00860C7A" w:rsidP="00860C7A">
            <w:pPr>
              <w:pStyle w:val="XML1"/>
              <w:rPr>
                <w:del w:id="2704" w:author="aas" w:date="2013-10-14T02:06:00Z"/>
              </w:rPr>
            </w:pPr>
            <w:del w:id="2705"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06" w:author="aas" w:date="2013-10-14T02:06:00Z"/>
              </w:rPr>
            </w:pPr>
            <w:del w:id="2707"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08" w:author="aas" w:date="2013-10-14T02:06:00Z"/>
              </w:rPr>
            </w:pPr>
            <w:del w:id="2709" w:author="aas" w:date="2013-10-14T02:06:00Z">
              <w:r w:rsidRPr="00C128FA">
                <w:delText xml:space="preserve">                  &lt;xs:enumeration value="chaining"/&gt;</w:delText>
              </w:r>
            </w:del>
          </w:p>
          <w:p w14:paraId="7ED06918" w14:textId="77777777" w:rsidR="00860C7A" w:rsidRPr="00C128FA" w:rsidRDefault="00860C7A" w:rsidP="00860C7A">
            <w:pPr>
              <w:pStyle w:val="XML1"/>
              <w:rPr>
                <w:del w:id="2710" w:author="aas" w:date="2013-10-14T02:06:00Z"/>
              </w:rPr>
            </w:pPr>
            <w:del w:id="2711"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12" w:author="aas" w:date="2013-10-14T02:06:00Z"/>
              </w:rPr>
            </w:pPr>
            <w:del w:id="2713" w:author="aas" w:date="2013-10-14T02:06:00Z">
              <w:r w:rsidRPr="00C128FA">
                <w:delText xml:space="preserve">                &lt;/xs:restriction&gt;</w:delText>
              </w:r>
            </w:del>
          </w:p>
          <w:p w14:paraId="29E0FBA9" w14:textId="77777777" w:rsidR="00860C7A" w:rsidRPr="00C128FA" w:rsidRDefault="00860C7A" w:rsidP="00860C7A">
            <w:pPr>
              <w:pStyle w:val="XML1"/>
              <w:rPr>
                <w:del w:id="2714" w:author="aas" w:date="2013-10-14T02:06:00Z"/>
              </w:rPr>
            </w:pPr>
            <w:del w:id="2715" w:author="aas" w:date="2013-10-14T02:06:00Z">
              <w:r w:rsidRPr="00C128FA">
                <w:delText xml:space="preserve">              &lt;/xs:simpleType&gt;</w:delText>
              </w:r>
            </w:del>
          </w:p>
          <w:p w14:paraId="372344C8" w14:textId="77777777" w:rsidR="00860C7A" w:rsidRPr="00C128FA" w:rsidRDefault="00860C7A" w:rsidP="00860C7A">
            <w:pPr>
              <w:pStyle w:val="XML1"/>
              <w:rPr>
                <w:del w:id="2716" w:author="aas" w:date="2013-10-14T02:06:00Z"/>
              </w:rPr>
            </w:pPr>
            <w:del w:id="2717" w:author="aas" w:date="2013-10-14T02:06:00Z">
              <w:r w:rsidRPr="00C128FA">
                <w:delText xml:space="preserve">            &lt;/xs:element&gt;</w:delText>
              </w:r>
            </w:del>
          </w:p>
          <w:p w14:paraId="5F1283F2" w14:textId="77777777" w:rsidR="00860C7A" w:rsidRPr="00C128FA" w:rsidRDefault="00860C7A" w:rsidP="00860C7A">
            <w:pPr>
              <w:pStyle w:val="XML1"/>
              <w:rPr>
                <w:del w:id="2718" w:author="aas" w:date="2013-10-14T02:06:00Z"/>
              </w:rPr>
            </w:pPr>
            <w:del w:id="2719" w:author="aas" w:date="2013-10-14T02:06:00Z">
              <w:r w:rsidRPr="00C128FA">
                <w:delText xml:space="preserve">          &lt;/xs:sequence&gt;</w:delText>
              </w:r>
            </w:del>
          </w:p>
          <w:p w14:paraId="645CCC34" w14:textId="77777777" w:rsidR="00860C7A" w:rsidRPr="00C128FA" w:rsidRDefault="00860C7A" w:rsidP="00860C7A">
            <w:pPr>
              <w:pStyle w:val="XML1"/>
              <w:rPr>
                <w:del w:id="2720" w:author="aas" w:date="2013-10-14T02:06:00Z"/>
              </w:rPr>
            </w:pPr>
            <w:del w:id="2721" w:author="aas" w:date="2013-10-14T02:06:00Z">
              <w:r w:rsidRPr="00C128FA">
                <w:delText xml:space="preserve">        &lt;/xs:complexType&gt;</w:delText>
              </w:r>
            </w:del>
          </w:p>
          <w:p w14:paraId="5712D94E" w14:textId="77777777" w:rsidR="00860C7A" w:rsidRPr="00C128FA" w:rsidRDefault="00860C7A" w:rsidP="00860C7A">
            <w:pPr>
              <w:pStyle w:val="XML1"/>
              <w:rPr>
                <w:del w:id="2722" w:author="aas" w:date="2013-10-14T02:06:00Z"/>
              </w:rPr>
            </w:pPr>
            <w:del w:id="2723" w:author="aas" w:date="2013-10-14T02:06:00Z">
              <w:r w:rsidRPr="00C128FA">
                <w:delText xml:space="preserve">      &lt;/xs:element&gt;</w:delText>
              </w:r>
            </w:del>
          </w:p>
          <w:p w14:paraId="09276D31" w14:textId="77777777" w:rsidR="00860C7A" w:rsidRPr="00C128FA" w:rsidRDefault="00860C7A" w:rsidP="00860C7A">
            <w:pPr>
              <w:pStyle w:val="XML1"/>
              <w:rPr>
                <w:del w:id="2724" w:author="aas" w:date="2013-10-14T02:06:00Z"/>
              </w:rPr>
            </w:pPr>
            <w:del w:id="2725" w:author="aas" w:date="2013-10-14T02:06:00Z">
              <w:r w:rsidRPr="00C128FA">
                <w:delText xml:space="preserve">      &lt;xs:element name="action-types"&gt;</w:delText>
              </w:r>
            </w:del>
          </w:p>
          <w:p w14:paraId="48949AD6" w14:textId="77777777" w:rsidR="00860C7A" w:rsidRPr="00C128FA" w:rsidRDefault="00860C7A" w:rsidP="00860C7A">
            <w:pPr>
              <w:pStyle w:val="XML1"/>
              <w:rPr>
                <w:del w:id="2726" w:author="aas" w:date="2013-10-14T02:06:00Z"/>
              </w:rPr>
            </w:pPr>
            <w:del w:id="2727" w:author="aas" w:date="2013-10-14T02:06:00Z">
              <w:r w:rsidRPr="00C128FA">
                <w:delText xml:space="preserve">        &lt;xs:annotation&gt;</w:delText>
              </w:r>
            </w:del>
          </w:p>
          <w:p w14:paraId="0804D9C3" w14:textId="77777777" w:rsidR="00860C7A" w:rsidRPr="00C128FA" w:rsidRDefault="00860C7A" w:rsidP="00860C7A">
            <w:pPr>
              <w:pStyle w:val="XML1"/>
              <w:rPr>
                <w:del w:id="2728" w:author="aas" w:date="2013-10-14T02:06:00Z"/>
              </w:rPr>
            </w:pPr>
            <w:del w:id="2729" w:author="aas" w:date="2013-10-14T02:06:00Z">
              <w:r w:rsidRPr="00C128FA">
                <w:delText xml:space="preserve">          &lt;xs:documentation&gt;</w:delText>
              </w:r>
            </w:del>
          </w:p>
          <w:p w14:paraId="3D22D566" w14:textId="77777777" w:rsidR="00860C7A" w:rsidRPr="00C128FA" w:rsidRDefault="00860C7A" w:rsidP="00860C7A">
            <w:pPr>
              <w:pStyle w:val="XML1"/>
              <w:rPr>
                <w:del w:id="2730" w:author="aas" w:date="2013-10-14T02:06:00Z"/>
              </w:rPr>
            </w:pPr>
            <w:del w:id="2731"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32" w:author="aas" w:date="2013-10-14T02:06:00Z"/>
              </w:rPr>
            </w:pPr>
            <w:del w:id="2733" w:author="aas" w:date="2013-10-14T02:06:00Z">
              <w:r w:rsidRPr="00C128FA">
                <w:delText xml:space="preserve">            logical switch.</w:delText>
              </w:r>
            </w:del>
          </w:p>
          <w:p w14:paraId="40FCFD2B" w14:textId="77777777" w:rsidR="00860C7A" w:rsidRPr="00C128FA" w:rsidRDefault="00860C7A" w:rsidP="00860C7A">
            <w:pPr>
              <w:pStyle w:val="XML1"/>
              <w:rPr>
                <w:del w:id="2734" w:author="aas" w:date="2013-10-14T02:06:00Z"/>
              </w:rPr>
            </w:pPr>
            <w:del w:id="2735" w:author="aas" w:date="2013-10-14T02:06:00Z">
              <w:r w:rsidRPr="00C128FA">
                <w:delText xml:space="preserve">          &lt;/xs:documentation&gt;</w:delText>
              </w:r>
            </w:del>
          </w:p>
          <w:p w14:paraId="44894099" w14:textId="77777777" w:rsidR="00860C7A" w:rsidRPr="00C128FA" w:rsidRDefault="00860C7A" w:rsidP="00860C7A">
            <w:pPr>
              <w:pStyle w:val="XML1"/>
              <w:rPr>
                <w:del w:id="2736" w:author="aas" w:date="2013-10-14T02:06:00Z"/>
              </w:rPr>
            </w:pPr>
            <w:del w:id="2737" w:author="aas" w:date="2013-10-14T02:06:00Z">
              <w:r w:rsidRPr="00C128FA">
                <w:delText xml:space="preserve">        &lt;/xs:annotation&gt;</w:delText>
              </w:r>
            </w:del>
          </w:p>
          <w:p w14:paraId="60800F96" w14:textId="77777777" w:rsidR="00860C7A" w:rsidRPr="00C128FA" w:rsidRDefault="00860C7A" w:rsidP="00860C7A">
            <w:pPr>
              <w:pStyle w:val="XML1"/>
              <w:rPr>
                <w:del w:id="2738" w:author="aas" w:date="2013-10-14T02:06:00Z"/>
              </w:rPr>
            </w:pPr>
            <w:del w:id="2739" w:author="aas" w:date="2013-10-14T02:06:00Z">
              <w:r w:rsidRPr="00C128FA">
                <w:delText xml:space="preserve">        &lt;xs:complexType&gt;</w:delText>
              </w:r>
            </w:del>
          </w:p>
          <w:p w14:paraId="2BE2DDD0" w14:textId="77777777" w:rsidR="00860C7A" w:rsidRPr="00C128FA" w:rsidRDefault="00860C7A" w:rsidP="00860C7A">
            <w:pPr>
              <w:pStyle w:val="XML1"/>
              <w:rPr>
                <w:del w:id="2740" w:author="aas" w:date="2013-10-14T02:06:00Z"/>
              </w:rPr>
            </w:pPr>
            <w:del w:id="2741" w:author="aas" w:date="2013-10-14T02:06:00Z">
              <w:r w:rsidRPr="00C128FA">
                <w:delText xml:space="preserve">          &lt;xs:sequence&gt;</w:delText>
              </w:r>
            </w:del>
          </w:p>
          <w:p w14:paraId="396432C1" w14:textId="77777777" w:rsidR="00860C7A" w:rsidRPr="00C128FA" w:rsidRDefault="00860C7A" w:rsidP="00860C7A">
            <w:pPr>
              <w:pStyle w:val="XML1"/>
              <w:rPr>
                <w:del w:id="2742" w:author="aas" w:date="2013-10-14T02:06:00Z"/>
              </w:rPr>
            </w:pPr>
            <w:del w:id="2743"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44" w:author="aas" w:date="2013-10-14T02:06:00Z"/>
              </w:rPr>
            </w:pPr>
            <w:del w:id="2745" w:author="aas" w:date="2013-10-14T02:06:00Z">
              <w:r w:rsidRPr="00C128FA">
                <w:delText xml:space="preserve">          &lt;/xs:sequence&gt;</w:delText>
              </w:r>
            </w:del>
          </w:p>
          <w:p w14:paraId="01D28518" w14:textId="77777777" w:rsidR="00860C7A" w:rsidRPr="00C128FA" w:rsidRDefault="00860C7A" w:rsidP="00860C7A">
            <w:pPr>
              <w:pStyle w:val="XML1"/>
              <w:rPr>
                <w:del w:id="2746" w:author="aas" w:date="2013-10-14T02:06:00Z"/>
              </w:rPr>
            </w:pPr>
            <w:del w:id="2747" w:author="aas" w:date="2013-10-14T02:06:00Z">
              <w:r w:rsidRPr="00C128FA">
                <w:delText xml:space="preserve">        &lt;/xs:complexType&gt;</w:delText>
              </w:r>
            </w:del>
          </w:p>
          <w:p w14:paraId="0448A0CC" w14:textId="77777777" w:rsidR="00860C7A" w:rsidRPr="00C128FA" w:rsidRDefault="00860C7A" w:rsidP="00860C7A">
            <w:pPr>
              <w:pStyle w:val="XML1"/>
              <w:rPr>
                <w:del w:id="2748" w:author="aas" w:date="2013-10-14T02:06:00Z"/>
              </w:rPr>
            </w:pPr>
            <w:del w:id="2749" w:author="aas" w:date="2013-10-14T02:06:00Z">
              <w:r w:rsidRPr="00C128FA">
                <w:delText xml:space="preserve">      &lt;/xs:element&gt;</w:delText>
              </w:r>
            </w:del>
          </w:p>
          <w:p w14:paraId="714D52A1" w14:textId="77777777" w:rsidR="00860C7A" w:rsidRPr="00C128FA" w:rsidRDefault="00860C7A" w:rsidP="00860C7A">
            <w:pPr>
              <w:pStyle w:val="XML1"/>
              <w:rPr>
                <w:del w:id="2750" w:author="aas" w:date="2013-10-14T02:06:00Z"/>
              </w:rPr>
            </w:pPr>
            <w:del w:id="2751" w:author="aas" w:date="2013-10-14T02:06:00Z">
              <w:r w:rsidRPr="00C128FA">
                <w:delText xml:space="preserve">      &lt;xs:element name="instruction-types"&gt;</w:delText>
              </w:r>
            </w:del>
          </w:p>
          <w:p w14:paraId="3E67D4E1" w14:textId="77777777" w:rsidR="00860C7A" w:rsidRPr="00C128FA" w:rsidRDefault="00860C7A" w:rsidP="00860C7A">
            <w:pPr>
              <w:pStyle w:val="XML1"/>
              <w:rPr>
                <w:del w:id="2752" w:author="aas" w:date="2013-10-14T02:06:00Z"/>
              </w:rPr>
            </w:pPr>
            <w:del w:id="2753" w:author="aas" w:date="2013-10-14T02:06:00Z">
              <w:r w:rsidRPr="00C128FA">
                <w:delText xml:space="preserve">        &lt;xs:annotation&gt;</w:delText>
              </w:r>
            </w:del>
          </w:p>
          <w:p w14:paraId="305E83BF" w14:textId="77777777" w:rsidR="00860C7A" w:rsidRPr="00C128FA" w:rsidRDefault="00860C7A" w:rsidP="00860C7A">
            <w:pPr>
              <w:pStyle w:val="XML1"/>
              <w:rPr>
                <w:del w:id="2754" w:author="aas" w:date="2013-10-14T02:06:00Z"/>
              </w:rPr>
            </w:pPr>
            <w:del w:id="2755" w:author="aas" w:date="2013-10-14T02:06:00Z">
              <w:r w:rsidRPr="00C128FA">
                <w:delText xml:space="preserve">          &lt;xs:documentation&gt;</w:delText>
              </w:r>
            </w:del>
          </w:p>
          <w:p w14:paraId="34F0FF38" w14:textId="77777777" w:rsidR="00860C7A" w:rsidRPr="00C128FA" w:rsidRDefault="00860C7A" w:rsidP="00860C7A">
            <w:pPr>
              <w:pStyle w:val="XML1"/>
              <w:rPr>
                <w:del w:id="2756" w:author="aas" w:date="2013-10-14T02:06:00Z"/>
              </w:rPr>
            </w:pPr>
            <w:del w:id="2757"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58" w:author="aas" w:date="2013-10-14T02:06:00Z"/>
              </w:rPr>
            </w:pPr>
            <w:del w:id="2759" w:author="aas" w:date="2013-10-14T02:06:00Z">
              <w:r w:rsidRPr="00C128FA">
                <w:delText xml:space="preserve">            logical switch.</w:delText>
              </w:r>
            </w:del>
          </w:p>
          <w:p w14:paraId="54EB373B" w14:textId="77777777" w:rsidR="00860C7A" w:rsidRPr="00C128FA" w:rsidRDefault="00860C7A" w:rsidP="00860C7A">
            <w:pPr>
              <w:pStyle w:val="XML1"/>
              <w:rPr>
                <w:del w:id="2760" w:author="aas" w:date="2013-10-14T02:06:00Z"/>
              </w:rPr>
            </w:pPr>
            <w:del w:id="2761" w:author="aas" w:date="2013-10-14T02:06:00Z">
              <w:r w:rsidRPr="00C128FA">
                <w:delText xml:space="preserve">          &lt;/xs:documentation&gt;</w:delText>
              </w:r>
            </w:del>
          </w:p>
          <w:p w14:paraId="5EB2BEB4" w14:textId="77777777" w:rsidR="00860C7A" w:rsidRPr="00C128FA" w:rsidRDefault="00860C7A" w:rsidP="00860C7A">
            <w:pPr>
              <w:pStyle w:val="XML1"/>
              <w:rPr>
                <w:del w:id="2762" w:author="aas" w:date="2013-10-14T02:06:00Z"/>
              </w:rPr>
            </w:pPr>
            <w:del w:id="2763" w:author="aas" w:date="2013-10-14T02:06:00Z">
              <w:r w:rsidRPr="00C128FA">
                <w:delText xml:space="preserve">        &lt;/xs:annotation&gt;</w:delText>
              </w:r>
            </w:del>
          </w:p>
          <w:p w14:paraId="0A4AEB4A" w14:textId="77777777" w:rsidR="00860C7A" w:rsidRPr="00C128FA" w:rsidRDefault="00860C7A" w:rsidP="00860C7A">
            <w:pPr>
              <w:pStyle w:val="XML1"/>
              <w:rPr>
                <w:del w:id="2764" w:author="aas" w:date="2013-10-14T02:06:00Z"/>
              </w:rPr>
            </w:pPr>
            <w:del w:id="2765" w:author="aas" w:date="2013-10-14T02:06:00Z">
              <w:r w:rsidRPr="00C128FA">
                <w:delText xml:space="preserve">        &lt;xs:complexType&gt;</w:delText>
              </w:r>
            </w:del>
          </w:p>
          <w:p w14:paraId="77313EEF" w14:textId="77777777" w:rsidR="00860C7A" w:rsidRPr="00C128FA" w:rsidRDefault="00860C7A" w:rsidP="00860C7A">
            <w:pPr>
              <w:pStyle w:val="XML1"/>
              <w:rPr>
                <w:del w:id="2766" w:author="aas" w:date="2013-10-14T02:06:00Z"/>
              </w:rPr>
            </w:pPr>
            <w:del w:id="2767" w:author="aas" w:date="2013-10-14T02:06:00Z">
              <w:r w:rsidRPr="00C128FA">
                <w:delText xml:space="preserve">          &lt;xs:sequence&gt;</w:delText>
              </w:r>
            </w:del>
          </w:p>
          <w:p w14:paraId="37485AD9" w14:textId="77777777" w:rsidR="00860C7A" w:rsidRPr="00C128FA" w:rsidRDefault="00860C7A" w:rsidP="00860C7A">
            <w:pPr>
              <w:pStyle w:val="XML1"/>
              <w:rPr>
                <w:del w:id="2768" w:author="aas" w:date="2013-10-14T02:06:00Z"/>
              </w:rPr>
            </w:pPr>
            <w:del w:id="2769"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70" w:author="aas" w:date="2013-10-14T02:06:00Z"/>
              </w:rPr>
            </w:pPr>
            <w:del w:id="2771" w:author="aas" w:date="2013-10-14T02:06:00Z">
              <w:r w:rsidRPr="00C128FA">
                <w:delText xml:space="preserve">          &lt;/xs:sequence&gt;</w:delText>
              </w:r>
            </w:del>
          </w:p>
          <w:p w14:paraId="2F26E489" w14:textId="77777777" w:rsidR="00860C7A" w:rsidRPr="00C128FA" w:rsidRDefault="00860C7A" w:rsidP="00860C7A">
            <w:pPr>
              <w:pStyle w:val="XML1"/>
              <w:rPr>
                <w:del w:id="2772" w:author="aas" w:date="2013-10-14T02:06:00Z"/>
              </w:rPr>
            </w:pPr>
            <w:del w:id="2773" w:author="aas" w:date="2013-10-14T02:06:00Z">
              <w:r w:rsidRPr="00C128FA">
                <w:delText xml:space="preserve">        &lt;/xs:complexType&gt;</w:delText>
              </w:r>
            </w:del>
          </w:p>
          <w:p w14:paraId="021A3503" w14:textId="77777777" w:rsidR="00860C7A" w:rsidRPr="00C128FA" w:rsidRDefault="00860C7A" w:rsidP="00860C7A">
            <w:pPr>
              <w:pStyle w:val="XML1"/>
              <w:rPr>
                <w:del w:id="2774" w:author="aas" w:date="2013-10-14T02:06:00Z"/>
              </w:rPr>
            </w:pPr>
            <w:del w:id="2775" w:author="aas" w:date="2013-10-14T02:06:00Z">
              <w:r w:rsidRPr="00C128FA">
                <w:delText xml:space="preserve">      &lt;/xs:element&gt;</w:delText>
              </w:r>
            </w:del>
          </w:p>
          <w:p w14:paraId="42707461" w14:textId="77777777" w:rsidR="00860C7A" w:rsidRPr="00C128FA" w:rsidRDefault="00860C7A" w:rsidP="00860C7A">
            <w:pPr>
              <w:pStyle w:val="XML1"/>
              <w:rPr>
                <w:del w:id="2776" w:author="aas" w:date="2013-10-14T02:06:00Z"/>
              </w:rPr>
            </w:pPr>
            <w:del w:id="2777" w:author="aas" w:date="2013-10-14T02:06:00Z">
              <w:r w:rsidRPr="00C128FA">
                <w:delText xml:space="preserve">    &lt;/xs:sequence&gt;</w:delText>
              </w:r>
            </w:del>
          </w:p>
          <w:p w14:paraId="6F2D813C" w14:textId="77777777" w:rsidR="00D8113B" w:rsidRPr="00C128FA" w:rsidRDefault="00860C7A" w:rsidP="00860C7A">
            <w:pPr>
              <w:pStyle w:val="XML1"/>
              <w:rPr>
                <w:del w:id="2778" w:author="aas" w:date="2013-10-14T02:06:00Z"/>
              </w:rPr>
            </w:pPr>
            <w:del w:id="2779" w:author="aas" w:date="2013-10-14T02:06:00Z">
              <w:r w:rsidRPr="00C128FA">
                <w:delText xml:space="preserve">  &lt;/xs:group&gt;</w:delText>
              </w:r>
            </w:del>
          </w:p>
          <w:p w14:paraId="3FC3BD07" w14:textId="77777777" w:rsidR="00860C7A" w:rsidRPr="00C128FA" w:rsidRDefault="00860C7A" w:rsidP="00860C7A">
            <w:pPr>
              <w:pStyle w:val="XML1"/>
              <w:rPr>
                <w:del w:id="2780" w:author="aas" w:date="2013-10-14T02:06:00Z"/>
              </w:rPr>
            </w:pPr>
          </w:p>
          <w:p w14:paraId="5337947A" w14:textId="77777777" w:rsidR="00860C7A" w:rsidRPr="00C128FA" w:rsidRDefault="00860C7A" w:rsidP="00860C7A">
            <w:pPr>
              <w:pStyle w:val="XML1"/>
              <w:rPr>
                <w:del w:id="2781" w:author="aas" w:date="2013-10-14T02:06:00Z"/>
              </w:rPr>
            </w:pPr>
            <w:del w:id="2782" w:author="aas" w:date="2013-10-14T02:06:00Z">
              <w:r w:rsidRPr="00C128FA">
                <w:delText>&lt;xs:simpleType name="OFActionType"&gt;</w:delText>
              </w:r>
            </w:del>
          </w:p>
          <w:p w14:paraId="1647EB7B" w14:textId="77777777" w:rsidR="00860C7A" w:rsidRPr="00C128FA" w:rsidRDefault="00860C7A" w:rsidP="00860C7A">
            <w:pPr>
              <w:pStyle w:val="XML1"/>
              <w:rPr>
                <w:del w:id="2783" w:author="aas" w:date="2013-10-14T02:06:00Z"/>
              </w:rPr>
            </w:pPr>
            <w:del w:id="2784" w:author="aas" w:date="2013-10-14T02:06:00Z">
              <w:r w:rsidRPr="00C128FA">
                <w:delText xml:space="preserve">    &lt;xs:annotation&gt;</w:delText>
              </w:r>
            </w:del>
          </w:p>
          <w:p w14:paraId="60219B62" w14:textId="77777777" w:rsidR="00860C7A" w:rsidRPr="00C128FA" w:rsidRDefault="00860C7A" w:rsidP="00860C7A">
            <w:pPr>
              <w:pStyle w:val="XML1"/>
              <w:rPr>
                <w:del w:id="2785" w:author="aas" w:date="2013-10-14T02:06:00Z"/>
              </w:rPr>
            </w:pPr>
            <w:del w:id="2786" w:author="aas" w:date="2013-10-14T02:06:00Z">
              <w:r w:rsidRPr="00C128FA">
                <w:delText xml:space="preserve">      &lt;xs:documentation&gt;</w:delText>
              </w:r>
            </w:del>
          </w:p>
          <w:p w14:paraId="0452E64E" w14:textId="77777777" w:rsidR="00860C7A" w:rsidRPr="00C128FA" w:rsidRDefault="00860C7A" w:rsidP="00860C7A">
            <w:pPr>
              <w:pStyle w:val="XML1"/>
              <w:rPr>
                <w:del w:id="2787" w:author="aas" w:date="2013-10-14T02:06:00Z"/>
              </w:rPr>
            </w:pPr>
            <w:del w:id="2788"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89" w:author="aas" w:date="2013-10-14T02:06:00Z"/>
              </w:rPr>
            </w:pPr>
            <w:del w:id="2790"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91" w:author="aas" w:date="2013-10-14T02:06:00Z"/>
              </w:rPr>
            </w:pPr>
            <w:del w:id="2792" w:author="aas" w:date="2013-10-14T02:06:00Z">
              <w:r w:rsidRPr="00C128FA">
                <w:delText xml:space="preserve">      &lt;/xs:documentation&gt;</w:delText>
              </w:r>
            </w:del>
          </w:p>
          <w:p w14:paraId="382CB378" w14:textId="77777777" w:rsidR="00860C7A" w:rsidRPr="00C128FA" w:rsidRDefault="00860C7A" w:rsidP="00860C7A">
            <w:pPr>
              <w:pStyle w:val="XML1"/>
              <w:rPr>
                <w:del w:id="2793" w:author="aas" w:date="2013-10-14T02:06:00Z"/>
              </w:rPr>
            </w:pPr>
            <w:del w:id="2794" w:author="aas" w:date="2013-10-14T02:06:00Z">
              <w:r w:rsidRPr="00C128FA">
                <w:delText xml:space="preserve">    &lt;/xs:annotation&gt;</w:delText>
              </w:r>
            </w:del>
          </w:p>
          <w:p w14:paraId="25EDDCF6" w14:textId="77777777" w:rsidR="00860C7A" w:rsidRPr="00C128FA" w:rsidRDefault="00860C7A" w:rsidP="00860C7A">
            <w:pPr>
              <w:pStyle w:val="XML1"/>
              <w:rPr>
                <w:del w:id="2795" w:author="aas" w:date="2013-10-14T02:06:00Z"/>
              </w:rPr>
            </w:pPr>
          </w:p>
          <w:p w14:paraId="31427F18" w14:textId="77777777" w:rsidR="00860C7A" w:rsidRPr="00C128FA" w:rsidRDefault="00860C7A" w:rsidP="00860C7A">
            <w:pPr>
              <w:pStyle w:val="XML1"/>
              <w:rPr>
                <w:del w:id="2796" w:author="aas" w:date="2013-10-14T02:06:00Z"/>
              </w:rPr>
            </w:pPr>
            <w:del w:id="2797" w:author="aas" w:date="2013-10-14T02:06:00Z">
              <w:r w:rsidRPr="00C128FA">
                <w:delText xml:space="preserve">    &lt;xs:restriction base="xs:string"&gt;</w:delText>
              </w:r>
            </w:del>
          </w:p>
          <w:p w14:paraId="5F127842" w14:textId="77777777" w:rsidR="00860C7A" w:rsidRPr="00C128FA" w:rsidRDefault="00860C7A" w:rsidP="00860C7A">
            <w:pPr>
              <w:pStyle w:val="XML1"/>
              <w:rPr>
                <w:del w:id="2798" w:author="aas" w:date="2013-10-14T02:06:00Z"/>
              </w:rPr>
            </w:pPr>
            <w:del w:id="2799" w:author="aas" w:date="2013-10-14T02:06:00Z">
              <w:r w:rsidRPr="00C128FA">
                <w:delText xml:space="preserve">      &lt;xs:enumeration value="output"/&gt;</w:delText>
              </w:r>
            </w:del>
          </w:p>
          <w:p w14:paraId="629C7330" w14:textId="77777777" w:rsidR="00860C7A" w:rsidRPr="00C128FA" w:rsidRDefault="00860C7A" w:rsidP="00860C7A">
            <w:pPr>
              <w:pStyle w:val="XML1"/>
              <w:rPr>
                <w:del w:id="2800" w:author="aas" w:date="2013-10-14T02:06:00Z"/>
              </w:rPr>
            </w:pPr>
            <w:del w:id="2801" w:author="aas" w:date="2013-10-14T02:06:00Z">
              <w:r w:rsidRPr="00C128FA">
                <w:delText xml:space="preserve">      &lt;xs:enumeration value="copy-ttl-out"/&gt;</w:delText>
              </w:r>
            </w:del>
          </w:p>
          <w:p w14:paraId="26FBD1E7" w14:textId="77777777" w:rsidR="00860C7A" w:rsidRPr="00C128FA" w:rsidRDefault="00860C7A" w:rsidP="00860C7A">
            <w:pPr>
              <w:pStyle w:val="XML1"/>
              <w:rPr>
                <w:del w:id="2802" w:author="aas" w:date="2013-10-14T02:06:00Z"/>
              </w:rPr>
            </w:pPr>
            <w:del w:id="2803" w:author="aas" w:date="2013-10-14T02:06:00Z">
              <w:r w:rsidRPr="00C128FA">
                <w:delText xml:space="preserve">      &lt;xs:enumeration value="copy-ttl-in"/&gt;</w:delText>
              </w:r>
            </w:del>
          </w:p>
          <w:p w14:paraId="25B0601D" w14:textId="77777777" w:rsidR="00860C7A" w:rsidRPr="00C128FA" w:rsidRDefault="00860C7A" w:rsidP="00860C7A">
            <w:pPr>
              <w:pStyle w:val="XML1"/>
              <w:rPr>
                <w:del w:id="2804" w:author="aas" w:date="2013-10-14T02:06:00Z"/>
              </w:rPr>
            </w:pPr>
            <w:del w:id="2805" w:author="aas" w:date="2013-10-14T02:06:00Z">
              <w:r w:rsidRPr="00C128FA">
                <w:delText xml:space="preserve">      &lt;xs:enumeration value="set-mpls-ttl"/&gt;</w:delText>
              </w:r>
            </w:del>
          </w:p>
          <w:p w14:paraId="7A64002A" w14:textId="77777777" w:rsidR="00860C7A" w:rsidRPr="00C128FA" w:rsidRDefault="00860C7A" w:rsidP="00860C7A">
            <w:pPr>
              <w:pStyle w:val="XML1"/>
              <w:rPr>
                <w:del w:id="2806" w:author="aas" w:date="2013-10-14T02:06:00Z"/>
              </w:rPr>
            </w:pPr>
            <w:del w:id="2807" w:author="aas" w:date="2013-10-14T02:06:00Z">
              <w:r w:rsidRPr="00C128FA">
                <w:delText xml:space="preserve">      &lt;xs:enumeration value="dec-mpls-ttl"/&gt;</w:delText>
              </w:r>
            </w:del>
          </w:p>
          <w:p w14:paraId="69673DF9" w14:textId="77777777" w:rsidR="00860C7A" w:rsidRPr="00C128FA" w:rsidRDefault="00860C7A" w:rsidP="00860C7A">
            <w:pPr>
              <w:pStyle w:val="XML1"/>
              <w:rPr>
                <w:del w:id="2808" w:author="aas" w:date="2013-10-14T02:06:00Z"/>
              </w:rPr>
            </w:pPr>
            <w:del w:id="2809" w:author="aas" w:date="2013-10-14T02:06:00Z">
              <w:r w:rsidRPr="00C128FA">
                <w:delText xml:space="preserve">      &lt;xs:enumeration value="push-vlan"/&gt;</w:delText>
              </w:r>
            </w:del>
          </w:p>
          <w:p w14:paraId="38C156E5" w14:textId="77777777" w:rsidR="00860C7A" w:rsidRPr="00C128FA" w:rsidRDefault="00860C7A" w:rsidP="00860C7A">
            <w:pPr>
              <w:pStyle w:val="XML1"/>
              <w:rPr>
                <w:del w:id="2810" w:author="aas" w:date="2013-10-14T02:06:00Z"/>
              </w:rPr>
            </w:pPr>
            <w:del w:id="2811" w:author="aas" w:date="2013-10-14T02:06:00Z">
              <w:r w:rsidRPr="00C128FA">
                <w:delText xml:space="preserve">      &lt;xs:enumeration value="pop-vlan"/&gt;</w:delText>
              </w:r>
            </w:del>
          </w:p>
          <w:p w14:paraId="6C2F5612" w14:textId="77777777" w:rsidR="00860C7A" w:rsidRPr="00C128FA" w:rsidRDefault="00860C7A" w:rsidP="00860C7A">
            <w:pPr>
              <w:pStyle w:val="XML1"/>
              <w:rPr>
                <w:del w:id="2812" w:author="aas" w:date="2013-10-14T02:06:00Z"/>
              </w:rPr>
            </w:pPr>
            <w:del w:id="2813" w:author="aas" w:date="2013-10-14T02:06:00Z">
              <w:r w:rsidRPr="00C128FA">
                <w:delText xml:space="preserve">      &lt;xs:enumeration value="push-mpls"/&gt;</w:delText>
              </w:r>
            </w:del>
          </w:p>
          <w:p w14:paraId="6F05EA4C" w14:textId="77777777" w:rsidR="00860C7A" w:rsidRPr="00C128FA" w:rsidRDefault="00860C7A" w:rsidP="00860C7A">
            <w:pPr>
              <w:pStyle w:val="XML1"/>
              <w:rPr>
                <w:del w:id="2814" w:author="aas" w:date="2013-10-14T02:06:00Z"/>
              </w:rPr>
            </w:pPr>
            <w:del w:id="2815" w:author="aas" w:date="2013-10-14T02:06:00Z">
              <w:r w:rsidRPr="00C128FA">
                <w:delText xml:space="preserve">      &lt;xs:enumeration value="pop-mpls"/&gt;</w:delText>
              </w:r>
            </w:del>
          </w:p>
          <w:p w14:paraId="50FA45E4" w14:textId="77777777" w:rsidR="00860C7A" w:rsidRPr="00C128FA" w:rsidRDefault="00860C7A" w:rsidP="00860C7A">
            <w:pPr>
              <w:pStyle w:val="XML1"/>
              <w:rPr>
                <w:del w:id="2816" w:author="aas" w:date="2013-10-14T02:06:00Z"/>
              </w:rPr>
            </w:pPr>
            <w:del w:id="2817" w:author="aas" w:date="2013-10-14T02:06:00Z">
              <w:r w:rsidRPr="00C128FA">
                <w:delText xml:space="preserve">      &lt;xs:enumeration value="set-queue"/&gt;</w:delText>
              </w:r>
            </w:del>
          </w:p>
          <w:p w14:paraId="2C582567" w14:textId="77777777" w:rsidR="00860C7A" w:rsidRPr="00C128FA" w:rsidRDefault="00860C7A" w:rsidP="00860C7A">
            <w:pPr>
              <w:pStyle w:val="XML1"/>
              <w:rPr>
                <w:del w:id="2818" w:author="aas" w:date="2013-10-14T02:06:00Z"/>
              </w:rPr>
            </w:pPr>
            <w:del w:id="2819" w:author="aas" w:date="2013-10-14T02:06:00Z">
              <w:r w:rsidRPr="00C128FA">
                <w:delText xml:space="preserve">      &lt;xs:enumeration value="group"/&gt;</w:delText>
              </w:r>
            </w:del>
          </w:p>
          <w:p w14:paraId="4C9FB7A2" w14:textId="77777777" w:rsidR="00860C7A" w:rsidRPr="00C128FA" w:rsidRDefault="00860C7A" w:rsidP="00860C7A">
            <w:pPr>
              <w:pStyle w:val="XML1"/>
              <w:rPr>
                <w:del w:id="2820" w:author="aas" w:date="2013-10-14T02:06:00Z"/>
              </w:rPr>
            </w:pPr>
            <w:del w:id="2821" w:author="aas" w:date="2013-10-14T02:06:00Z">
              <w:r w:rsidRPr="00C128FA">
                <w:delText xml:space="preserve">      &lt;xs:enumeration value="set-nw-ttl"/&gt;</w:delText>
              </w:r>
            </w:del>
          </w:p>
          <w:p w14:paraId="2654AC2D" w14:textId="77777777" w:rsidR="00860C7A" w:rsidRPr="00C128FA" w:rsidRDefault="00860C7A" w:rsidP="00860C7A">
            <w:pPr>
              <w:pStyle w:val="XML1"/>
              <w:rPr>
                <w:del w:id="2822" w:author="aas" w:date="2013-10-14T02:06:00Z"/>
              </w:rPr>
            </w:pPr>
            <w:del w:id="2823" w:author="aas" w:date="2013-10-14T02:06:00Z">
              <w:r w:rsidRPr="00C128FA">
                <w:delText xml:space="preserve">      &lt;xs:enumeration value="dec-nw-ttl"/&gt;</w:delText>
              </w:r>
            </w:del>
          </w:p>
          <w:p w14:paraId="195E0A86" w14:textId="77777777" w:rsidR="00860C7A" w:rsidRPr="00C128FA" w:rsidRDefault="00860C7A" w:rsidP="00860C7A">
            <w:pPr>
              <w:pStyle w:val="XML1"/>
              <w:rPr>
                <w:del w:id="2824" w:author="aas" w:date="2013-10-14T02:06:00Z"/>
              </w:rPr>
            </w:pPr>
            <w:del w:id="2825" w:author="aas" w:date="2013-10-14T02:06:00Z">
              <w:r w:rsidRPr="00C128FA">
                <w:delText xml:space="preserve">      &lt;xs:enumeration value="set-field"/&gt;</w:delText>
              </w:r>
            </w:del>
          </w:p>
          <w:p w14:paraId="47C677CB" w14:textId="77777777" w:rsidR="00860C7A" w:rsidRPr="00C128FA" w:rsidRDefault="00860C7A" w:rsidP="00860C7A">
            <w:pPr>
              <w:pStyle w:val="XML1"/>
              <w:rPr>
                <w:del w:id="2826" w:author="aas" w:date="2013-10-14T02:06:00Z"/>
              </w:rPr>
            </w:pPr>
            <w:del w:id="2827" w:author="aas" w:date="2013-10-14T02:06:00Z">
              <w:r w:rsidRPr="00C128FA">
                <w:delText xml:space="preserve">    &lt;/xs:restriction&gt;</w:delText>
              </w:r>
            </w:del>
          </w:p>
          <w:p w14:paraId="23EE7AAB" w14:textId="77777777" w:rsidR="00860C7A" w:rsidRPr="00C128FA" w:rsidRDefault="00860C7A" w:rsidP="00860C7A">
            <w:pPr>
              <w:pStyle w:val="XML1"/>
              <w:rPr>
                <w:del w:id="2828" w:author="aas" w:date="2013-10-14T02:06:00Z"/>
              </w:rPr>
            </w:pPr>
            <w:del w:id="2829" w:author="aas" w:date="2013-10-14T02:06:00Z">
              <w:r w:rsidRPr="00C128FA">
                <w:delText xml:space="preserve">  &lt;/xs:simpleType&gt;</w:delText>
              </w:r>
            </w:del>
          </w:p>
          <w:p w14:paraId="0EE4B662" w14:textId="77777777" w:rsidR="00860C7A" w:rsidRPr="00C128FA" w:rsidRDefault="00860C7A" w:rsidP="00860C7A">
            <w:pPr>
              <w:pStyle w:val="XML1"/>
              <w:rPr>
                <w:del w:id="2830" w:author="aas" w:date="2013-10-14T02:06:00Z"/>
              </w:rPr>
            </w:pPr>
            <w:del w:id="2831"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32" w:author="aas" w:date="2013-10-14T02:06:00Z"/>
              </w:rPr>
            </w:pPr>
            <w:del w:id="2833" w:author="aas" w:date="2013-10-14T02:06:00Z">
              <w:r w:rsidRPr="00C128FA">
                <w:delText xml:space="preserve">    &lt;xs:annotation&gt;</w:delText>
              </w:r>
            </w:del>
          </w:p>
          <w:p w14:paraId="5D602E83" w14:textId="77777777" w:rsidR="00860C7A" w:rsidRPr="00C128FA" w:rsidRDefault="00860C7A" w:rsidP="00860C7A">
            <w:pPr>
              <w:pStyle w:val="XML1"/>
              <w:rPr>
                <w:del w:id="2834" w:author="aas" w:date="2013-10-14T02:06:00Z"/>
              </w:rPr>
            </w:pPr>
            <w:del w:id="2835" w:author="aas" w:date="2013-10-14T02:06:00Z">
              <w:r w:rsidRPr="00C128FA">
                <w:delText xml:space="preserve">      &lt;xs:documentation&gt;</w:delText>
              </w:r>
            </w:del>
          </w:p>
          <w:p w14:paraId="4DE52D15" w14:textId="77777777" w:rsidR="00860C7A" w:rsidRPr="00C128FA" w:rsidRDefault="00860C7A" w:rsidP="00860C7A">
            <w:pPr>
              <w:pStyle w:val="XML1"/>
              <w:rPr>
                <w:del w:id="2836" w:author="aas" w:date="2013-10-14T02:06:00Z"/>
              </w:rPr>
            </w:pPr>
            <w:del w:id="2837"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38" w:author="aas" w:date="2013-10-14T02:06:00Z"/>
              </w:rPr>
            </w:pPr>
            <w:del w:id="2839"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40" w:author="aas" w:date="2013-10-14T02:06:00Z"/>
              </w:rPr>
            </w:pPr>
            <w:del w:id="2841" w:author="aas" w:date="2013-10-14T02:06:00Z">
              <w:r w:rsidRPr="00C128FA">
                <w:delText xml:space="preserve">      &lt;/xs:documentation&gt;</w:delText>
              </w:r>
            </w:del>
          </w:p>
          <w:p w14:paraId="10A4F711" w14:textId="77777777" w:rsidR="00860C7A" w:rsidRPr="00C128FA" w:rsidRDefault="00860C7A" w:rsidP="00860C7A">
            <w:pPr>
              <w:pStyle w:val="XML1"/>
              <w:rPr>
                <w:del w:id="2842" w:author="aas" w:date="2013-10-14T02:06:00Z"/>
              </w:rPr>
            </w:pPr>
            <w:del w:id="2843" w:author="aas" w:date="2013-10-14T02:06:00Z">
              <w:r w:rsidRPr="00C128FA">
                <w:delText xml:space="preserve">    &lt;/xs:annotation&gt;</w:delText>
              </w:r>
            </w:del>
          </w:p>
          <w:p w14:paraId="23A6FFF9" w14:textId="77777777" w:rsidR="00860C7A" w:rsidRPr="00C128FA" w:rsidRDefault="00860C7A" w:rsidP="00860C7A">
            <w:pPr>
              <w:pStyle w:val="XML1"/>
              <w:rPr>
                <w:del w:id="2844" w:author="aas" w:date="2013-10-14T02:06:00Z"/>
              </w:rPr>
            </w:pPr>
          </w:p>
          <w:p w14:paraId="58B6C128" w14:textId="77777777" w:rsidR="00860C7A" w:rsidRPr="00C128FA" w:rsidRDefault="00860C7A" w:rsidP="00860C7A">
            <w:pPr>
              <w:pStyle w:val="XML1"/>
              <w:rPr>
                <w:del w:id="2845" w:author="aas" w:date="2013-10-14T02:06:00Z"/>
              </w:rPr>
            </w:pPr>
            <w:del w:id="2846" w:author="aas" w:date="2013-10-14T02:06:00Z">
              <w:r w:rsidRPr="00C128FA">
                <w:delText xml:space="preserve">    &lt;xs:restriction base="xs:string"&gt;</w:delText>
              </w:r>
            </w:del>
          </w:p>
          <w:p w14:paraId="761D033B" w14:textId="77777777" w:rsidR="00860C7A" w:rsidRPr="00C128FA" w:rsidRDefault="00860C7A" w:rsidP="00860C7A">
            <w:pPr>
              <w:pStyle w:val="XML1"/>
              <w:rPr>
                <w:del w:id="2847" w:author="aas" w:date="2013-10-14T02:06:00Z"/>
              </w:rPr>
            </w:pPr>
            <w:del w:id="2848"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49" w:author="aas" w:date="2013-10-14T02:06:00Z"/>
              </w:rPr>
            </w:pPr>
            <w:del w:id="2850"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51" w:author="aas" w:date="2013-10-14T02:06:00Z"/>
              </w:rPr>
            </w:pPr>
            <w:del w:id="2852"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53" w:author="aas" w:date="2013-10-14T02:06:00Z"/>
              </w:rPr>
            </w:pPr>
            <w:del w:id="2854"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55" w:author="aas" w:date="2013-10-14T02:06:00Z"/>
              </w:rPr>
            </w:pPr>
            <w:del w:id="2856" w:author="aas" w:date="2013-10-14T02:06:00Z">
              <w:r w:rsidRPr="00C128FA">
                <w:delText xml:space="preserve">      &lt;xs:enumeration value="goto-table"/&gt;</w:delText>
              </w:r>
            </w:del>
          </w:p>
          <w:p w14:paraId="35218BD9" w14:textId="77777777" w:rsidR="00860C7A" w:rsidRPr="00C128FA" w:rsidRDefault="00860C7A" w:rsidP="00860C7A">
            <w:pPr>
              <w:pStyle w:val="XML1"/>
              <w:rPr>
                <w:del w:id="2857" w:author="aas" w:date="2013-10-14T02:06:00Z"/>
              </w:rPr>
            </w:pPr>
            <w:del w:id="2858" w:author="aas" w:date="2013-10-14T02:06:00Z">
              <w:r w:rsidRPr="00C128FA">
                <w:delText xml:space="preserve">    &lt;/xs:restriction&gt;</w:delText>
              </w:r>
            </w:del>
          </w:p>
          <w:p w14:paraId="62FEE277" w14:textId="77777777" w:rsidR="00860C7A" w:rsidRPr="009F1B7D" w:rsidRDefault="00860C7A" w:rsidP="00860C7A">
            <w:pPr>
              <w:pStyle w:val="XML1"/>
              <w:rPr>
                <w:del w:id="2859" w:author="aas" w:date="2013-10-14T02:06:00Z"/>
                <w:b/>
              </w:rPr>
            </w:pPr>
            <w:del w:id="2860" w:author="aas" w:date="2013-10-14T02:06:00Z">
              <w:r w:rsidRPr="00C128FA">
                <w:delText xml:space="preserve">  &lt;/xs:simpleType&gt;</w:delText>
              </w:r>
            </w:del>
          </w:p>
        </w:tc>
      </w:tr>
    </w:tbl>
    <w:p w14:paraId="0A870DED" w14:textId="77777777" w:rsidR="00D8113B" w:rsidRPr="00BB2984" w:rsidRDefault="00D8113B" w:rsidP="00D8113B">
      <w:pPr>
        <w:pStyle w:val="XML1"/>
        <w:rPr>
          <w:del w:id="2861" w:author="aas" w:date="2013-10-14T02:06:00Z"/>
        </w:rPr>
      </w:pPr>
    </w:p>
    <w:p w14:paraId="532E8609" w14:textId="77777777" w:rsidR="00D8113B" w:rsidRPr="009F1B7D" w:rsidRDefault="00D8113B" w:rsidP="00C128FA">
      <w:pPr>
        <w:pStyle w:val="Heading3"/>
      </w:pPr>
      <w:bookmarkStart w:id="2862" w:name="_Toc243774065"/>
      <w:r>
        <w:t>XML Example</w:t>
      </w:r>
      <w:bookmarkEnd w:id="2862"/>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w:t>
            </w:r>
            <w:proofErr w:type="gramStart"/>
            <w:r>
              <w:t>capabilities</w:t>
            </w:r>
            <w:proofErr w:type="gramEnd"/>
            <w:r>
              <w:t>&gt;</w:t>
            </w:r>
          </w:p>
          <w:p w14:paraId="2EB67008" w14:textId="4CA01917" w:rsidR="00D8113B" w:rsidRDefault="00D8113B" w:rsidP="00D96E11">
            <w:pPr>
              <w:pStyle w:val="XML2"/>
            </w:pPr>
            <w:r>
              <w:t>&lt;</w:t>
            </w:r>
            <w:proofErr w:type="gramStart"/>
            <w:r>
              <w:t>max</w:t>
            </w:r>
            <w:proofErr w:type="gramEnd"/>
            <w:r>
              <w:t>-buffered-packets&gt;512&lt;/max-buffered-packets&gt;</w:t>
            </w:r>
          </w:p>
          <w:p w14:paraId="27F4BDA5" w14:textId="34EF664A" w:rsidR="00D8113B" w:rsidRDefault="00D8113B" w:rsidP="00D96E11">
            <w:pPr>
              <w:pStyle w:val="XML2"/>
            </w:pPr>
            <w:r>
              <w:t>&lt;</w:t>
            </w:r>
            <w:proofErr w:type="gramStart"/>
            <w:r>
              <w:t>max</w:t>
            </w:r>
            <w:proofErr w:type="gramEnd"/>
            <w:r>
              <w:t>-tables&gt;1024&lt;/max-tables&gt;</w:t>
            </w:r>
          </w:p>
          <w:p w14:paraId="731C3B81" w14:textId="5F34040A" w:rsidR="00D8113B" w:rsidRDefault="00D8113B" w:rsidP="00D96E11">
            <w:pPr>
              <w:pStyle w:val="XML2"/>
            </w:pPr>
            <w:r>
              <w:t>&lt;</w:t>
            </w:r>
            <w:proofErr w:type="gramStart"/>
            <w:r>
              <w:t>max</w:t>
            </w:r>
            <w:proofErr w:type="gramEnd"/>
            <w:r>
              <w:t>-ports&gt;2048&lt;/max-ports&gt;</w:t>
            </w:r>
          </w:p>
          <w:p w14:paraId="1D23B887" w14:textId="698BE7B2" w:rsidR="00D8113B" w:rsidRDefault="00D8113B" w:rsidP="00D96E11">
            <w:pPr>
              <w:pStyle w:val="XML2"/>
            </w:pPr>
            <w:r>
              <w:t>&lt;</w:t>
            </w:r>
            <w:proofErr w:type="gramStart"/>
            <w:r>
              <w:t>flow</w:t>
            </w:r>
            <w:proofErr w:type="gramEnd"/>
            <w:r>
              <w:t>-statistics&gt;true&lt;/flow-statistics&gt;</w:t>
            </w:r>
          </w:p>
          <w:p w14:paraId="7E6AE5D6" w14:textId="37447F5E" w:rsidR="00D8113B" w:rsidRDefault="00D8113B" w:rsidP="00D96E11">
            <w:pPr>
              <w:pStyle w:val="XML2"/>
            </w:pPr>
            <w:r>
              <w:t>&lt;</w:t>
            </w:r>
            <w:proofErr w:type="gramStart"/>
            <w:r>
              <w:t>table</w:t>
            </w:r>
            <w:proofErr w:type="gramEnd"/>
            <w:r>
              <w:t>-statistics&gt;false&lt;/table-statistics&gt;</w:t>
            </w:r>
          </w:p>
          <w:p w14:paraId="660037EE" w14:textId="59D6FB9C" w:rsidR="00D8113B" w:rsidRDefault="00D8113B" w:rsidP="00D96E11">
            <w:pPr>
              <w:pStyle w:val="XML2"/>
            </w:pPr>
            <w:r>
              <w:t>&lt;</w:t>
            </w:r>
            <w:proofErr w:type="gramStart"/>
            <w:r>
              <w:t>port</w:t>
            </w:r>
            <w:proofErr w:type="gramEnd"/>
            <w:r>
              <w:t>-statistics&gt;true&lt;/port-statistics&gt;</w:t>
            </w:r>
          </w:p>
          <w:p w14:paraId="316E8299" w14:textId="277F6DEF" w:rsidR="00D8113B" w:rsidRDefault="00D8113B" w:rsidP="00D96E11">
            <w:pPr>
              <w:pStyle w:val="XML2"/>
            </w:pPr>
            <w:r>
              <w:t>&lt;</w:t>
            </w:r>
            <w:proofErr w:type="gramStart"/>
            <w:r>
              <w:t>group</w:t>
            </w:r>
            <w:proofErr w:type="gramEnd"/>
            <w:r>
              <w:t>-statistics&gt;false&lt;/group-statistics&gt;</w:t>
            </w:r>
          </w:p>
          <w:p w14:paraId="7794F8F3" w14:textId="5EA930A1" w:rsidR="00D8113B" w:rsidRDefault="00D8113B" w:rsidP="00D96E11">
            <w:pPr>
              <w:pStyle w:val="XML2"/>
            </w:pPr>
            <w:r>
              <w:t>&lt;</w:t>
            </w:r>
            <w:proofErr w:type="gramStart"/>
            <w:r>
              <w:t>queue</w:t>
            </w:r>
            <w:proofErr w:type="gramEnd"/>
            <w:r>
              <w:t>-statistics&gt;true&lt;/queue-statistics&gt;</w:t>
            </w:r>
          </w:p>
          <w:p w14:paraId="291F8C86" w14:textId="1BBB8348" w:rsidR="00D8113B" w:rsidRDefault="00D8113B" w:rsidP="00D96E11">
            <w:pPr>
              <w:pStyle w:val="XML2"/>
            </w:pPr>
            <w:r>
              <w:t>&lt;</w:t>
            </w:r>
            <w:proofErr w:type="gramStart"/>
            <w:r>
              <w:t>reassemble</w:t>
            </w:r>
            <w:proofErr w:type="gramEnd"/>
            <w:r>
              <w:t>-</w:t>
            </w:r>
            <w:proofErr w:type="spellStart"/>
            <w:r>
              <w:t>ip</w:t>
            </w:r>
            <w:proofErr w:type="spellEnd"/>
            <w:r>
              <w:t>-fragments&gt;false&lt;/reassemble-</w:t>
            </w:r>
            <w:proofErr w:type="spellStart"/>
            <w:r>
              <w:t>ip</w:t>
            </w:r>
            <w:proofErr w:type="spellEnd"/>
            <w:r>
              <w:t>-fragments&gt;</w:t>
            </w:r>
          </w:p>
          <w:p w14:paraId="3A5EA91A" w14:textId="03A81F20" w:rsidR="00D8113B" w:rsidRDefault="00D8113B" w:rsidP="00D96E11">
            <w:pPr>
              <w:pStyle w:val="XML2"/>
            </w:pPr>
            <w:r>
              <w:t>&lt;</w:t>
            </w:r>
            <w:proofErr w:type="gramStart"/>
            <w:r>
              <w:t>block</w:t>
            </w:r>
            <w:proofErr w:type="gramEnd"/>
            <w:r>
              <w:t>-looping-ports&gt;false&lt;/block-looping-ports&gt;</w:t>
            </w:r>
          </w:p>
          <w:p w14:paraId="5C8A1BAB" w14:textId="63BECA6A" w:rsidR="00D8113B" w:rsidRDefault="00D8113B" w:rsidP="00D96E11">
            <w:pPr>
              <w:pStyle w:val="XML2"/>
            </w:pPr>
            <w:r>
              <w:t>&lt;</w:t>
            </w:r>
            <w:proofErr w:type="gramStart"/>
            <w:r>
              <w:t>reserved</w:t>
            </w:r>
            <w:proofErr w:type="gramEnd"/>
            <w:r>
              <w:t>-port-types&gt;</w:t>
            </w:r>
          </w:p>
          <w:p w14:paraId="39544511" w14:textId="6F269DE1" w:rsidR="00D8113B" w:rsidRDefault="00D8113B" w:rsidP="00D96E11">
            <w:pPr>
              <w:pStyle w:val="XML3"/>
            </w:pPr>
            <w:r>
              <w:t>&lt;</w:t>
            </w:r>
            <w:proofErr w:type="gramStart"/>
            <w:r>
              <w:t>type</w:t>
            </w:r>
            <w:proofErr w:type="gramEnd"/>
            <w:r>
              <w:t>&gt;all&lt;/type&gt;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w:t>
            </w:r>
            <w:proofErr w:type="gramStart"/>
            <w:r>
              <w:t>group</w:t>
            </w:r>
            <w:proofErr w:type="gramEnd"/>
            <w:r>
              <w:t>-types&gt;</w:t>
            </w:r>
          </w:p>
          <w:p w14:paraId="4D148DEF" w14:textId="05D7CDA9" w:rsidR="00D8113B" w:rsidRDefault="00D8113B" w:rsidP="00D96E11">
            <w:pPr>
              <w:pStyle w:val="XML3"/>
            </w:pPr>
            <w:r>
              <w:t>&lt;</w:t>
            </w:r>
            <w:proofErr w:type="gramStart"/>
            <w:r>
              <w:t>type</w:t>
            </w:r>
            <w:proofErr w:type="gramEnd"/>
            <w:r>
              <w:t>&gt;all&lt;/type&gt;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w:t>
            </w:r>
            <w:proofErr w:type="gramStart"/>
            <w:r>
              <w:t>group</w:t>
            </w:r>
            <w:proofErr w:type="gramEnd"/>
            <w:r>
              <w:t>-capabilities&gt;</w:t>
            </w:r>
          </w:p>
          <w:p w14:paraId="33395071" w14:textId="05177C4E" w:rsidR="00D8113B" w:rsidRDefault="00D8113B" w:rsidP="00D96E11">
            <w:pPr>
              <w:pStyle w:val="XML3"/>
            </w:pPr>
            <w:r>
              <w:t>&lt;</w:t>
            </w:r>
            <w:proofErr w:type="gramStart"/>
            <w:r>
              <w:t>capability</w:t>
            </w:r>
            <w:proofErr w:type="gramEnd"/>
            <w:r>
              <w:t>&gt;select-weight&lt;/capability&gt;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w:t>
            </w:r>
            <w:proofErr w:type="gramStart"/>
            <w:r>
              <w:t>action</w:t>
            </w:r>
            <w:proofErr w:type="gramEnd"/>
            <w:r>
              <w:t>-types&gt;</w:t>
            </w:r>
          </w:p>
          <w:p w14:paraId="0B193C3B" w14:textId="427038A7" w:rsidR="00D8113B" w:rsidRDefault="00D8113B" w:rsidP="00D96E11">
            <w:pPr>
              <w:pStyle w:val="XML3"/>
            </w:pPr>
            <w:r>
              <w:t>&lt;</w:t>
            </w:r>
            <w:proofErr w:type="gramStart"/>
            <w:r>
              <w:t>type</w:t>
            </w:r>
            <w:proofErr w:type="gramEnd"/>
            <w:r>
              <w:t>&gt;output&lt;/type&gt;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w:t>
            </w:r>
            <w:proofErr w:type="gramStart"/>
            <w:r>
              <w:t>instruction</w:t>
            </w:r>
            <w:proofErr w:type="gramEnd"/>
            <w:r>
              <w:t>-types&gt;</w:t>
            </w:r>
          </w:p>
          <w:p w14:paraId="4DBA937C" w14:textId="4DF59123" w:rsidR="00D8113B" w:rsidRDefault="00D8113B" w:rsidP="00D96E11">
            <w:pPr>
              <w:pStyle w:val="XML3"/>
            </w:pPr>
            <w:r>
              <w:t>&lt;</w:t>
            </w:r>
            <w:proofErr w:type="gramStart"/>
            <w:r>
              <w:t>type</w:t>
            </w:r>
            <w:proofErr w:type="gramEnd"/>
            <w:r>
              <w:t>&gt;apply-actions&lt;/type&gt;</w:t>
            </w:r>
          </w:p>
          <w:p w14:paraId="09B8D9C9" w14:textId="26B2534A" w:rsidR="00D8113B" w:rsidRDefault="00D8113B" w:rsidP="00D96E11">
            <w:pPr>
              <w:pStyle w:val="XML3"/>
            </w:pPr>
            <w:r>
              <w:t>&lt;</w:t>
            </w:r>
            <w:proofErr w:type="gramStart"/>
            <w:r>
              <w:t>type</w:t>
            </w:r>
            <w:proofErr w:type="gramEnd"/>
            <w:r>
              <w:t>&gt;write-actions&lt;/type&gt;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63" w:name="_Toc333523234"/>
      <w:bookmarkStart w:id="2864" w:name="_Toc335147321"/>
      <w:bookmarkStart w:id="2865" w:name="_Toc333523235"/>
      <w:bookmarkStart w:id="2866" w:name="_Toc335147322"/>
      <w:bookmarkStart w:id="2867" w:name="_Toc333523236"/>
      <w:bookmarkStart w:id="2868" w:name="_Toc335147323"/>
      <w:bookmarkStart w:id="2869" w:name="_Toc333523237"/>
      <w:bookmarkStart w:id="2870" w:name="_Toc335147324"/>
      <w:bookmarkStart w:id="2871" w:name="_Toc333523238"/>
      <w:bookmarkStart w:id="2872" w:name="_Toc335147325"/>
      <w:bookmarkStart w:id="2873" w:name="_Toc333523239"/>
      <w:bookmarkStart w:id="2874" w:name="_Toc335147326"/>
      <w:bookmarkStart w:id="2875" w:name="_Toc333523240"/>
      <w:bookmarkStart w:id="2876" w:name="_Toc335147327"/>
      <w:bookmarkStart w:id="2877" w:name="_Toc333523241"/>
      <w:bookmarkStart w:id="2878" w:name="_Toc335147328"/>
      <w:bookmarkStart w:id="2879" w:name="_Toc333523242"/>
      <w:bookmarkStart w:id="2880" w:name="_Toc335147329"/>
      <w:bookmarkStart w:id="2881" w:name="_Toc333523243"/>
      <w:bookmarkStart w:id="2882" w:name="_Toc335147330"/>
      <w:bookmarkStart w:id="2883" w:name="_Toc333523244"/>
      <w:bookmarkStart w:id="2884" w:name="_Toc335147331"/>
      <w:bookmarkStart w:id="2885" w:name="_Toc333523245"/>
      <w:bookmarkStart w:id="2886" w:name="_Toc335147332"/>
      <w:bookmarkStart w:id="2887" w:name="_Toc333523246"/>
      <w:bookmarkStart w:id="2888" w:name="_Toc335147333"/>
      <w:bookmarkStart w:id="2889" w:name="_Toc333523247"/>
      <w:bookmarkStart w:id="2890" w:name="_Toc335147334"/>
      <w:bookmarkStart w:id="2891" w:name="_Toc333523248"/>
      <w:bookmarkStart w:id="2892" w:name="_Toc335147335"/>
      <w:bookmarkStart w:id="2893" w:name="_Toc333523249"/>
      <w:bookmarkStart w:id="2894" w:name="_Toc335147336"/>
      <w:bookmarkStart w:id="2895" w:name="_Toc333523250"/>
      <w:bookmarkStart w:id="2896" w:name="_Toc335147337"/>
      <w:bookmarkStart w:id="2897" w:name="_Toc333523251"/>
      <w:bookmarkStart w:id="2898" w:name="_Toc335147338"/>
      <w:bookmarkStart w:id="2899" w:name="_Toc333523252"/>
      <w:bookmarkStart w:id="2900" w:name="_Toc335147339"/>
      <w:bookmarkStart w:id="2901" w:name="_Toc243774066"/>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roofErr w:type="spellStart"/>
      <w:r>
        <w:t>OpenFlow</w:t>
      </w:r>
      <w:proofErr w:type="spellEnd"/>
      <w:r>
        <w:t xml:space="preserve"> Controller</w:t>
      </w:r>
      <w:bookmarkEnd w:id="2901"/>
    </w:p>
    <w:p w14:paraId="2ABAD7F4" w14:textId="77777777" w:rsidR="00F86237" w:rsidRDefault="00F86237" w:rsidP="00F86237">
      <w:r>
        <w:t xml:space="preserve">The </w:t>
      </w:r>
      <w:proofErr w:type="spellStart"/>
      <w:r>
        <w:t>OpenFlow</w:t>
      </w:r>
      <w:proofErr w:type="spellEnd"/>
      <w:r>
        <w:t xml:space="preserve"> Controller class represents an entity that acts as </w:t>
      </w:r>
      <w:proofErr w:type="spellStart"/>
      <w:r>
        <w:t>OpenFlow</w:t>
      </w:r>
      <w:proofErr w:type="spellEnd"/>
      <w:r>
        <w:t xml:space="preserve"> Controller of an </w:t>
      </w:r>
      <w:proofErr w:type="spellStart"/>
      <w:r>
        <w:t>OpenFlow</w:t>
      </w:r>
      <w:proofErr w:type="spellEnd"/>
      <w:r>
        <w:t xml:space="preserve"> Logical Switch. Attributes of the class indicate the role of the controller and parameters of the </w:t>
      </w:r>
      <w:proofErr w:type="spellStart"/>
      <w:r>
        <w:t>OpenFlow</w:t>
      </w:r>
      <w:proofErr w:type="spellEnd"/>
      <w:r>
        <w:t xml:space="preserve"> connection to the controller.</w:t>
      </w:r>
    </w:p>
    <w:p w14:paraId="5CFB6974" w14:textId="77777777" w:rsidR="00F86237" w:rsidRPr="009F1B7D" w:rsidRDefault="00F86237" w:rsidP="00D14D27">
      <w:pPr>
        <w:pStyle w:val="Heading3"/>
      </w:pPr>
      <w:bookmarkStart w:id="2902" w:name="_Toc315954001"/>
      <w:bookmarkStart w:id="2903" w:name="_Toc316542511"/>
      <w:bookmarkStart w:id="2904" w:name="_Toc243774067"/>
      <w:r w:rsidRPr="00DB42FD">
        <w:t>UML Diagram</w:t>
      </w:r>
      <w:bookmarkEnd w:id="2902"/>
      <w:bookmarkEnd w:id="2903"/>
      <w:bookmarkEnd w:id="2904"/>
    </w:p>
    <w:p w14:paraId="340981B9" w14:textId="61B954D8" w:rsidR="00F86237" w:rsidRPr="009F1B7D" w:rsidRDefault="005A093D" w:rsidP="00F86237">
      <w:pPr>
        <w:keepNext/>
        <w:jc w:val="center"/>
      </w:pPr>
      <w:r>
        <w:object w:dxaOrig="6939" w:dyaOrig="6962" w14:anchorId="3092B4DD">
          <v:shape id="_x0000_i1032" type="#_x0000_t75" style="width:347pt;height:348pt" o:ole="">
            <v:imagedata r:id="rId30" o:title=""/>
          </v:shape>
          <o:OLEObject Type="Embed" ProgID="Visio.Drawing.11" ShapeID="_x0000_i1032" DrawAspect="Content" ObjectID="_1320699987" r:id="rId31"/>
        </w:object>
      </w:r>
    </w:p>
    <w:p w14:paraId="6BC27656" w14:textId="413D6122" w:rsidR="00F86237" w:rsidRPr="00CE3A81" w:rsidRDefault="00F86237" w:rsidP="00F86237">
      <w:pPr>
        <w:pStyle w:val="Caption"/>
      </w:pPr>
      <w:r w:rsidRPr="00CE3A81">
        <w:t xml:space="preserve">Figure </w:t>
      </w:r>
      <w:r w:rsidR="00C834EB">
        <w:t>8</w:t>
      </w:r>
      <w:r w:rsidRPr="00CE3A81">
        <w:t xml:space="preserve">: Data Model Diagram for an </w:t>
      </w:r>
      <w:proofErr w:type="spellStart"/>
      <w:r w:rsidRPr="00CE3A81">
        <w:t>OpenFlow</w:t>
      </w:r>
      <w:proofErr w:type="spellEnd"/>
      <w:r w:rsidRPr="00CE3A81">
        <w:t xml:space="preserve"> Controller</w:t>
      </w:r>
    </w:p>
    <w:p w14:paraId="7A2DFCEF" w14:textId="77777777" w:rsidR="00F86237" w:rsidRPr="009F1B7D" w:rsidRDefault="00F86237" w:rsidP="00F86237">
      <w:pPr>
        <w:rPr>
          <w:del w:id="2905" w:author="aas" w:date="2013-10-14T02:06:00Z"/>
          <w:rFonts w:eastAsiaTheme="majorEastAsia" w:cstheme="majorBidi"/>
          <w:b/>
          <w:bCs/>
        </w:rPr>
      </w:pPr>
      <w:del w:id="2906" w:author="aas" w:date="2013-10-14T02:06:00Z">
        <w:r w:rsidRPr="00DB42FD">
          <w:br w:type="page"/>
        </w:r>
      </w:del>
    </w:p>
    <w:p w14:paraId="514D53BC" w14:textId="77777777" w:rsidR="00F86237" w:rsidRPr="009F1B7D" w:rsidRDefault="00F86237" w:rsidP="00D14D27">
      <w:pPr>
        <w:pStyle w:val="Heading3"/>
        <w:rPr>
          <w:del w:id="2907" w:author="aas" w:date="2013-10-14T02:06:00Z"/>
        </w:rPr>
      </w:pPr>
      <w:bookmarkStart w:id="2908" w:name="_Toc315954002"/>
      <w:bookmarkStart w:id="2909" w:name="_Toc316542512"/>
      <w:del w:id="2910" w:author="aas" w:date="2013-10-14T02:06:00Z">
        <w:r w:rsidRPr="00DB42FD">
          <w:delText>XML Schema</w:delText>
        </w:r>
        <w:bookmarkEnd w:id="2908"/>
        <w:bookmarkEnd w:id="2909"/>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11" w:author="aas" w:date="2013-10-14T02:06:00Z"/>
        </w:trPr>
        <w:tc>
          <w:tcPr>
            <w:tcW w:w="5000" w:type="pct"/>
            <w:shd w:val="clear" w:color="auto" w:fill="C8FCCD"/>
          </w:tcPr>
          <w:p w14:paraId="1E923754" w14:textId="77777777" w:rsidR="0058493D" w:rsidRDefault="0058493D" w:rsidP="0058493D">
            <w:pPr>
              <w:pStyle w:val="XML1"/>
              <w:rPr>
                <w:del w:id="2912" w:author="aas" w:date="2013-10-14T02:06:00Z"/>
              </w:rPr>
            </w:pPr>
            <w:del w:id="2913" w:author="aas" w:date="2013-10-14T02:06:00Z">
              <w:r>
                <w:delText xml:space="preserve">  &lt;xs:group name="OFControllerType"&gt;</w:delText>
              </w:r>
            </w:del>
          </w:p>
          <w:p w14:paraId="6A6157CC" w14:textId="77777777" w:rsidR="0058493D" w:rsidRDefault="0058493D" w:rsidP="0058493D">
            <w:pPr>
              <w:pStyle w:val="XML1"/>
              <w:rPr>
                <w:del w:id="2914" w:author="aas" w:date="2013-10-14T02:06:00Z"/>
              </w:rPr>
            </w:pPr>
            <w:del w:id="2915" w:author="aas" w:date="2013-10-14T02:06:00Z">
              <w:r>
                <w:delText xml:space="preserve">    &lt;xs:annotation&gt;</w:delText>
              </w:r>
            </w:del>
          </w:p>
          <w:p w14:paraId="3372157C" w14:textId="77777777" w:rsidR="0058493D" w:rsidRDefault="0058493D" w:rsidP="0058493D">
            <w:pPr>
              <w:pStyle w:val="XML1"/>
              <w:rPr>
                <w:del w:id="2916" w:author="aas" w:date="2013-10-14T02:06:00Z"/>
              </w:rPr>
            </w:pPr>
            <w:del w:id="2917" w:author="aas" w:date="2013-10-14T02:06:00Z">
              <w:r>
                <w:delText xml:space="preserve">      &lt;xs:documentation&gt;</w:delText>
              </w:r>
            </w:del>
          </w:p>
          <w:p w14:paraId="3AAF10DC" w14:textId="77777777" w:rsidR="0058493D" w:rsidRDefault="0058493D" w:rsidP="0058493D">
            <w:pPr>
              <w:pStyle w:val="XML1"/>
              <w:rPr>
                <w:del w:id="2918" w:author="aas" w:date="2013-10-14T02:06:00Z"/>
              </w:rPr>
            </w:pPr>
            <w:del w:id="2919" w:author="aas" w:date="2013-10-14T02:06:00Z">
              <w:r>
                <w:delText xml:space="preserve">        This grouping specifies all properties of an</w:delText>
              </w:r>
            </w:del>
          </w:p>
          <w:p w14:paraId="6926A774" w14:textId="77777777" w:rsidR="0058493D" w:rsidRDefault="0058493D" w:rsidP="0058493D">
            <w:pPr>
              <w:pStyle w:val="XML1"/>
              <w:rPr>
                <w:del w:id="2920" w:author="aas" w:date="2013-10-14T02:06:00Z"/>
              </w:rPr>
            </w:pPr>
            <w:del w:id="2921" w:author="aas" w:date="2013-10-14T02:06:00Z">
              <w:r>
                <w:delText xml:space="preserve">        OpenFlow Logical Switch Controller.</w:delText>
              </w:r>
            </w:del>
          </w:p>
          <w:p w14:paraId="0AF2FDB0" w14:textId="77777777" w:rsidR="0058493D" w:rsidRDefault="0058493D" w:rsidP="0058493D">
            <w:pPr>
              <w:pStyle w:val="XML1"/>
              <w:rPr>
                <w:del w:id="2922" w:author="aas" w:date="2013-10-14T02:06:00Z"/>
              </w:rPr>
            </w:pPr>
          </w:p>
          <w:p w14:paraId="26FAF5AC" w14:textId="77777777" w:rsidR="0058493D" w:rsidRDefault="0058493D" w:rsidP="0058493D">
            <w:pPr>
              <w:pStyle w:val="XML1"/>
              <w:rPr>
                <w:del w:id="2923" w:author="aas" w:date="2013-10-14T02:06:00Z"/>
              </w:rPr>
            </w:pPr>
            <w:del w:id="2924" w:author="aas" w:date="2013-10-14T02:06:00Z">
              <w:r>
                <w:delText xml:space="preserve">        NETCONF &amp;lt;edit-config&amp;gt; operations MUST be implemented as </w:delText>
              </w:r>
            </w:del>
          </w:p>
          <w:p w14:paraId="04AF8BD3" w14:textId="77777777" w:rsidR="0058493D" w:rsidRDefault="0058493D" w:rsidP="0058493D">
            <w:pPr>
              <w:pStyle w:val="XML1"/>
              <w:rPr>
                <w:del w:id="2925" w:author="aas" w:date="2013-10-14T02:06:00Z"/>
              </w:rPr>
            </w:pPr>
            <w:del w:id="2926" w:author="aas" w:date="2013-10-14T02:06:00Z">
              <w:r>
                <w:delText xml:space="preserve">        follows: </w:delText>
              </w:r>
            </w:del>
          </w:p>
          <w:p w14:paraId="5D93C3F0" w14:textId="77777777" w:rsidR="0058493D" w:rsidRDefault="0058493D" w:rsidP="0058493D">
            <w:pPr>
              <w:pStyle w:val="XML1"/>
              <w:rPr>
                <w:del w:id="2927" w:author="aas" w:date="2013-10-14T02:06:00Z"/>
              </w:rPr>
            </w:pPr>
          </w:p>
          <w:p w14:paraId="08D0C76D" w14:textId="77777777" w:rsidR="0058493D" w:rsidRDefault="0058493D" w:rsidP="0058493D">
            <w:pPr>
              <w:pStyle w:val="XML1"/>
              <w:rPr>
                <w:del w:id="2928" w:author="aas" w:date="2013-10-14T02:06:00Z"/>
              </w:rPr>
            </w:pPr>
            <w:del w:id="2929" w:author="aas" w:date="2013-10-14T02:06:00Z">
              <w:r>
                <w:delText xml:space="preserve">        * The 'id' element MUST be present at all &amp;lt;edit-config&amp;gt;</w:delText>
              </w:r>
            </w:del>
          </w:p>
          <w:p w14:paraId="4C7F5007" w14:textId="77777777" w:rsidR="0058493D" w:rsidRDefault="0058493D" w:rsidP="0058493D">
            <w:pPr>
              <w:pStyle w:val="XML1"/>
              <w:rPr>
                <w:del w:id="2930" w:author="aas" w:date="2013-10-14T02:06:00Z"/>
              </w:rPr>
            </w:pPr>
            <w:del w:id="2931" w:author="aas" w:date="2013-10-14T02:06:00Z">
              <w:r>
                <w:delText xml:space="preserve">        operations to identify the controller.</w:delText>
              </w:r>
            </w:del>
          </w:p>
          <w:p w14:paraId="4B2DF58F" w14:textId="77777777" w:rsidR="0058493D" w:rsidRDefault="0058493D" w:rsidP="0058493D">
            <w:pPr>
              <w:pStyle w:val="XML1"/>
              <w:rPr>
                <w:del w:id="2932" w:author="aas" w:date="2013-10-14T02:06:00Z"/>
              </w:rPr>
            </w:pPr>
            <w:del w:id="2933" w:author="aas" w:date="2013-10-14T02:06:00Z">
              <w:r>
                <w:delText xml:space="preserve">        * If the operation is 'merge' or 'replace', the element is</w:delText>
              </w:r>
            </w:del>
          </w:p>
          <w:p w14:paraId="3D3240B2" w14:textId="77777777" w:rsidR="0058493D" w:rsidRDefault="0058493D" w:rsidP="0058493D">
            <w:pPr>
              <w:pStyle w:val="XML1"/>
              <w:rPr>
                <w:del w:id="2934" w:author="aas" w:date="2013-10-14T02:06:00Z"/>
              </w:rPr>
            </w:pPr>
            <w:del w:id="2935" w:author="aas" w:date="2013-10-14T02:06:00Z">
              <w:r>
                <w:delText xml:space="preserve">        created if it does not exist, and its value is set to the</w:delText>
              </w:r>
            </w:del>
          </w:p>
          <w:p w14:paraId="4BE8CD05" w14:textId="77777777" w:rsidR="0058493D" w:rsidRDefault="0058493D" w:rsidP="0058493D">
            <w:pPr>
              <w:pStyle w:val="XML1"/>
              <w:rPr>
                <w:del w:id="2936" w:author="aas" w:date="2013-10-14T02:06:00Z"/>
              </w:rPr>
            </w:pPr>
            <w:del w:id="2937" w:author="aas" w:date="2013-10-14T02:06:00Z">
              <w:r>
                <w:delText xml:space="preserve">        value found in the XML RPC data.</w:delText>
              </w:r>
            </w:del>
          </w:p>
          <w:p w14:paraId="3D0E2949" w14:textId="77777777" w:rsidR="0058493D" w:rsidRDefault="0058493D" w:rsidP="0058493D">
            <w:pPr>
              <w:pStyle w:val="XML1"/>
              <w:rPr>
                <w:del w:id="2938" w:author="aas" w:date="2013-10-14T02:06:00Z"/>
              </w:rPr>
            </w:pPr>
            <w:del w:id="2939" w:author="aas" w:date="2013-10-14T02:06:00Z">
              <w:r>
                <w:delText xml:space="preserve">        * If the operation is 'create', the element is created if it</w:delText>
              </w:r>
            </w:del>
          </w:p>
          <w:p w14:paraId="6352A1A5" w14:textId="77777777" w:rsidR="0058493D" w:rsidRDefault="0058493D" w:rsidP="0058493D">
            <w:pPr>
              <w:pStyle w:val="XML1"/>
              <w:rPr>
                <w:del w:id="2940" w:author="aas" w:date="2013-10-14T02:06:00Z"/>
              </w:rPr>
            </w:pPr>
            <w:del w:id="2941" w:author="aas" w:date="2013-10-14T02:06:00Z">
              <w:r>
                <w:delText xml:space="preserve">        does not exist. If the element already exists, a</w:delText>
              </w:r>
            </w:del>
          </w:p>
          <w:p w14:paraId="741025C2" w14:textId="77777777" w:rsidR="0058493D" w:rsidRDefault="0058493D" w:rsidP="0058493D">
            <w:pPr>
              <w:pStyle w:val="XML1"/>
              <w:rPr>
                <w:del w:id="2942" w:author="aas" w:date="2013-10-14T02:06:00Z"/>
              </w:rPr>
            </w:pPr>
            <w:del w:id="2943"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44" w:author="aas" w:date="2013-10-14T02:06:00Z"/>
              </w:rPr>
            </w:pPr>
            <w:del w:id="2945" w:author="aas" w:date="2013-10-14T02:06:00Z">
              <w:r>
                <w:delText xml:space="preserve">        * If the operation is 'delete', the element is deleted if it</w:delText>
              </w:r>
            </w:del>
          </w:p>
          <w:p w14:paraId="5D113370" w14:textId="77777777" w:rsidR="0058493D" w:rsidRDefault="0058493D" w:rsidP="0058493D">
            <w:pPr>
              <w:pStyle w:val="XML1"/>
              <w:rPr>
                <w:del w:id="2946" w:author="aas" w:date="2013-10-14T02:06:00Z"/>
              </w:rPr>
            </w:pPr>
            <w:del w:id="294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48" w:author="aas" w:date="2013-10-14T02:06:00Z"/>
              </w:rPr>
            </w:pPr>
            <w:del w:id="2949" w:author="aas" w:date="2013-10-14T02:06:00Z">
              <w:r>
                <w:delText xml:space="preserve">        error is returned.</w:delText>
              </w:r>
            </w:del>
          </w:p>
          <w:p w14:paraId="31AADD15" w14:textId="77777777" w:rsidR="0058493D" w:rsidRDefault="0058493D" w:rsidP="0058493D">
            <w:pPr>
              <w:pStyle w:val="XML1"/>
              <w:rPr>
                <w:del w:id="2950" w:author="aas" w:date="2013-10-14T02:06:00Z"/>
              </w:rPr>
            </w:pPr>
            <w:del w:id="2951" w:author="aas" w:date="2013-10-14T02:06:00Z">
              <w:r>
                <w:delText xml:space="preserve">      &lt;/xs:documentation&gt;</w:delText>
              </w:r>
            </w:del>
          </w:p>
          <w:p w14:paraId="02F02C73" w14:textId="77777777" w:rsidR="0058493D" w:rsidRDefault="0058493D" w:rsidP="0058493D">
            <w:pPr>
              <w:pStyle w:val="XML1"/>
              <w:rPr>
                <w:del w:id="2952" w:author="aas" w:date="2013-10-14T02:06:00Z"/>
              </w:rPr>
            </w:pPr>
            <w:del w:id="2953" w:author="aas" w:date="2013-10-14T02:06:00Z">
              <w:r>
                <w:delText xml:space="preserve">    &lt;/xs:annotation&gt;</w:delText>
              </w:r>
            </w:del>
          </w:p>
          <w:p w14:paraId="52E5E5A2" w14:textId="77777777" w:rsidR="0058493D" w:rsidRDefault="0058493D" w:rsidP="0058493D">
            <w:pPr>
              <w:pStyle w:val="XML1"/>
              <w:rPr>
                <w:del w:id="2954" w:author="aas" w:date="2013-10-14T02:06:00Z"/>
              </w:rPr>
            </w:pPr>
          </w:p>
          <w:p w14:paraId="58A757FC" w14:textId="77777777" w:rsidR="0058493D" w:rsidRDefault="0058493D" w:rsidP="0058493D">
            <w:pPr>
              <w:pStyle w:val="XML1"/>
              <w:rPr>
                <w:del w:id="2955" w:author="aas" w:date="2013-10-14T02:06:00Z"/>
              </w:rPr>
            </w:pPr>
            <w:del w:id="2956" w:author="aas" w:date="2013-10-14T02:06:00Z">
              <w:r>
                <w:delText xml:space="preserve">    &lt;xs:sequence&gt;</w:delText>
              </w:r>
            </w:del>
          </w:p>
          <w:p w14:paraId="26E7511D" w14:textId="77777777" w:rsidR="0058493D" w:rsidRDefault="0058493D" w:rsidP="0058493D">
            <w:pPr>
              <w:pStyle w:val="XML1"/>
              <w:rPr>
                <w:del w:id="2957" w:author="aas" w:date="2013-10-14T02:06:00Z"/>
              </w:rPr>
            </w:pPr>
            <w:del w:id="2958" w:author="aas" w:date="2013-10-14T02:06:00Z">
              <w:r>
                <w:delText xml:space="preserve">      &lt;xs:element name="id"  type="OFConfigId"&gt;</w:delText>
              </w:r>
            </w:del>
          </w:p>
          <w:p w14:paraId="131F94F6" w14:textId="77777777" w:rsidR="0058493D" w:rsidRDefault="0058493D" w:rsidP="0058493D">
            <w:pPr>
              <w:pStyle w:val="XML1"/>
              <w:rPr>
                <w:del w:id="2959" w:author="aas" w:date="2013-10-14T02:06:00Z"/>
              </w:rPr>
            </w:pPr>
            <w:del w:id="2960" w:author="aas" w:date="2013-10-14T02:06:00Z">
              <w:r>
                <w:delText xml:space="preserve">        &lt;xs:annotation&gt;</w:delText>
              </w:r>
            </w:del>
          </w:p>
          <w:p w14:paraId="3DA26986" w14:textId="77777777" w:rsidR="0058493D" w:rsidRDefault="0058493D" w:rsidP="0058493D">
            <w:pPr>
              <w:pStyle w:val="XML1"/>
              <w:rPr>
                <w:del w:id="2961" w:author="aas" w:date="2013-10-14T02:06:00Z"/>
              </w:rPr>
            </w:pPr>
            <w:del w:id="2962" w:author="aas" w:date="2013-10-14T02:06:00Z">
              <w:r>
                <w:delText xml:space="preserve">          &lt;xs:documentation&gt;</w:delText>
              </w:r>
            </w:del>
          </w:p>
          <w:p w14:paraId="1AB71073" w14:textId="77777777" w:rsidR="0058493D" w:rsidRDefault="0058493D" w:rsidP="0058493D">
            <w:pPr>
              <w:pStyle w:val="XML1"/>
              <w:rPr>
                <w:del w:id="2963" w:author="aas" w:date="2013-10-14T02:06:00Z"/>
              </w:rPr>
            </w:pPr>
            <w:del w:id="2964" w:author="aas" w:date="2013-10-14T02:06:00Z">
              <w:r>
                <w:delText xml:space="preserve">            A unique but locally arbitrary identifier that</w:delText>
              </w:r>
            </w:del>
          </w:p>
          <w:p w14:paraId="7BFECC4A" w14:textId="77777777" w:rsidR="0058493D" w:rsidRDefault="0058493D" w:rsidP="0058493D">
            <w:pPr>
              <w:pStyle w:val="XML1"/>
              <w:rPr>
                <w:del w:id="2965" w:author="aas" w:date="2013-10-14T02:06:00Z"/>
              </w:rPr>
            </w:pPr>
            <w:del w:id="2966" w:author="aas" w:date="2013-10-14T02:06:00Z">
              <w:r>
                <w:delText xml:space="preserve">            uniquely identifies an OpenFlow Controller within the</w:delText>
              </w:r>
            </w:del>
          </w:p>
          <w:p w14:paraId="78F01BC7" w14:textId="77777777" w:rsidR="0058493D" w:rsidRDefault="0058493D" w:rsidP="0058493D">
            <w:pPr>
              <w:pStyle w:val="XML1"/>
              <w:rPr>
                <w:del w:id="2967" w:author="aas" w:date="2013-10-14T02:06:00Z"/>
              </w:rPr>
            </w:pPr>
            <w:del w:id="2968" w:author="aas" w:date="2013-10-14T02:06:00Z">
              <w:r>
                <w:delText xml:space="preserve">            context of an OpenFlow Capable Switch.  It MUST be</w:delText>
              </w:r>
            </w:del>
          </w:p>
          <w:p w14:paraId="2E66ACE3" w14:textId="77777777" w:rsidR="0058493D" w:rsidRDefault="0058493D" w:rsidP="0058493D">
            <w:pPr>
              <w:pStyle w:val="XML1"/>
              <w:rPr>
                <w:del w:id="2969" w:author="aas" w:date="2013-10-14T02:06:00Z"/>
              </w:rPr>
            </w:pPr>
            <w:del w:id="2970" w:author="aas" w:date="2013-10-14T02:06:00Z">
              <w:r>
                <w:delText xml:space="preserve">            persistent across reboots of the OpenFlow Capable Switch.</w:delText>
              </w:r>
            </w:del>
          </w:p>
          <w:p w14:paraId="3403433A" w14:textId="77777777" w:rsidR="0058493D" w:rsidRDefault="0058493D" w:rsidP="0058493D">
            <w:pPr>
              <w:pStyle w:val="XML1"/>
              <w:rPr>
                <w:del w:id="2971" w:author="aas" w:date="2013-10-14T02:06:00Z"/>
              </w:rPr>
            </w:pPr>
          </w:p>
          <w:p w14:paraId="7C36DBD6" w14:textId="77777777" w:rsidR="0058493D" w:rsidRDefault="0058493D" w:rsidP="0058493D">
            <w:pPr>
              <w:pStyle w:val="XML1"/>
              <w:rPr>
                <w:del w:id="2972" w:author="aas" w:date="2013-10-14T02:06:00Z"/>
              </w:rPr>
            </w:pPr>
            <w:del w:id="2973" w:author="aas" w:date="2013-10-14T02:06:00Z">
              <w:r>
                <w:delText xml:space="preserve">            This element MUST be present to identify the OpenFlow</w:delText>
              </w:r>
            </w:del>
          </w:p>
          <w:p w14:paraId="5F9CA3CA" w14:textId="77777777" w:rsidR="0058493D" w:rsidRDefault="0058493D" w:rsidP="0058493D">
            <w:pPr>
              <w:pStyle w:val="XML1"/>
              <w:rPr>
                <w:del w:id="2974" w:author="aas" w:date="2013-10-14T02:06:00Z"/>
              </w:rPr>
            </w:pPr>
            <w:del w:id="2975" w:author="aas" w:date="2013-10-14T02:06:00Z">
              <w:r>
                <w:delText xml:space="preserve">            controller.</w:delText>
              </w:r>
            </w:del>
          </w:p>
          <w:p w14:paraId="174470C0" w14:textId="77777777" w:rsidR="0058493D" w:rsidRDefault="0058493D" w:rsidP="0058493D">
            <w:pPr>
              <w:pStyle w:val="XML1"/>
              <w:rPr>
                <w:del w:id="2976" w:author="aas" w:date="2013-10-14T02:06:00Z"/>
              </w:rPr>
            </w:pPr>
            <w:del w:id="2977" w:author="aas" w:date="2013-10-14T02:06:00Z">
              <w:r>
                <w:delText xml:space="preserve">          &lt;/xs:documentation&gt;</w:delText>
              </w:r>
            </w:del>
          </w:p>
          <w:p w14:paraId="37A62C99" w14:textId="77777777" w:rsidR="0058493D" w:rsidRDefault="0058493D" w:rsidP="0058493D">
            <w:pPr>
              <w:pStyle w:val="XML1"/>
              <w:rPr>
                <w:del w:id="2978" w:author="aas" w:date="2013-10-14T02:06:00Z"/>
              </w:rPr>
            </w:pPr>
            <w:del w:id="2979" w:author="aas" w:date="2013-10-14T02:06:00Z">
              <w:r>
                <w:delText xml:space="preserve">        &lt;/xs:annotation&gt;</w:delText>
              </w:r>
            </w:del>
          </w:p>
          <w:p w14:paraId="7D09C1EB" w14:textId="77777777" w:rsidR="0058493D" w:rsidRDefault="0058493D" w:rsidP="0058493D">
            <w:pPr>
              <w:pStyle w:val="XML1"/>
              <w:rPr>
                <w:del w:id="2980" w:author="aas" w:date="2013-10-14T02:06:00Z"/>
              </w:rPr>
            </w:pPr>
            <w:del w:id="2981" w:author="aas" w:date="2013-10-14T02:06:00Z">
              <w:r>
                <w:delText xml:space="preserve">      &lt;/xs:element&gt;</w:delText>
              </w:r>
            </w:del>
          </w:p>
          <w:p w14:paraId="7A615A7D" w14:textId="77777777" w:rsidR="0058493D" w:rsidRDefault="0058493D" w:rsidP="0058493D">
            <w:pPr>
              <w:pStyle w:val="XML1"/>
              <w:rPr>
                <w:del w:id="2982" w:author="aas" w:date="2013-10-14T02:06:00Z"/>
              </w:rPr>
            </w:pPr>
            <w:del w:id="2983" w:author="aas" w:date="2013-10-14T02:06:00Z">
              <w:r>
                <w:delText xml:space="preserve">      &lt;xs:element name="role"&gt;</w:delText>
              </w:r>
            </w:del>
          </w:p>
          <w:p w14:paraId="03D97303" w14:textId="77777777" w:rsidR="0058493D" w:rsidRDefault="0058493D" w:rsidP="0058493D">
            <w:pPr>
              <w:pStyle w:val="XML1"/>
              <w:rPr>
                <w:del w:id="2984" w:author="aas" w:date="2013-10-14T02:06:00Z"/>
              </w:rPr>
            </w:pPr>
            <w:del w:id="2985" w:author="aas" w:date="2013-10-14T02:06:00Z">
              <w:r>
                <w:delText xml:space="preserve">        &lt;xs:annotation&gt;</w:delText>
              </w:r>
            </w:del>
          </w:p>
          <w:p w14:paraId="481DE878" w14:textId="77777777" w:rsidR="0058493D" w:rsidRDefault="0058493D" w:rsidP="0058493D">
            <w:pPr>
              <w:pStyle w:val="XML1"/>
              <w:rPr>
                <w:del w:id="2986" w:author="aas" w:date="2013-10-14T02:06:00Z"/>
              </w:rPr>
            </w:pPr>
            <w:del w:id="2987" w:author="aas" w:date="2013-10-14T02:06:00Z">
              <w:r>
                <w:delText xml:space="preserve">          &lt;xs:documentation&gt;</w:delText>
              </w:r>
            </w:del>
          </w:p>
          <w:p w14:paraId="3E6C2E24" w14:textId="77777777" w:rsidR="0058493D" w:rsidRDefault="0058493D" w:rsidP="0058493D">
            <w:pPr>
              <w:pStyle w:val="XML1"/>
              <w:rPr>
                <w:del w:id="2988" w:author="aas" w:date="2013-10-14T02:06:00Z"/>
              </w:rPr>
            </w:pPr>
            <w:del w:id="2989" w:author="aas" w:date="2013-10-14T02:06:00Z">
              <w:r>
                <w:delText xml:space="preserve">            This element indicates the role of the OpenFlow </w:delText>
              </w:r>
            </w:del>
          </w:p>
          <w:p w14:paraId="57330028" w14:textId="77777777" w:rsidR="0058493D" w:rsidRDefault="0058493D" w:rsidP="0058493D">
            <w:pPr>
              <w:pStyle w:val="XML1"/>
              <w:rPr>
                <w:del w:id="2990" w:author="aas" w:date="2013-10-14T02:06:00Z"/>
              </w:rPr>
            </w:pPr>
            <w:del w:id="2991" w:author="aas" w:date="2013-10-14T02:06:00Z">
              <w:r>
                <w:delText xml:space="preserve">            Controller.  Semantics of these roles are specified in the </w:delText>
              </w:r>
            </w:del>
          </w:p>
          <w:p w14:paraId="5A99D9A5" w14:textId="77777777" w:rsidR="0058493D" w:rsidRDefault="0058493D" w:rsidP="0058493D">
            <w:pPr>
              <w:pStyle w:val="XML1"/>
              <w:rPr>
                <w:del w:id="2992" w:author="aas" w:date="2013-10-14T02:06:00Z"/>
              </w:rPr>
            </w:pPr>
            <w:del w:id="2993" w:author="aas" w:date="2013-10-14T02:06:00Z">
              <w:r>
                <w:delText xml:space="preserve">            OpenFlow specifications 1.0 - 1.3.1.  It is RECOMMENDED</w:delText>
              </w:r>
            </w:del>
          </w:p>
          <w:p w14:paraId="5B3F63FC" w14:textId="77777777" w:rsidR="0058493D" w:rsidRDefault="0058493D" w:rsidP="0058493D">
            <w:pPr>
              <w:pStyle w:val="XML1"/>
              <w:rPr>
                <w:del w:id="2994" w:author="aas" w:date="2013-10-14T02:06:00Z"/>
              </w:rPr>
            </w:pPr>
            <w:del w:id="2995" w:author="aas" w:date="2013-10-14T02:06:00Z">
              <w:r>
                <w:delText xml:space="preserve">            that the roles of controllers are not configured by</w:delText>
              </w:r>
            </w:del>
          </w:p>
          <w:p w14:paraId="29EB9A9B" w14:textId="77777777" w:rsidR="0058493D" w:rsidRDefault="0058493D" w:rsidP="0058493D">
            <w:pPr>
              <w:pStyle w:val="XML1"/>
              <w:rPr>
                <w:del w:id="2996" w:author="aas" w:date="2013-10-14T02:06:00Z"/>
              </w:rPr>
            </w:pPr>
            <w:del w:id="2997"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2998" w:author="aas" w:date="2013-10-14T02:06:00Z"/>
              </w:rPr>
            </w:pPr>
            <w:del w:id="2999"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00" w:author="aas" w:date="2013-10-14T02:06:00Z"/>
              </w:rPr>
            </w:pPr>
            <w:del w:id="3001" w:author="aas" w:date="2013-10-14T02:06:00Z">
              <w:r>
                <w:delText xml:space="preserve">            default role 'equal'.  A role other than 'equal' MAY be</w:delText>
              </w:r>
            </w:del>
          </w:p>
          <w:p w14:paraId="370B7A5D" w14:textId="77777777" w:rsidR="0058493D" w:rsidRDefault="0058493D" w:rsidP="0058493D">
            <w:pPr>
              <w:pStyle w:val="XML1"/>
              <w:rPr>
                <w:del w:id="3002" w:author="aas" w:date="2013-10-14T02:06:00Z"/>
              </w:rPr>
            </w:pPr>
            <w:del w:id="3003" w:author="aas" w:date="2013-10-14T02:06:00Z">
              <w:r>
                <w:delText xml:space="preserve">            assigned to a controller.  Roles 'slave' and 'equal' MAY be</w:delText>
              </w:r>
            </w:del>
          </w:p>
          <w:p w14:paraId="4E621C26" w14:textId="77777777" w:rsidR="0058493D" w:rsidRDefault="0058493D" w:rsidP="0058493D">
            <w:pPr>
              <w:pStyle w:val="XML1"/>
              <w:rPr>
                <w:del w:id="3004" w:author="aas" w:date="2013-10-14T02:06:00Z"/>
              </w:rPr>
            </w:pPr>
            <w:del w:id="3005" w:author="aas" w:date="2013-10-14T02:06:00Z">
              <w:r>
                <w:delText xml:space="preserve">            assigned to multiple controllers.  Role 'master' MUST NOT</w:delText>
              </w:r>
            </w:del>
          </w:p>
          <w:p w14:paraId="24DEB9E5" w14:textId="77777777" w:rsidR="0058493D" w:rsidRDefault="0058493D" w:rsidP="0058493D">
            <w:pPr>
              <w:pStyle w:val="XML1"/>
              <w:rPr>
                <w:del w:id="3006" w:author="aas" w:date="2013-10-14T02:06:00Z"/>
              </w:rPr>
            </w:pPr>
            <w:del w:id="3007" w:author="aas" w:date="2013-10-14T02:06:00Z">
              <w:r>
                <w:delText xml:space="preserve">            be assigned to more than one controller.</w:delText>
              </w:r>
            </w:del>
          </w:p>
          <w:p w14:paraId="0F8E42BD" w14:textId="77777777" w:rsidR="0058493D" w:rsidRDefault="0058493D" w:rsidP="0058493D">
            <w:pPr>
              <w:pStyle w:val="XML1"/>
              <w:rPr>
                <w:del w:id="3008" w:author="aas" w:date="2013-10-14T02:06:00Z"/>
              </w:rPr>
            </w:pPr>
          </w:p>
          <w:p w14:paraId="5FA2F725" w14:textId="77777777" w:rsidR="0058493D" w:rsidRDefault="0058493D" w:rsidP="0058493D">
            <w:pPr>
              <w:pStyle w:val="XML1"/>
              <w:rPr>
                <w:del w:id="3009" w:author="aas" w:date="2013-10-14T02:06:00Z"/>
              </w:rPr>
            </w:pPr>
            <w:del w:id="3010" w:author="aas" w:date="2013-10-14T02:06:00Z">
              <w:r>
                <w:delText xml:space="preserve">            This element is optional. If this element is not present it</w:delText>
              </w:r>
            </w:del>
          </w:p>
          <w:p w14:paraId="09F01FE9" w14:textId="77777777" w:rsidR="0058493D" w:rsidRDefault="0058493D" w:rsidP="0058493D">
            <w:pPr>
              <w:pStyle w:val="XML1"/>
              <w:rPr>
                <w:del w:id="3011" w:author="aas" w:date="2013-10-14T02:06:00Z"/>
              </w:rPr>
            </w:pPr>
            <w:del w:id="3012" w:author="aas" w:date="2013-10-14T02:06:00Z">
              <w:r>
                <w:delText xml:space="preserve">            defaults to 'equal'.</w:delText>
              </w:r>
            </w:del>
          </w:p>
          <w:p w14:paraId="5C04DC79" w14:textId="77777777" w:rsidR="0058493D" w:rsidRDefault="0058493D" w:rsidP="0058493D">
            <w:pPr>
              <w:pStyle w:val="XML1"/>
              <w:rPr>
                <w:del w:id="3013" w:author="aas" w:date="2013-10-14T02:06:00Z"/>
              </w:rPr>
            </w:pPr>
            <w:del w:id="3014" w:author="aas" w:date="2013-10-14T02:06:00Z">
              <w:r>
                <w:delText xml:space="preserve">          &lt;/xs:documentation&gt;</w:delText>
              </w:r>
            </w:del>
          </w:p>
          <w:p w14:paraId="418AFBF4" w14:textId="77777777" w:rsidR="0058493D" w:rsidRDefault="0058493D" w:rsidP="0058493D">
            <w:pPr>
              <w:pStyle w:val="XML1"/>
              <w:rPr>
                <w:del w:id="3015" w:author="aas" w:date="2013-10-14T02:06:00Z"/>
              </w:rPr>
            </w:pPr>
            <w:del w:id="3016" w:author="aas" w:date="2013-10-14T02:06:00Z">
              <w:r>
                <w:delText xml:space="preserve">        &lt;/xs:annotation&gt;</w:delText>
              </w:r>
            </w:del>
          </w:p>
          <w:p w14:paraId="0BF08BFF" w14:textId="77777777" w:rsidR="0058493D" w:rsidRDefault="0058493D" w:rsidP="0058493D">
            <w:pPr>
              <w:pStyle w:val="XML1"/>
              <w:rPr>
                <w:del w:id="3017" w:author="aas" w:date="2013-10-14T02:06:00Z"/>
              </w:rPr>
            </w:pPr>
            <w:del w:id="3018" w:author="aas" w:date="2013-10-14T02:06:00Z">
              <w:r>
                <w:delText xml:space="preserve">        &lt;xs:simpleType&gt;</w:delText>
              </w:r>
            </w:del>
          </w:p>
          <w:p w14:paraId="26376CA3" w14:textId="77777777" w:rsidR="0058493D" w:rsidRDefault="0058493D" w:rsidP="0058493D">
            <w:pPr>
              <w:pStyle w:val="XML1"/>
              <w:rPr>
                <w:del w:id="3019" w:author="aas" w:date="2013-10-14T02:06:00Z"/>
              </w:rPr>
            </w:pPr>
            <w:del w:id="3020" w:author="aas" w:date="2013-10-14T02:06:00Z">
              <w:r>
                <w:delText xml:space="preserve">          &lt;xs:restriction base="xs:string"&gt;</w:delText>
              </w:r>
            </w:del>
          </w:p>
          <w:p w14:paraId="374F6921" w14:textId="77777777" w:rsidR="0058493D" w:rsidRDefault="0058493D" w:rsidP="0058493D">
            <w:pPr>
              <w:pStyle w:val="XML1"/>
              <w:rPr>
                <w:del w:id="3021" w:author="aas" w:date="2013-10-14T02:06:00Z"/>
              </w:rPr>
            </w:pPr>
            <w:del w:id="3022" w:author="aas" w:date="2013-10-14T02:06:00Z">
              <w:r>
                <w:delText xml:space="preserve">            &lt;xs:enumeration value="master"/&gt;</w:delText>
              </w:r>
            </w:del>
          </w:p>
          <w:p w14:paraId="7C80EE80" w14:textId="77777777" w:rsidR="0058493D" w:rsidRDefault="0058493D" w:rsidP="0058493D">
            <w:pPr>
              <w:pStyle w:val="XML1"/>
              <w:rPr>
                <w:del w:id="3023" w:author="aas" w:date="2013-10-14T02:06:00Z"/>
              </w:rPr>
            </w:pPr>
            <w:del w:id="3024" w:author="aas" w:date="2013-10-14T02:06:00Z">
              <w:r>
                <w:delText xml:space="preserve">            &lt;xs:enumeration value="slave"/&gt;</w:delText>
              </w:r>
            </w:del>
          </w:p>
          <w:p w14:paraId="794AAAB2" w14:textId="77777777" w:rsidR="0058493D" w:rsidRDefault="0058493D" w:rsidP="0058493D">
            <w:pPr>
              <w:pStyle w:val="XML1"/>
              <w:rPr>
                <w:del w:id="3025" w:author="aas" w:date="2013-10-14T02:06:00Z"/>
              </w:rPr>
            </w:pPr>
            <w:del w:id="3026" w:author="aas" w:date="2013-10-14T02:06:00Z">
              <w:r>
                <w:delText xml:space="preserve">            &lt;xs:enumeration value="equal"/&gt;</w:delText>
              </w:r>
            </w:del>
          </w:p>
          <w:p w14:paraId="408354CB" w14:textId="77777777" w:rsidR="0058493D" w:rsidRDefault="0058493D" w:rsidP="0058493D">
            <w:pPr>
              <w:pStyle w:val="XML1"/>
              <w:rPr>
                <w:del w:id="3027" w:author="aas" w:date="2013-10-14T02:06:00Z"/>
              </w:rPr>
            </w:pPr>
            <w:del w:id="3028" w:author="aas" w:date="2013-10-14T02:06:00Z">
              <w:r>
                <w:delText xml:space="preserve">          &lt;/xs:restriction&gt;</w:delText>
              </w:r>
            </w:del>
          </w:p>
          <w:p w14:paraId="0958B967" w14:textId="77777777" w:rsidR="0058493D" w:rsidRDefault="0058493D" w:rsidP="0058493D">
            <w:pPr>
              <w:pStyle w:val="XML1"/>
              <w:rPr>
                <w:del w:id="3029" w:author="aas" w:date="2013-10-14T02:06:00Z"/>
              </w:rPr>
            </w:pPr>
            <w:del w:id="3030" w:author="aas" w:date="2013-10-14T02:06:00Z">
              <w:r>
                <w:delText xml:space="preserve">        &lt;/xs:simpleType&gt;</w:delText>
              </w:r>
            </w:del>
          </w:p>
          <w:p w14:paraId="2BCD6D1A" w14:textId="77777777" w:rsidR="0058493D" w:rsidRDefault="0058493D" w:rsidP="0058493D">
            <w:pPr>
              <w:pStyle w:val="XML1"/>
              <w:rPr>
                <w:del w:id="3031" w:author="aas" w:date="2013-10-14T02:06:00Z"/>
              </w:rPr>
            </w:pPr>
            <w:del w:id="3032" w:author="aas" w:date="2013-10-14T02:06:00Z">
              <w:r>
                <w:delText xml:space="preserve">      &lt;/xs:element&gt;</w:delText>
              </w:r>
            </w:del>
          </w:p>
          <w:p w14:paraId="02DF3945" w14:textId="77777777" w:rsidR="0058493D" w:rsidRDefault="0058493D" w:rsidP="0058493D">
            <w:pPr>
              <w:pStyle w:val="XML1"/>
              <w:rPr>
                <w:del w:id="3033" w:author="aas" w:date="2013-10-14T02:06:00Z"/>
              </w:rPr>
            </w:pPr>
            <w:del w:id="3034" w:author="aas" w:date="2013-10-14T02:06:00Z">
              <w:r>
                <w:delText xml:space="preserve">      &lt;xs:element name="ip-address"  type="inet:ip-address"&gt;</w:delText>
              </w:r>
            </w:del>
          </w:p>
          <w:p w14:paraId="48A4AFBB" w14:textId="77777777" w:rsidR="0058493D" w:rsidRDefault="0058493D" w:rsidP="0058493D">
            <w:pPr>
              <w:pStyle w:val="XML1"/>
              <w:rPr>
                <w:del w:id="3035" w:author="aas" w:date="2013-10-14T02:06:00Z"/>
              </w:rPr>
            </w:pPr>
            <w:del w:id="3036" w:author="aas" w:date="2013-10-14T02:06:00Z">
              <w:r>
                <w:delText xml:space="preserve">        &lt;xs:annotation&gt;</w:delText>
              </w:r>
            </w:del>
          </w:p>
          <w:p w14:paraId="70F68475" w14:textId="77777777" w:rsidR="0058493D" w:rsidRDefault="0058493D" w:rsidP="0058493D">
            <w:pPr>
              <w:pStyle w:val="XML1"/>
              <w:rPr>
                <w:del w:id="3037" w:author="aas" w:date="2013-10-14T02:06:00Z"/>
              </w:rPr>
            </w:pPr>
            <w:del w:id="3038" w:author="aas" w:date="2013-10-14T02:06:00Z">
              <w:r>
                <w:delText xml:space="preserve">          &lt;xs:documentation&gt;</w:delText>
              </w:r>
            </w:del>
          </w:p>
          <w:p w14:paraId="3C446016" w14:textId="77777777" w:rsidR="0058493D" w:rsidRDefault="0058493D" w:rsidP="0058493D">
            <w:pPr>
              <w:pStyle w:val="XML1"/>
              <w:rPr>
                <w:del w:id="3039" w:author="aas" w:date="2013-10-14T02:06:00Z"/>
              </w:rPr>
            </w:pPr>
            <w:del w:id="3040" w:author="aas" w:date="2013-10-14T02:06:00Z">
              <w:r>
                <w:delText xml:space="preserve">            The IP address of the OpenFlow Controller.  This</w:delText>
              </w:r>
            </w:del>
          </w:p>
          <w:p w14:paraId="2626EEE8" w14:textId="77777777" w:rsidR="0058493D" w:rsidRDefault="0058493D" w:rsidP="0058493D">
            <w:pPr>
              <w:pStyle w:val="XML1"/>
              <w:rPr>
                <w:del w:id="3041" w:author="aas" w:date="2013-10-14T02:06:00Z"/>
              </w:rPr>
            </w:pPr>
            <w:del w:id="3042" w:author="aas" w:date="2013-10-14T02:06:00Z">
              <w:r>
                <w:delText xml:space="preserve">            IP address is used by the OpenFlow Logical Switch when</w:delText>
              </w:r>
            </w:del>
          </w:p>
          <w:p w14:paraId="3EA7F5A0" w14:textId="77777777" w:rsidR="0058493D" w:rsidRDefault="0058493D" w:rsidP="0058493D">
            <w:pPr>
              <w:pStyle w:val="XML1"/>
              <w:rPr>
                <w:del w:id="3043" w:author="aas" w:date="2013-10-14T02:06:00Z"/>
              </w:rPr>
            </w:pPr>
            <w:del w:id="3044" w:author="aas" w:date="2013-10-14T02:06:00Z">
              <w:r>
                <w:delText xml:space="preserve">            connecting to the OpenFlow Controller.</w:delText>
              </w:r>
            </w:del>
          </w:p>
          <w:p w14:paraId="4C86CF92" w14:textId="77777777" w:rsidR="0058493D" w:rsidRDefault="0058493D" w:rsidP="0058493D">
            <w:pPr>
              <w:pStyle w:val="XML1"/>
              <w:rPr>
                <w:del w:id="3045" w:author="aas" w:date="2013-10-14T02:06:00Z"/>
              </w:rPr>
            </w:pPr>
          </w:p>
          <w:p w14:paraId="6AD5E2B6" w14:textId="77777777" w:rsidR="0058493D" w:rsidRDefault="0058493D" w:rsidP="0058493D">
            <w:pPr>
              <w:pStyle w:val="XML1"/>
              <w:rPr>
                <w:del w:id="3046" w:author="aas" w:date="2013-10-14T02:06:00Z"/>
              </w:rPr>
            </w:pPr>
            <w:del w:id="3047" w:author="aas" w:date="2013-10-14T02:06:00Z">
              <w:r>
                <w:delText xml:space="preserve">            This element MUST be present in the NETCONF data store.</w:delText>
              </w:r>
            </w:del>
          </w:p>
          <w:p w14:paraId="2A6755AE" w14:textId="77777777" w:rsidR="0058493D" w:rsidRDefault="0058493D" w:rsidP="0058493D">
            <w:pPr>
              <w:pStyle w:val="XML1"/>
              <w:rPr>
                <w:del w:id="3048" w:author="aas" w:date="2013-10-14T02:06:00Z"/>
              </w:rPr>
            </w:pPr>
            <w:del w:id="3049" w:author="aas" w:date="2013-10-14T02:06:00Z">
              <w:r>
                <w:delText xml:space="preserve">            If this element is not present in a NETCONF &amp;lt;edit-config&amp;gt;</w:delText>
              </w:r>
            </w:del>
          </w:p>
          <w:p w14:paraId="594ECDE6" w14:textId="77777777" w:rsidR="0058493D" w:rsidRDefault="0058493D" w:rsidP="0058493D">
            <w:pPr>
              <w:pStyle w:val="XML1"/>
              <w:rPr>
                <w:del w:id="3050" w:author="aas" w:date="2013-10-14T02:06:00Z"/>
              </w:rPr>
            </w:pPr>
            <w:del w:id="3051" w:author="aas" w:date="2013-10-14T02:06:00Z">
              <w:r>
                <w:delText xml:space="preserve">            operation 'create', 'merge' or 'replace' and the parent</w:delText>
              </w:r>
            </w:del>
          </w:p>
          <w:p w14:paraId="3F3DDAA7" w14:textId="77777777" w:rsidR="0058493D" w:rsidRDefault="0058493D" w:rsidP="0058493D">
            <w:pPr>
              <w:pStyle w:val="XML1"/>
              <w:rPr>
                <w:del w:id="3052" w:author="aas" w:date="2013-10-14T02:06:00Z"/>
              </w:rPr>
            </w:pPr>
            <w:del w:id="3053" w:author="aas" w:date="2013-10-14T02:06:00Z">
              <w:r>
                <w:delText xml:space="preserve">            element does not exist, a 'data-missing' error is</w:delText>
              </w:r>
            </w:del>
          </w:p>
          <w:p w14:paraId="42FA1A4D" w14:textId="77777777" w:rsidR="0058493D" w:rsidRDefault="0058493D" w:rsidP="0058493D">
            <w:pPr>
              <w:pStyle w:val="XML1"/>
              <w:rPr>
                <w:del w:id="3054" w:author="aas" w:date="2013-10-14T02:06:00Z"/>
              </w:rPr>
            </w:pPr>
            <w:del w:id="3055" w:author="aas" w:date="2013-10-14T02:06:00Z">
              <w:r>
                <w:delText xml:space="preserve">            returned.</w:delText>
              </w:r>
            </w:del>
          </w:p>
          <w:p w14:paraId="0FCFC974" w14:textId="77777777" w:rsidR="0058493D" w:rsidRDefault="0058493D" w:rsidP="0058493D">
            <w:pPr>
              <w:pStyle w:val="XML1"/>
              <w:rPr>
                <w:del w:id="3056" w:author="aas" w:date="2013-10-14T02:06:00Z"/>
              </w:rPr>
            </w:pPr>
            <w:del w:id="3057" w:author="aas" w:date="2013-10-14T02:06:00Z">
              <w:r>
                <w:delText xml:space="preserve">          &lt;/xs:documentation&gt;</w:delText>
              </w:r>
            </w:del>
          </w:p>
          <w:p w14:paraId="31701393" w14:textId="77777777" w:rsidR="0058493D" w:rsidRDefault="0058493D" w:rsidP="0058493D">
            <w:pPr>
              <w:pStyle w:val="XML1"/>
              <w:rPr>
                <w:del w:id="3058" w:author="aas" w:date="2013-10-14T02:06:00Z"/>
              </w:rPr>
            </w:pPr>
            <w:del w:id="3059" w:author="aas" w:date="2013-10-14T02:06:00Z">
              <w:r>
                <w:delText xml:space="preserve">        &lt;/xs:annotation&gt;</w:delText>
              </w:r>
            </w:del>
          </w:p>
          <w:p w14:paraId="33ABBD3A" w14:textId="77777777" w:rsidR="0058493D" w:rsidRDefault="0058493D" w:rsidP="0058493D">
            <w:pPr>
              <w:pStyle w:val="XML1"/>
              <w:rPr>
                <w:del w:id="3060" w:author="aas" w:date="2013-10-14T02:06:00Z"/>
              </w:rPr>
            </w:pPr>
            <w:del w:id="3061" w:author="aas" w:date="2013-10-14T02:06:00Z">
              <w:r>
                <w:delText xml:space="preserve">      &lt;/xs:element&gt;</w:delText>
              </w:r>
            </w:del>
          </w:p>
          <w:p w14:paraId="5E873734" w14:textId="77777777" w:rsidR="0058493D" w:rsidRDefault="0058493D" w:rsidP="0058493D">
            <w:pPr>
              <w:pStyle w:val="XML1"/>
              <w:rPr>
                <w:del w:id="3062" w:author="aas" w:date="2013-10-14T02:06:00Z"/>
              </w:rPr>
            </w:pPr>
            <w:del w:id="3063" w:author="aas" w:date="2013-10-14T02:06:00Z">
              <w:r>
                <w:delText xml:space="preserve">      &lt;xs:element name="port"  type="inet:port-number"&gt;</w:delText>
              </w:r>
            </w:del>
          </w:p>
          <w:p w14:paraId="045DBDA1" w14:textId="77777777" w:rsidR="0058493D" w:rsidRDefault="0058493D" w:rsidP="0058493D">
            <w:pPr>
              <w:pStyle w:val="XML1"/>
              <w:rPr>
                <w:del w:id="3064" w:author="aas" w:date="2013-10-14T02:06:00Z"/>
              </w:rPr>
            </w:pPr>
            <w:del w:id="3065" w:author="aas" w:date="2013-10-14T02:06:00Z">
              <w:r>
                <w:delText xml:space="preserve">        &lt;xs:annotation&gt;</w:delText>
              </w:r>
            </w:del>
          </w:p>
          <w:p w14:paraId="1B408702" w14:textId="77777777" w:rsidR="0058493D" w:rsidRDefault="0058493D" w:rsidP="0058493D">
            <w:pPr>
              <w:pStyle w:val="XML1"/>
              <w:rPr>
                <w:del w:id="3066" w:author="aas" w:date="2013-10-14T02:06:00Z"/>
              </w:rPr>
            </w:pPr>
            <w:del w:id="3067" w:author="aas" w:date="2013-10-14T02:06:00Z">
              <w:r>
                <w:delText xml:space="preserve">          &lt;xs:documentation&gt;</w:delText>
              </w:r>
            </w:del>
          </w:p>
          <w:p w14:paraId="15881013" w14:textId="77777777" w:rsidR="0058493D" w:rsidRDefault="0058493D" w:rsidP="0058493D">
            <w:pPr>
              <w:pStyle w:val="XML1"/>
              <w:rPr>
                <w:del w:id="3068" w:author="aas" w:date="2013-10-14T02:06:00Z"/>
              </w:rPr>
            </w:pPr>
            <w:del w:id="3069" w:author="aas" w:date="2013-10-14T02:06:00Z">
              <w:r>
                <w:delText xml:space="preserve">            The TCP port number at the OpenFlow Controller.</w:delText>
              </w:r>
            </w:del>
          </w:p>
          <w:p w14:paraId="1FDD7329" w14:textId="77777777" w:rsidR="0058493D" w:rsidRDefault="0058493D" w:rsidP="0058493D">
            <w:pPr>
              <w:pStyle w:val="XML1"/>
              <w:rPr>
                <w:del w:id="3070" w:author="aas" w:date="2013-10-14T02:06:00Z"/>
              </w:rPr>
            </w:pPr>
            <w:del w:id="3071" w:author="aas" w:date="2013-10-14T02:06:00Z">
              <w:r>
                <w:delText xml:space="preserve">            This port number is used by the OpenFlow Logical Switch</w:delText>
              </w:r>
            </w:del>
          </w:p>
          <w:p w14:paraId="0D979F99" w14:textId="77777777" w:rsidR="0058493D" w:rsidRDefault="0058493D" w:rsidP="0058493D">
            <w:pPr>
              <w:pStyle w:val="XML1"/>
              <w:rPr>
                <w:del w:id="3072" w:author="aas" w:date="2013-10-14T02:06:00Z"/>
              </w:rPr>
            </w:pPr>
            <w:del w:id="3073" w:author="aas" w:date="2013-10-14T02:06:00Z">
              <w:r>
                <w:delText xml:space="preserve">            when connecting to the OpenFlow Controller using TCP or</w:delText>
              </w:r>
            </w:del>
          </w:p>
          <w:p w14:paraId="0CD270CD" w14:textId="77777777" w:rsidR="0058493D" w:rsidRDefault="0058493D" w:rsidP="0058493D">
            <w:pPr>
              <w:pStyle w:val="XML1"/>
              <w:rPr>
                <w:del w:id="3074" w:author="aas" w:date="2013-10-14T02:06:00Z"/>
              </w:rPr>
            </w:pPr>
            <w:del w:id="3075" w:author="aas" w:date="2013-10-14T02:06:00Z">
              <w:r>
                <w:delText xml:space="preserve">            TLS.  The default value is 6633.</w:delText>
              </w:r>
            </w:del>
          </w:p>
          <w:p w14:paraId="003E0F24" w14:textId="77777777" w:rsidR="0058493D" w:rsidRDefault="0058493D" w:rsidP="0058493D">
            <w:pPr>
              <w:pStyle w:val="XML1"/>
              <w:rPr>
                <w:del w:id="3076" w:author="aas" w:date="2013-10-14T02:06:00Z"/>
              </w:rPr>
            </w:pPr>
          </w:p>
          <w:p w14:paraId="67D78110" w14:textId="77777777" w:rsidR="0058493D" w:rsidRDefault="0058493D" w:rsidP="0058493D">
            <w:pPr>
              <w:pStyle w:val="XML1"/>
              <w:rPr>
                <w:del w:id="3077" w:author="aas" w:date="2013-10-14T02:06:00Z"/>
              </w:rPr>
            </w:pPr>
            <w:del w:id="3078" w:author="aas" w:date="2013-10-14T02:06:00Z">
              <w:r>
                <w:delText xml:space="preserve">            This element is optional. If this element is not present it</w:delText>
              </w:r>
            </w:del>
          </w:p>
          <w:p w14:paraId="517F2A5D" w14:textId="77777777" w:rsidR="0058493D" w:rsidRDefault="0058493D" w:rsidP="0058493D">
            <w:pPr>
              <w:pStyle w:val="XML1"/>
              <w:rPr>
                <w:del w:id="3079" w:author="aas" w:date="2013-10-14T02:06:00Z"/>
              </w:rPr>
            </w:pPr>
            <w:del w:id="3080" w:author="aas" w:date="2013-10-14T02:06:00Z">
              <w:r>
                <w:delText xml:space="preserve">            defaults to 6633.</w:delText>
              </w:r>
            </w:del>
          </w:p>
          <w:p w14:paraId="16891B10" w14:textId="77777777" w:rsidR="0058493D" w:rsidRDefault="0058493D" w:rsidP="0058493D">
            <w:pPr>
              <w:pStyle w:val="XML1"/>
              <w:rPr>
                <w:del w:id="3081" w:author="aas" w:date="2013-10-14T02:06:00Z"/>
              </w:rPr>
            </w:pPr>
            <w:del w:id="3082" w:author="aas" w:date="2013-10-14T02:06:00Z">
              <w:r>
                <w:delText xml:space="preserve">          &lt;/xs:documentation&gt;</w:delText>
              </w:r>
            </w:del>
          </w:p>
          <w:p w14:paraId="24DFF028" w14:textId="77777777" w:rsidR="0058493D" w:rsidRDefault="0058493D" w:rsidP="0058493D">
            <w:pPr>
              <w:pStyle w:val="XML1"/>
              <w:rPr>
                <w:del w:id="3083" w:author="aas" w:date="2013-10-14T02:06:00Z"/>
              </w:rPr>
            </w:pPr>
            <w:del w:id="3084" w:author="aas" w:date="2013-10-14T02:06:00Z">
              <w:r>
                <w:delText xml:space="preserve">        &lt;/xs:annotation&gt;</w:delText>
              </w:r>
            </w:del>
          </w:p>
          <w:p w14:paraId="3E0D02FA" w14:textId="77777777" w:rsidR="0058493D" w:rsidRDefault="0058493D" w:rsidP="0058493D">
            <w:pPr>
              <w:pStyle w:val="XML1"/>
              <w:rPr>
                <w:del w:id="3085" w:author="aas" w:date="2013-10-14T02:06:00Z"/>
              </w:rPr>
            </w:pPr>
            <w:del w:id="3086" w:author="aas" w:date="2013-10-14T02:06:00Z">
              <w:r>
                <w:delText xml:space="preserve">      &lt;/xs:element&gt;</w:delText>
              </w:r>
            </w:del>
          </w:p>
          <w:p w14:paraId="1437FF7F" w14:textId="77777777" w:rsidR="0058493D" w:rsidRDefault="0058493D" w:rsidP="0058493D">
            <w:pPr>
              <w:pStyle w:val="XML1"/>
              <w:rPr>
                <w:del w:id="3087" w:author="aas" w:date="2013-10-14T02:06:00Z"/>
              </w:rPr>
            </w:pPr>
            <w:del w:id="3088" w:author="aas" w:date="2013-10-14T02:06:00Z">
              <w:r>
                <w:delText xml:space="preserve">      &lt;xs:element name="local-ip-address"  type="inet:ip-address"&gt;</w:delText>
              </w:r>
            </w:del>
          </w:p>
          <w:p w14:paraId="43517A56" w14:textId="77777777" w:rsidR="0058493D" w:rsidRDefault="0058493D" w:rsidP="0058493D">
            <w:pPr>
              <w:pStyle w:val="XML1"/>
              <w:rPr>
                <w:del w:id="3089" w:author="aas" w:date="2013-10-14T02:06:00Z"/>
              </w:rPr>
            </w:pPr>
            <w:del w:id="3090" w:author="aas" w:date="2013-10-14T02:06:00Z">
              <w:r>
                <w:delText xml:space="preserve">        &lt;xs:annotation&gt;</w:delText>
              </w:r>
            </w:del>
          </w:p>
          <w:p w14:paraId="27CF0EDC" w14:textId="77777777" w:rsidR="0058493D" w:rsidRDefault="0058493D" w:rsidP="0058493D">
            <w:pPr>
              <w:pStyle w:val="XML1"/>
              <w:rPr>
                <w:del w:id="3091" w:author="aas" w:date="2013-10-14T02:06:00Z"/>
              </w:rPr>
            </w:pPr>
            <w:del w:id="3092" w:author="aas" w:date="2013-10-14T02:06:00Z">
              <w:r>
                <w:delText xml:space="preserve">          &lt;xs:documentation&gt;</w:delText>
              </w:r>
            </w:del>
          </w:p>
          <w:p w14:paraId="4D79CAB0" w14:textId="77777777" w:rsidR="0058493D" w:rsidRDefault="0058493D" w:rsidP="0058493D">
            <w:pPr>
              <w:pStyle w:val="XML1"/>
              <w:rPr>
                <w:del w:id="3093" w:author="aas" w:date="2013-10-14T02:06:00Z"/>
              </w:rPr>
            </w:pPr>
            <w:del w:id="3094" w:author="aas" w:date="2013-10-14T02:06:00Z">
              <w:r>
                <w:delText xml:space="preserve">            The local IP address of the OpenFlow Logical</w:delText>
              </w:r>
            </w:del>
          </w:p>
          <w:p w14:paraId="5461A7B0" w14:textId="77777777" w:rsidR="0058493D" w:rsidRDefault="0058493D" w:rsidP="0058493D">
            <w:pPr>
              <w:pStyle w:val="XML1"/>
              <w:rPr>
                <w:del w:id="3095" w:author="aas" w:date="2013-10-14T02:06:00Z"/>
              </w:rPr>
            </w:pPr>
            <w:del w:id="3096" w:author="aas" w:date="2013-10-14T02:06:00Z">
              <w:r>
                <w:delText xml:space="preserve">            Switch when connecting to this OpenFlow Controller.  It is</w:delText>
              </w:r>
            </w:del>
          </w:p>
          <w:p w14:paraId="416AFE67" w14:textId="77777777" w:rsidR="0058493D" w:rsidRDefault="0058493D" w:rsidP="0058493D">
            <w:pPr>
              <w:pStyle w:val="XML1"/>
              <w:rPr>
                <w:del w:id="3097" w:author="aas" w:date="2013-10-14T02:06:00Z"/>
              </w:rPr>
            </w:pPr>
            <w:del w:id="3098" w:author="aas" w:date="2013-10-14T02:06:00Z">
              <w:r>
                <w:delText xml:space="preserve">            the source IP address of packets sent to this OpenFlow</w:delText>
              </w:r>
            </w:del>
          </w:p>
          <w:p w14:paraId="40AE8BBC" w14:textId="77777777" w:rsidR="0058493D" w:rsidRDefault="0058493D" w:rsidP="0058493D">
            <w:pPr>
              <w:pStyle w:val="XML1"/>
              <w:rPr>
                <w:del w:id="3099" w:author="aas" w:date="2013-10-14T02:06:00Z"/>
              </w:rPr>
            </w:pPr>
            <w:del w:id="3100" w:author="aas" w:date="2013-10-14T02:06:00Z">
              <w:r>
                <w:delText xml:space="preserve">            Controller.  If present, this element overrides any default</w:delText>
              </w:r>
            </w:del>
          </w:p>
          <w:p w14:paraId="03338EBB" w14:textId="77777777" w:rsidR="0058493D" w:rsidRDefault="0058493D" w:rsidP="0058493D">
            <w:pPr>
              <w:pStyle w:val="XML1"/>
              <w:rPr>
                <w:del w:id="3101" w:author="aas" w:date="2013-10-14T02:06:00Z"/>
              </w:rPr>
            </w:pPr>
            <w:del w:id="3102" w:author="aas" w:date="2013-10-14T02:06:00Z">
              <w:r>
                <w:delText xml:space="preserve">            IP address.</w:delText>
              </w:r>
            </w:del>
          </w:p>
          <w:p w14:paraId="6BF750D5" w14:textId="77777777" w:rsidR="0058493D" w:rsidRDefault="0058493D" w:rsidP="0058493D">
            <w:pPr>
              <w:pStyle w:val="XML1"/>
              <w:rPr>
                <w:del w:id="3103" w:author="aas" w:date="2013-10-14T02:06:00Z"/>
              </w:rPr>
            </w:pPr>
            <w:del w:id="3104" w:author="aas" w:date="2013-10-14T02:06:00Z">
              <w:r>
                <w:delText xml:space="preserve">                </w:delText>
              </w:r>
            </w:del>
          </w:p>
          <w:p w14:paraId="09E4DE5D" w14:textId="77777777" w:rsidR="0058493D" w:rsidRDefault="0058493D" w:rsidP="0058493D">
            <w:pPr>
              <w:pStyle w:val="XML1"/>
              <w:rPr>
                <w:del w:id="3105" w:author="aas" w:date="2013-10-14T02:06:00Z"/>
              </w:rPr>
            </w:pPr>
            <w:del w:id="3106" w:author="aas" w:date="2013-10-14T02:06:00Z">
              <w:r>
                <w:delText xml:space="preserve">                    </w:delText>
              </w:r>
            </w:del>
          </w:p>
          <w:p w14:paraId="2C335E3E" w14:textId="77777777" w:rsidR="0058493D" w:rsidRDefault="0058493D" w:rsidP="0058493D">
            <w:pPr>
              <w:pStyle w:val="XML1"/>
              <w:rPr>
                <w:del w:id="3107" w:author="aas" w:date="2013-10-14T02:06:00Z"/>
              </w:rPr>
            </w:pPr>
            <w:del w:id="3108" w:author="aas" w:date="2013-10-14T02:06:00Z">
              <w:r>
                <w:delText xml:space="preserve">            This element is optional. Attempts to set this element to</w:delText>
              </w:r>
            </w:del>
          </w:p>
          <w:p w14:paraId="49B33CCD" w14:textId="77777777" w:rsidR="0058493D" w:rsidRDefault="0058493D" w:rsidP="0058493D">
            <w:pPr>
              <w:pStyle w:val="XML1"/>
              <w:rPr>
                <w:del w:id="3109" w:author="aas" w:date="2013-10-14T02:06:00Z"/>
              </w:rPr>
            </w:pPr>
            <w:del w:id="3110" w:author="aas" w:date="2013-10-14T02:06:00Z">
              <w:r>
                <w:delText xml:space="preserve">            an IP address that cannot be used by the OpenFlow Logical</w:delText>
              </w:r>
            </w:del>
          </w:p>
          <w:p w14:paraId="7C305ADD" w14:textId="77777777" w:rsidR="0058493D" w:rsidRDefault="0058493D" w:rsidP="0058493D">
            <w:pPr>
              <w:pStyle w:val="XML1"/>
              <w:rPr>
                <w:del w:id="3111" w:author="aas" w:date="2013-10-14T02:06:00Z"/>
              </w:rPr>
            </w:pPr>
            <w:del w:id="3112" w:author="aas" w:date="2013-10-14T02:06:00Z">
              <w:r>
                <w:delText xml:space="preserve">            Switch MUST result in an 'bad-element' error with type</w:delText>
              </w:r>
            </w:del>
          </w:p>
          <w:p w14:paraId="661ABAAE" w14:textId="77777777" w:rsidR="0058493D" w:rsidRDefault="0058493D" w:rsidP="0058493D">
            <w:pPr>
              <w:pStyle w:val="XML1"/>
              <w:rPr>
                <w:del w:id="3113" w:author="aas" w:date="2013-10-14T02:06:00Z"/>
              </w:rPr>
            </w:pPr>
            <w:del w:id="3114" w:author="aas" w:date="2013-10-14T02:06:00Z">
              <w:r>
                <w:delText xml:space="preserve">            'application'. The &amp;lt;error-info&amp;gt; element MUST contain the</w:delText>
              </w:r>
            </w:del>
          </w:p>
          <w:p w14:paraId="2A78A2B8" w14:textId="77777777" w:rsidR="0058493D" w:rsidRDefault="0058493D" w:rsidP="0058493D">
            <w:pPr>
              <w:pStyle w:val="XML1"/>
              <w:rPr>
                <w:del w:id="3115" w:author="aas" w:date="2013-10-14T02:06:00Z"/>
              </w:rPr>
            </w:pPr>
            <w:del w:id="3116" w:author="aas" w:date="2013-10-14T02:06:00Z">
              <w:r>
                <w:delText xml:space="preserve">            name of this element in the &amp;lt;bad-element&amp;gt; element.</w:delText>
              </w:r>
            </w:del>
          </w:p>
          <w:p w14:paraId="710729D5" w14:textId="77777777" w:rsidR="0058493D" w:rsidRDefault="0058493D" w:rsidP="0058493D">
            <w:pPr>
              <w:pStyle w:val="XML1"/>
              <w:rPr>
                <w:del w:id="3117" w:author="aas" w:date="2013-10-14T02:06:00Z"/>
              </w:rPr>
            </w:pPr>
            <w:del w:id="3118" w:author="aas" w:date="2013-10-14T02:06:00Z">
              <w:r>
                <w:delText xml:space="preserve">          &lt;/xs:documentation&gt;</w:delText>
              </w:r>
            </w:del>
          </w:p>
          <w:p w14:paraId="3ADCCB0A" w14:textId="77777777" w:rsidR="0058493D" w:rsidRDefault="0058493D" w:rsidP="0058493D">
            <w:pPr>
              <w:pStyle w:val="XML1"/>
              <w:rPr>
                <w:del w:id="3119" w:author="aas" w:date="2013-10-14T02:06:00Z"/>
              </w:rPr>
            </w:pPr>
            <w:del w:id="3120" w:author="aas" w:date="2013-10-14T02:06:00Z">
              <w:r>
                <w:delText xml:space="preserve">        &lt;/xs:annotation&gt;</w:delText>
              </w:r>
            </w:del>
          </w:p>
          <w:p w14:paraId="4365FF72" w14:textId="77777777" w:rsidR="0058493D" w:rsidRDefault="0058493D" w:rsidP="0058493D">
            <w:pPr>
              <w:pStyle w:val="XML1"/>
              <w:rPr>
                <w:del w:id="3121" w:author="aas" w:date="2013-10-14T02:06:00Z"/>
              </w:rPr>
            </w:pPr>
            <w:del w:id="3122" w:author="aas" w:date="2013-10-14T02:06:00Z">
              <w:r>
                <w:delText xml:space="preserve">      &lt;/xs:element&gt;</w:delText>
              </w:r>
            </w:del>
          </w:p>
          <w:p w14:paraId="3B0596D3" w14:textId="77777777" w:rsidR="0058493D" w:rsidRDefault="0058493D" w:rsidP="0058493D">
            <w:pPr>
              <w:pStyle w:val="XML1"/>
              <w:rPr>
                <w:del w:id="3123" w:author="aas" w:date="2013-10-14T02:06:00Z"/>
              </w:rPr>
            </w:pPr>
            <w:del w:id="3124" w:author="aas" w:date="2013-10-14T02:06:00Z">
              <w:r>
                <w:delText xml:space="preserve">      &lt;xs:element name="local-port"  type="inet:port-number"&gt;</w:delText>
              </w:r>
            </w:del>
          </w:p>
          <w:p w14:paraId="6077F165" w14:textId="77777777" w:rsidR="0058493D" w:rsidRDefault="0058493D" w:rsidP="0058493D">
            <w:pPr>
              <w:pStyle w:val="XML1"/>
              <w:rPr>
                <w:del w:id="3125" w:author="aas" w:date="2013-10-14T02:06:00Z"/>
              </w:rPr>
            </w:pPr>
            <w:del w:id="3126" w:author="aas" w:date="2013-10-14T02:06:00Z">
              <w:r>
                <w:delText xml:space="preserve">        &lt;xs:annotation&gt;</w:delText>
              </w:r>
            </w:del>
          </w:p>
          <w:p w14:paraId="74749A3D" w14:textId="77777777" w:rsidR="0058493D" w:rsidRDefault="0058493D" w:rsidP="0058493D">
            <w:pPr>
              <w:pStyle w:val="XML1"/>
              <w:rPr>
                <w:del w:id="3127" w:author="aas" w:date="2013-10-14T02:06:00Z"/>
              </w:rPr>
            </w:pPr>
            <w:del w:id="3128" w:author="aas" w:date="2013-10-14T02:06:00Z">
              <w:r>
                <w:delText xml:space="preserve">          &lt;xs:documentation&gt;</w:delText>
              </w:r>
            </w:del>
          </w:p>
          <w:p w14:paraId="384DFB3D" w14:textId="77777777" w:rsidR="0058493D" w:rsidRDefault="0058493D" w:rsidP="0058493D">
            <w:pPr>
              <w:pStyle w:val="XML1"/>
              <w:rPr>
                <w:del w:id="3129" w:author="aas" w:date="2013-10-14T02:06:00Z"/>
              </w:rPr>
            </w:pPr>
            <w:del w:id="3130" w:author="aas" w:date="2013-10-14T02:06:00Z">
              <w:r>
                <w:delText xml:space="preserve">            The local TCP port number of the OpenFlow</w:delText>
              </w:r>
            </w:del>
          </w:p>
          <w:p w14:paraId="22AC2E5A" w14:textId="77777777" w:rsidR="0058493D" w:rsidRDefault="0058493D" w:rsidP="0058493D">
            <w:pPr>
              <w:pStyle w:val="XML1"/>
              <w:rPr>
                <w:del w:id="3131" w:author="aas" w:date="2013-10-14T02:06:00Z"/>
              </w:rPr>
            </w:pPr>
            <w:del w:id="3132" w:author="aas" w:date="2013-10-14T02:06:00Z">
              <w:r>
                <w:delText xml:space="preserve">            Logical Switch when connecting to this OpenFlow Controller.</w:delText>
              </w:r>
            </w:del>
          </w:p>
          <w:p w14:paraId="427AE858" w14:textId="77777777" w:rsidR="0058493D" w:rsidRDefault="0058493D" w:rsidP="0058493D">
            <w:pPr>
              <w:pStyle w:val="XML1"/>
              <w:rPr>
                <w:del w:id="3133" w:author="aas" w:date="2013-10-14T02:06:00Z"/>
              </w:rPr>
            </w:pPr>
            <w:del w:id="3134" w:author="aas" w:date="2013-10-14T02:06:00Z">
              <w:r>
                <w:delText xml:space="preserve">            It is the source TCP port number of packets sent to this</w:delText>
              </w:r>
            </w:del>
          </w:p>
          <w:p w14:paraId="003053E9" w14:textId="77777777" w:rsidR="0058493D" w:rsidRDefault="0058493D" w:rsidP="0058493D">
            <w:pPr>
              <w:pStyle w:val="XML1"/>
              <w:rPr>
                <w:del w:id="3135" w:author="aas" w:date="2013-10-14T02:06:00Z"/>
              </w:rPr>
            </w:pPr>
            <w:del w:id="3136" w:author="aas" w:date="2013-10-14T02:06:00Z">
              <w:r>
                <w:delText xml:space="preserve">            OpenFlow Controller.  If this element is not present, then</w:delText>
              </w:r>
            </w:del>
          </w:p>
          <w:p w14:paraId="590FC040" w14:textId="77777777" w:rsidR="0058493D" w:rsidRDefault="0058493D" w:rsidP="0058493D">
            <w:pPr>
              <w:pStyle w:val="XML1"/>
              <w:rPr>
                <w:del w:id="3137" w:author="aas" w:date="2013-10-14T02:06:00Z"/>
              </w:rPr>
            </w:pPr>
            <w:del w:id="3138" w:author="aas" w:date="2013-10-14T02:06:00Z">
              <w:r>
                <w:delText xml:space="preserve">            the port number is chosen arbitrarily by the OpenFlow</w:delText>
              </w:r>
            </w:del>
          </w:p>
          <w:p w14:paraId="4C4F3057" w14:textId="77777777" w:rsidR="0058493D" w:rsidRDefault="0058493D" w:rsidP="0058493D">
            <w:pPr>
              <w:pStyle w:val="XML1"/>
              <w:rPr>
                <w:del w:id="3139" w:author="aas" w:date="2013-10-14T02:06:00Z"/>
              </w:rPr>
            </w:pPr>
            <w:del w:id="3140" w:author="aas" w:date="2013-10-14T02:06:00Z">
              <w:r>
                <w:delText xml:space="preserve">            Logical Switch.</w:delText>
              </w:r>
            </w:del>
          </w:p>
          <w:p w14:paraId="14FE60B6" w14:textId="77777777" w:rsidR="0058493D" w:rsidRDefault="0058493D" w:rsidP="0058493D">
            <w:pPr>
              <w:pStyle w:val="XML1"/>
              <w:rPr>
                <w:del w:id="3141" w:author="aas" w:date="2013-10-14T02:06:00Z"/>
              </w:rPr>
            </w:pPr>
            <w:del w:id="3142" w:author="aas" w:date="2013-10-14T02:06:00Z">
              <w:r>
                <w:delText xml:space="preserve">                  </w:delText>
              </w:r>
            </w:del>
          </w:p>
          <w:p w14:paraId="7DD0D731" w14:textId="77777777" w:rsidR="0058493D" w:rsidRDefault="0058493D" w:rsidP="0058493D">
            <w:pPr>
              <w:pStyle w:val="XML1"/>
              <w:rPr>
                <w:del w:id="3143" w:author="aas" w:date="2013-10-14T02:06:00Z"/>
              </w:rPr>
            </w:pPr>
            <w:del w:id="3144" w:author="aas" w:date="2013-10-14T02:06:00Z">
              <w:r>
                <w:delText xml:space="preserve">            This element is optional. Attempts to set this element to a</w:delText>
              </w:r>
            </w:del>
          </w:p>
          <w:p w14:paraId="4FDC7207" w14:textId="77777777" w:rsidR="0058493D" w:rsidRDefault="0058493D" w:rsidP="0058493D">
            <w:pPr>
              <w:pStyle w:val="XML1"/>
              <w:rPr>
                <w:del w:id="3145" w:author="aas" w:date="2013-10-14T02:06:00Z"/>
              </w:rPr>
            </w:pPr>
            <w:del w:id="3146" w:author="aas" w:date="2013-10-14T02:06:00Z">
              <w:r>
                <w:delText xml:space="preserve">            port number that cannot be used by the OpenFlow Logical</w:delText>
              </w:r>
            </w:del>
          </w:p>
          <w:p w14:paraId="570F60DD" w14:textId="77777777" w:rsidR="0058493D" w:rsidRDefault="0058493D" w:rsidP="0058493D">
            <w:pPr>
              <w:pStyle w:val="XML1"/>
              <w:rPr>
                <w:del w:id="3147" w:author="aas" w:date="2013-10-14T02:06:00Z"/>
              </w:rPr>
            </w:pPr>
            <w:del w:id="3148" w:author="aas" w:date="2013-10-14T02:06:00Z">
              <w:r>
                <w:delText xml:space="preserve">            Switch MUST result in an 'bad-element' error with type</w:delText>
              </w:r>
            </w:del>
          </w:p>
          <w:p w14:paraId="0403F4D3" w14:textId="77777777" w:rsidR="0058493D" w:rsidRDefault="0058493D" w:rsidP="0058493D">
            <w:pPr>
              <w:pStyle w:val="XML1"/>
              <w:rPr>
                <w:del w:id="3149" w:author="aas" w:date="2013-10-14T02:06:00Z"/>
              </w:rPr>
            </w:pPr>
            <w:del w:id="3150" w:author="aas" w:date="2013-10-14T02:06:00Z">
              <w:r>
                <w:delText xml:space="preserve">            'application'. The &amp;lt;error-info&amp;gt; element MUST contain the</w:delText>
              </w:r>
            </w:del>
          </w:p>
          <w:p w14:paraId="26D403C4" w14:textId="77777777" w:rsidR="0058493D" w:rsidRDefault="0058493D" w:rsidP="0058493D">
            <w:pPr>
              <w:pStyle w:val="XML1"/>
              <w:rPr>
                <w:del w:id="3151" w:author="aas" w:date="2013-10-14T02:06:00Z"/>
              </w:rPr>
            </w:pPr>
            <w:del w:id="3152" w:author="aas" w:date="2013-10-14T02:06:00Z">
              <w:r>
                <w:delText xml:space="preserve">            name of this element in the &amp;lt;bad-element&amp;gt; element.</w:delText>
              </w:r>
            </w:del>
          </w:p>
          <w:p w14:paraId="2EA14A20" w14:textId="77777777" w:rsidR="0058493D" w:rsidRDefault="0058493D" w:rsidP="0058493D">
            <w:pPr>
              <w:pStyle w:val="XML1"/>
              <w:rPr>
                <w:del w:id="3153" w:author="aas" w:date="2013-10-14T02:06:00Z"/>
              </w:rPr>
            </w:pPr>
            <w:del w:id="3154" w:author="aas" w:date="2013-10-14T02:06:00Z">
              <w:r>
                <w:delText xml:space="preserve">          &lt;/xs:documentation&gt;</w:delText>
              </w:r>
            </w:del>
          </w:p>
          <w:p w14:paraId="7CA571E2" w14:textId="77777777" w:rsidR="0058493D" w:rsidRDefault="0058493D" w:rsidP="0058493D">
            <w:pPr>
              <w:pStyle w:val="XML1"/>
              <w:rPr>
                <w:del w:id="3155" w:author="aas" w:date="2013-10-14T02:06:00Z"/>
              </w:rPr>
            </w:pPr>
            <w:del w:id="3156" w:author="aas" w:date="2013-10-14T02:06:00Z">
              <w:r>
                <w:delText xml:space="preserve">        &lt;/xs:annotation&gt;</w:delText>
              </w:r>
            </w:del>
          </w:p>
          <w:p w14:paraId="720ED725" w14:textId="77777777" w:rsidR="0058493D" w:rsidRDefault="0058493D" w:rsidP="0058493D">
            <w:pPr>
              <w:pStyle w:val="XML1"/>
              <w:rPr>
                <w:del w:id="3157" w:author="aas" w:date="2013-10-14T02:06:00Z"/>
              </w:rPr>
            </w:pPr>
            <w:del w:id="3158" w:author="aas" w:date="2013-10-14T02:06:00Z">
              <w:r>
                <w:delText xml:space="preserve">      &lt;/xs:element&gt;</w:delText>
              </w:r>
            </w:del>
          </w:p>
          <w:p w14:paraId="3E60A3F2" w14:textId="77777777" w:rsidR="0058493D" w:rsidRDefault="0058493D" w:rsidP="0058493D">
            <w:pPr>
              <w:pStyle w:val="XML1"/>
              <w:rPr>
                <w:del w:id="3159" w:author="aas" w:date="2013-10-14T02:06:00Z"/>
              </w:rPr>
            </w:pPr>
            <w:del w:id="3160" w:author="aas" w:date="2013-10-14T02:06:00Z">
              <w:r>
                <w:delText xml:space="preserve">      &lt;xs:element name="protocol"&gt;</w:delText>
              </w:r>
            </w:del>
          </w:p>
          <w:p w14:paraId="1C7E5E59" w14:textId="77777777" w:rsidR="0058493D" w:rsidRDefault="0058493D" w:rsidP="0058493D">
            <w:pPr>
              <w:pStyle w:val="XML1"/>
              <w:rPr>
                <w:del w:id="3161" w:author="aas" w:date="2013-10-14T02:06:00Z"/>
              </w:rPr>
            </w:pPr>
            <w:del w:id="3162" w:author="aas" w:date="2013-10-14T02:06:00Z">
              <w:r>
                <w:delText xml:space="preserve">        &lt;xs:annotation&gt;</w:delText>
              </w:r>
            </w:del>
          </w:p>
          <w:p w14:paraId="36F6313B" w14:textId="77777777" w:rsidR="0058493D" w:rsidRDefault="0058493D" w:rsidP="0058493D">
            <w:pPr>
              <w:pStyle w:val="XML1"/>
              <w:rPr>
                <w:del w:id="3163" w:author="aas" w:date="2013-10-14T02:06:00Z"/>
              </w:rPr>
            </w:pPr>
            <w:del w:id="3164" w:author="aas" w:date="2013-10-14T02:06:00Z">
              <w:r>
                <w:delText xml:space="preserve">          &lt;xs:documentation&gt;</w:delText>
              </w:r>
            </w:del>
          </w:p>
          <w:p w14:paraId="1DCB876B" w14:textId="77777777" w:rsidR="0058493D" w:rsidRDefault="0058493D" w:rsidP="0058493D">
            <w:pPr>
              <w:pStyle w:val="XML1"/>
              <w:rPr>
                <w:del w:id="3165" w:author="aas" w:date="2013-10-14T02:06:00Z"/>
              </w:rPr>
            </w:pPr>
            <w:del w:id="3166" w:author="aas" w:date="2013-10-14T02:06:00Z">
              <w:r>
                <w:delText xml:space="preserve">            The default protocol tha the OpenFlow Logical </w:delText>
              </w:r>
            </w:del>
          </w:p>
          <w:p w14:paraId="2416C553" w14:textId="77777777" w:rsidR="0058493D" w:rsidRDefault="0058493D" w:rsidP="0058493D">
            <w:pPr>
              <w:pStyle w:val="XML1"/>
              <w:rPr>
                <w:del w:id="3167" w:author="aas" w:date="2013-10-14T02:06:00Z"/>
              </w:rPr>
            </w:pPr>
            <w:del w:id="3168" w:author="aas" w:date="2013-10-14T02:06:00Z">
              <w:r>
                <w:delText xml:space="preserve">            Switch uses to connect to this OpenFlow Controller.  'tls'</w:delText>
              </w:r>
            </w:del>
          </w:p>
          <w:p w14:paraId="189CD680" w14:textId="77777777" w:rsidR="0058493D" w:rsidRDefault="0058493D" w:rsidP="0058493D">
            <w:pPr>
              <w:pStyle w:val="XML1"/>
              <w:rPr>
                <w:del w:id="3169" w:author="aas" w:date="2013-10-14T02:06:00Z"/>
              </w:rPr>
            </w:pPr>
            <w:del w:id="3170" w:author="aas" w:date="2013-10-14T02:06:00Z">
              <w:r>
                <w:delText xml:space="preserve">            is the default value.</w:delText>
              </w:r>
            </w:del>
          </w:p>
          <w:p w14:paraId="53DD9BB4" w14:textId="77777777" w:rsidR="0058493D" w:rsidRDefault="0058493D" w:rsidP="0058493D">
            <w:pPr>
              <w:pStyle w:val="XML1"/>
              <w:rPr>
                <w:del w:id="3171" w:author="aas" w:date="2013-10-14T02:06:00Z"/>
              </w:rPr>
            </w:pPr>
          </w:p>
          <w:p w14:paraId="77AB32DC" w14:textId="77777777" w:rsidR="0058493D" w:rsidRDefault="0058493D" w:rsidP="0058493D">
            <w:pPr>
              <w:pStyle w:val="XML1"/>
              <w:rPr>
                <w:del w:id="3172" w:author="aas" w:date="2013-10-14T02:06:00Z"/>
              </w:rPr>
            </w:pPr>
            <w:del w:id="3173" w:author="aas" w:date="2013-10-14T02:06:00Z">
              <w:r>
                <w:delText xml:space="preserve">            This element is optional. If this element is not present it</w:delText>
              </w:r>
            </w:del>
          </w:p>
          <w:p w14:paraId="7DCB2664" w14:textId="77777777" w:rsidR="0058493D" w:rsidRDefault="0058493D" w:rsidP="0058493D">
            <w:pPr>
              <w:pStyle w:val="XML1"/>
              <w:rPr>
                <w:del w:id="3174" w:author="aas" w:date="2013-10-14T02:06:00Z"/>
              </w:rPr>
            </w:pPr>
            <w:del w:id="3175" w:author="aas" w:date="2013-10-14T02:06:00Z">
              <w:r>
                <w:delText xml:space="preserve">            defaults to 'tls'.</w:delText>
              </w:r>
            </w:del>
          </w:p>
          <w:p w14:paraId="758CCFEC" w14:textId="77777777" w:rsidR="0058493D" w:rsidRDefault="0058493D" w:rsidP="0058493D">
            <w:pPr>
              <w:pStyle w:val="XML1"/>
              <w:rPr>
                <w:del w:id="3176" w:author="aas" w:date="2013-10-14T02:06:00Z"/>
              </w:rPr>
            </w:pPr>
            <w:del w:id="3177" w:author="aas" w:date="2013-10-14T02:06:00Z">
              <w:r>
                <w:delText xml:space="preserve">          &lt;/xs:documentation&gt;</w:delText>
              </w:r>
            </w:del>
          </w:p>
          <w:p w14:paraId="36118BD8" w14:textId="77777777" w:rsidR="0058493D" w:rsidRDefault="0058493D" w:rsidP="0058493D">
            <w:pPr>
              <w:pStyle w:val="XML1"/>
              <w:rPr>
                <w:del w:id="3178" w:author="aas" w:date="2013-10-14T02:06:00Z"/>
              </w:rPr>
            </w:pPr>
            <w:del w:id="3179" w:author="aas" w:date="2013-10-14T02:06:00Z">
              <w:r>
                <w:delText xml:space="preserve">        &lt;/xs:annotation&gt;</w:delText>
              </w:r>
            </w:del>
          </w:p>
          <w:p w14:paraId="5A2EA1BA" w14:textId="77777777" w:rsidR="0058493D" w:rsidRDefault="0058493D" w:rsidP="0058493D">
            <w:pPr>
              <w:pStyle w:val="XML1"/>
              <w:rPr>
                <w:del w:id="3180" w:author="aas" w:date="2013-10-14T02:06:00Z"/>
              </w:rPr>
            </w:pPr>
            <w:del w:id="3181" w:author="aas" w:date="2013-10-14T02:06:00Z">
              <w:r>
                <w:delText xml:space="preserve">        &lt;xs:simpleType&gt;</w:delText>
              </w:r>
            </w:del>
          </w:p>
          <w:p w14:paraId="49FF489E" w14:textId="77777777" w:rsidR="0058493D" w:rsidRDefault="0058493D" w:rsidP="0058493D">
            <w:pPr>
              <w:pStyle w:val="XML1"/>
              <w:rPr>
                <w:del w:id="3182" w:author="aas" w:date="2013-10-14T02:06:00Z"/>
              </w:rPr>
            </w:pPr>
            <w:del w:id="3183" w:author="aas" w:date="2013-10-14T02:06:00Z">
              <w:r>
                <w:delText xml:space="preserve">          &lt;xs:restriction base="xs:string"&gt;</w:delText>
              </w:r>
            </w:del>
          </w:p>
          <w:p w14:paraId="6191AC63" w14:textId="77777777" w:rsidR="0058493D" w:rsidRDefault="0058493D" w:rsidP="0058493D">
            <w:pPr>
              <w:pStyle w:val="XML1"/>
              <w:rPr>
                <w:del w:id="3184" w:author="aas" w:date="2013-10-14T02:06:00Z"/>
              </w:rPr>
            </w:pPr>
            <w:del w:id="3185" w:author="aas" w:date="2013-10-14T02:06:00Z">
              <w:r>
                <w:delText xml:space="preserve">            &lt;xs:enumeration value="tcp"/&gt;</w:delText>
              </w:r>
            </w:del>
          </w:p>
          <w:p w14:paraId="2C8F4DBF" w14:textId="77777777" w:rsidR="0058493D" w:rsidRDefault="0058493D" w:rsidP="0058493D">
            <w:pPr>
              <w:pStyle w:val="XML1"/>
              <w:rPr>
                <w:del w:id="3186" w:author="aas" w:date="2013-10-14T02:06:00Z"/>
              </w:rPr>
            </w:pPr>
            <w:del w:id="3187" w:author="aas" w:date="2013-10-14T02:06:00Z">
              <w:r>
                <w:delText xml:space="preserve">            &lt;xs:enumeration value="tls"/&gt;</w:delText>
              </w:r>
            </w:del>
          </w:p>
          <w:p w14:paraId="10A674ED" w14:textId="77777777" w:rsidR="0058493D" w:rsidRDefault="0058493D" w:rsidP="0058493D">
            <w:pPr>
              <w:pStyle w:val="XML1"/>
              <w:rPr>
                <w:del w:id="3188" w:author="aas" w:date="2013-10-14T02:06:00Z"/>
              </w:rPr>
            </w:pPr>
            <w:del w:id="3189" w:author="aas" w:date="2013-10-14T02:06:00Z">
              <w:r>
                <w:delText xml:space="preserve">          &lt;/xs:restriction&gt;</w:delText>
              </w:r>
            </w:del>
          </w:p>
          <w:p w14:paraId="5CE06816" w14:textId="77777777" w:rsidR="0058493D" w:rsidRDefault="0058493D" w:rsidP="0058493D">
            <w:pPr>
              <w:pStyle w:val="XML1"/>
              <w:rPr>
                <w:del w:id="3190" w:author="aas" w:date="2013-10-14T02:06:00Z"/>
              </w:rPr>
            </w:pPr>
            <w:del w:id="3191" w:author="aas" w:date="2013-10-14T02:06:00Z">
              <w:r>
                <w:delText xml:space="preserve">        &lt;/xs:simpleType&gt;</w:delText>
              </w:r>
            </w:del>
          </w:p>
          <w:p w14:paraId="2805F27B" w14:textId="77777777" w:rsidR="0058493D" w:rsidRDefault="0058493D" w:rsidP="0058493D">
            <w:pPr>
              <w:pStyle w:val="XML1"/>
              <w:rPr>
                <w:del w:id="3192" w:author="aas" w:date="2013-10-14T02:06:00Z"/>
              </w:rPr>
            </w:pPr>
            <w:del w:id="3193" w:author="aas" w:date="2013-10-14T02:06:00Z">
              <w:r>
                <w:delText xml:space="preserve">      &lt;/xs:element&gt;</w:delText>
              </w:r>
            </w:del>
          </w:p>
          <w:p w14:paraId="07340E09" w14:textId="77777777" w:rsidR="0058493D" w:rsidRDefault="0058493D" w:rsidP="0058493D">
            <w:pPr>
              <w:pStyle w:val="XML1"/>
              <w:rPr>
                <w:del w:id="3194" w:author="aas" w:date="2013-10-14T02:06:00Z"/>
              </w:rPr>
            </w:pPr>
            <w:del w:id="3195" w:author="aas" w:date="2013-10-14T02:06:00Z">
              <w:r>
                <w:delText xml:space="preserve">      &lt;xs:element name="state"&gt;</w:delText>
              </w:r>
            </w:del>
          </w:p>
          <w:p w14:paraId="730B2F55" w14:textId="77777777" w:rsidR="0058493D" w:rsidRDefault="0058493D" w:rsidP="0058493D">
            <w:pPr>
              <w:pStyle w:val="XML1"/>
              <w:rPr>
                <w:del w:id="3196" w:author="aas" w:date="2013-10-14T02:06:00Z"/>
              </w:rPr>
            </w:pPr>
            <w:del w:id="3197" w:author="aas" w:date="2013-10-14T02:06:00Z">
              <w:r>
                <w:delText xml:space="preserve">        &lt;xs:annotation&gt;</w:delText>
              </w:r>
            </w:del>
          </w:p>
          <w:p w14:paraId="0F23B556" w14:textId="77777777" w:rsidR="0058493D" w:rsidRDefault="0058493D" w:rsidP="0058493D">
            <w:pPr>
              <w:pStyle w:val="XML1"/>
              <w:rPr>
                <w:del w:id="3198" w:author="aas" w:date="2013-10-14T02:06:00Z"/>
              </w:rPr>
            </w:pPr>
            <w:del w:id="3199" w:author="aas" w:date="2013-10-14T02:06:00Z">
              <w:r>
                <w:delText xml:space="preserve">          &lt;xs:documentation&gt;</w:delText>
              </w:r>
            </w:del>
          </w:p>
          <w:p w14:paraId="67F0559E" w14:textId="77777777" w:rsidR="0058493D" w:rsidRDefault="0058493D" w:rsidP="0058493D">
            <w:pPr>
              <w:pStyle w:val="XML1"/>
              <w:rPr>
                <w:del w:id="3200" w:author="aas" w:date="2013-10-14T02:06:00Z"/>
              </w:rPr>
            </w:pPr>
            <w:del w:id="3201" w:author="aas" w:date="2013-10-14T02:06:00Z">
              <w:r>
                <w:delText xml:space="preserve">            This container holds connection state</w:delText>
              </w:r>
            </w:del>
          </w:p>
          <w:p w14:paraId="0A118324" w14:textId="77777777" w:rsidR="0058493D" w:rsidRDefault="0058493D" w:rsidP="0058493D">
            <w:pPr>
              <w:pStyle w:val="XML1"/>
              <w:rPr>
                <w:del w:id="3202" w:author="aas" w:date="2013-10-14T02:06:00Z"/>
              </w:rPr>
            </w:pPr>
            <w:del w:id="3203" w:author="aas" w:date="2013-10-14T02:06:00Z">
              <w:r>
                <w:delText xml:space="preserve">            information that indicate the connection state of the</w:delText>
              </w:r>
            </w:del>
          </w:p>
          <w:p w14:paraId="5CE0AF67" w14:textId="77777777" w:rsidR="0058493D" w:rsidRDefault="0058493D" w:rsidP="0058493D">
            <w:pPr>
              <w:pStyle w:val="XML1"/>
              <w:rPr>
                <w:del w:id="3204" w:author="aas" w:date="2013-10-14T02:06:00Z"/>
              </w:rPr>
            </w:pPr>
            <w:del w:id="3205" w:author="aas" w:date="2013-10-14T02:06:00Z">
              <w:r>
                <w:delText xml:space="preserve">            OpenFlow Logical Switch and the OpenFlow protocol version</w:delText>
              </w:r>
            </w:del>
          </w:p>
          <w:p w14:paraId="32B5EC84" w14:textId="77777777" w:rsidR="0058493D" w:rsidRDefault="0058493D" w:rsidP="0058493D">
            <w:pPr>
              <w:pStyle w:val="XML1"/>
              <w:rPr>
                <w:del w:id="3206" w:author="aas" w:date="2013-10-14T02:06:00Z"/>
              </w:rPr>
            </w:pPr>
            <w:del w:id="3207" w:author="aas" w:date="2013-10-14T02:06:00Z">
              <w:r>
                <w:delText xml:space="preserve">            used for the connection.</w:delText>
              </w:r>
            </w:del>
          </w:p>
          <w:p w14:paraId="083F6597" w14:textId="77777777" w:rsidR="0058493D" w:rsidRDefault="0058493D" w:rsidP="0058493D">
            <w:pPr>
              <w:pStyle w:val="XML1"/>
              <w:rPr>
                <w:del w:id="3208" w:author="aas" w:date="2013-10-14T02:06:00Z"/>
              </w:rPr>
            </w:pPr>
          </w:p>
          <w:p w14:paraId="0328F8F9" w14:textId="77777777" w:rsidR="0058493D" w:rsidRDefault="0058493D" w:rsidP="0058493D">
            <w:pPr>
              <w:pStyle w:val="XML1"/>
              <w:rPr>
                <w:del w:id="3209" w:author="aas" w:date="2013-10-14T02:06:00Z"/>
              </w:rPr>
            </w:pPr>
            <w:del w:id="3210" w:author="aas" w:date="2013-10-14T02:06:00Z">
              <w:r>
                <w:delText xml:space="preserve">            Children of this element are not configurable and can only</w:delText>
              </w:r>
            </w:del>
          </w:p>
          <w:p w14:paraId="55E414E3" w14:textId="77777777" w:rsidR="0058493D" w:rsidRDefault="0058493D" w:rsidP="0058493D">
            <w:pPr>
              <w:pStyle w:val="XML1"/>
              <w:rPr>
                <w:del w:id="3211" w:author="aas" w:date="2013-10-14T02:06:00Z"/>
              </w:rPr>
            </w:pPr>
            <w:del w:id="3212" w:author="aas" w:date="2013-10-14T02:06:00Z">
              <w:r>
                <w:delText xml:space="preserve">            be retrieved by NETCONF &amp;lt;get&amp;gt; operations. Attemps to modify</w:delText>
              </w:r>
            </w:del>
          </w:p>
          <w:p w14:paraId="2A023DA8" w14:textId="77777777" w:rsidR="0058493D" w:rsidRDefault="0058493D" w:rsidP="0058493D">
            <w:pPr>
              <w:pStyle w:val="XML1"/>
              <w:rPr>
                <w:del w:id="3213" w:author="aas" w:date="2013-10-14T02:06:00Z"/>
              </w:rPr>
            </w:pPr>
            <w:del w:id="3214" w:author="aas" w:date="2013-10-14T02:06:00Z">
              <w:r>
                <w:delText xml:space="preserve">            this element and its children with a NETCONF &amp;lt;edit-config&amp;gt;</w:delText>
              </w:r>
            </w:del>
          </w:p>
          <w:p w14:paraId="330423CF" w14:textId="77777777" w:rsidR="0058493D" w:rsidRDefault="0058493D" w:rsidP="0058493D">
            <w:pPr>
              <w:pStyle w:val="XML1"/>
              <w:rPr>
                <w:del w:id="3215" w:author="aas" w:date="2013-10-14T02:06:00Z"/>
              </w:rPr>
            </w:pPr>
            <w:del w:id="3216" w:author="aas" w:date="2013-10-14T02:06:00Z">
              <w:r>
                <w:delText xml:space="preserve">            operation MUST result in an 'operation-not-supported' error</w:delText>
              </w:r>
            </w:del>
          </w:p>
          <w:p w14:paraId="40DE8481" w14:textId="77777777" w:rsidR="0058493D" w:rsidRDefault="0058493D" w:rsidP="0058493D">
            <w:pPr>
              <w:pStyle w:val="XML1"/>
              <w:rPr>
                <w:del w:id="3217" w:author="aas" w:date="2013-10-14T02:06:00Z"/>
              </w:rPr>
            </w:pPr>
            <w:del w:id="3218" w:author="aas" w:date="2013-10-14T02:06:00Z">
              <w:r>
                <w:delText xml:space="preserve">            with type 'application'.</w:delText>
              </w:r>
            </w:del>
          </w:p>
          <w:p w14:paraId="338E2D91" w14:textId="77777777" w:rsidR="0058493D" w:rsidRDefault="0058493D" w:rsidP="0058493D">
            <w:pPr>
              <w:pStyle w:val="XML1"/>
              <w:rPr>
                <w:del w:id="3219" w:author="aas" w:date="2013-10-14T02:06:00Z"/>
              </w:rPr>
            </w:pPr>
            <w:del w:id="3220" w:author="aas" w:date="2013-10-14T02:06:00Z">
              <w:r>
                <w:delText xml:space="preserve">          &lt;/xs:documentation&gt;</w:delText>
              </w:r>
            </w:del>
          </w:p>
          <w:p w14:paraId="7076F24F" w14:textId="77777777" w:rsidR="0058493D" w:rsidRDefault="0058493D" w:rsidP="0058493D">
            <w:pPr>
              <w:pStyle w:val="XML1"/>
              <w:rPr>
                <w:del w:id="3221" w:author="aas" w:date="2013-10-14T02:06:00Z"/>
              </w:rPr>
            </w:pPr>
            <w:del w:id="3222" w:author="aas" w:date="2013-10-14T02:06:00Z">
              <w:r>
                <w:delText xml:space="preserve">        &lt;/xs:annotation&gt;</w:delText>
              </w:r>
            </w:del>
          </w:p>
          <w:p w14:paraId="1E3AAA5A" w14:textId="77777777" w:rsidR="0058493D" w:rsidRDefault="0058493D" w:rsidP="0058493D">
            <w:pPr>
              <w:pStyle w:val="XML1"/>
              <w:rPr>
                <w:del w:id="3223" w:author="aas" w:date="2013-10-14T02:06:00Z"/>
              </w:rPr>
            </w:pPr>
            <w:del w:id="3224" w:author="aas" w:date="2013-10-14T02:06:00Z">
              <w:r>
                <w:delText xml:space="preserve">        &lt;xs:complexType&gt;</w:delText>
              </w:r>
            </w:del>
          </w:p>
          <w:p w14:paraId="4BA5F6AB" w14:textId="77777777" w:rsidR="0058493D" w:rsidRDefault="0058493D" w:rsidP="0058493D">
            <w:pPr>
              <w:pStyle w:val="XML1"/>
              <w:rPr>
                <w:del w:id="3225" w:author="aas" w:date="2013-10-14T02:06:00Z"/>
              </w:rPr>
            </w:pPr>
            <w:del w:id="3226" w:author="aas" w:date="2013-10-14T02:06:00Z">
              <w:r>
                <w:delText xml:space="preserve">          &lt;xs:sequence&gt;</w:delText>
              </w:r>
            </w:del>
          </w:p>
          <w:p w14:paraId="38F4CBE6" w14:textId="77777777" w:rsidR="0058493D" w:rsidRDefault="0058493D" w:rsidP="0058493D">
            <w:pPr>
              <w:pStyle w:val="XML1"/>
              <w:rPr>
                <w:del w:id="3227" w:author="aas" w:date="2013-10-14T02:06:00Z"/>
              </w:rPr>
            </w:pPr>
            <w:del w:id="3228" w:author="aas" w:date="2013-10-14T02:06:00Z">
              <w:r>
                <w:delText xml:space="preserve">            &lt;xs:element name="connection-state" minOccurs="0"  type="OFUpDownStateType"&gt;</w:delText>
              </w:r>
            </w:del>
          </w:p>
          <w:p w14:paraId="223EFEDD" w14:textId="77777777" w:rsidR="0058493D" w:rsidRDefault="0058493D" w:rsidP="0058493D">
            <w:pPr>
              <w:pStyle w:val="XML1"/>
              <w:rPr>
                <w:del w:id="3229" w:author="aas" w:date="2013-10-14T02:06:00Z"/>
              </w:rPr>
            </w:pPr>
            <w:del w:id="3230" w:author="aas" w:date="2013-10-14T02:06:00Z">
              <w:r>
                <w:delText xml:space="preserve">              &lt;xs:annotation&gt;</w:delText>
              </w:r>
            </w:del>
          </w:p>
          <w:p w14:paraId="65C422A0" w14:textId="77777777" w:rsidR="0058493D" w:rsidRDefault="0058493D" w:rsidP="0058493D">
            <w:pPr>
              <w:pStyle w:val="XML1"/>
              <w:rPr>
                <w:del w:id="3231" w:author="aas" w:date="2013-10-14T02:06:00Z"/>
              </w:rPr>
            </w:pPr>
            <w:del w:id="3232" w:author="aas" w:date="2013-10-14T02:06:00Z">
              <w:r>
                <w:delText xml:space="preserve">                &lt;xs:documentation&gt;</w:delText>
              </w:r>
            </w:del>
          </w:p>
          <w:p w14:paraId="307132C3" w14:textId="77777777" w:rsidR="0058493D" w:rsidRDefault="0058493D" w:rsidP="0058493D">
            <w:pPr>
              <w:pStyle w:val="XML1"/>
              <w:rPr>
                <w:del w:id="3233" w:author="aas" w:date="2013-10-14T02:06:00Z"/>
              </w:rPr>
            </w:pPr>
            <w:del w:id="3234" w:author="aas" w:date="2013-10-14T02:06:00Z">
              <w:r>
                <w:delText xml:space="preserve">                  This object indicates the connections state of</w:delText>
              </w:r>
            </w:del>
          </w:p>
          <w:p w14:paraId="01B52621" w14:textId="77777777" w:rsidR="0058493D" w:rsidRDefault="0058493D" w:rsidP="0058493D">
            <w:pPr>
              <w:pStyle w:val="XML1"/>
              <w:rPr>
                <w:del w:id="3235" w:author="aas" w:date="2013-10-14T02:06:00Z"/>
              </w:rPr>
            </w:pPr>
            <w:del w:id="3236" w:author="aas" w:date="2013-10-14T02:06:00Z">
              <w:r>
                <w:delText xml:space="preserve">                  the OpenFlow Logical Switch to this controller.</w:delText>
              </w:r>
            </w:del>
          </w:p>
          <w:p w14:paraId="1D8477D0" w14:textId="77777777" w:rsidR="0058493D" w:rsidRDefault="0058493D" w:rsidP="0058493D">
            <w:pPr>
              <w:pStyle w:val="XML1"/>
              <w:rPr>
                <w:del w:id="3237" w:author="aas" w:date="2013-10-14T02:06:00Z"/>
              </w:rPr>
            </w:pPr>
            <w:del w:id="3238" w:author="aas" w:date="2013-10-14T02:06:00Z">
              <w:r>
                <w:delText xml:space="preserve">                &lt;/xs:documentation&gt;</w:delText>
              </w:r>
            </w:del>
          </w:p>
          <w:p w14:paraId="7DF52666" w14:textId="77777777" w:rsidR="0058493D" w:rsidRDefault="0058493D" w:rsidP="0058493D">
            <w:pPr>
              <w:pStyle w:val="XML1"/>
              <w:rPr>
                <w:del w:id="3239" w:author="aas" w:date="2013-10-14T02:06:00Z"/>
              </w:rPr>
            </w:pPr>
            <w:del w:id="3240" w:author="aas" w:date="2013-10-14T02:06:00Z">
              <w:r>
                <w:delText xml:space="preserve">              &lt;/xs:annotation&gt;</w:delText>
              </w:r>
            </w:del>
          </w:p>
          <w:p w14:paraId="40CF24F8" w14:textId="77777777" w:rsidR="0058493D" w:rsidRDefault="0058493D" w:rsidP="0058493D">
            <w:pPr>
              <w:pStyle w:val="XML1"/>
              <w:rPr>
                <w:del w:id="3241" w:author="aas" w:date="2013-10-14T02:06:00Z"/>
              </w:rPr>
            </w:pPr>
            <w:del w:id="3242" w:author="aas" w:date="2013-10-14T02:06:00Z">
              <w:r>
                <w:delText xml:space="preserve">            &lt;/xs:element&gt;</w:delText>
              </w:r>
            </w:del>
          </w:p>
          <w:p w14:paraId="65CA1921" w14:textId="77777777" w:rsidR="0058493D" w:rsidRDefault="0058493D" w:rsidP="0058493D">
            <w:pPr>
              <w:pStyle w:val="XML1"/>
              <w:rPr>
                <w:del w:id="3243" w:author="aas" w:date="2013-10-14T02:06:00Z"/>
              </w:rPr>
            </w:pPr>
            <w:del w:id="3244"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45" w:author="aas" w:date="2013-10-14T02:06:00Z"/>
              </w:rPr>
            </w:pPr>
            <w:del w:id="3246" w:author="aas" w:date="2013-10-14T02:06:00Z">
              <w:r>
                <w:delText xml:space="preserve">              &lt;xs:annotation&gt;</w:delText>
              </w:r>
            </w:del>
          </w:p>
          <w:p w14:paraId="5FE468C6" w14:textId="77777777" w:rsidR="0058493D" w:rsidRDefault="0058493D" w:rsidP="0058493D">
            <w:pPr>
              <w:pStyle w:val="XML1"/>
              <w:rPr>
                <w:del w:id="3247" w:author="aas" w:date="2013-10-14T02:06:00Z"/>
              </w:rPr>
            </w:pPr>
            <w:del w:id="3248" w:author="aas" w:date="2013-10-14T02:06:00Z">
              <w:r>
                <w:delText xml:space="preserve">                &lt;xs:documentation&gt;</w:delText>
              </w:r>
            </w:del>
          </w:p>
          <w:p w14:paraId="58946E83" w14:textId="77777777" w:rsidR="0058493D" w:rsidRDefault="0058493D" w:rsidP="0058493D">
            <w:pPr>
              <w:pStyle w:val="XML1"/>
              <w:rPr>
                <w:del w:id="3249" w:author="aas" w:date="2013-10-14T02:06:00Z"/>
              </w:rPr>
            </w:pPr>
            <w:del w:id="3250" w:author="aas" w:date="2013-10-14T02:06:00Z">
              <w:r>
                <w:delText xml:space="preserve">                  This object indicates the version of the</w:delText>
              </w:r>
            </w:del>
          </w:p>
          <w:p w14:paraId="516077B9" w14:textId="77777777" w:rsidR="0058493D" w:rsidRDefault="0058493D" w:rsidP="0058493D">
            <w:pPr>
              <w:pStyle w:val="XML1"/>
              <w:rPr>
                <w:del w:id="3251" w:author="aas" w:date="2013-10-14T02:06:00Z"/>
              </w:rPr>
            </w:pPr>
            <w:del w:id="3252" w:author="aas" w:date="2013-10-14T02:06:00Z">
              <w:r>
                <w:delText xml:space="preserve">                  OpenFlow protocol used between the OpenFlow Logical</w:delText>
              </w:r>
            </w:del>
          </w:p>
          <w:p w14:paraId="7CDDCFC4" w14:textId="77777777" w:rsidR="0058493D" w:rsidRDefault="0058493D" w:rsidP="0058493D">
            <w:pPr>
              <w:pStyle w:val="XML1"/>
              <w:rPr>
                <w:del w:id="3253" w:author="aas" w:date="2013-10-14T02:06:00Z"/>
              </w:rPr>
            </w:pPr>
            <w:del w:id="3254" w:author="aas" w:date="2013-10-14T02:06:00Z">
              <w:r>
                <w:delText xml:space="preserve">                  Switch and this Controller.  If element connection-state</w:delText>
              </w:r>
            </w:del>
          </w:p>
          <w:p w14:paraId="6478910E" w14:textId="77777777" w:rsidR="0058493D" w:rsidRDefault="0058493D" w:rsidP="0058493D">
            <w:pPr>
              <w:pStyle w:val="XML1"/>
              <w:rPr>
                <w:del w:id="3255" w:author="aas" w:date="2013-10-14T02:06:00Z"/>
              </w:rPr>
            </w:pPr>
            <w:del w:id="3256" w:author="aas" w:date="2013-10-14T02:06:00Z">
              <w:r>
                <w:delText xml:space="preserve">                  has value 'up', then this element indicates the actual</w:delText>
              </w:r>
            </w:del>
          </w:p>
          <w:p w14:paraId="0061B3DC" w14:textId="77777777" w:rsidR="0058493D" w:rsidRDefault="0058493D" w:rsidP="0058493D">
            <w:pPr>
              <w:pStyle w:val="XML1"/>
              <w:rPr>
                <w:del w:id="3257" w:author="aas" w:date="2013-10-14T02:06:00Z"/>
              </w:rPr>
            </w:pPr>
            <w:del w:id="3258" w:author="aas" w:date="2013-10-14T02:06:00Z">
              <w:r>
                <w:delText xml:space="preserve">                  version in use.  If element connection-state has value</w:delText>
              </w:r>
            </w:del>
          </w:p>
          <w:p w14:paraId="3F3DB65F" w14:textId="77777777" w:rsidR="0058493D" w:rsidRDefault="0058493D" w:rsidP="0058493D">
            <w:pPr>
              <w:pStyle w:val="XML1"/>
              <w:rPr>
                <w:del w:id="3259" w:author="aas" w:date="2013-10-14T02:06:00Z"/>
              </w:rPr>
            </w:pPr>
            <w:del w:id="3260" w:author="aas" w:date="2013-10-14T02:06:00Z">
              <w:r>
                <w:delText xml:space="preserve">                  'down', then this element indicates the version number of</w:delText>
              </w:r>
            </w:del>
          </w:p>
          <w:p w14:paraId="3D8A1DE0" w14:textId="77777777" w:rsidR="0058493D" w:rsidRDefault="0058493D" w:rsidP="0058493D">
            <w:pPr>
              <w:pStyle w:val="XML1"/>
              <w:rPr>
                <w:del w:id="3261" w:author="aas" w:date="2013-10-14T02:06:00Z"/>
              </w:rPr>
            </w:pPr>
            <w:del w:id="3262" w:author="aas" w:date="2013-10-14T02:06:00Z">
              <w:r>
                <w:delText xml:space="preserve">                  the last established connection with this OpenFlow</w:delText>
              </w:r>
            </w:del>
          </w:p>
          <w:p w14:paraId="76A8E78C" w14:textId="77777777" w:rsidR="0058493D" w:rsidRDefault="0058493D" w:rsidP="0058493D">
            <w:pPr>
              <w:pStyle w:val="XML1"/>
              <w:rPr>
                <w:del w:id="3263" w:author="aas" w:date="2013-10-14T02:06:00Z"/>
              </w:rPr>
            </w:pPr>
            <w:del w:id="3264" w:author="aas" w:date="2013-10-14T02:06:00Z">
              <w:r>
                <w:delText xml:space="preserve">                  Controller.  The value of this element MAY be persistent</w:delText>
              </w:r>
            </w:del>
          </w:p>
          <w:p w14:paraId="48C7E982" w14:textId="77777777" w:rsidR="0058493D" w:rsidRDefault="0058493D" w:rsidP="0058493D">
            <w:pPr>
              <w:pStyle w:val="XML1"/>
              <w:rPr>
                <w:del w:id="3265" w:author="aas" w:date="2013-10-14T02:06:00Z"/>
              </w:rPr>
            </w:pPr>
            <w:del w:id="3266" w:author="aas" w:date="2013-10-14T02:06:00Z">
              <w:r>
                <w:delText xml:space="preserve">                  across reboots of the OpenFlow Logical Switch in such a</w:delText>
              </w:r>
            </w:del>
          </w:p>
          <w:p w14:paraId="3855FF9C" w14:textId="77777777" w:rsidR="0058493D" w:rsidRDefault="0058493D" w:rsidP="0058493D">
            <w:pPr>
              <w:pStyle w:val="XML1"/>
              <w:rPr>
                <w:del w:id="3267" w:author="aas" w:date="2013-10-14T02:06:00Z"/>
              </w:rPr>
            </w:pPr>
            <w:del w:id="3268" w:author="aas" w:date="2013-10-14T02:06:00Z">
              <w:r>
                <w:delText xml:space="preserve">                  case.  If element connection-state has value 'down'and</w:delText>
              </w:r>
            </w:del>
          </w:p>
          <w:p w14:paraId="563BE647" w14:textId="77777777" w:rsidR="0058493D" w:rsidRDefault="0058493D" w:rsidP="0058493D">
            <w:pPr>
              <w:pStyle w:val="XML1"/>
              <w:rPr>
                <w:del w:id="3269" w:author="aas" w:date="2013-10-14T02:06:00Z"/>
              </w:rPr>
            </w:pPr>
            <w:del w:id="3270" w:author="aas" w:date="2013-10-14T02:06:00Z">
              <w:r>
                <w:delText xml:space="preserve">                  there is no information about previous connections to</w:delText>
              </w:r>
            </w:del>
          </w:p>
          <w:p w14:paraId="52FE0D21" w14:textId="77777777" w:rsidR="0058493D" w:rsidRDefault="0058493D" w:rsidP="0058493D">
            <w:pPr>
              <w:pStyle w:val="XML1"/>
              <w:rPr>
                <w:del w:id="3271" w:author="aas" w:date="2013-10-14T02:06:00Z"/>
              </w:rPr>
            </w:pPr>
            <w:del w:id="3272" w:author="aas" w:date="2013-10-14T02:06:00Z">
              <w:r>
                <w:delText xml:space="preserve">                  this OpenFlow controller, then this element is not</w:delText>
              </w:r>
            </w:del>
          </w:p>
          <w:p w14:paraId="774A94EF" w14:textId="77777777" w:rsidR="0058493D" w:rsidRDefault="0058493D" w:rsidP="0058493D">
            <w:pPr>
              <w:pStyle w:val="XML1"/>
              <w:rPr>
                <w:del w:id="3273" w:author="aas" w:date="2013-10-14T02:06:00Z"/>
              </w:rPr>
            </w:pPr>
            <w:del w:id="3274" w:author="aas" w:date="2013-10-14T02:06:00Z">
              <w:r>
                <w:delText xml:space="preserve">                  present or has the value '0'.</w:delText>
              </w:r>
            </w:del>
          </w:p>
          <w:p w14:paraId="03408EE3" w14:textId="77777777" w:rsidR="0058493D" w:rsidRDefault="0058493D" w:rsidP="0058493D">
            <w:pPr>
              <w:pStyle w:val="XML1"/>
              <w:rPr>
                <w:del w:id="3275" w:author="aas" w:date="2013-10-14T02:06:00Z"/>
              </w:rPr>
            </w:pPr>
            <w:del w:id="3276" w:author="aas" w:date="2013-10-14T02:06:00Z">
              <w:r>
                <w:delText xml:space="preserve">                &lt;/xs:documentation&gt;</w:delText>
              </w:r>
            </w:del>
          </w:p>
          <w:p w14:paraId="5EB649E5" w14:textId="77777777" w:rsidR="0058493D" w:rsidRDefault="0058493D" w:rsidP="0058493D">
            <w:pPr>
              <w:pStyle w:val="XML1"/>
              <w:rPr>
                <w:del w:id="3277" w:author="aas" w:date="2013-10-14T02:06:00Z"/>
              </w:rPr>
            </w:pPr>
            <w:del w:id="3278" w:author="aas" w:date="2013-10-14T02:06:00Z">
              <w:r>
                <w:delText xml:space="preserve">              &lt;/xs:annotation&gt;</w:delText>
              </w:r>
            </w:del>
          </w:p>
          <w:p w14:paraId="123DAF36" w14:textId="77777777" w:rsidR="0058493D" w:rsidRDefault="0058493D" w:rsidP="0058493D">
            <w:pPr>
              <w:pStyle w:val="XML1"/>
              <w:rPr>
                <w:del w:id="3279" w:author="aas" w:date="2013-10-14T02:06:00Z"/>
              </w:rPr>
            </w:pPr>
            <w:del w:id="3280" w:author="aas" w:date="2013-10-14T02:06:00Z">
              <w:r>
                <w:delText xml:space="preserve">            &lt;/xs:element&gt;</w:delText>
              </w:r>
            </w:del>
          </w:p>
          <w:p w14:paraId="63776D00" w14:textId="77777777" w:rsidR="0058493D" w:rsidRDefault="0058493D" w:rsidP="0058493D">
            <w:pPr>
              <w:pStyle w:val="XML1"/>
              <w:rPr>
                <w:del w:id="3281" w:author="aas" w:date="2013-10-14T02:06:00Z"/>
              </w:rPr>
            </w:pPr>
            <w:del w:id="3282"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283" w:author="aas" w:date="2013-10-14T02:06:00Z"/>
              </w:rPr>
            </w:pPr>
            <w:del w:id="3284" w:author="aas" w:date="2013-10-14T02:06:00Z">
              <w:r>
                <w:delText xml:space="preserve">              &lt;xs:annotation&gt;</w:delText>
              </w:r>
            </w:del>
          </w:p>
          <w:p w14:paraId="73A975F5" w14:textId="77777777" w:rsidR="0058493D" w:rsidRDefault="0058493D" w:rsidP="0058493D">
            <w:pPr>
              <w:pStyle w:val="XML1"/>
              <w:rPr>
                <w:del w:id="3285" w:author="aas" w:date="2013-10-14T02:06:00Z"/>
              </w:rPr>
            </w:pPr>
            <w:del w:id="3286" w:author="aas" w:date="2013-10-14T02:06:00Z">
              <w:r>
                <w:delText xml:space="preserve">                &lt;xs:documentation&gt;</w:delText>
              </w:r>
            </w:del>
          </w:p>
          <w:p w14:paraId="471F2A6B" w14:textId="77777777" w:rsidR="0058493D" w:rsidRDefault="0058493D" w:rsidP="0058493D">
            <w:pPr>
              <w:pStyle w:val="XML1"/>
              <w:rPr>
                <w:del w:id="3287" w:author="aas" w:date="2013-10-14T02:06:00Z"/>
              </w:rPr>
            </w:pPr>
            <w:del w:id="3288" w:author="aas" w:date="2013-10-14T02:06:00Z">
              <w:r>
                <w:delText xml:space="preserve">                  This list of elements includes one entry for</w:delText>
              </w:r>
            </w:del>
          </w:p>
          <w:p w14:paraId="11AB32CD" w14:textId="77777777" w:rsidR="0058493D" w:rsidRDefault="0058493D" w:rsidP="0058493D">
            <w:pPr>
              <w:pStyle w:val="XML1"/>
              <w:rPr>
                <w:del w:id="3289" w:author="aas" w:date="2013-10-14T02:06:00Z"/>
              </w:rPr>
            </w:pPr>
            <w:del w:id="3290" w:author="aas" w:date="2013-10-14T02:06:00Z">
              <w:r>
                <w:delText xml:space="preserve">                  each OpenFlow protocol version that this OpenFlow</w:delText>
              </w:r>
            </w:del>
          </w:p>
          <w:p w14:paraId="6FC89379" w14:textId="77777777" w:rsidR="0058493D" w:rsidRDefault="0058493D" w:rsidP="0058493D">
            <w:pPr>
              <w:pStyle w:val="XML1"/>
              <w:rPr>
                <w:del w:id="3291" w:author="aas" w:date="2013-10-14T02:06:00Z"/>
              </w:rPr>
            </w:pPr>
            <w:del w:id="3292" w:author="aas" w:date="2013-10-14T02:06:00Z">
              <w:r>
                <w:delText xml:space="preserve">                  controller supports.  It SHOULD contain all</w:delText>
              </w:r>
            </w:del>
          </w:p>
          <w:p w14:paraId="7CCE8137" w14:textId="77777777" w:rsidR="0058493D" w:rsidRDefault="0058493D" w:rsidP="0058493D">
            <w:pPr>
              <w:pStyle w:val="XML1"/>
              <w:rPr>
                <w:del w:id="3293" w:author="aas" w:date="2013-10-14T02:06:00Z"/>
              </w:rPr>
            </w:pPr>
            <w:del w:id="3294" w:author="aas" w:date="2013-10-14T02:06:00Z">
              <w:r>
                <w:delText xml:space="preserve">                &lt;/xs:documentation&gt;</w:delText>
              </w:r>
            </w:del>
          </w:p>
          <w:p w14:paraId="1940095A" w14:textId="77777777" w:rsidR="0058493D" w:rsidRDefault="0058493D" w:rsidP="0058493D">
            <w:pPr>
              <w:pStyle w:val="XML1"/>
              <w:rPr>
                <w:del w:id="3295" w:author="aas" w:date="2013-10-14T02:06:00Z"/>
              </w:rPr>
            </w:pPr>
            <w:del w:id="3296" w:author="aas" w:date="2013-10-14T02:06:00Z">
              <w:r>
                <w:delText xml:space="preserve">              &lt;/xs:annotation&gt;</w:delText>
              </w:r>
            </w:del>
          </w:p>
          <w:p w14:paraId="48B38A9A" w14:textId="77777777" w:rsidR="0058493D" w:rsidRDefault="0058493D" w:rsidP="0058493D">
            <w:pPr>
              <w:pStyle w:val="XML1"/>
              <w:rPr>
                <w:del w:id="3297" w:author="aas" w:date="2013-10-14T02:06:00Z"/>
              </w:rPr>
            </w:pPr>
            <w:del w:id="3298" w:author="aas" w:date="2013-10-14T02:06:00Z">
              <w:r>
                <w:delText xml:space="preserve">            &lt;/xs:element&gt;</w:delText>
              </w:r>
            </w:del>
          </w:p>
          <w:p w14:paraId="2AD905AC" w14:textId="77777777" w:rsidR="0058493D" w:rsidRDefault="0058493D" w:rsidP="0058493D">
            <w:pPr>
              <w:pStyle w:val="XML1"/>
              <w:rPr>
                <w:del w:id="3299" w:author="aas" w:date="2013-10-14T02:06:00Z"/>
              </w:rPr>
            </w:pPr>
            <w:del w:id="3300" w:author="aas" w:date="2013-10-14T02:06:00Z">
              <w:r>
                <w:delText xml:space="preserve">            &lt;xs:element name="local-ip-address-in-use" minOccurs="0"  type="inet:ip-address"&gt;</w:delText>
              </w:r>
            </w:del>
          </w:p>
          <w:p w14:paraId="62BB5526" w14:textId="77777777" w:rsidR="0058493D" w:rsidRDefault="0058493D" w:rsidP="0058493D">
            <w:pPr>
              <w:pStyle w:val="XML1"/>
              <w:rPr>
                <w:del w:id="3301" w:author="aas" w:date="2013-10-14T02:06:00Z"/>
              </w:rPr>
            </w:pPr>
            <w:del w:id="3302" w:author="aas" w:date="2013-10-14T02:06:00Z">
              <w:r>
                <w:delText xml:space="preserve">              &lt;xs:annotation&gt;</w:delText>
              </w:r>
            </w:del>
          </w:p>
          <w:p w14:paraId="47BE7F73" w14:textId="77777777" w:rsidR="0058493D" w:rsidRDefault="0058493D" w:rsidP="0058493D">
            <w:pPr>
              <w:pStyle w:val="XML1"/>
              <w:rPr>
                <w:del w:id="3303" w:author="aas" w:date="2013-10-14T02:06:00Z"/>
              </w:rPr>
            </w:pPr>
            <w:del w:id="3304" w:author="aas" w:date="2013-10-14T02:06:00Z">
              <w:r>
                <w:delText xml:space="preserve">                &lt;xs:documentation&gt;</w:delText>
              </w:r>
            </w:del>
          </w:p>
          <w:p w14:paraId="722C4726" w14:textId="77777777" w:rsidR="0058493D" w:rsidRDefault="0058493D" w:rsidP="0058493D">
            <w:pPr>
              <w:pStyle w:val="XML1"/>
              <w:rPr>
                <w:del w:id="3305" w:author="aas" w:date="2013-10-14T02:06:00Z"/>
              </w:rPr>
            </w:pPr>
            <w:del w:id="3306" w:author="aas" w:date="2013-10-14T02:06:00Z">
              <w:r>
                <w:delText xml:space="preserve">                  The local IP address of the OpenFlow Logical</w:delText>
              </w:r>
            </w:del>
          </w:p>
          <w:p w14:paraId="27B27DFC" w14:textId="77777777" w:rsidR="0058493D" w:rsidRDefault="0058493D" w:rsidP="0058493D">
            <w:pPr>
              <w:pStyle w:val="XML1"/>
              <w:rPr>
                <w:del w:id="3307" w:author="aas" w:date="2013-10-14T02:06:00Z"/>
              </w:rPr>
            </w:pPr>
            <w:del w:id="3308" w:author="aas" w:date="2013-10-14T02:06:00Z">
              <w:r>
                <w:delText xml:space="preserve">                  Switch when connecting to this OpenFlow Controller.  It</w:delText>
              </w:r>
            </w:del>
          </w:p>
          <w:p w14:paraId="0597E5B9" w14:textId="77777777" w:rsidR="0058493D" w:rsidRDefault="0058493D" w:rsidP="0058493D">
            <w:pPr>
              <w:pStyle w:val="XML1"/>
              <w:rPr>
                <w:del w:id="3309" w:author="aas" w:date="2013-10-14T02:06:00Z"/>
              </w:rPr>
            </w:pPr>
            <w:del w:id="3310" w:author="aas" w:date="2013-10-14T02:06:00Z">
              <w:r>
                <w:delText xml:space="preserve">                  is the source IP address of packets sent to this OpenFlow</w:delText>
              </w:r>
            </w:del>
          </w:p>
          <w:p w14:paraId="2F548E06" w14:textId="77777777" w:rsidR="0058493D" w:rsidRDefault="0058493D" w:rsidP="0058493D">
            <w:pPr>
              <w:pStyle w:val="XML1"/>
              <w:rPr>
                <w:del w:id="3311" w:author="aas" w:date="2013-10-14T02:06:00Z"/>
              </w:rPr>
            </w:pPr>
            <w:del w:id="3312" w:author="aas" w:date="2013-10-14T02:06:00Z">
              <w:r>
                <w:delText xml:space="preserve">                  Controller.  If present, this element overrides any</w:delText>
              </w:r>
            </w:del>
          </w:p>
          <w:p w14:paraId="59D94F46" w14:textId="77777777" w:rsidR="0058493D" w:rsidRDefault="0058493D" w:rsidP="0058493D">
            <w:pPr>
              <w:pStyle w:val="XML1"/>
              <w:rPr>
                <w:del w:id="3313" w:author="aas" w:date="2013-10-14T02:06:00Z"/>
              </w:rPr>
            </w:pPr>
            <w:del w:id="3314" w:author="aas" w:date="2013-10-14T02:06:00Z">
              <w:r>
                <w:delText xml:space="preserve">                  default IP address.</w:delText>
              </w:r>
            </w:del>
          </w:p>
          <w:p w14:paraId="00C31B22" w14:textId="77777777" w:rsidR="0058493D" w:rsidRDefault="0058493D" w:rsidP="0058493D">
            <w:pPr>
              <w:pStyle w:val="XML1"/>
              <w:rPr>
                <w:del w:id="3315" w:author="aas" w:date="2013-10-14T02:06:00Z"/>
              </w:rPr>
            </w:pPr>
            <w:del w:id="3316" w:author="aas" w:date="2013-10-14T02:06:00Z">
              <w:r>
                <w:delText xml:space="preserve">                &lt;/xs:documentation&gt;</w:delText>
              </w:r>
            </w:del>
          </w:p>
          <w:p w14:paraId="57F48DA4" w14:textId="77777777" w:rsidR="0058493D" w:rsidRDefault="0058493D" w:rsidP="0058493D">
            <w:pPr>
              <w:pStyle w:val="XML1"/>
              <w:rPr>
                <w:del w:id="3317" w:author="aas" w:date="2013-10-14T02:06:00Z"/>
              </w:rPr>
            </w:pPr>
            <w:del w:id="3318" w:author="aas" w:date="2013-10-14T02:06:00Z">
              <w:r>
                <w:delText xml:space="preserve">              &lt;/xs:annotation&gt;</w:delText>
              </w:r>
            </w:del>
          </w:p>
          <w:p w14:paraId="5BEA9F73" w14:textId="77777777" w:rsidR="0058493D" w:rsidRDefault="0058493D" w:rsidP="0058493D">
            <w:pPr>
              <w:pStyle w:val="XML1"/>
              <w:rPr>
                <w:del w:id="3319" w:author="aas" w:date="2013-10-14T02:06:00Z"/>
              </w:rPr>
            </w:pPr>
            <w:del w:id="3320" w:author="aas" w:date="2013-10-14T02:06:00Z">
              <w:r>
                <w:delText xml:space="preserve">            &lt;/xs:element&gt;</w:delText>
              </w:r>
            </w:del>
          </w:p>
          <w:p w14:paraId="52F3E009" w14:textId="77777777" w:rsidR="0058493D" w:rsidRDefault="0058493D" w:rsidP="0058493D">
            <w:pPr>
              <w:pStyle w:val="XML1"/>
              <w:rPr>
                <w:del w:id="3321" w:author="aas" w:date="2013-10-14T02:06:00Z"/>
              </w:rPr>
            </w:pPr>
            <w:del w:id="3322" w:author="aas" w:date="2013-10-14T02:06:00Z">
              <w:r>
                <w:delText xml:space="preserve">            &lt;xs:element name="local-port-in-use" minOccurs="0"  type="inet:port-number"&gt;</w:delText>
              </w:r>
            </w:del>
          </w:p>
          <w:p w14:paraId="70E68A44" w14:textId="77777777" w:rsidR="0058493D" w:rsidRDefault="0058493D" w:rsidP="0058493D">
            <w:pPr>
              <w:pStyle w:val="XML1"/>
              <w:rPr>
                <w:del w:id="3323" w:author="aas" w:date="2013-10-14T02:06:00Z"/>
              </w:rPr>
            </w:pPr>
            <w:del w:id="3324" w:author="aas" w:date="2013-10-14T02:06:00Z">
              <w:r>
                <w:delText xml:space="preserve">              &lt;xs:annotation&gt;</w:delText>
              </w:r>
            </w:del>
          </w:p>
          <w:p w14:paraId="57533A1A" w14:textId="77777777" w:rsidR="0058493D" w:rsidRDefault="0058493D" w:rsidP="0058493D">
            <w:pPr>
              <w:pStyle w:val="XML1"/>
              <w:rPr>
                <w:del w:id="3325" w:author="aas" w:date="2013-10-14T02:06:00Z"/>
              </w:rPr>
            </w:pPr>
            <w:del w:id="3326" w:author="aas" w:date="2013-10-14T02:06:00Z">
              <w:r>
                <w:delText xml:space="preserve">                &lt;xs:documentation&gt;</w:delText>
              </w:r>
            </w:del>
          </w:p>
          <w:p w14:paraId="2EE8EAC3" w14:textId="77777777" w:rsidR="0058493D" w:rsidRDefault="0058493D" w:rsidP="0058493D">
            <w:pPr>
              <w:pStyle w:val="XML1"/>
              <w:rPr>
                <w:del w:id="3327" w:author="aas" w:date="2013-10-14T02:06:00Z"/>
              </w:rPr>
            </w:pPr>
            <w:del w:id="3328" w:author="aas" w:date="2013-10-14T02:06:00Z">
              <w:r>
                <w:delText xml:space="preserve">                  The local TCP port number of the OpenFlow</w:delText>
              </w:r>
            </w:del>
          </w:p>
          <w:p w14:paraId="38830339" w14:textId="77777777" w:rsidR="0058493D" w:rsidRDefault="0058493D" w:rsidP="0058493D">
            <w:pPr>
              <w:pStyle w:val="XML1"/>
              <w:rPr>
                <w:del w:id="3329" w:author="aas" w:date="2013-10-14T02:06:00Z"/>
              </w:rPr>
            </w:pPr>
            <w:del w:id="3330" w:author="aas" w:date="2013-10-14T02:06:00Z">
              <w:r>
                <w:delText xml:space="preserve">                  Logical Switch.  If element connection-state has value</w:delText>
              </w:r>
            </w:del>
          </w:p>
          <w:p w14:paraId="151F6705" w14:textId="77777777" w:rsidR="0058493D" w:rsidRDefault="0058493D" w:rsidP="0058493D">
            <w:pPr>
              <w:pStyle w:val="XML1"/>
              <w:rPr>
                <w:del w:id="3331" w:author="aas" w:date="2013-10-14T02:06:00Z"/>
              </w:rPr>
            </w:pPr>
            <w:del w:id="3332" w:author="aas" w:date="2013-10-14T02:06:00Z">
              <w:r>
                <w:delText xml:space="preserve">                  'up', then this element indicates the actual port number</w:delText>
              </w:r>
            </w:del>
          </w:p>
          <w:p w14:paraId="70BFDEF7" w14:textId="77777777" w:rsidR="0058493D" w:rsidRDefault="0058493D" w:rsidP="0058493D">
            <w:pPr>
              <w:pStyle w:val="XML1"/>
              <w:rPr>
                <w:del w:id="3333" w:author="aas" w:date="2013-10-14T02:06:00Z"/>
              </w:rPr>
            </w:pPr>
            <w:del w:id="3334" w:author="aas" w:date="2013-10-14T02:06:00Z">
              <w:r>
                <w:delText xml:space="preserve">                  in use.  If element connection-state has value 'down',</w:delText>
              </w:r>
            </w:del>
          </w:p>
          <w:p w14:paraId="0BD993C2" w14:textId="77777777" w:rsidR="0058493D" w:rsidRDefault="0058493D" w:rsidP="0058493D">
            <w:pPr>
              <w:pStyle w:val="XML1"/>
              <w:rPr>
                <w:del w:id="3335" w:author="aas" w:date="2013-10-14T02:06:00Z"/>
              </w:rPr>
            </w:pPr>
            <w:del w:id="3336" w:author="aas" w:date="2013-10-14T02:06:00Z">
              <w:r>
                <w:delText xml:space="preserve">                  then this element indicates the port number used for the</w:delText>
              </w:r>
            </w:del>
          </w:p>
          <w:p w14:paraId="35062DDA" w14:textId="77777777" w:rsidR="0058493D" w:rsidRDefault="0058493D" w:rsidP="0058493D">
            <w:pPr>
              <w:pStyle w:val="XML1"/>
              <w:rPr>
                <w:del w:id="3337" w:author="aas" w:date="2013-10-14T02:06:00Z"/>
              </w:rPr>
            </w:pPr>
            <w:del w:id="3338" w:author="aas" w:date="2013-10-14T02:06:00Z">
              <w:r>
                <w:delText xml:space="preserve">                  last attempt to establish a connection with this OpenFlow</w:delText>
              </w:r>
            </w:del>
          </w:p>
          <w:p w14:paraId="4919DCC3" w14:textId="77777777" w:rsidR="0058493D" w:rsidRDefault="0058493D" w:rsidP="0058493D">
            <w:pPr>
              <w:pStyle w:val="XML1"/>
              <w:rPr>
                <w:del w:id="3339" w:author="aas" w:date="2013-10-14T02:06:00Z"/>
              </w:rPr>
            </w:pPr>
            <w:del w:id="3340" w:author="aas" w:date="2013-10-14T02:06:00Z">
              <w:r>
                <w:delText xml:space="preserve">                  Controller.??? </w:delText>
              </w:r>
            </w:del>
          </w:p>
          <w:p w14:paraId="0036F325" w14:textId="77777777" w:rsidR="0058493D" w:rsidRDefault="0058493D" w:rsidP="0058493D">
            <w:pPr>
              <w:pStyle w:val="XML1"/>
              <w:rPr>
                <w:del w:id="3341" w:author="aas" w:date="2013-10-14T02:06:00Z"/>
              </w:rPr>
            </w:pPr>
            <w:del w:id="3342" w:author="aas" w:date="2013-10-14T02:06:00Z">
              <w:r>
                <w:delText xml:space="preserve">                  When connecting to this OpenFlow Controller, it is the </w:delText>
              </w:r>
            </w:del>
          </w:p>
          <w:p w14:paraId="571A7ECC" w14:textId="77777777" w:rsidR="0058493D" w:rsidRDefault="0058493D" w:rsidP="0058493D">
            <w:pPr>
              <w:pStyle w:val="XML1"/>
              <w:rPr>
                <w:del w:id="3343" w:author="aas" w:date="2013-10-14T02:06:00Z"/>
              </w:rPr>
            </w:pPr>
            <w:del w:id="3344" w:author="aas" w:date="2013-10-14T02:06:00Z">
              <w:r>
                <w:delText xml:space="preserve">                  source TCP port number of packets sent to this OpenFlow </w:delText>
              </w:r>
            </w:del>
          </w:p>
          <w:p w14:paraId="2E7F4655" w14:textId="77777777" w:rsidR="0058493D" w:rsidRDefault="0058493D" w:rsidP="0058493D">
            <w:pPr>
              <w:pStyle w:val="XML1"/>
              <w:rPr>
                <w:del w:id="3345" w:author="aas" w:date="2013-10-14T02:06:00Z"/>
              </w:rPr>
            </w:pPr>
            <w:del w:id="3346" w:author="aas" w:date="2013-10-14T02:06:00Z">
              <w:r>
                <w:delText xml:space="preserve">                  Controller.  If this element has its defaqult value 0,</w:delText>
              </w:r>
            </w:del>
          </w:p>
          <w:p w14:paraId="63B9F428" w14:textId="77777777" w:rsidR="0058493D" w:rsidRDefault="0058493D" w:rsidP="0058493D">
            <w:pPr>
              <w:pStyle w:val="XML1"/>
              <w:rPr>
                <w:del w:id="3347" w:author="aas" w:date="2013-10-14T02:06:00Z"/>
              </w:rPr>
            </w:pPr>
            <w:del w:id="3348" w:author="aas" w:date="2013-10-14T02:06:00Z">
              <w:r>
                <w:delText xml:space="preserve">                  then port number is chosen arbitrarily by the OpenFlow</w:delText>
              </w:r>
            </w:del>
          </w:p>
          <w:p w14:paraId="6FD89518" w14:textId="77777777" w:rsidR="0058493D" w:rsidRDefault="0058493D" w:rsidP="0058493D">
            <w:pPr>
              <w:pStyle w:val="XML1"/>
              <w:rPr>
                <w:del w:id="3349" w:author="aas" w:date="2013-10-14T02:06:00Z"/>
              </w:rPr>
            </w:pPr>
            <w:del w:id="3350" w:author="aas" w:date="2013-10-14T02:06:00Z">
              <w:r>
                <w:delText xml:space="preserve">                  Logical Switch.</w:delText>
              </w:r>
            </w:del>
          </w:p>
          <w:p w14:paraId="62DCAF81" w14:textId="77777777" w:rsidR="0058493D" w:rsidRDefault="0058493D" w:rsidP="0058493D">
            <w:pPr>
              <w:pStyle w:val="XML1"/>
              <w:rPr>
                <w:del w:id="3351" w:author="aas" w:date="2013-10-14T02:06:00Z"/>
              </w:rPr>
            </w:pPr>
            <w:del w:id="3352" w:author="aas" w:date="2013-10-14T02:06:00Z">
              <w:r>
                <w:delText xml:space="preserve">                &lt;/xs:documentation&gt;</w:delText>
              </w:r>
            </w:del>
          </w:p>
          <w:p w14:paraId="4745D662" w14:textId="77777777" w:rsidR="0058493D" w:rsidRDefault="0058493D" w:rsidP="0058493D">
            <w:pPr>
              <w:pStyle w:val="XML1"/>
              <w:rPr>
                <w:del w:id="3353" w:author="aas" w:date="2013-10-14T02:06:00Z"/>
              </w:rPr>
            </w:pPr>
            <w:del w:id="3354" w:author="aas" w:date="2013-10-14T02:06:00Z">
              <w:r>
                <w:delText xml:space="preserve">              &lt;/xs:annotation&gt;</w:delText>
              </w:r>
            </w:del>
          </w:p>
          <w:p w14:paraId="5D3E445E" w14:textId="77777777" w:rsidR="0058493D" w:rsidRDefault="0058493D" w:rsidP="0058493D">
            <w:pPr>
              <w:pStyle w:val="XML1"/>
              <w:rPr>
                <w:del w:id="3355" w:author="aas" w:date="2013-10-14T02:06:00Z"/>
              </w:rPr>
            </w:pPr>
            <w:del w:id="3356" w:author="aas" w:date="2013-10-14T02:06:00Z">
              <w:r>
                <w:delText xml:space="preserve">            &lt;/xs:element&gt;</w:delText>
              </w:r>
            </w:del>
          </w:p>
          <w:p w14:paraId="38D1B107" w14:textId="77777777" w:rsidR="0058493D" w:rsidRDefault="0058493D" w:rsidP="0058493D">
            <w:pPr>
              <w:pStyle w:val="XML1"/>
              <w:rPr>
                <w:del w:id="3357" w:author="aas" w:date="2013-10-14T02:06:00Z"/>
              </w:rPr>
            </w:pPr>
            <w:del w:id="3358" w:author="aas" w:date="2013-10-14T02:06:00Z">
              <w:r>
                <w:delText xml:space="preserve">          &lt;/xs:sequence&gt;</w:delText>
              </w:r>
            </w:del>
          </w:p>
          <w:p w14:paraId="5F811C14" w14:textId="77777777" w:rsidR="0058493D" w:rsidRDefault="0058493D" w:rsidP="0058493D">
            <w:pPr>
              <w:pStyle w:val="XML1"/>
              <w:rPr>
                <w:del w:id="3359" w:author="aas" w:date="2013-10-14T02:06:00Z"/>
              </w:rPr>
            </w:pPr>
            <w:del w:id="3360" w:author="aas" w:date="2013-10-14T02:06:00Z">
              <w:r>
                <w:delText xml:space="preserve">        &lt;/xs:complexType&gt;</w:delText>
              </w:r>
            </w:del>
          </w:p>
          <w:p w14:paraId="771F107E" w14:textId="77777777" w:rsidR="0058493D" w:rsidRDefault="0058493D" w:rsidP="0058493D">
            <w:pPr>
              <w:pStyle w:val="XML1"/>
              <w:rPr>
                <w:del w:id="3361" w:author="aas" w:date="2013-10-14T02:06:00Z"/>
              </w:rPr>
            </w:pPr>
            <w:del w:id="3362" w:author="aas" w:date="2013-10-14T02:06:00Z">
              <w:r>
                <w:delText xml:space="preserve">      &lt;/xs:element&gt;</w:delText>
              </w:r>
            </w:del>
          </w:p>
          <w:p w14:paraId="7DC89AD2" w14:textId="77777777" w:rsidR="0058493D" w:rsidRDefault="0058493D" w:rsidP="0058493D">
            <w:pPr>
              <w:pStyle w:val="XML1"/>
              <w:rPr>
                <w:del w:id="3363" w:author="aas" w:date="2013-10-14T02:06:00Z"/>
              </w:rPr>
            </w:pPr>
            <w:del w:id="3364" w:author="aas" w:date="2013-10-14T02:06:00Z">
              <w:r>
                <w:delText xml:space="preserve">    &lt;/xs:sequence&gt;</w:delText>
              </w:r>
            </w:del>
          </w:p>
          <w:p w14:paraId="13E85D9B" w14:textId="77777777" w:rsidR="00F86237" w:rsidRDefault="0058493D" w:rsidP="0058493D">
            <w:pPr>
              <w:pStyle w:val="XML1"/>
              <w:rPr>
                <w:del w:id="3365" w:author="aas" w:date="2013-10-14T02:06:00Z"/>
              </w:rPr>
            </w:pPr>
            <w:del w:id="3366" w:author="aas" w:date="2013-10-14T02:06:00Z">
              <w:r>
                <w:delText xml:space="preserve">  &lt;/xs:group&gt;</w:delText>
              </w:r>
            </w:del>
          </w:p>
          <w:p w14:paraId="545BCBC3" w14:textId="77777777" w:rsidR="0058493D" w:rsidRDefault="0058493D" w:rsidP="0058493D">
            <w:pPr>
              <w:pStyle w:val="XML1"/>
              <w:rPr>
                <w:del w:id="3367" w:author="aas" w:date="2013-10-14T02:06:00Z"/>
              </w:rPr>
            </w:pPr>
          </w:p>
          <w:p w14:paraId="60A4EA7A" w14:textId="77777777" w:rsidR="0058493D" w:rsidRDefault="0058493D" w:rsidP="0058493D">
            <w:pPr>
              <w:pStyle w:val="XML1"/>
              <w:rPr>
                <w:del w:id="3368" w:author="aas" w:date="2013-10-14T02:06:00Z"/>
              </w:rPr>
            </w:pPr>
            <w:del w:id="3369" w:author="aas" w:date="2013-10-14T02:06:00Z">
              <w:r>
                <w:delText xml:space="preserve">  &lt;xs:simpleType name="OFConfigId"&gt;</w:delText>
              </w:r>
            </w:del>
          </w:p>
          <w:p w14:paraId="31C44714" w14:textId="77777777" w:rsidR="0058493D" w:rsidRDefault="0058493D" w:rsidP="0058493D">
            <w:pPr>
              <w:pStyle w:val="XML1"/>
              <w:rPr>
                <w:del w:id="3370" w:author="aas" w:date="2013-10-14T02:06:00Z"/>
              </w:rPr>
            </w:pPr>
            <w:del w:id="3371" w:author="aas" w:date="2013-10-14T02:06:00Z">
              <w:r>
                <w:delText xml:space="preserve">    &lt;xs:annotation&gt;</w:delText>
              </w:r>
            </w:del>
          </w:p>
          <w:p w14:paraId="51E78E4D" w14:textId="77777777" w:rsidR="0058493D" w:rsidRDefault="0058493D" w:rsidP="0058493D">
            <w:pPr>
              <w:pStyle w:val="XML1"/>
              <w:rPr>
                <w:del w:id="3372" w:author="aas" w:date="2013-10-14T02:06:00Z"/>
              </w:rPr>
            </w:pPr>
            <w:del w:id="3373" w:author="aas" w:date="2013-10-14T02:06:00Z">
              <w:r>
                <w:delText xml:space="preserve">      &lt;xs:documentation&gt;</w:delText>
              </w:r>
            </w:del>
          </w:p>
          <w:p w14:paraId="3B4AF71D" w14:textId="77777777" w:rsidR="0058493D" w:rsidRDefault="0058493D" w:rsidP="0058493D">
            <w:pPr>
              <w:pStyle w:val="XML1"/>
              <w:rPr>
                <w:del w:id="3374" w:author="aas" w:date="2013-10-14T02:06:00Z"/>
              </w:rPr>
            </w:pPr>
            <w:del w:id="3375" w:author="aas" w:date="2013-10-14T02:06:00Z">
              <w:r>
                <w:delText xml:space="preserve">        Generic type of an identifier in OF-CONFIG</w:delText>
              </w:r>
            </w:del>
          </w:p>
          <w:p w14:paraId="45F6F6E4" w14:textId="77777777" w:rsidR="0058493D" w:rsidRDefault="0058493D" w:rsidP="0058493D">
            <w:pPr>
              <w:pStyle w:val="XML1"/>
              <w:rPr>
                <w:del w:id="3376" w:author="aas" w:date="2013-10-14T02:06:00Z"/>
              </w:rPr>
            </w:pPr>
            <w:del w:id="3377" w:author="aas" w:date="2013-10-14T02:06:00Z">
              <w:r>
                <w:delText xml:space="preserve">      &lt;/xs:documentation&gt;</w:delText>
              </w:r>
            </w:del>
          </w:p>
          <w:p w14:paraId="2E6A5D20" w14:textId="77777777" w:rsidR="0058493D" w:rsidRDefault="0058493D" w:rsidP="0058493D">
            <w:pPr>
              <w:pStyle w:val="XML1"/>
              <w:rPr>
                <w:del w:id="3378" w:author="aas" w:date="2013-10-14T02:06:00Z"/>
              </w:rPr>
            </w:pPr>
            <w:del w:id="3379" w:author="aas" w:date="2013-10-14T02:06:00Z">
              <w:r>
                <w:delText xml:space="preserve">    &lt;/xs:annotation&gt;</w:delText>
              </w:r>
            </w:del>
          </w:p>
          <w:p w14:paraId="4183555D" w14:textId="77777777" w:rsidR="0058493D" w:rsidRDefault="0058493D" w:rsidP="0058493D">
            <w:pPr>
              <w:pStyle w:val="XML1"/>
              <w:rPr>
                <w:del w:id="3380" w:author="aas" w:date="2013-10-14T02:06:00Z"/>
              </w:rPr>
            </w:pPr>
            <w:del w:id="3381" w:author="aas" w:date="2013-10-14T02:06:00Z">
              <w:r>
                <w:delText xml:space="preserve">    &lt;xs:restriction base="inet:uri"&gt;</w:delText>
              </w:r>
            </w:del>
          </w:p>
          <w:p w14:paraId="666EA839" w14:textId="77777777" w:rsidR="0058493D" w:rsidRDefault="0058493D" w:rsidP="0058493D">
            <w:pPr>
              <w:pStyle w:val="XML1"/>
              <w:rPr>
                <w:del w:id="3382" w:author="aas" w:date="2013-10-14T02:06:00Z"/>
              </w:rPr>
            </w:pPr>
            <w:del w:id="3383" w:author="aas" w:date="2013-10-14T02:06:00Z">
              <w:r>
                <w:delText xml:space="preserve">    &lt;/xs:restriction&gt;</w:delText>
              </w:r>
            </w:del>
          </w:p>
          <w:p w14:paraId="3E3891F0" w14:textId="77777777" w:rsidR="0058493D" w:rsidRDefault="0058493D" w:rsidP="0058493D">
            <w:pPr>
              <w:pStyle w:val="XML1"/>
              <w:rPr>
                <w:del w:id="3384" w:author="aas" w:date="2013-10-14T02:06:00Z"/>
              </w:rPr>
            </w:pPr>
            <w:del w:id="3385" w:author="aas" w:date="2013-10-14T02:06:00Z">
              <w:r>
                <w:delText xml:space="preserve">  &lt;/xs:simpleType&gt;</w:delText>
              </w:r>
            </w:del>
          </w:p>
          <w:p w14:paraId="1B436800" w14:textId="77777777" w:rsidR="0058493D" w:rsidRDefault="0058493D" w:rsidP="0058493D">
            <w:pPr>
              <w:pStyle w:val="XML1"/>
              <w:rPr>
                <w:del w:id="3386" w:author="aas" w:date="2013-10-14T02:06:00Z"/>
              </w:rPr>
            </w:pPr>
          </w:p>
          <w:p w14:paraId="03F98A3E" w14:textId="77777777" w:rsidR="0058493D" w:rsidRDefault="0058493D" w:rsidP="0058493D">
            <w:pPr>
              <w:pStyle w:val="XML1"/>
              <w:rPr>
                <w:del w:id="3387" w:author="aas" w:date="2013-10-14T02:06:00Z"/>
              </w:rPr>
            </w:pPr>
            <w:del w:id="3388" w:author="aas" w:date="2013-10-14T02:06:00Z">
              <w:r>
                <w:delText xml:space="preserve">  &lt;xs:simpleType name="OFOpenFlowVersionType"&gt;</w:delText>
              </w:r>
            </w:del>
          </w:p>
          <w:p w14:paraId="17390F85" w14:textId="77777777" w:rsidR="0058493D" w:rsidRDefault="0058493D" w:rsidP="0058493D">
            <w:pPr>
              <w:pStyle w:val="XML1"/>
              <w:rPr>
                <w:del w:id="3389" w:author="aas" w:date="2013-10-14T02:06:00Z"/>
              </w:rPr>
            </w:pPr>
            <w:del w:id="3390" w:author="aas" w:date="2013-10-14T02:06:00Z">
              <w:r>
                <w:delText xml:space="preserve">    &lt;xs:annotation&gt;</w:delText>
              </w:r>
            </w:del>
          </w:p>
          <w:p w14:paraId="03150E21" w14:textId="77777777" w:rsidR="0058493D" w:rsidRDefault="0058493D" w:rsidP="0058493D">
            <w:pPr>
              <w:pStyle w:val="XML1"/>
              <w:rPr>
                <w:del w:id="3391" w:author="aas" w:date="2013-10-14T02:06:00Z"/>
              </w:rPr>
            </w:pPr>
            <w:del w:id="3392" w:author="aas" w:date="2013-10-14T02:06:00Z">
              <w:r>
                <w:delText xml:space="preserve">      &lt;xs:documentation&gt;</w:delText>
              </w:r>
            </w:del>
          </w:p>
          <w:p w14:paraId="59CBACED" w14:textId="77777777" w:rsidR="0058493D" w:rsidRDefault="0058493D" w:rsidP="0058493D">
            <w:pPr>
              <w:pStyle w:val="XML1"/>
              <w:rPr>
                <w:del w:id="3393" w:author="aas" w:date="2013-10-14T02:06:00Z"/>
              </w:rPr>
            </w:pPr>
            <w:del w:id="3394" w:author="aas" w:date="2013-10-14T02:06:00Z">
              <w:r>
                <w:delText xml:space="preserve">        This enumeration contains the all OpenFlow</w:delText>
              </w:r>
            </w:del>
          </w:p>
          <w:p w14:paraId="75B5EEFE" w14:textId="77777777" w:rsidR="0058493D" w:rsidRDefault="0058493D" w:rsidP="0058493D">
            <w:pPr>
              <w:pStyle w:val="XML1"/>
              <w:rPr>
                <w:del w:id="3395" w:author="aas" w:date="2013-10-14T02:06:00Z"/>
              </w:rPr>
            </w:pPr>
            <w:del w:id="3396" w:author="aas" w:date="2013-10-14T02:06:00Z">
              <w:r>
                <w:delText xml:space="preserve">        versions released so far.</w:delText>
              </w:r>
            </w:del>
          </w:p>
          <w:p w14:paraId="5F9E7085" w14:textId="77777777" w:rsidR="0058493D" w:rsidRDefault="0058493D" w:rsidP="0058493D">
            <w:pPr>
              <w:pStyle w:val="XML1"/>
              <w:rPr>
                <w:del w:id="3397" w:author="aas" w:date="2013-10-14T02:06:00Z"/>
              </w:rPr>
            </w:pPr>
            <w:del w:id="3398" w:author="aas" w:date="2013-10-14T02:06:00Z">
              <w:r>
                <w:delText xml:space="preserve">      &lt;/xs:documentation&gt;</w:delText>
              </w:r>
            </w:del>
          </w:p>
          <w:p w14:paraId="5C4F8E08" w14:textId="77777777" w:rsidR="0058493D" w:rsidRDefault="0058493D" w:rsidP="0058493D">
            <w:pPr>
              <w:pStyle w:val="XML1"/>
              <w:rPr>
                <w:del w:id="3399" w:author="aas" w:date="2013-10-14T02:06:00Z"/>
              </w:rPr>
            </w:pPr>
            <w:del w:id="3400" w:author="aas" w:date="2013-10-14T02:06:00Z">
              <w:r>
                <w:delText xml:space="preserve">    &lt;/xs:annotation&gt;</w:delText>
              </w:r>
            </w:del>
          </w:p>
          <w:p w14:paraId="7308C270" w14:textId="77777777" w:rsidR="0058493D" w:rsidRDefault="0058493D" w:rsidP="0058493D">
            <w:pPr>
              <w:pStyle w:val="XML1"/>
              <w:rPr>
                <w:del w:id="3401" w:author="aas" w:date="2013-10-14T02:06:00Z"/>
              </w:rPr>
            </w:pPr>
          </w:p>
          <w:p w14:paraId="3218345B" w14:textId="77777777" w:rsidR="0058493D" w:rsidRDefault="0058493D" w:rsidP="0058493D">
            <w:pPr>
              <w:pStyle w:val="XML1"/>
              <w:rPr>
                <w:del w:id="3402" w:author="aas" w:date="2013-10-14T02:06:00Z"/>
              </w:rPr>
            </w:pPr>
            <w:del w:id="3403" w:author="aas" w:date="2013-10-14T02:06:00Z">
              <w:r>
                <w:delText xml:space="preserve">    &lt;xs:restriction base="xs:string"&gt;</w:delText>
              </w:r>
            </w:del>
          </w:p>
          <w:p w14:paraId="659D4FAA" w14:textId="77777777" w:rsidR="0058493D" w:rsidRDefault="0058493D" w:rsidP="0058493D">
            <w:pPr>
              <w:pStyle w:val="XML1"/>
              <w:rPr>
                <w:del w:id="3404" w:author="aas" w:date="2013-10-14T02:06:00Z"/>
              </w:rPr>
            </w:pPr>
            <w:del w:id="3405" w:author="aas" w:date="2013-10-14T02:06:00Z">
              <w:r>
                <w:delText xml:space="preserve">      &lt;xs:enumeration value="not-applicable"/&gt;</w:delText>
              </w:r>
            </w:del>
          </w:p>
          <w:p w14:paraId="5F0606F8" w14:textId="77777777" w:rsidR="0058493D" w:rsidRDefault="0058493D" w:rsidP="0058493D">
            <w:pPr>
              <w:pStyle w:val="XML1"/>
              <w:rPr>
                <w:del w:id="3406" w:author="aas" w:date="2013-10-14T02:06:00Z"/>
              </w:rPr>
            </w:pPr>
            <w:del w:id="3407" w:author="aas" w:date="2013-10-14T02:06:00Z">
              <w:r>
                <w:delText xml:space="preserve">      &lt;xs:enumeration value="1.0"/&gt;</w:delText>
              </w:r>
            </w:del>
          </w:p>
          <w:p w14:paraId="05464C9C" w14:textId="77777777" w:rsidR="0058493D" w:rsidRDefault="0058493D" w:rsidP="0058493D">
            <w:pPr>
              <w:pStyle w:val="XML1"/>
              <w:rPr>
                <w:del w:id="3408" w:author="aas" w:date="2013-10-14T02:06:00Z"/>
              </w:rPr>
            </w:pPr>
            <w:del w:id="3409" w:author="aas" w:date="2013-10-14T02:06:00Z">
              <w:r>
                <w:delText xml:space="preserve">      &lt;xs:enumeration value="1.0.1"/&gt;</w:delText>
              </w:r>
            </w:del>
          </w:p>
          <w:p w14:paraId="74F5C174" w14:textId="77777777" w:rsidR="0058493D" w:rsidRDefault="0058493D" w:rsidP="0058493D">
            <w:pPr>
              <w:pStyle w:val="XML1"/>
              <w:rPr>
                <w:del w:id="3410" w:author="aas" w:date="2013-10-14T02:06:00Z"/>
              </w:rPr>
            </w:pPr>
            <w:del w:id="3411" w:author="aas" w:date="2013-10-14T02:06:00Z">
              <w:r>
                <w:delText xml:space="preserve">      &lt;xs:enumeration value="1.1"/&gt;</w:delText>
              </w:r>
            </w:del>
          </w:p>
          <w:p w14:paraId="130B759B" w14:textId="77777777" w:rsidR="0058493D" w:rsidRDefault="0058493D" w:rsidP="0058493D">
            <w:pPr>
              <w:pStyle w:val="XML1"/>
              <w:rPr>
                <w:del w:id="3412" w:author="aas" w:date="2013-10-14T02:06:00Z"/>
              </w:rPr>
            </w:pPr>
            <w:del w:id="3413" w:author="aas" w:date="2013-10-14T02:06:00Z">
              <w:r>
                <w:delText xml:space="preserve">      &lt;xs:enumeration value="1.2"/&gt;</w:delText>
              </w:r>
            </w:del>
          </w:p>
          <w:p w14:paraId="39AB7587" w14:textId="77777777" w:rsidR="0058493D" w:rsidRDefault="0058493D" w:rsidP="0058493D">
            <w:pPr>
              <w:pStyle w:val="XML1"/>
              <w:rPr>
                <w:del w:id="3414" w:author="aas" w:date="2013-10-14T02:06:00Z"/>
              </w:rPr>
            </w:pPr>
            <w:del w:id="3415" w:author="aas" w:date="2013-10-14T02:06:00Z">
              <w:r>
                <w:delText xml:space="preserve">      &lt;xs:enumeration value="1.3"/&gt;</w:delText>
              </w:r>
            </w:del>
          </w:p>
          <w:p w14:paraId="01C89B0E" w14:textId="77777777" w:rsidR="0058493D" w:rsidRDefault="0058493D" w:rsidP="0058493D">
            <w:pPr>
              <w:pStyle w:val="XML1"/>
              <w:rPr>
                <w:del w:id="3416" w:author="aas" w:date="2013-10-14T02:06:00Z"/>
              </w:rPr>
            </w:pPr>
            <w:del w:id="3417" w:author="aas" w:date="2013-10-14T02:06:00Z">
              <w:r>
                <w:delText xml:space="preserve">      &lt;xs:enumeration value="1.3.1"/&gt;</w:delText>
              </w:r>
            </w:del>
          </w:p>
          <w:p w14:paraId="07F127DB" w14:textId="77777777" w:rsidR="0058493D" w:rsidRDefault="0058493D" w:rsidP="0058493D">
            <w:pPr>
              <w:pStyle w:val="XML1"/>
              <w:rPr>
                <w:del w:id="3418" w:author="aas" w:date="2013-10-14T02:06:00Z"/>
              </w:rPr>
            </w:pPr>
            <w:del w:id="3419" w:author="aas" w:date="2013-10-14T02:06:00Z">
              <w:r>
                <w:delText xml:space="preserve">    &lt;/xs:restriction&gt;</w:delText>
              </w:r>
            </w:del>
          </w:p>
          <w:p w14:paraId="49929FC7" w14:textId="77777777" w:rsidR="0058493D" w:rsidRDefault="0058493D" w:rsidP="0058493D">
            <w:pPr>
              <w:pStyle w:val="XML1"/>
              <w:rPr>
                <w:del w:id="3420" w:author="aas" w:date="2013-10-14T02:06:00Z"/>
              </w:rPr>
            </w:pPr>
            <w:del w:id="3421" w:author="aas" w:date="2013-10-14T02:06:00Z">
              <w:r>
                <w:delText xml:space="preserve">  &lt;/xs:simpleType&gt;</w:delText>
              </w:r>
            </w:del>
          </w:p>
          <w:p w14:paraId="19086E00" w14:textId="77777777" w:rsidR="0058493D" w:rsidRDefault="0058493D" w:rsidP="0058493D">
            <w:pPr>
              <w:pStyle w:val="XML1"/>
              <w:rPr>
                <w:del w:id="3422" w:author="aas" w:date="2013-10-14T02:06:00Z"/>
              </w:rPr>
            </w:pPr>
          </w:p>
          <w:p w14:paraId="7370C2F3" w14:textId="77777777" w:rsidR="0058493D" w:rsidRDefault="0058493D" w:rsidP="0058493D">
            <w:pPr>
              <w:pStyle w:val="XML1"/>
              <w:rPr>
                <w:del w:id="3423" w:author="aas" w:date="2013-10-14T02:06:00Z"/>
              </w:rPr>
            </w:pPr>
            <w:del w:id="3424" w:author="aas" w:date="2013-10-14T02:06:00Z">
              <w:r>
                <w:delText xml:space="preserve">  &lt;xs:simpleType name="OFUpDownStateType"&gt;</w:delText>
              </w:r>
            </w:del>
          </w:p>
          <w:p w14:paraId="47F3D305" w14:textId="77777777" w:rsidR="0058493D" w:rsidRDefault="0058493D" w:rsidP="0058493D">
            <w:pPr>
              <w:pStyle w:val="XML1"/>
              <w:rPr>
                <w:del w:id="3425" w:author="aas" w:date="2013-10-14T02:06:00Z"/>
              </w:rPr>
            </w:pPr>
            <w:del w:id="3426" w:author="aas" w:date="2013-10-14T02:06:00Z">
              <w:r>
                <w:delText xml:space="preserve">    &lt;xs:annotation&gt;</w:delText>
              </w:r>
            </w:del>
          </w:p>
          <w:p w14:paraId="6FF352A3" w14:textId="77777777" w:rsidR="0058493D" w:rsidRDefault="0058493D" w:rsidP="0058493D">
            <w:pPr>
              <w:pStyle w:val="XML1"/>
              <w:rPr>
                <w:del w:id="3427" w:author="aas" w:date="2013-10-14T02:06:00Z"/>
              </w:rPr>
            </w:pPr>
            <w:del w:id="3428" w:author="aas" w:date="2013-10-14T02:06:00Z">
              <w:r>
                <w:delText xml:space="preserve">      &lt;xs:documentation&gt;</w:delText>
              </w:r>
            </w:del>
          </w:p>
          <w:p w14:paraId="64B61FAA" w14:textId="77777777" w:rsidR="0058493D" w:rsidRDefault="0058493D" w:rsidP="0058493D">
            <w:pPr>
              <w:pStyle w:val="XML1"/>
              <w:rPr>
                <w:del w:id="3429" w:author="aas" w:date="2013-10-14T02:06:00Z"/>
              </w:rPr>
            </w:pPr>
            <w:del w:id="3430" w:author="aas" w:date="2013-10-14T02:06:00Z">
              <w:r>
                <w:delText xml:space="preserve">        Type to specify state information for a port or a</w:delText>
              </w:r>
            </w:del>
          </w:p>
          <w:p w14:paraId="39E99EB1" w14:textId="77777777" w:rsidR="0058493D" w:rsidRDefault="0058493D" w:rsidP="0058493D">
            <w:pPr>
              <w:pStyle w:val="XML1"/>
              <w:rPr>
                <w:del w:id="3431" w:author="aas" w:date="2013-10-14T02:06:00Z"/>
              </w:rPr>
            </w:pPr>
            <w:del w:id="3432" w:author="aas" w:date="2013-10-14T02:06:00Z">
              <w:r>
                <w:delText xml:space="preserve">        connection.</w:delText>
              </w:r>
            </w:del>
          </w:p>
          <w:p w14:paraId="5279AF49" w14:textId="77777777" w:rsidR="0058493D" w:rsidRDefault="0058493D" w:rsidP="0058493D">
            <w:pPr>
              <w:pStyle w:val="XML1"/>
              <w:rPr>
                <w:del w:id="3433" w:author="aas" w:date="2013-10-14T02:06:00Z"/>
              </w:rPr>
            </w:pPr>
            <w:del w:id="3434" w:author="aas" w:date="2013-10-14T02:06:00Z">
              <w:r>
                <w:delText xml:space="preserve">      &lt;/xs:documentation&gt;</w:delText>
              </w:r>
            </w:del>
          </w:p>
          <w:p w14:paraId="21466C32" w14:textId="77777777" w:rsidR="0058493D" w:rsidRDefault="0058493D" w:rsidP="0058493D">
            <w:pPr>
              <w:pStyle w:val="XML1"/>
              <w:rPr>
                <w:del w:id="3435" w:author="aas" w:date="2013-10-14T02:06:00Z"/>
              </w:rPr>
            </w:pPr>
            <w:del w:id="3436" w:author="aas" w:date="2013-10-14T02:06:00Z">
              <w:r>
                <w:delText xml:space="preserve">    &lt;/xs:annotation&gt;</w:delText>
              </w:r>
            </w:del>
          </w:p>
          <w:p w14:paraId="25B18A7D" w14:textId="77777777" w:rsidR="0058493D" w:rsidRDefault="0058493D" w:rsidP="0058493D">
            <w:pPr>
              <w:pStyle w:val="XML1"/>
              <w:rPr>
                <w:del w:id="3437" w:author="aas" w:date="2013-10-14T02:06:00Z"/>
              </w:rPr>
            </w:pPr>
          </w:p>
          <w:p w14:paraId="271AAC76" w14:textId="77777777" w:rsidR="0058493D" w:rsidRDefault="0058493D" w:rsidP="0058493D">
            <w:pPr>
              <w:pStyle w:val="XML1"/>
              <w:rPr>
                <w:del w:id="3438" w:author="aas" w:date="2013-10-14T02:06:00Z"/>
              </w:rPr>
            </w:pPr>
            <w:del w:id="3439" w:author="aas" w:date="2013-10-14T02:06:00Z">
              <w:r>
                <w:delText xml:space="preserve">    &lt;xs:restriction base="xs:string"&gt;</w:delText>
              </w:r>
            </w:del>
          </w:p>
          <w:p w14:paraId="4556F68B" w14:textId="77777777" w:rsidR="0058493D" w:rsidRDefault="0058493D" w:rsidP="0058493D">
            <w:pPr>
              <w:pStyle w:val="XML1"/>
              <w:rPr>
                <w:del w:id="3440" w:author="aas" w:date="2013-10-14T02:06:00Z"/>
              </w:rPr>
            </w:pPr>
            <w:del w:id="3441" w:author="aas" w:date="2013-10-14T02:06:00Z">
              <w:r>
                <w:delText xml:space="preserve">      &lt;xs:enumeration value="up"/&gt;</w:delText>
              </w:r>
            </w:del>
          </w:p>
          <w:p w14:paraId="343D1DDF" w14:textId="77777777" w:rsidR="0058493D" w:rsidRDefault="0058493D" w:rsidP="0058493D">
            <w:pPr>
              <w:pStyle w:val="XML1"/>
              <w:rPr>
                <w:del w:id="3442" w:author="aas" w:date="2013-10-14T02:06:00Z"/>
              </w:rPr>
            </w:pPr>
            <w:del w:id="3443" w:author="aas" w:date="2013-10-14T02:06:00Z">
              <w:r>
                <w:delText xml:space="preserve">      &lt;xs:enumeration value="down"/&gt;</w:delText>
              </w:r>
            </w:del>
          </w:p>
          <w:p w14:paraId="27AFB2A7" w14:textId="77777777" w:rsidR="0058493D" w:rsidRDefault="0058493D" w:rsidP="0058493D">
            <w:pPr>
              <w:pStyle w:val="XML1"/>
              <w:rPr>
                <w:del w:id="3444" w:author="aas" w:date="2013-10-14T02:06:00Z"/>
              </w:rPr>
            </w:pPr>
            <w:del w:id="3445" w:author="aas" w:date="2013-10-14T02:06:00Z">
              <w:r>
                <w:delText xml:space="preserve">    &lt;/xs:restriction&gt;</w:delText>
              </w:r>
            </w:del>
          </w:p>
          <w:p w14:paraId="1A6584D1" w14:textId="77777777" w:rsidR="0058493D" w:rsidRPr="009F1B7D" w:rsidRDefault="0058493D" w:rsidP="0058493D">
            <w:pPr>
              <w:pStyle w:val="XML1"/>
              <w:rPr>
                <w:del w:id="3446" w:author="aas" w:date="2013-10-14T02:06:00Z"/>
              </w:rPr>
            </w:pPr>
            <w:del w:id="3447" w:author="aas" w:date="2013-10-14T02:06:00Z">
              <w:r>
                <w:delText xml:space="preserve">  &lt;/xs:simpleType&gt;</w:delText>
              </w:r>
            </w:del>
          </w:p>
        </w:tc>
      </w:tr>
    </w:tbl>
    <w:p w14:paraId="6A8424A2" w14:textId="77777777" w:rsidR="00F86237" w:rsidRPr="009F1B7D" w:rsidRDefault="00F86237">
      <w:pPr>
        <w:pPrChange w:id="3448" w:author="aas" w:date="2013-10-14T02:06:00Z">
          <w:pPr>
            <w:pStyle w:val="BodyText"/>
          </w:pPr>
        </w:pPrChange>
      </w:pPr>
    </w:p>
    <w:p w14:paraId="6A7E5582" w14:textId="77777777" w:rsidR="00F86237" w:rsidRPr="009F1B7D" w:rsidRDefault="00F86237" w:rsidP="00D14D27">
      <w:pPr>
        <w:pStyle w:val="Heading3"/>
      </w:pPr>
      <w:bookmarkStart w:id="3449" w:name="_Toc315954003"/>
      <w:bookmarkStart w:id="3450" w:name="_Toc316542513"/>
      <w:bookmarkStart w:id="3451" w:name="_Toc243774068"/>
      <w:r w:rsidRPr="00DB42FD">
        <w:t>XML Example</w:t>
      </w:r>
      <w:bookmarkEnd w:id="3449"/>
      <w:bookmarkEnd w:id="3450"/>
      <w:bookmarkEnd w:id="3451"/>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w:t>
            </w:r>
            <w:proofErr w:type="gramStart"/>
            <w:r w:rsidRPr="009F1B7D">
              <w:t>controller</w:t>
            </w:r>
            <w:proofErr w:type="gramEnd"/>
            <w:r w:rsidRPr="009F1B7D">
              <w:t>&gt;</w:t>
            </w:r>
          </w:p>
          <w:p w14:paraId="115AC4F6" w14:textId="77777777" w:rsidR="00F86237" w:rsidRPr="009F1B7D" w:rsidRDefault="00F86237" w:rsidP="00011096">
            <w:pPr>
              <w:pStyle w:val="XML2"/>
            </w:pPr>
            <w:r w:rsidRPr="009F1B7D">
              <w:t>&lt;</w:t>
            </w:r>
            <w:proofErr w:type="gramStart"/>
            <w:r w:rsidRPr="009F1B7D">
              <w:t>id</w:t>
            </w:r>
            <w:proofErr w:type="gramEnd"/>
            <w:r w:rsidRPr="009F1B7D">
              <w:t>&gt;Controller3&lt;/id&gt;</w:t>
            </w:r>
          </w:p>
          <w:p w14:paraId="6242C3DE" w14:textId="77777777" w:rsidR="00F86237" w:rsidRPr="009F1B7D" w:rsidRDefault="00F86237" w:rsidP="00011096">
            <w:pPr>
              <w:pStyle w:val="XML2"/>
            </w:pPr>
            <w:r w:rsidRPr="009F1B7D">
              <w:t>&lt;</w:t>
            </w:r>
            <w:proofErr w:type="gramStart"/>
            <w:r w:rsidRPr="009F1B7D">
              <w:t>role</w:t>
            </w:r>
            <w:proofErr w:type="gramEnd"/>
            <w:r w:rsidRPr="009F1B7D">
              <w:t>&gt;master&lt;/role&gt;</w:t>
            </w:r>
          </w:p>
          <w:p w14:paraId="366105D3" w14:textId="77777777" w:rsidR="00F86237" w:rsidRPr="009F1B7D" w:rsidRDefault="00F86237" w:rsidP="00011096">
            <w:pPr>
              <w:pStyle w:val="XML2"/>
            </w:pPr>
            <w:r w:rsidRPr="009F1B7D">
              <w:t>&lt;</w:t>
            </w:r>
            <w:proofErr w:type="spellStart"/>
            <w:proofErr w:type="gramStart"/>
            <w:r w:rsidRPr="009F1B7D">
              <w:t>ip</w:t>
            </w:r>
            <w:proofErr w:type="spellEnd"/>
            <w:proofErr w:type="gramEnd"/>
            <w:r w:rsidRPr="009F1B7D">
              <w:t>-address&gt;192.168.2.1/26&lt;/</w:t>
            </w:r>
            <w:proofErr w:type="spellStart"/>
            <w:r w:rsidRPr="009F1B7D">
              <w:t>ip</w:t>
            </w:r>
            <w:proofErr w:type="spellEnd"/>
            <w:r w:rsidRPr="009F1B7D">
              <w:t>-address&gt;</w:t>
            </w:r>
          </w:p>
          <w:p w14:paraId="432931E4" w14:textId="77777777" w:rsidR="00F86237" w:rsidRPr="009F1B7D" w:rsidRDefault="00F86237" w:rsidP="00011096">
            <w:pPr>
              <w:pStyle w:val="XML2"/>
            </w:pPr>
            <w:r w:rsidRPr="009F1B7D">
              <w:t>&lt;</w:t>
            </w:r>
            <w:proofErr w:type="gramStart"/>
            <w:r w:rsidRPr="009F1B7D">
              <w:t>port</w:t>
            </w:r>
            <w:proofErr w:type="gramEnd"/>
            <w:r w:rsidRPr="009F1B7D">
              <w:t>&gt;6633&lt;/port&gt;</w:t>
            </w:r>
          </w:p>
          <w:p w14:paraId="1E6BC12F" w14:textId="77777777" w:rsidR="00F86237" w:rsidRPr="009F1B7D" w:rsidRDefault="00F86237" w:rsidP="00011096">
            <w:pPr>
              <w:pStyle w:val="XML2"/>
            </w:pPr>
            <w:r w:rsidRPr="009F1B7D">
              <w:t>&lt;</w:t>
            </w:r>
            <w:proofErr w:type="gramStart"/>
            <w:r w:rsidRPr="009F1B7D">
              <w:t>local</w:t>
            </w:r>
            <w:proofErr w:type="gramEnd"/>
            <w:r w:rsidRPr="009F1B7D">
              <w:t>-</w:t>
            </w:r>
            <w:proofErr w:type="spellStart"/>
            <w:r w:rsidRPr="009F1B7D">
              <w:t>ip</w:t>
            </w:r>
            <w:proofErr w:type="spellEnd"/>
            <w:r w:rsidRPr="009F1B7D">
              <w:t>-address&gt;192.168.2.129&lt;/local-</w:t>
            </w:r>
            <w:proofErr w:type="spellStart"/>
            <w:r w:rsidRPr="009F1B7D">
              <w:t>ip</w:t>
            </w:r>
            <w:proofErr w:type="spellEnd"/>
            <w:r w:rsidRPr="009F1B7D">
              <w:t>-address&gt;</w:t>
            </w:r>
          </w:p>
          <w:p w14:paraId="26DEFB3F" w14:textId="77777777" w:rsidR="00F86237" w:rsidRPr="009F1B7D" w:rsidRDefault="00F86237" w:rsidP="00011096">
            <w:pPr>
              <w:pStyle w:val="XML2"/>
            </w:pPr>
            <w:r w:rsidRPr="009F1B7D">
              <w:t>&lt;</w:t>
            </w:r>
            <w:proofErr w:type="gramStart"/>
            <w:r w:rsidRPr="009F1B7D">
              <w:t>local</w:t>
            </w:r>
            <w:proofErr w:type="gramEnd"/>
            <w:r w:rsidRPr="009F1B7D">
              <w:t>-port&gt;32768&lt;/local-port&gt;</w:t>
            </w:r>
          </w:p>
          <w:p w14:paraId="53596B30" w14:textId="77777777" w:rsidR="00F86237" w:rsidRPr="009F1B7D" w:rsidRDefault="00F86237" w:rsidP="00011096">
            <w:pPr>
              <w:pStyle w:val="XML2"/>
            </w:pPr>
            <w:r w:rsidRPr="009F1B7D">
              <w:t>&lt;</w:t>
            </w:r>
            <w:proofErr w:type="gramStart"/>
            <w:r w:rsidRPr="009F1B7D">
              <w:t>protocol</w:t>
            </w:r>
            <w:proofErr w:type="gramEnd"/>
            <w:r w:rsidRPr="009F1B7D">
              <w:t>&gt;</w:t>
            </w:r>
            <w:proofErr w:type="spellStart"/>
            <w:r w:rsidRPr="009F1B7D">
              <w:t>tcp</w:t>
            </w:r>
            <w:proofErr w:type="spellEnd"/>
            <w:r w:rsidRPr="009F1B7D">
              <w:t>&lt;/protocol&gt;</w:t>
            </w:r>
          </w:p>
          <w:p w14:paraId="2871FF55" w14:textId="77777777" w:rsidR="00F86237" w:rsidRPr="009F1B7D" w:rsidRDefault="00F86237" w:rsidP="00011096">
            <w:pPr>
              <w:pStyle w:val="XML2"/>
            </w:pPr>
            <w:r w:rsidRPr="009F1B7D">
              <w:t>&lt;</w:t>
            </w:r>
            <w:proofErr w:type="gramStart"/>
            <w:r w:rsidRPr="009F1B7D">
              <w:t>state</w:t>
            </w:r>
            <w:proofErr w:type="gramEnd"/>
            <w:r w:rsidRPr="009F1B7D">
              <w:t>&gt;</w:t>
            </w:r>
          </w:p>
          <w:p w14:paraId="385D3320" w14:textId="77777777" w:rsidR="00F86237" w:rsidRPr="009F1B7D" w:rsidRDefault="00F86237" w:rsidP="00011096">
            <w:pPr>
              <w:pStyle w:val="XML3"/>
            </w:pPr>
            <w:r w:rsidRPr="009F1B7D">
              <w:t>&lt;</w:t>
            </w:r>
            <w:proofErr w:type="gramStart"/>
            <w:r w:rsidRPr="009F1B7D">
              <w:t>connection</w:t>
            </w:r>
            <w:proofErr w:type="gramEnd"/>
            <w:r w:rsidRPr="009F1B7D">
              <w:t>-state&gt;up&lt;/connection-state&gt;</w:t>
            </w:r>
          </w:p>
          <w:p w14:paraId="6A7F24E5" w14:textId="77777777" w:rsidR="00F86237" w:rsidRPr="009F1B7D" w:rsidRDefault="00F86237" w:rsidP="00011096">
            <w:pPr>
              <w:pStyle w:val="XML3"/>
            </w:pPr>
            <w:r w:rsidRPr="009F1B7D">
              <w:t>&lt;</w:t>
            </w:r>
            <w:proofErr w:type="gramStart"/>
            <w:r w:rsidRPr="009F1B7D">
              <w:t>current</w:t>
            </w:r>
            <w:proofErr w:type="gramEnd"/>
            <w:r w:rsidRPr="009F1B7D">
              <w:t>-version&gt;1.2&lt;/current-version&gt;</w:t>
            </w:r>
          </w:p>
          <w:p w14:paraId="2AB74FF7" w14:textId="77777777" w:rsidR="00F86237" w:rsidRPr="009F1B7D" w:rsidRDefault="00F86237" w:rsidP="00011096">
            <w:pPr>
              <w:pStyle w:val="XML3"/>
            </w:pPr>
            <w:r w:rsidRPr="009F1B7D">
              <w:t>&lt;</w:t>
            </w:r>
            <w:proofErr w:type="gramStart"/>
            <w:r w:rsidRPr="009F1B7D">
              <w:t>supported</w:t>
            </w:r>
            <w:proofErr w:type="gramEnd"/>
            <w:r w:rsidRPr="009F1B7D">
              <w:t>-versions&gt;</w:t>
            </w:r>
          </w:p>
          <w:p w14:paraId="55838A59" w14:textId="746A0683" w:rsidR="00F86237" w:rsidRPr="009F1B7D" w:rsidRDefault="00F86237" w:rsidP="00011096">
            <w:pPr>
              <w:pStyle w:val="XML4"/>
            </w:pPr>
            <w:r w:rsidRPr="009F1B7D">
              <w:t>&lt;</w:t>
            </w:r>
            <w:proofErr w:type="gramStart"/>
            <w:r w:rsidRPr="009F1B7D">
              <w:t>version</w:t>
            </w:r>
            <w:proofErr w:type="gramEnd"/>
            <w:r w:rsidRPr="009F1B7D">
              <w:t>&gt;1.</w:t>
            </w:r>
            <w:ins w:id="3452" w:author="Anees Shaikh" w:date="2013-11-24T22:50:00Z">
              <w:r w:rsidR="00983DE7">
                <w:t>3</w:t>
              </w:r>
            </w:ins>
            <w:del w:id="3453"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w:t>
            </w:r>
            <w:proofErr w:type="gramStart"/>
            <w:r w:rsidRPr="009F1B7D">
              <w:t>version</w:t>
            </w:r>
            <w:proofErr w:type="gramEnd"/>
            <w:r w:rsidRPr="009F1B7D">
              <w:t>&gt;1.</w:t>
            </w:r>
            <w:ins w:id="3454" w:author="Anees Shaikh" w:date="2013-11-24T22:50:00Z">
              <w:r w:rsidR="00983DE7">
                <w:t>0</w:t>
              </w:r>
            </w:ins>
            <w:del w:id="3455"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56" w:name="_Toc333523611"/>
      <w:bookmarkStart w:id="3457" w:name="_Toc335147698"/>
      <w:bookmarkStart w:id="3458" w:name="_Toc333523612"/>
      <w:bookmarkStart w:id="3459" w:name="_Toc335147699"/>
      <w:bookmarkStart w:id="3460" w:name="_Toc333523613"/>
      <w:bookmarkStart w:id="3461" w:name="_Toc335147700"/>
      <w:bookmarkStart w:id="3462" w:name="_Toc333523614"/>
      <w:bookmarkStart w:id="3463" w:name="_Toc335147701"/>
      <w:bookmarkStart w:id="3464" w:name="_Toc333523615"/>
      <w:bookmarkStart w:id="3465" w:name="_Toc335147702"/>
      <w:bookmarkStart w:id="3466" w:name="_Toc333523616"/>
      <w:bookmarkStart w:id="3467" w:name="_Toc335147703"/>
      <w:bookmarkStart w:id="3468" w:name="_Toc333523617"/>
      <w:bookmarkStart w:id="3469" w:name="_Toc335147704"/>
      <w:bookmarkStart w:id="3470" w:name="_Toc333523618"/>
      <w:bookmarkStart w:id="3471" w:name="_Toc335147705"/>
      <w:bookmarkStart w:id="3472" w:name="_Toc333523619"/>
      <w:bookmarkStart w:id="3473" w:name="_Toc335147706"/>
      <w:bookmarkStart w:id="3474" w:name="_Toc243774069"/>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proofErr w:type="spellStart"/>
      <w:r>
        <w:t>OpenFlow</w:t>
      </w:r>
      <w:proofErr w:type="spellEnd"/>
      <w:r>
        <w:t xml:space="preserve"> Resource</w:t>
      </w:r>
      <w:bookmarkEnd w:id="3474"/>
    </w:p>
    <w:p w14:paraId="123D21C1" w14:textId="3A9A492E" w:rsidR="00F86237" w:rsidRDefault="00F86237" w:rsidP="00F86237">
      <w:proofErr w:type="spellStart"/>
      <w:r>
        <w:t>OpenFlow</w:t>
      </w:r>
      <w:proofErr w:type="spellEnd"/>
      <w:r>
        <w:t xml:space="preserve"> Resource is a superclass of </w:t>
      </w:r>
      <w:proofErr w:type="spellStart"/>
      <w:r>
        <w:t>OpenFlow</w:t>
      </w:r>
      <w:proofErr w:type="spellEnd"/>
      <w:r>
        <w:t xml:space="preserve"> Port</w:t>
      </w:r>
      <w:r w:rsidR="00E159CE">
        <w:t>,</w:t>
      </w:r>
      <w:r>
        <w:t xml:space="preserve"> </w:t>
      </w:r>
      <w:proofErr w:type="spellStart"/>
      <w:r>
        <w:t>OpenFlow</w:t>
      </w:r>
      <w:proofErr w:type="spellEnd"/>
      <w:r>
        <w:t xml:space="preserve">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75" w:name="_Toc315954007"/>
      <w:bookmarkStart w:id="3476" w:name="_Toc316542517"/>
      <w:bookmarkStart w:id="3477" w:name="_Toc243774070"/>
      <w:r w:rsidRPr="00DB42FD">
        <w:t>UML Diagram</w:t>
      </w:r>
      <w:bookmarkEnd w:id="3475"/>
      <w:bookmarkEnd w:id="3476"/>
      <w:bookmarkEnd w:id="3477"/>
    </w:p>
    <w:p w14:paraId="391E3FB1" w14:textId="6B85638F" w:rsidR="00F86237" w:rsidRPr="009F1B7D" w:rsidRDefault="00C834EB" w:rsidP="00F86237">
      <w:pPr>
        <w:keepNext/>
        <w:jc w:val="center"/>
      </w:pPr>
      <w:r>
        <w:object w:dxaOrig="7871" w:dyaOrig="3119" w14:anchorId="2992459D">
          <v:shape id="_x0000_i1033" type="#_x0000_t75" style="width:394pt;height:155pt" o:ole="">
            <v:imagedata r:id="rId32" o:title=""/>
          </v:shape>
          <o:OLEObject Type="Embed" ProgID="Visio.Drawing.11" ShapeID="_x0000_i1033" DrawAspect="Content" ObjectID="_1320699988" r:id="rId33"/>
        </w:object>
      </w:r>
    </w:p>
    <w:p w14:paraId="587E416A" w14:textId="5B7E1D0F" w:rsidR="00F86237" w:rsidRPr="00CE3A81" w:rsidRDefault="00F86237" w:rsidP="00F86237">
      <w:pPr>
        <w:pStyle w:val="Caption"/>
      </w:pPr>
      <w:r w:rsidRPr="00CE3A81">
        <w:t xml:space="preserve">Figure </w:t>
      </w:r>
      <w:r w:rsidR="00C834EB">
        <w:t>9</w:t>
      </w:r>
      <w:r w:rsidRPr="00CE3A81">
        <w:t xml:space="preserve">: Data Model Diagram for an </w:t>
      </w:r>
      <w:proofErr w:type="spellStart"/>
      <w:r w:rsidRPr="00CE3A81">
        <w:t>OpenFlow</w:t>
      </w:r>
      <w:proofErr w:type="spellEnd"/>
      <w:r w:rsidRPr="00CE3A81">
        <w:t xml:space="preserve"> Resource</w:t>
      </w:r>
    </w:p>
    <w:p w14:paraId="2AE6D741" w14:textId="77777777" w:rsidR="00F86237" w:rsidRPr="009F1B7D" w:rsidRDefault="00F86237" w:rsidP="00D14D27">
      <w:pPr>
        <w:pStyle w:val="Heading3"/>
        <w:rPr>
          <w:del w:id="3478" w:author="aas" w:date="2013-10-14T02:06:00Z"/>
        </w:rPr>
      </w:pPr>
      <w:bookmarkStart w:id="3479" w:name="_Toc315954008"/>
      <w:bookmarkStart w:id="3480" w:name="_Toc316542518"/>
      <w:bookmarkStart w:id="3481" w:name="OLE_LINK9"/>
      <w:bookmarkStart w:id="3482" w:name="OLE_LINK10"/>
      <w:bookmarkStart w:id="3483" w:name="_Toc315954009"/>
      <w:bookmarkStart w:id="3484" w:name="_Toc316542519"/>
      <w:del w:id="3485" w:author="aas" w:date="2013-10-14T02:06:00Z">
        <w:r w:rsidRPr="00DB42FD">
          <w:delText>XML Schema</w:delText>
        </w:r>
        <w:bookmarkEnd w:id="3479"/>
        <w:bookmarkEnd w:id="3480"/>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486" w:author="aas" w:date="2013-10-14T02:06:00Z"/>
        </w:trPr>
        <w:tc>
          <w:tcPr>
            <w:tcW w:w="5000" w:type="pct"/>
            <w:shd w:val="clear" w:color="auto" w:fill="C8FCCD"/>
          </w:tcPr>
          <w:p w14:paraId="74DCB0BA" w14:textId="77777777" w:rsidR="0058493D" w:rsidRDefault="0058493D" w:rsidP="0058493D">
            <w:pPr>
              <w:pStyle w:val="XML1"/>
              <w:rPr>
                <w:del w:id="3487" w:author="aas" w:date="2013-10-14T02:06:00Z"/>
              </w:rPr>
            </w:pPr>
            <w:del w:id="3488" w:author="aas" w:date="2013-10-14T02:06:00Z">
              <w:r>
                <w:delText xml:space="preserve">  &lt;xs:group name="OFResourceType"&gt;</w:delText>
              </w:r>
            </w:del>
          </w:p>
          <w:p w14:paraId="5174C0C9" w14:textId="77777777" w:rsidR="0058493D" w:rsidRDefault="0058493D" w:rsidP="0058493D">
            <w:pPr>
              <w:pStyle w:val="XML1"/>
              <w:rPr>
                <w:del w:id="3489" w:author="aas" w:date="2013-10-14T02:06:00Z"/>
              </w:rPr>
            </w:pPr>
            <w:del w:id="3490" w:author="aas" w:date="2013-10-14T02:06:00Z">
              <w:r>
                <w:delText xml:space="preserve">    &lt;xs:annotation&gt;</w:delText>
              </w:r>
            </w:del>
          </w:p>
          <w:p w14:paraId="0714CA8C" w14:textId="77777777" w:rsidR="0058493D" w:rsidRDefault="0058493D" w:rsidP="0058493D">
            <w:pPr>
              <w:pStyle w:val="XML1"/>
              <w:rPr>
                <w:del w:id="3491" w:author="aas" w:date="2013-10-14T02:06:00Z"/>
              </w:rPr>
            </w:pPr>
            <w:del w:id="3492" w:author="aas" w:date="2013-10-14T02:06:00Z">
              <w:r>
                <w:delText xml:space="preserve">      &lt;xs:documentation&gt;</w:delText>
              </w:r>
            </w:del>
          </w:p>
          <w:p w14:paraId="43AB0313" w14:textId="77777777" w:rsidR="0058493D" w:rsidRDefault="0058493D" w:rsidP="0058493D">
            <w:pPr>
              <w:pStyle w:val="XML1"/>
              <w:rPr>
                <w:del w:id="3493" w:author="aas" w:date="2013-10-14T02:06:00Z"/>
              </w:rPr>
            </w:pPr>
            <w:del w:id="3494" w:author="aas" w:date="2013-10-14T02:06:00Z">
              <w:r>
                <w:delText xml:space="preserve">        This element specifies a generic OpenFlow resource</w:delText>
              </w:r>
            </w:del>
          </w:p>
          <w:p w14:paraId="12A1BBCF" w14:textId="77777777" w:rsidR="0058493D" w:rsidRDefault="0058493D" w:rsidP="0058493D">
            <w:pPr>
              <w:pStyle w:val="XML1"/>
              <w:rPr>
                <w:del w:id="3495" w:author="aas" w:date="2013-10-14T02:06:00Z"/>
              </w:rPr>
            </w:pPr>
            <w:del w:id="3496" w:author="aas" w:date="2013-10-14T02:06:00Z">
              <w:r>
                <w:delText xml:space="preserve">        that is used as a basis for specific resources. Even though</w:delText>
              </w:r>
            </w:del>
          </w:p>
          <w:p w14:paraId="61AEA7C0" w14:textId="77777777" w:rsidR="0058493D" w:rsidRDefault="0058493D" w:rsidP="0058493D">
            <w:pPr>
              <w:pStyle w:val="XML1"/>
              <w:rPr>
                <w:del w:id="3497" w:author="aas" w:date="2013-10-14T02:06:00Z"/>
              </w:rPr>
            </w:pPr>
            <w:del w:id="3498" w:author="aas" w:date="2013-10-14T02:06:00Z">
              <w:r>
                <w:delText xml:space="preserve">        this element is not used on its own the following rules for</w:delText>
              </w:r>
            </w:del>
          </w:p>
          <w:p w14:paraId="04664965" w14:textId="77777777" w:rsidR="0058493D" w:rsidRDefault="0058493D" w:rsidP="0058493D">
            <w:pPr>
              <w:pStyle w:val="XML1"/>
              <w:rPr>
                <w:del w:id="3499" w:author="aas" w:date="2013-10-14T02:06:00Z"/>
              </w:rPr>
            </w:pPr>
            <w:del w:id="3500" w:author="aas" w:date="2013-10-14T02:06:00Z">
              <w:r>
                <w:delText xml:space="preserve">        NETCONF operations MUST be obeyed also by elemnts using this</w:delText>
              </w:r>
            </w:del>
          </w:p>
          <w:p w14:paraId="631A5698" w14:textId="77777777" w:rsidR="0058493D" w:rsidRDefault="0058493D" w:rsidP="0058493D">
            <w:pPr>
              <w:pStyle w:val="XML1"/>
              <w:rPr>
                <w:del w:id="3501" w:author="aas" w:date="2013-10-14T02:06:00Z"/>
              </w:rPr>
            </w:pPr>
            <w:del w:id="3502" w:author="aas" w:date="2013-10-14T02:06:00Z">
              <w:r>
                <w:delText xml:space="preserve">        element.</w:delText>
              </w:r>
            </w:del>
          </w:p>
          <w:p w14:paraId="0478FA30" w14:textId="77777777" w:rsidR="0058493D" w:rsidRDefault="0058493D" w:rsidP="0058493D">
            <w:pPr>
              <w:pStyle w:val="XML1"/>
              <w:rPr>
                <w:del w:id="3503" w:author="aas" w:date="2013-10-14T02:06:00Z"/>
              </w:rPr>
            </w:pPr>
          </w:p>
          <w:p w14:paraId="3022A54E" w14:textId="77777777" w:rsidR="0058493D" w:rsidRDefault="0058493D" w:rsidP="0058493D">
            <w:pPr>
              <w:pStyle w:val="XML1"/>
              <w:rPr>
                <w:del w:id="3504" w:author="aas" w:date="2013-10-14T02:06:00Z"/>
              </w:rPr>
            </w:pPr>
            <w:del w:id="3505" w:author="aas" w:date="2013-10-14T02:06:00Z">
              <w:r>
                <w:delText xml:space="preserve">        NETCONF &amp;lt;edit-config&amp;gt; operations MUST be implemented as </w:delText>
              </w:r>
            </w:del>
          </w:p>
          <w:p w14:paraId="3C2C7F12" w14:textId="77777777" w:rsidR="0058493D" w:rsidRDefault="0058493D" w:rsidP="0058493D">
            <w:pPr>
              <w:pStyle w:val="XML1"/>
              <w:rPr>
                <w:del w:id="3506" w:author="aas" w:date="2013-10-14T02:06:00Z"/>
              </w:rPr>
            </w:pPr>
            <w:del w:id="3507" w:author="aas" w:date="2013-10-14T02:06:00Z">
              <w:r>
                <w:delText xml:space="preserve">        follows: </w:delText>
              </w:r>
            </w:del>
          </w:p>
          <w:p w14:paraId="1213B84C" w14:textId="77777777" w:rsidR="0058493D" w:rsidRDefault="0058493D" w:rsidP="0058493D">
            <w:pPr>
              <w:pStyle w:val="XML1"/>
              <w:rPr>
                <w:del w:id="3508" w:author="aas" w:date="2013-10-14T02:06:00Z"/>
              </w:rPr>
            </w:pPr>
          </w:p>
          <w:p w14:paraId="1991FE86" w14:textId="77777777" w:rsidR="0058493D" w:rsidRDefault="0058493D" w:rsidP="0058493D">
            <w:pPr>
              <w:pStyle w:val="XML1"/>
              <w:rPr>
                <w:del w:id="3509" w:author="aas" w:date="2013-10-14T02:06:00Z"/>
              </w:rPr>
            </w:pPr>
            <w:del w:id="3510" w:author="aas" w:date="2013-10-14T02:06:00Z">
              <w:r>
                <w:delText xml:space="preserve">        * The 'id' element MUST be present at all &amp;lt;edit-config&amp;gt;</w:delText>
              </w:r>
            </w:del>
          </w:p>
          <w:p w14:paraId="10DE1607" w14:textId="77777777" w:rsidR="0058493D" w:rsidRDefault="0058493D" w:rsidP="0058493D">
            <w:pPr>
              <w:pStyle w:val="XML1"/>
              <w:rPr>
                <w:del w:id="3511" w:author="aas" w:date="2013-10-14T02:06:00Z"/>
              </w:rPr>
            </w:pPr>
            <w:del w:id="3512" w:author="aas" w:date="2013-10-14T02:06:00Z">
              <w:r>
                <w:delText xml:space="preserve">        operations to identify the resource.</w:delText>
              </w:r>
            </w:del>
          </w:p>
          <w:p w14:paraId="32FFB8A0" w14:textId="77777777" w:rsidR="0058493D" w:rsidRDefault="0058493D" w:rsidP="0058493D">
            <w:pPr>
              <w:pStyle w:val="XML1"/>
              <w:rPr>
                <w:del w:id="3513" w:author="aas" w:date="2013-10-14T02:06:00Z"/>
              </w:rPr>
            </w:pPr>
            <w:del w:id="3514" w:author="aas" w:date="2013-10-14T02:06:00Z">
              <w:r>
                <w:delText xml:space="preserve">        * If the operation is 'merge' or 'replace', the element is</w:delText>
              </w:r>
            </w:del>
          </w:p>
          <w:p w14:paraId="175AA0CD" w14:textId="77777777" w:rsidR="0058493D" w:rsidRDefault="0058493D" w:rsidP="0058493D">
            <w:pPr>
              <w:pStyle w:val="XML1"/>
              <w:rPr>
                <w:del w:id="3515" w:author="aas" w:date="2013-10-14T02:06:00Z"/>
              </w:rPr>
            </w:pPr>
            <w:del w:id="3516" w:author="aas" w:date="2013-10-14T02:06:00Z">
              <w:r>
                <w:delText xml:space="preserve">        created if it does not exist, and its value is set to the</w:delText>
              </w:r>
            </w:del>
          </w:p>
          <w:p w14:paraId="0AD7A7AD" w14:textId="77777777" w:rsidR="0058493D" w:rsidRDefault="0058493D" w:rsidP="0058493D">
            <w:pPr>
              <w:pStyle w:val="XML1"/>
              <w:rPr>
                <w:del w:id="3517" w:author="aas" w:date="2013-10-14T02:06:00Z"/>
              </w:rPr>
            </w:pPr>
            <w:del w:id="3518" w:author="aas" w:date="2013-10-14T02:06:00Z">
              <w:r>
                <w:delText xml:space="preserve">        value found in the XML RPC data.</w:delText>
              </w:r>
            </w:del>
          </w:p>
          <w:p w14:paraId="0E484B1A" w14:textId="77777777" w:rsidR="0058493D" w:rsidRDefault="0058493D" w:rsidP="0058493D">
            <w:pPr>
              <w:pStyle w:val="XML1"/>
              <w:rPr>
                <w:del w:id="3519" w:author="aas" w:date="2013-10-14T02:06:00Z"/>
              </w:rPr>
            </w:pPr>
            <w:del w:id="3520" w:author="aas" w:date="2013-10-14T02:06:00Z">
              <w:r>
                <w:delText xml:space="preserve">        * If the operation is 'create', the element is created if it</w:delText>
              </w:r>
            </w:del>
          </w:p>
          <w:p w14:paraId="0675E137" w14:textId="77777777" w:rsidR="0058493D" w:rsidRDefault="0058493D" w:rsidP="0058493D">
            <w:pPr>
              <w:pStyle w:val="XML1"/>
              <w:rPr>
                <w:del w:id="3521" w:author="aas" w:date="2013-10-14T02:06:00Z"/>
              </w:rPr>
            </w:pPr>
            <w:del w:id="3522" w:author="aas" w:date="2013-10-14T02:06:00Z">
              <w:r>
                <w:delText xml:space="preserve">        does not exist. If the element already exists, a</w:delText>
              </w:r>
            </w:del>
          </w:p>
          <w:p w14:paraId="734DBA5E" w14:textId="77777777" w:rsidR="0058493D" w:rsidRDefault="0058493D" w:rsidP="0058493D">
            <w:pPr>
              <w:pStyle w:val="XML1"/>
              <w:rPr>
                <w:del w:id="3523" w:author="aas" w:date="2013-10-14T02:06:00Z"/>
              </w:rPr>
            </w:pPr>
            <w:del w:id="3524"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25" w:author="aas" w:date="2013-10-14T02:06:00Z"/>
              </w:rPr>
            </w:pPr>
            <w:del w:id="3526" w:author="aas" w:date="2013-10-14T02:06:00Z">
              <w:r>
                <w:delText xml:space="preserve">        * If the operation is 'delete', the element is deleted if it</w:delText>
              </w:r>
            </w:del>
          </w:p>
          <w:p w14:paraId="27A5AC6E" w14:textId="77777777" w:rsidR="0058493D" w:rsidRDefault="0058493D" w:rsidP="0058493D">
            <w:pPr>
              <w:pStyle w:val="XML1"/>
              <w:rPr>
                <w:del w:id="3527" w:author="aas" w:date="2013-10-14T02:06:00Z"/>
              </w:rPr>
            </w:pPr>
            <w:del w:id="352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29" w:author="aas" w:date="2013-10-14T02:06:00Z"/>
              </w:rPr>
            </w:pPr>
            <w:del w:id="3530" w:author="aas" w:date="2013-10-14T02:06:00Z">
              <w:r>
                <w:delText xml:space="preserve">        error is returned.</w:delText>
              </w:r>
            </w:del>
          </w:p>
          <w:p w14:paraId="113CFCC8" w14:textId="77777777" w:rsidR="0058493D" w:rsidRDefault="0058493D" w:rsidP="0058493D">
            <w:pPr>
              <w:pStyle w:val="XML1"/>
              <w:rPr>
                <w:del w:id="3531" w:author="aas" w:date="2013-10-14T02:06:00Z"/>
              </w:rPr>
            </w:pPr>
            <w:del w:id="3532" w:author="aas" w:date="2013-10-14T02:06:00Z">
              <w:r>
                <w:delText xml:space="preserve">      &lt;/xs:documentation&gt;</w:delText>
              </w:r>
            </w:del>
          </w:p>
          <w:p w14:paraId="6BBA41A5" w14:textId="77777777" w:rsidR="0058493D" w:rsidRDefault="0058493D" w:rsidP="0058493D">
            <w:pPr>
              <w:pStyle w:val="XML1"/>
              <w:rPr>
                <w:del w:id="3533" w:author="aas" w:date="2013-10-14T02:06:00Z"/>
              </w:rPr>
            </w:pPr>
            <w:del w:id="3534" w:author="aas" w:date="2013-10-14T02:06:00Z">
              <w:r>
                <w:delText xml:space="preserve">    &lt;/xs:annotation&gt;</w:delText>
              </w:r>
            </w:del>
          </w:p>
          <w:p w14:paraId="63755199" w14:textId="77777777" w:rsidR="0058493D" w:rsidRDefault="0058493D" w:rsidP="0058493D">
            <w:pPr>
              <w:pStyle w:val="XML1"/>
              <w:rPr>
                <w:del w:id="3535" w:author="aas" w:date="2013-10-14T02:06:00Z"/>
              </w:rPr>
            </w:pPr>
          </w:p>
          <w:p w14:paraId="26C841C3" w14:textId="77777777" w:rsidR="0058493D" w:rsidRDefault="0058493D" w:rsidP="0058493D">
            <w:pPr>
              <w:pStyle w:val="XML1"/>
              <w:rPr>
                <w:del w:id="3536" w:author="aas" w:date="2013-10-14T02:06:00Z"/>
              </w:rPr>
            </w:pPr>
            <w:del w:id="3537" w:author="aas" w:date="2013-10-14T02:06:00Z">
              <w:r>
                <w:delText xml:space="preserve">    &lt;xs:sequence&gt;</w:delText>
              </w:r>
            </w:del>
          </w:p>
          <w:p w14:paraId="6B8F8DE2" w14:textId="77777777" w:rsidR="0058493D" w:rsidRDefault="0058493D" w:rsidP="0058493D">
            <w:pPr>
              <w:pStyle w:val="XML1"/>
              <w:rPr>
                <w:del w:id="3538" w:author="aas" w:date="2013-10-14T02:06:00Z"/>
              </w:rPr>
            </w:pPr>
            <w:del w:id="3539" w:author="aas" w:date="2013-10-14T02:06:00Z">
              <w:r>
                <w:delText xml:space="preserve">      &lt;xs:element name="resource-id"  type="inet:uri"&gt;</w:delText>
              </w:r>
            </w:del>
          </w:p>
          <w:p w14:paraId="7D431235" w14:textId="77777777" w:rsidR="0058493D" w:rsidRDefault="0058493D" w:rsidP="0058493D">
            <w:pPr>
              <w:pStyle w:val="XML1"/>
              <w:rPr>
                <w:del w:id="3540" w:author="aas" w:date="2013-10-14T02:06:00Z"/>
              </w:rPr>
            </w:pPr>
            <w:del w:id="3541" w:author="aas" w:date="2013-10-14T02:06:00Z">
              <w:r>
                <w:delText xml:space="preserve">        &lt;xs:annotation&gt;</w:delText>
              </w:r>
            </w:del>
          </w:p>
          <w:p w14:paraId="111E65E1" w14:textId="77777777" w:rsidR="0058493D" w:rsidRDefault="0058493D" w:rsidP="0058493D">
            <w:pPr>
              <w:pStyle w:val="XML1"/>
              <w:rPr>
                <w:del w:id="3542" w:author="aas" w:date="2013-10-14T02:06:00Z"/>
              </w:rPr>
            </w:pPr>
            <w:del w:id="3543" w:author="aas" w:date="2013-10-14T02:06:00Z">
              <w:r>
                <w:delText xml:space="preserve">          &lt;xs:documentation&gt;</w:delText>
              </w:r>
            </w:del>
          </w:p>
          <w:p w14:paraId="56372E7F" w14:textId="77777777" w:rsidR="0058493D" w:rsidRDefault="0058493D" w:rsidP="0058493D">
            <w:pPr>
              <w:pStyle w:val="XML1"/>
              <w:rPr>
                <w:del w:id="3544" w:author="aas" w:date="2013-10-14T02:06:00Z"/>
              </w:rPr>
            </w:pPr>
            <w:del w:id="3545" w:author="aas" w:date="2013-10-14T02:06:00Z">
              <w:r>
                <w:delText xml:space="preserve">            A unique but locally arbitrary identifier that</w:delText>
              </w:r>
            </w:del>
          </w:p>
          <w:p w14:paraId="1DFF9C19" w14:textId="77777777" w:rsidR="0058493D" w:rsidRDefault="0058493D" w:rsidP="0058493D">
            <w:pPr>
              <w:pStyle w:val="XML1"/>
              <w:rPr>
                <w:del w:id="3546" w:author="aas" w:date="2013-10-14T02:06:00Z"/>
              </w:rPr>
            </w:pPr>
            <w:del w:id="3547" w:author="aas" w:date="2013-10-14T02:06:00Z">
              <w:r>
                <w:delText xml:space="preserve">            uniquely identifies an OpenFlow Port within the context  </w:delText>
              </w:r>
            </w:del>
          </w:p>
          <w:p w14:paraId="72143C60" w14:textId="77777777" w:rsidR="0058493D" w:rsidRDefault="0058493D" w:rsidP="0058493D">
            <w:pPr>
              <w:pStyle w:val="XML1"/>
              <w:rPr>
                <w:del w:id="3548" w:author="aas" w:date="2013-10-14T02:06:00Z"/>
              </w:rPr>
            </w:pPr>
            <w:del w:id="3549" w:author="aas" w:date="2013-10-14T02:06:00Z">
              <w:r>
                <w:delText xml:space="preserve">            of an OpenFlow Logical Switch.  It MUST be persistent</w:delText>
              </w:r>
            </w:del>
          </w:p>
          <w:p w14:paraId="0D5D3227" w14:textId="77777777" w:rsidR="0058493D" w:rsidRDefault="0058493D" w:rsidP="0058493D">
            <w:pPr>
              <w:pStyle w:val="XML1"/>
              <w:rPr>
                <w:del w:id="3550" w:author="aas" w:date="2013-10-14T02:06:00Z"/>
              </w:rPr>
            </w:pPr>
            <w:del w:id="3551" w:author="aas" w:date="2013-10-14T02:06:00Z">
              <w:r>
                <w:delText xml:space="preserve">            across reboots of the OpenFlow Capable Switch.</w:delText>
              </w:r>
            </w:del>
          </w:p>
          <w:p w14:paraId="4B59BEA2" w14:textId="77777777" w:rsidR="0058493D" w:rsidRDefault="0058493D" w:rsidP="0058493D">
            <w:pPr>
              <w:pStyle w:val="XML1"/>
              <w:rPr>
                <w:del w:id="3552" w:author="aas" w:date="2013-10-14T02:06:00Z"/>
              </w:rPr>
            </w:pPr>
          </w:p>
          <w:p w14:paraId="4CF33D18" w14:textId="77777777" w:rsidR="0058493D" w:rsidRDefault="0058493D" w:rsidP="0058493D">
            <w:pPr>
              <w:pStyle w:val="XML1"/>
              <w:rPr>
                <w:del w:id="3553" w:author="aas" w:date="2013-10-14T02:06:00Z"/>
              </w:rPr>
            </w:pPr>
            <w:del w:id="3554" w:author="aas" w:date="2013-10-14T02:06:00Z">
              <w:r>
                <w:delText xml:space="preserve">            This element MUST be present to identify the OpenFlow</w:delText>
              </w:r>
            </w:del>
          </w:p>
          <w:p w14:paraId="2A7B9F4E" w14:textId="77777777" w:rsidR="0058493D" w:rsidRDefault="0058493D" w:rsidP="0058493D">
            <w:pPr>
              <w:pStyle w:val="XML1"/>
              <w:rPr>
                <w:del w:id="3555" w:author="aas" w:date="2013-10-14T02:06:00Z"/>
              </w:rPr>
            </w:pPr>
            <w:del w:id="3556" w:author="aas" w:date="2013-10-14T02:06:00Z">
              <w:r>
                <w:delText xml:space="preserve">            resource.</w:delText>
              </w:r>
            </w:del>
          </w:p>
          <w:p w14:paraId="639B4827" w14:textId="77777777" w:rsidR="0058493D" w:rsidRDefault="0058493D" w:rsidP="0058493D">
            <w:pPr>
              <w:pStyle w:val="XML1"/>
              <w:rPr>
                <w:del w:id="3557" w:author="aas" w:date="2013-10-14T02:06:00Z"/>
              </w:rPr>
            </w:pPr>
            <w:del w:id="3558" w:author="aas" w:date="2013-10-14T02:06:00Z">
              <w:r>
                <w:delText xml:space="preserve">          &lt;/xs:documentation&gt;</w:delText>
              </w:r>
            </w:del>
          </w:p>
          <w:p w14:paraId="572BF1AF" w14:textId="77777777" w:rsidR="0058493D" w:rsidRDefault="0058493D" w:rsidP="0058493D">
            <w:pPr>
              <w:pStyle w:val="XML1"/>
              <w:rPr>
                <w:del w:id="3559" w:author="aas" w:date="2013-10-14T02:06:00Z"/>
              </w:rPr>
            </w:pPr>
            <w:del w:id="3560" w:author="aas" w:date="2013-10-14T02:06:00Z">
              <w:r>
                <w:delText xml:space="preserve">        &lt;/xs:annotation&gt;</w:delText>
              </w:r>
            </w:del>
          </w:p>
          <w:p w14:paraId="4BE3A788" w14:textId="77777777" w:rsidR="0058493D" w:rsidRDefault="0058493D" w:rsidP="0058493D">
            <w:pPr>
              <w:pStyle w:val="XML1"/>
              <w:rPr>
                <w:del w:id="3561" w:author="aas" w:date="2013-10-14T02:06:00Z"/>
              </w:rPr>
            </w:pPr>
            <w:del w:id="3562" w:author="aas" w:date="2013-10-14T02:06:00Z">
              <w:r>
                <w:delText xml:space="preserve">      &lt;/xs:element&gt;</w:delText>
              </w:r>
            </w:del>
          </w:p>
          <w:p w14:paraId="779EE7E4" w14:textId="77777777" w:rsidR="0058493D" w:rsidRDefault="0058493D" w:rsidP="0058493D">
            <w:pPr>
              <w:pStyle w:val="XML1"/>
              <w:rPr>
                <w:del w:id="3563" w:author="aas" w:date="2013-10-14T02:06:00Z"/>
              </w:rPr>
            </w:pPr>
            <w:del w:id="3564" w:author="aas" w:date="2013-10-14T02:06:00Z">
              <w:r>
                <w:delText xml:space="preserve">    &lt;/xs:sequence&gt;</w:delText>
              </w:r>
            </w:del>
          </w:p>
          <w:p w14:paraId="26330DB7" w14:textId="77777777" w:rsidR="00F86237" w:rsidRPr="009F1B7D" w:rsidRDefault="0058493D" w:rsidP="00011096">
            <w:pPr>
              <w:pStyle w:val="XML1"/>
              <w:rPr>
                <w:del w:id="3565" w:author="aas" w:date="2013-10-14T02:06:00Z"/>
              </w:rPr>
            </w:pPr>
            <w:del w:id="3566" w:author="aas" w:date="2013-10-14T02:06:00Z">
              <w:r>
                <w:delText xml:space="preserve">  &lt;/xs:group&gt;</w:delText>
              </w:r>
            </w:del>
          </w:p>
        </w:tc>
      </w:tr>
    </w:tbl>
    <w:p w14:paraId="52A4D74A" w14:textId="77777777" w:rsidR="00F86237" w:rsidRPr="009F1B7D" w:rsidRDefault="00F86237" w:rsidP="00F86237">
      <w:pPr>
        <w:rPr>
          <w:del w:id="3567" w:author="aas" w:date="2013-10-14T02:06:00Z"/>
        </w:rPr>
      </w:pPr>
    </w:p>
    <w:p w14:paraId="299FB8E8" w14:textId="77777777" w:rsidR="00F86237" w:rsidRPr="009F1B7D" w:rsidRDefault="00F86237" w:rsidP="00D14D27">
      <w:pPr>
        <w:pStyle w:val="Heading3"/>
      </w:pPr>
      <w:bookmarkStart w:id="3568" w:name="_Toc243774071"/>
      <w:bookmarkEnd w:id="3481"/>
      <w:bookmarkEnd w:id="3482"/>
      <w:r w:rsidRPr="00DB42FD">
        <w:t>XML Example</w:t>
      </w:r>
      <w:bookmarkEnd w:id="3483"/>
      <w:bookmarkEnd w:id="3484"/>
      <w:bookmarkEnd w:id="3568"/>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69" w:name="_Toc333523901"/>
      <w:bookmarkStart w:id="3570" w:name="_Toc335147988"/>
      <w:bookmarkStart w:id="3571" w:name="_Toc333523902"/>
      <w:bookmarkStart w:id="3572" w:name="_Toc335147989"/>
      <w:bookmarkStart w:id="3573" w:name="_Toc333523903"/>
      <w:bookmarkStart w:id="3574" w:name="_Toc335147990"/>
      <w:bookmarkStart w:id="3575" w:name="_Toc333523904"/>
      <w:bookmarkStart w:id="3576" w:name="_Toc335147991"/>
      <w:bookmarkStart w:id="3577" w:name="_Toc333523939"/>
      <w:bookmarkStart w:id="3578" w:name="_Toc335148026"/>
      <w:bookmarkStart w:id="3579" w:name="_Toc243774072"/>
      <w:bookmarkEnd w:id="3569"/>
      <w:bookmarkEnd w:id="3570"/>
      <w:bookmarkEnd w:id="3571"/>
      <w:bookmarkEnd w:id="3572"/>
      <w:bookmarkEnd w:id="3573"/>
      <w:bookmarkEnd w:id="3574"/>
      <w:bookmarkEnd w:id="3575"/>
      <w:bookmarkEnd w:id="3576"/>
      <w:bookmarkEnd w:id="3577"/>
      <w:bookmarkEnd w:id="3578"/>
      <w:proofErr w:type="spellStart"/>
      <w:r>
        <w:t>OpenFlow</w:t>
      </w:r>
      <w:proofErr w:type="spellEnd"/>
      <w:r>
        <w:t xml:space="preserve"> Port</w:t>
      </w:r>
      <w:bookmarkEnd w:id="3579"/>
    </w:p>
    <w:p w14:paraId="53473C4E" w14:textId="074A70EA" w:rsidR="00712E70" w:rsidRDefault="009E6267" w:rsidP="00712E70">
      <w:r>
        <w:t xml:space="preserve">The </w:t>
      </w:r>
      <w:proofErr w:type="spellStart"/>
      <w:r>
        <w:t>OpenFlow</w:t>
      </w:r>
      <w:proofErr w:type="spellEnd"/>
      <w:r>
        <w:t xml:space="preserve"> Port is an instance of an </w:t>
      </w:r>
      <w:proofErr w:type="spellStart"/>
      <w:r>
        <w:t>OpenFlow</w:t>
      </w:r>
      <w:proofErr w:type="spellEnd"/>
      <w:r>
        <w:t xml:space="preserve"> resource. </w:t>
      </w:r>
      <w:r w:rsidR="00712E70">
        <w:t>It may represent a physical port or a logical port. A logical port represents a tun</w:t>
      </w:r>
      <w:ins w:id="3580" w:author="Anees Shaikh" w:date="2013-11-24T22:51:00Z">
        <w:r w:rsidR="00CB4597">
          <w:t>n</w:t>
        </w:r>
      </w:ins>
      <w:r w:rsidR="00712E70">
        <w:t xml:space="preserve">el endpoint as described in the </w:t>
      </w:r>
      <w:proofErr w:type="spellStart"/>
      <w:r w:rsidR="00712E70">
        <w:t>OpenFlow</w:t>
      </w:r>
      <w:proofErr w:type="spellEnd"/>
      <w:r w:rsidR="00712E70">
        <w:t xml:space="preserve"> protocol specification.</w:t>
      </w:r>
    </w:p>
    <w:p w14:paraId="2FDEBEAF" w14:textId="4B650F0C" w:rsidR="00F86237" w:rsidRDefault="00712E70" w:rsidP="00712E70">
      <w:r>
        <w:t xml:space="preserve">An </w:t>
      </w:r>
      <w:proofErr w:type="spellStart"/>
      <w:r>
        <w:t>OpenFlow</w:t>
      </w:r>
      <w:proofErr w:type="spellEnd"/>
      <w:r>
        <w:t xml:space="preserve">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w:t>
      </w:r>
      <w:proofErr w:type="gramStart"/>
      <w:r>
        <w:t>a</w:t>
      </w:r>
      <w:proofErr w:type="gramEnd"/>
      <w:r>
        <w:t xml:space="preserve"> </w:t>
      </w:r>
      <w:del w:id="3581" w:author="Anees Shaikh" w:date="2013-11-24T22:51:00Z">
        <w:r w:rsidDel="00C55B26">
          <w:delText xml:space="preserve">Port </w:delText>
        </w:r>
      </w:del>
      <w:proofErr w:type="spellStart"/>
      <w:ins w:id="3582" w:author="Anees Shaikh" w:date="2013-11-24T22:51:00Z">
        <w:r w:rsidR="00C55B26">
          <w:t>OpenFlow</w:t>
        </w:r>
        <w:proofErr w:type="spellEnd"/>
        <w:r w:rsidR="00C55B26">
          <w:t xml:space="preserve"> T</w:t>
        </w:r>
      </w:ins>
      <w:del w:id="3583" w:author="Anees Shaikh" w:date="2013-11-24T22:52:00Z">
        <w:r w:rsidDel="00C55B26">
          <w:delText>t</w:delText>
        </w:r>
      </w:del>
      <w:r>
        <w:t>unnel object.</w:t>
      </w:r>
    </w:p>
    <w:p w14:paraId="0F460988" w14:textId="77777777" w:rsidR="00B7089E" w:rsidRPr="009F1B7D" w:rsidRDefault="00B7089E" w:rsidP="00D14D27">
      <w:pPr>
        <w:pStyle w:val="Heading3"/>
      </w:pPr>
      <w:bookmarkStart w:id="3584" w:name="_Toc315954013"/>
      <w:bookmarkStart w:id="3585" w:name="_Toc316542523"/>
      <w:bookmarkStart w:id="3586" w:name="_Toc243774073"/>
      <w:r w:rsidRPr="00DB42FD">
        <w:t>UML Diagram</w:t>
      </w:r>
      <w:bookmarkEnd w:id="3584"/>
      <w:bookmarkEnd w:id="3585"/>
      <w:bookmarkEnd w:id="3586"/>
    </w:p>
    <w:p w14:paraId="0CE8649A" w14:textId="588E6616" w:rsidR="00B7089E" w:rsidRPr="009F1B7D" w:rsidRDefault="00B53283" w:rsidP="00B7089E">
      <w:pPr>
        <w:keepNext/>
        <w:jc w:val="center"/>
      </w:pPr>
      <w:r>
        <w:object w:dxaOrig="11183" w:dyaOrig="9687" w14:anchorId="25EAB785">
          <v:shape id="_x0000_i1034" type="#_x0000_t75" style="width:467pt;height:405pt" o:ole="">
            <v:imagedata r:id="rId34" o:title=""/>
          </v:shape>
          <o:OLEObject Type="Embed" ProgID="Visio.Drawing.11" ShapeID="_x0000_i1034" DrawAspect="Content" ObjectID="_1320699989" r:id="rId35"/>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xml:space="preserve">: Data Model Diagram for an </w:t>
      </w:r>
      <w:proofErr w:type="spellStart"/>
      <w:r w:rsidRPr="00CE3A81">
        <w:t>OpenFlow</w:t>
      </w:r>
      <w:proofErr w:type="spellEnd"/>
      <w:r w:rsidRPr="00CE3A81">
        <w:t xml:space="preserve"> Port</w:t>
      </w:r>
    </w:p>
    <w:p w14:paraId="18E42341" w14:textId="77777777" w:rsidR="00B7089E" w:rsidRPr="009F1B7D" w:rsidRDefault="00B7089E" w:rsidP="00B7089E">
      <w:pPr>
        <w:rPr>
          <w:del w:id="3587" w:author="aas" w:date="2013-10-14T02:06:00Z"/>
          <w:rFonts w:eastAsiaTheme="majorEastAsia" w:cstheme="majorBidi"/>
          <w:b/>
          <w:bCs/>
        </w:rPr>
      </w:pPr>
      <w:del w:id="3588" w:author="aas" w:date="2013-10-14T02:06:00Z">
        <w:r w:rsidRPr="00DB42FD">
          <w:br w:type="page"/>
        </w:r>
      </w:del>
    </w:p>
    <w:p w14:paraId="03292146" w14:textId="77777777" w:rsidR="00B7089E" w:rsidRPr="009F1B7D" w:rsidRDefault="00B7089E" w:rsidP="00D14D27">
      <w:pPr>
        <w:pStyle w:val="Heading3"/>
        <w:rPr>
          <w:del w:id="3589" w:author="aas" w:date="2013-10-14T02:06:00Z"/>
        </w:rPr>
      </w:pPr>
      <w:bookmarkStart w:id="3590" w:name="_Toc315954014"/>
      <w:bookmarkStart w:id="3591" w:name="_Toc316542524"/>
      <w:del w:id="3592" w:author="aas" w:date="2013-10-14T02:06:00Z">
        <w:r w:rsidRPr="00DB42FD">
          <w:delText>XML Schema</w:delText>
        </w:r>
        <w:bookmarkEnd w:id="3590"/>
        <w:bookmarkEnd w:id="3591"/>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593" w:author="aas" w:date="2013-10-14T02:06:00Z"/>
        </w:trPr>
        <w:tc>
          <w:tcPr>
            <w:tcW w:w="5000" w:type="pct"/>
          </w:tcPr>
          <w:p w14:paraId="5BEE37CB" w14:textId="77777777" w:rsidR="00E02224" w:rsidRDefault="00E02224" w:rsidP="00E02224">
            <w:pPr>
              <w:pStyle w:val="XML1"/>
              <w:rPr>
                <w:del w:id="3594" w:author="aas" w:date="2013-10-14T02:06:00Z"/>
              </w:rPr>
            </w:pPr>
            <w:del w:id="3595" w:author="aas" w:date="2013-10-14T02:06:00Z">
              <w:r>
                <w:delText xml:space="preserve">  &lt;xs:group name="OFPortType"&gt;</w:delText>
              </w:r>
            </w:del>
          </w:p>
          <w:p w14:paraId="5CDF5DE2" w14:textId="77777777" w:rsidR="00E02224" w:rsidRDefault="00E02224" w:rsidP="00E02224">
            <w:pPr>
              <w:pStyle w:val="XML1"/>
              <w:rPr>
                <w:del w:id="3596" w:author="aas" w:date="2013-10-14T02:06:00Z"/>
              </w:rPr>
            </w:pPr>
            <w:del w:id="3597" w:author="aas" w:date="2013-10-14T02:06:00Z">
              <w:r>
                <w:delText xml:space="preserve">    &lt;xs:annotation&gt;</w:delText>
              </w:r>
            </w:del>
          </w:p>
          <w:p w14:paraId="0021909B" w14:textId="77777777" w:rsidR="00E02224" w:rsidRDefault="00E02224" w:rsidP="00E02224">
            <w:pPr>
              <w:pStyle w:val="XML1"/>
              <w:rPr>
                <w:del w:id="3598" w:author="aas" w:date="2013-10-14T02:06:00Z"/>
              </w:rPr>
            </w:pPr>
            <w:del w:id="3599" w:author="aas" w:date="2013-10-14T02:06:00Z">
              <w:r>
                <w:delText xml:space="preserve">      &lt;xs:documentation&gt;</w:delText>
              </w:r>
            </w:del>
          </w:p>
          <w:p w14:paraId="22B53432" w14:textId="77777777" w:rsidR="00E02224" w:rsidRDefault="00E02224" w:rsidP="00E02224">
            <w:pPr>
              <w:pStyle w:val="XML1"/>
              <w:rPr>
                <w:del w:id="3600" w:author="aas" w:date="2013-10-14T02:06:00Z"/>
              </w:rPr>
            </w:pPr>
            <w:del w:id="3601" w:author="aas" w:date="2013-10-14T02:06:00Z">
              <w:r>
                <w:delText xml:space="preserve">        This element specifies all properties of an</w:delText>
              </w:r>
            </w:del>
          </w:p>
          <w:p w14:paraId="1CA02A40" w14:textId="77777777" w:rsidR="00E02224" w:rsidRDefault="00E02224" w:rsidP="00E02224">
            <w:pPr>
              <w:pStyle w:val="XML1"/>
              <w:rPr>
                <w:del w:id="3602" w:author="aas" w:date="2013-10-14T02:06:00Z"/>
              </w:rPr>
            </w:pPr>
            <w:del w:id="3603" w:author="aas" w:date="2013-10-14T02:06:00Z">
              <w:r>
                <w:delText xml:space="preserve">        OpenFlow resource of type OpenFlow Port. It represent a</w:delText>
              </w:r>
            </w:del>
          </w:p>
          <w:p w14:paraId="47819112" w14:textId="77777777" w:rsidR="00E02224" w:rsidRDefault="00E02224" w:rsidP="00E02224">
            <w:pPr>
              <w:pStyle w:val="XML1"/>
              <w:rPr>
                <w:del w:id="3604" w:author="aas" w:date="2013-10-14T02:06:00Z"/>
              </w:rPr>
            </w:pPr>
            <w:del w:id="3605" w:author="aas" w:date="2013-10-14T02:06:00Z">
              <w:r>
                <w:delText xml:space="preserve">        physical port or a logical port of the OpenFlow Capable</w:delText>
              </w:r>
            </w:del>
          </w:p>
          <w:p w14:paraId="50A745BE" w14:textId="77777777" w:rsidR="00E02224" w:rsidRDefault="00E02224" w:rsidP="00E02224">
            <w:pPr>
              <w:pStyle w:val="XML1"/>
              <w:rPr>
                <w:del w:id="3606" w:author="aas" w:date="2013-10-14T02:06:00Z"/>
              </w:rPr>
            </w:pPr>
            <w:del w:id="3607" w:author="aas" w:date="2013-10-14T02:06:00Z">
              <w:r>
                <w:delText xml:space="preserve">        Switch and can be assigned for exclusive use to an OpenFlow</w:delText>
              </w:r>
            </w:del>
          </w:p>
          <w:p w14:paraId="3C2B5A92" w14:textId="77777777" w:rsidR="00E02224" w:rsidRDefault="00E02224" w:rsidP="00E02224">
            <w:pPr>
              <w:pStyle w:val="XML1"/>
              <w:rPr>
                <w:del w:id="3608" w:author="aas" w:date="2013-10-14T02:06:00Z"/>
              </w:rPr>
            </w:pPr>
            <w:del w:id="3609" w:author="aas" w:date="2013-10-14T02:06:00Z">
              <w:r>
                <w:delText xml:space="preserve">        Logical Switch.  A logical port represents a tunnel endpoint</w:delText>
              </w:r>
            </w:del>
          </w:p>
          <w:p w14:paraId="663E76FE" w14:textId="77777777" w:rsidR="00E02224" w:rsidRDefault="00E02224" w:rsidP="00E02224">
            <w:pPr>
              <w:pStyle w:val="XML1"/>
              <w:rPr>
                <w:del w:id="3610" w:author="aas" w:date="2013-10-14T02:06:00Z"/>
              </w:rPr>
            </w:pPr>
            <w:del w:id="3611" w:author="aas" w:date="2013-10-14T02:06:00Z">
              <w:r>
                <w:delText xml:space="preserve">        as described in the OpenFlow protocol specification versions</w:delText>
              </w:r>
            </w:del>
          </w:p>
          <w:p w14:paraId="0567D3F4" w14:textId="77777777" w:rsidR="00E02224" w:rsidRDefault="00E02224" w:rsidP="00E02224">
            <w:pPr>
              <w:pStyle w:val="XML1"/>
              <w:rPr>
                <w:del w:id="3612" w:author="aas" w:date="2013-10-14T02:06:00Z"/>
              </w:rPr>
            </w:pPr>
            <w:del w:id="3613" w:author="aas" w:date="2013-10-14T02:06:00Z">
              <w:r>
                <w:delText xml:space="preserve">        1.3 - 1.3.1.</w:delText>
              </w:r>
            </w:del>
          </w:p>
          <w:p w14:paraId="7B3AFDC5" w14:textId="77777777" w:rsidR="00E02224" w:rsidRDefault="00E02224" w:rsidP="00E02224">
            <w:pPr>
              <w:pStyle w:val="XML1"/>
              <w:rPr>
                <w:del w:id="3614" w:author="aas" w:date="2013-10-14T02:06:00Z"/>
              </w:rPr>
            </w:pPr>
          </w:p>
          <w:p w14:paraId="21266F5F" w14:textId="77777777" w:rsidR="00E02224" w:rsidRDefault="00E02224" w:rsidP="00E02224">
            <w:pPr>
              <w:pStyle w:val="XML1"/>
              <w:rPr>
                <w:del w:id="3615" w:author="aas" w:date="2013-10-14T02:06:00Z"/>
              </w:rPr>
            </w:pPr>
            <w:del w:id="3616" w:author="aas" w:date="2013-10-14T02:06:00Z">
              <w:r>
                <w:delText xml:space="preserve">        NETCONF &amp;lt;edit-config&amp;gt; operations MUST be implemented as </w:delText>
              </w:r>
            </w:del>
          </w:p>
          <w:p w14:paraId="5A8B4C47" w14:textId="77777777" w:rsidR="00E02224" w:rsidRDefault="00E02224" w:rsidP="00E02224">
            <w:pPr>
              <w:pStyle w:val="XML1"/>
              <w:rPr>
                <w:del w:id="3617" w:author="aas" w:date="2013-10-14T02:06:00Z"/>
              </w:rPr>
            </w:pPr>
            <w:del w:id="3618" w:author="aas" w:date="2013-10-14T02:06:00Z">
              <w:r>
                <w:delText xml:space="preserve">        follows: </w:delText>
              </w:r>
            </w:del>
          </w:p>
          <w:p w14:paraId="2CFA258C" w14:textId="77777777" w:rsidR="00E02224" w:rsidRDefault="00E02224" w:rsidP="00E02224">
            <w:pPr>
              <w:pStyle w:val="XML1"/>
              <w:rPr>
                <w:del w:id="3619" w:author="aas" w:date="2013-10-14T02:06:00Z"/>
              </w:rPr>
            </w:pPr>
          </w:p>
          <w:p w14:paraId="137F38F7" w14:textId="77777777" w:rsidR="00E02224" w:rsidRDefault="00E02224" w:rsidP="00E02224">
            <w:pPr>
              <w:pStyle w:val="XML1"/>
              <w:rPr>
                <w:del w:id="3620" w:author="aas" w:date="2013-10-14T02:06:00Z"/>
              </w:rPr>
            </w:pPr>
            <w:del w:id="3621" w:author="aas" w:date="2013-10-14T02:06:00Z">
              <w:r>
                <w:delText xml:space="preserve">        * The 'resource-id' element of OFResoureType MUST be present</w:delText>
              </w:r>
            </w:del>
          </w:p>
          <w:p w14:paraId="12B90BB0" w14:textId="77777777" w:rsidR="00E02224" w:rsidRDefault="00E02224" w:rsidP="00E02224">
            <w:pPr>
              <w:pStyle w:val="XML1"/>
              <w:rPr>
                <w:del w:id="3622" w:author="aas" w:date="2013-10-14T02:06:00Z"/>
              </w:rPr>
            </w:pPr>
            <w:del w:id="3623" w:author="aas" w:date="2013-10-14T02:06:00Z">
              <w:r>
                <w:delText xml:space="preserve">        at all &amp;lt;edit-config&amp;gt; operations to identify the port.</w:delText>
              </w:r>
            </w:del>
          </w:p>
          <w:p w14:paraId="60021C01" w14:textId="77777777" w:rsidR="00E02224" w:rsidRDefault="00E02224" w:rsidP="00E02224">
            <w:pPr>
              <w:pStyle w:val="XML1"/>
              <w:rPr>
                <w:del w:id="3624" w:author="aas" w:date="2013-10-14T02:06:00Z"/>
              </w:rPr>
            </w:pPr>
            <w:del w:id="3625" w:author="aas" w:date="2013-10-14T02:06:00Z">
              <w:r>
                <w:delText xml:space="preserve">        * If the operation is 'merge' or 'replace', the element is</w:delText>
              </w:r>
            </w:del>
          </w:p>
          <w:p w14:paraId="4BF92DA0" w14:textId="77777777" w:rsidR="00E02224" w:rsidRDefault="00E02224" w:rsidP="00E02224">
            <w:pPr>
              <w:pStyle w:val="XML1"/>
              <w:rPr>
                <w:del w:id="3626" w:author="aas" w:date="2013-10-14T02:06:00Z"/>
              </w:rPr>
            </w:pPr>
            <w:del w:id="3627" w:author="aas" w:date="2013-10-14T02:06:00Z">
              <w:r>
                <w:delText xml:space="preserve">        created if it does not exist, and its value is set to the</w:delText>
              </w:r>
            </w:del>
          </w:p>
          <w:p w14:paraId="3158361B" w14:textId="77777777" w:rsidR="00E02224" w:rsidRDefault="00E02224" w:rsidP="00E02224">
            <w:pPr>
              <w:pStyle w:val="XML1"/>
              <w:rPr>
                <w:del w:id="3628" w:author="aas" w:date="2013-10-14T02:06:00Z"/>
              </w:rPr>
            </w:pPr>
            <w:del w:id="3629" w:author="aas" w:date="2013-10-14T02:06:00Z">
              <w:r>
                <w:delText xml:space="preserve">        value found in the XML RPC data.</w:delText>
              </w:r>
            </w:del>
          </w:p>
          <w:p w14:paraId="202081A0" w14:textId="77777777" w:rsidR="00E02224" w:rsidRDefault="00E02224" w:rsidP="00E02224">
            <w:pPr>
              <w:pStyle w:val="XML1"/>
              <w:rPr>
                <w:del w:id="3630" w:author="aas" w:date="2013-10-14T02:06:00Z"/>
              </w:rPr>
            </w:pPr>
            <w:del w:id="3631" w:author="aas" w:date="2013-10-14T02:06:00Z">
              <w:r>
                <w:delText xml:space="preserve">        * If the operation is 'create', the element is created if it</w:delText>
              </w:r>
            </w:del>
          </w:p>
          <w:p w14:paraId="1A19AC79" w14:textId="77777777" w:rsidR="00E02224" w:rsidRDefault="00E02224" w:rsidP="00E02224">
            <w:pPr>
              <w:pStyle w:val="XML1"/>
              <w:rPr>
                <w:del w:id="3632" w:author="aas" w:date="2013-10-14T02:06:00Z"/>
              </w:rPr>
            </w:pPr>
            <w:del w:id="3633" w:author="aas" w:date="2013-10-14T02:06:00Z">
              <w:r>
                <w:delText xml:space="preserve">        does not exist. If the element already exists, a</w:delText>
              </w:r>
            </w:del>
          </w:p>
          <w:p w14:paraId="65FA4D29" w14:textId="77777777" w:rsidR="00E02224" w:rsidRDefault="00E02224" w:rsidP="00E02224">
            <w:pPr>
              <w:pStyle w:val="XML1"/>
              <w:rPr>
                <w:del w:id="3634" w:author="aas" w:date="2013-10-14T02:06:00Z"/>
              </w:rPr>
            </w:pPr>
            <w:del w:id="3635"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36" w:author="aas" w:date="2013-10-14T02:06:00Z"/>
              </w:rPr>
            </w:pPr>
            <w:del w:id="3637" w:author="aas" w:date="2013-10-14T02:06:00Z">
              <w:r>
                <w:delText xml:space="preserve">        * If the operation is 'delete', the element is deleted if it</w:delText>
              </w:r>
            </w:del>
          </w:p>
          <w:p w14:paraId="14A0DC43" w14:textId="77777777" w:rsidR="00E02224" w:rsidRDefault="00E02224" w:rsidP="00E02224">
            <w:pPr>
              <w:pStyle w:val="XML1"/>
              <w:rPr>
                <w:del w:id="3638" w:author="aas" w:date="2013-10-14T02:06:00Z"/>
              </w:rPr>
            </w:pPr>
            <w:del w:id="363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40" w:author="aas" w:date="2013-10-14T02:06:00Z"/>
              </w:rPr>
            </w:pPr>
            <w:del w:id="3641" w:author="aas" w:date="2013-10-14T02:06:00Z">
              <w:r>
                <w:delText xml:space="preserve">        error is returned.</w:delText>
              </w:r>
            </w:del>
          </w:p>
          <w:p w14:paraId="6C047F49" w14:textId="77777777" w:rsidR="00E02224" w:rsidRDefault="00E02224" w:rsidP="00E02224">
            <w:pPr>
              <w:pStyle w:val="XML1"/>
              <w:rPr>
                <w:del w:id="3642" w:author="aas" w:date="2013-10-14T02:06:00Z"/>
              </w:rPr>
            </w:pPr>
            <w:del w:id="3643" w:author="aas" w:date="2013-10-14T02:06:00Z">
              <w:r>
                <w:delText xml:space="preserve">      &lt;/xs:documentation&gt;</w:delText>
              </w:r>
            </w:del>
          </w:p>
          <w:p w14:paraId="0393F741" w14:textId="77777777" w:rsidR="00E02224" w:rsidRDefault="00E02224" w:rsidP="00E02224">
            <w:pPr>
              <w:pStyle w:val="XML1"/>
              <w:rPr>
                <w:del w:id="3644" w:author="aas" w:date="2013-10-14T02:06:00Z"/>
              </w:rPr>
            </w:pPr>
            <w:del w:id="3645" w:author="aas" w:date="2013-10-14T02:06:00Z">
              <w:r>
                <w:delText xml:space="preserve">    &lt;/xs:annotation&gt;</w:delText>
              </w:r>
            </w:del>
          </w:p>
          <w:p w14:paraId="5E812319" w14:textId="77777777" w:rsidR="00E02224" w:rsidRDefault="00E02224" w:rsidP="00E02224">
            <w:pPr>
              <w:pStyle w:val="XML1"/>
              <w:rPr>
                <w:del w:id="3646" w:author="aas" w:date="2013-10-14T02:06:00Z"/>
              </w:rPr>
            </w:pPr>
          </w:p>
          <w:p w14:paraId="1B2C4F8D" w14:textId="77777777" w:rsidR="00E02224" w:rsidRDefault="00E02224" w:rsidP="00E02224">
            <w:pPr>
              <w:pStyle w:val="XML1"/>
              <w:rPr>
                <w:del w:id="3647" w:author="aas" w:date="2013-10-14T02:06:00Z"/>
              </w:rPr>
            </w:pPr>
            <w:del w:id="3648" w:author="aas" w:date="2013-10-14T02:06:00Z">
              <w:r>
                <w:delText xml:space="preserve">    &lt;xs:sequence&gt;</w:delText>
              </w:r>
            </w:del>
          </w:p>
          <w:p w14:paraId="0DF4830E" w14:textId="77777777" w:rsidR="00E02224" w:rsidRDefault="00E02224" w:rsidP="00E02224">
            <w:pPr>
              <w:pStyle w:val="XML1"/>
              <w:rPr>
                <w:del w:id="3649" w:author="aas" w:date="2013-10-14T02:06:00Z"/>
              </w:rPr>
            </w:pPr>
            <w:del w:id="3650" w:author="aas" w:date="2013-10-14T02:06:00Z">
              <w:r>
                <w:delText xml:space="preserve">      &lt;xs:group ref="OFResourceType"/&gt;</w:delText>
              </w:r>
            </w:del>
          </w:p>
          <w:p w14:paraId="785477B7" w14:textId="77777777" w:rsidR="00E02224" w:rsidRDefault="00E02224" w:rsidP="00E02224">
            <w:pPr>
              <w:pStyle w:val="XML1"/>
              <w:rPr>
                <w:del w:id="3651" w:author="aas" w:date="2013-10-14T02:06:00Z"/>
              </w:rPr>
            </w:pPr>
            <w:del w:id="3652" w:author="aas" w:date="2013-10-14T02:06:00Z">
              <w:r>
                <w:delText xml:space="preserve">      &lt;xs:element name="number"  type="xs:unsignedLong"&gt;</w:delText>
              </w:r>
            </w:del>
          </w:p>
          <w:p w14:paraId="5B819A32" w14:textId="77777777" w:rsidR="00E02224" w:rsidRDefault="00E02224" w:rsidP="00E02224">
            <w:pPr>
              <w:pStyle w:val="XML1"/>
              <w:rPr>
                <w:del w:id="3653" w:author="aas" w:date="2013-10-14T02:06:00Z"/>
              </w:rPr>
            </w:pPr>
            <w:del w:id="3654" w:author="aas" w:date="2013-10-14T02:06:00Z">
              <w:r>
                <w:delText xml:space="preserve">        &lt;xs:annotation&gt;</w:delText>
              </w:r>
            </w:del>
          </w:p>
          <w:p w14:paraId="16054D9A" w14:textId="77777777" w:rsidR="00E02224" w:rsidRDefault="00E02224" w:rsidP="00E02224">
            <w:pPr>
              <w:pStyle w:val="XML1"/>
              <w:rPr>
                <w:del w:id="3655" w:author="aas" w:date="2013-10-14T02:06:00Z"/>
              </w:rPr>
            </w:pPr>
            <w:del w:id="3656" w:author="aas" w:date="2013-10-14T02:06:00Z">
              <w:r>
                <w:delText xml:space="preserve">          &lt;xs:documentation&gt;</w:delText>
              </w:r>
            </w:del>
          </w:p>
          <w:p w14:paraId="647ED3D3" w14:textId="77777777" w:rsidR="00E02224" w:rsidRDefault="00E02224" w:rsidP="00E02224">
            <w:pPr>
              <w:pStyle w:val="XML1"/>
              <w:rPr>
                <w:del w:id="3657" w:author="aas" w:date="2013-10-14T02:06:00Z"/>
              </w:rPr>
            </w:pPr>
            <w:del w:id="3658" w:author="aas" w:date="2013-10-14T02:06:00Z">
              <w:r>
                <w:delText xml:space="preserve">            This number identifies the OpenFlow Port to </w:delText>
              </w:r>
            </w:del>
          </w:p>
          <w:p w14:paraId="70913F68" w14:textId="77777777" w:rsidR="00E02224" w:rsidRDefault="00E02224" w:rsidP="00E02224">
            <w:pPr>
              <w:pStyle w:val="XML1"/>
              <w:rPr>
                <w:del w:id="3659" w:author="aas" w:date="2013-10-14T02:06:00Z"/>
              </w:rPr>
            </w:pPr>
            <w:del w:id="3660" w:author="aas" w:date="2013-10-14T02:06:00Z">
              <w:r>
                <w:delText xml:space="preserve">            OpenFlow Controllers. It is assigned to an OpenFlow Port </w:delText>
              </w:r>
            </w:del>
          </w:p>
          <w:p w14:paraId="0F3A7F5B" w14:textId="77777777" w:rsidR="00E02224" w:rsidRDefault="00E02224" w:rsidP="00E02224">
            <w:pPr>
              <w:pStyle w:val="XML1"/>
              <w:rPr>
                <w:del w:id="3661" w:author="aas" w:date="2013-10-14T02:06:00Z"/>
              </w:rPr>
            </w:pPr>
            <w:del w:id="3662" w:author="aas" w:date="2013-10-14T02:06:00Z">
              <w:r>
                <w:delText xml:space="preserve">            latest when the OpenFlow Port is associated with and</w:delText>
              </w:r>
            </w:del>
          </w:p>
          <w:p w14:paraId="5234823A" w14:textId="77777777" w:rsidR="00E02224" w:rsidRDefault="00E02224" w:rsidP="00E02224">
            <w:pPr>
              <w:pStyle w:val="XML1"/>
              <w:rPr>
                <w:del w:id="3663" w:author="aas" w:date="2013-10-14T02:06:00Z"/>
              </w:rPr>
            </w:pPr>
            <w:del w:id="3664" w:author="aas" w:date="2013-10-14T02:06:00Z">
              <w:r>
                <w:delText xml:space="preserve">            OpenFlow Logical Switch.  If the OpenFlow Port is</w:delText>
              </w:r>
            </w:del>
          </w:p>
          <w:p w14:paraId="4374BF71" w14:textId="77777777" w:rsidR="00E02224" w:rsidRDefault="00E02224" w:rsidP="00E02224">
            <w:pPr>
              <w:pStyle w:val="XML1"/>
              <w:rPr>
                <w:del w:id="3665" w:author="aas" w:date="2013-10-14T02:06:00Z"/>
              </w:rPr>
            </w:pPr>
            <w:del w:id="3666" w:author="aas" w:date="2013-10-14T02:06:00Z">
              <w:r>
                <w:delText xml:space="preserve">            associated with an OpenFlow Logical Switch, this element</w:delText>
              </w:r>
            </w:del>
          </w:p>
          <w:p w14:paraId="70E119C1" w14:textId="77777777" w:rsidR="00E02224" w:rsidRDefault="00E02224" w:rsidP="00E02224">
            <w:pPr>
              <w:pStyle w:val="XML1"/>
              <w:rPr>
                <w:del w:id="3667" w:author="aas" w:date="2013-10-14T02:06:00Z"/>
              </w:rPr>
            </w:pPr>
            <w:del w:id="3668" w:author="aas" w:date="2013-10-14T02:06:00Z">
              <w:r>
                <w:delText xml:space="preserve">            MUST be unique within the context of the OpenFlow Logical</w:delText>
              </w:r>
            </w:del>
          </w:p>
          <w:p w14:paraId="06A5FACD" w14:textId="77777777" w:rsidR="00E02224" w:rsidRDefault="00E02224" w:rsidP="00E02224">
            <w:pPr>
              <w:pStyle w:val="XML1"/>
              <w:rPr>
                <w:del w:id="3669" w:author="aas" w:date="2013-10-14T02:06:00Z"/>
              </w:rPr>
            </w:pPr>
            <w:del w:id="3670" w:author="aas" w:date="2013-10-14T02:06:00Z">
              <w:r>
                <w:delText xml:space="preserve">            Switch.  </w:delText>
              </w:r>
            </w:del>
          </w:p>
          <w:p w14:paraId="28933D5A" w14:textId="77777777" w:rsidR="00E02224" w:rsidRDefault="00E02224" w:rsidP="00E02224">
            <w:pPr>
              <w:pStyle w:val="XML1"/>
              <w:rPr>
                <w:del w:id="3671" w:author="aas" w:date="2013-10-14T02:06:00Z"/>
              </w:rPr>
            </w:pPr>
            <w:del w:id="3672" w:author="aas" w:date="2013-10-14T02:06:00Z">
              <w:r>
                <w:delText xml:space="preserve">                  </w:delText>
              </w:r>
            </w:del>
          </w:p>
          <w:p w14:paraId="33A565FC" w14:textId="77777777" w:rsidR="00E02224" w:rsidRDefault="00E02224" w:rsidP="00E02224">
            <w:pPr>
              <w:pStyle w:val="XML1"/>
              <w:rPr>
                <w:del w:id="3673" w:author="aas" w:date="2013-10-14T02:06:00Z"/>
              </w:rPr>
            </w:pPr>
            <w:del w:id="3674" w:author="aas" w:date="2013-10-14T02:06:00Z">
              <w:r>
                <w:delText xml:space="preserve">            OpenFlow Capable Switch implementations may choose to</w:delText>
              </w:r>
            </w:del>
          </w:p>
          <w:p w14:paraId="6B46488A" w14:textId="77777777" w:rsidR="00E02224" w:rsidRDefault="00E02224" w:rsidP="00E02224">
            <w:pPr>
              <w:pStyle w:val="XML1"/>
              <w:rPr>
                <w:del w:id="3675" w:author="aas" w:date="2013-10-14T02:06:00Z"/>
              </w:rPr>
            </w:pPr>
            <w:del w:id="3676" w:author="aas" w:date="2013-10-14T02:06:00Z">
              <w:r>
                <w:delText xml:space="preserve">            assign values to OpenFlow Ports that are unique within the</w:delText>
              </w:r>
            </w:del>
          </w:p>
          <w:p w14:paraId="0259C7BA" w14:textId="77777777" w:rsidR="00E02224" w:rsidRDefault="00E02224" w:rsidP="00E02224">
            <w:pPr>
              <w:pStyle w:val="XML1"/>
              <w:rPr>
                <w:del w:id="3677" w:author="aas" w:date="2013-10-14T02:06:00Z"/>
              </w:rPr>
            </w:pPr>
            <w:del w:id="3678" w:author="aas" w:date="2013-10-14T02:06:00Z">
              <w:r>
                <w:delText xml:space="preserve">            context of the OpenFlow Logical Switch.  These numbers can</w:delText>
              </w:r>
            </w:del>
          </w:p>
          <w:p w14:paraId="494FEC22" w14:textId="77777777" w:rsidR="00E02224" w:rsidRDefault="00E02224" w:rsidP="00E02224">
            <w:pPr>
              <w:pStyle w:val="XML1"/>
              <w:rPr>
                <w:del w:id="3679" w:author="aas" w:date="2013-10-14T02:06:00Z"/>
              </w:rPr>
            </w:pPr>
            <w:del w:id="3680" w:author="aas" w:date="2013-10-14T02:06:00Z">
              <w:r>
                <w:delText xml:space="preserve">            be used independent of assignments to OpenFlow Logical</w:delText>
              </w:r>
            </w:del>
          </w:p>
          <w:p w14:paraId="1A22ABB9" w14:textId="77777777" w:rsidR="00E02224" w:rsidRDefault="00E02224" w:rsidP="00E02224">
            <w:pPr>
              <w:pStyle w:val="XML1"/>
              <w:rPr>
                <w:del w:id="3681" w:author="aas" w:date="2013-10-14T02:06:00Z"/>
              </w:rPr>
            </w:pPr>
            <w:del w:id="3682" w:author="aas" w:date="2013-10-14T02:06:00Z">
              <w:r>
                <w:delText xml:space="preserve">            Switches. </w:delText>
              </w:r>
            </w:del>
          </w:p>
          <w:p w14:paraId="3F229ABE" w14:textId="77777777" w:rsidR="00E02224" w:rsidRDefault="00E02224" w:rsidP="00E02224">
            <w:pPr>
              <w:pStyle w:val="XML1"/>
              <w:rPr>
                <w:del w:id="3683" w:author="aas" w:date="2013-10-14T02:06:00Z"/>
              </w:rPr>
            </w:pPr>
            <w:del w:id="3684" w:author="aas" w:date="2013-10-14T02:06:00Z">
              <w:r>
                <w:delText xml:space="preserve">                  </w:delText>
              </w:r>
            </w:del>
          </w:p>
          <w:p w14:paraId="2D975041" w14:textId="77777777" w:rsidR="00E02224" w:rsidRDefault="00E02224" w:rsidP="00E02224">
            <w:pPr>
              <w:pStyle w:val="XML1"/>
              <w:rPr>
                <w:del w:id="3685" w:author="aas" w:date="2013-10-14T02:06:00Z"/>
              </w:rPr>
            </w:pPr>
            <w:del w:id="3686" w:author="aas" w:date="2013-10-14T02:06:00Z">
              <w:r>
                <w:delText xml:space="preserve">            Other implementations may assign values to this element</w:delText>
              </w:r>
            </w:del>
          </w:p>
          <w:p w14:paraId="20EE904D" w14:textId="77777777" w:rsidR="00E02224" w:rsidRDefault="00E02224" w:rsidP="00E02224">
            <w:pPr>
              <w:pStyle w:val="XML1"/>
              <w:rPr>
                <w:del w:id="3687" w:author="aas" w:date="2013-10-14T02:06:00Z"/>
              </w:rPr>
            </w:pPr>
            <w:del w:id="3688" w:author="aas" w:date="2013-10-14T02:06:00Z">
              <w:r>
                <w:delText xml:space="preserve">            only if the OpenFlow Port is assigned to an OpenFlow</w:delText>
              </w:r>
            </w:del>
          </w:p>
          <w:p w14:paraId="7B22A6C5" w14:textId="77777777" w:rsidR="00E02224" w:rsidRDefault="00E02224" w:rsidP="00E02224">
            <w:pPr>
              <w:pStyle w:val="XML1"/>
              <w:rPr>
                <w:del w:id="3689" w:author="aas" w:date="2013-10-14T02:06:00Z"/>
              </w:rPr>
            </w:pPr>
            <w:del w:id="3690" w:author="aas" w:date="2013-10-14T02:06:00Z">
              <w:r>
                <w:delText xml:space="preserve">            Logical Switch.  If no value is currently assigned to this</w:delText>
              </w:r>
            </w:del>
          </w:p>
          <w:p w14:paraId="7B64DABC" w14:textId="77777777" w:rsidR="00E02224" w:rsidRDefault="00E02224" w:rsidP="00E02224">
            <w:pPr>
              <w:pStyle w:val="XML1"/>
              <w:rPr>
                <w:del w:id="3691" w:author="aas" w:date="2013-10-14T02:06:00Z"/>
              </w:rPr>
            </w:pPr>
            <w:del w:id="3692" w:author="aas" w:date="2013-10-14T02:06:00Z">
              <w:r>
                <w:delText xml:space="preserve">            element then this element MUST NOT be included in replies</w:delText>
              </w:r>
            </w:del>
          </w:p>
          <w:p w14:paraId="67285235" w14:textId="77777777" w:rsidR="00E02224" w:rsidRDefault="00E02224" w:rsidP="00E02224">
            <w:pPr>
              <w:pStyle w:val="XML1"/>
              <w:rPr>
                <w:del w:id="3693" w:author="aas" w:date="2013-10-14T02:06:00Z"/>
              </w:rPr>
            </w:pPr>
            <w:del w:id="3694" w:author="aas" w:date="2013-10-14T02:06:00Z">
              <w:r>
                <w:delText xml:space="preserve">            to NETCONF &amp;lt;get&amp;gt; requests. Since this element is not</w:delText>
              </w:r>
            </w:del>
          </w:p>
          <w:p w14:paraId="10E6BB76" w14:textId="77777777" w:rsidR="00E02224" w:rsidRDefault="00E02224" w:rsidP="00E02224">
            <w:pPr>
              <w:pStyle w:val="XML1"/>
              <w:rPr>
                <w:del w:id="3695" w:author="aas" w:date="2013-10-14T02:06:00Z"/>
              </w:rPr>
            </w:pPr>
            <w:del w:id="3696" w:author="aas" w:date="2013-10-14T02:06:00Z">
              <w:r>
                <w:delText xml:space="preserve">            configurable with the NETCONF protocol it MUST NOT be</w:delText>
              </w:r>
            </w:del>
          </w:p>
          <w:p w14:paraId="7EB2492C" w14:textId="77777777" w:rsidR="00E02224" w:rsidRDefault="00E02224" w:rsidP="00E02224">
            <w:pPr>
              <w:pStyle w:val="XML1"/>
              <w:rPr>
                <w:del w:id="3697" w:author="aas" w:date="2013-10-14T02:06:00Z"/>
              </w:rPr>
            </w:pPr>
            <w:del w:id="3698" w:author="aas" w:date="2013-10-14T02:06:00Z">
              <w:r>
                <w:delText xml:space="preserve">            included in replies to NETCONF &amp;lt;get-config&amp;gt; requests.</w:delText>
              </w:r>
            </w:del>
          </w:p>
          <w:p w14:paraId="18AE1CBD" w14:textId="77777777" w:rsidR="00E02224" w:rsidRDefault="00E02224" w:rsidP="00E02224">
            <w:pPr>
              <w:pStyle w:val="XML1"/>
              <w:rPr>
                <w:del w:id="3699" w:author="aas" w:date="2013-10-14T02:06:00Z"/>
              </w:rPr>
            </w:pPr>
            <w:del w:id="3700" w:author="aas" w:date="2013-10-14T02:06:00Z">
              <w:r>
                <w:delText xml:space="preserve">          &lt;/xs:documentation&gt;</w:delText>
              </w:r>
            </w:del>
          </w:p>
          <w:p w14:paraId="6A914CF5" w14:textId="77777777" w:rsidR="00E02224" w:rsidRDefault="00E02224" w:rsidP="00E02224">
            <w:pPr>
              <w:pStyle w:val="XML1"/>
              <w:rPr>
                <w:del w:id="3701" w:author="aas" w:date="2013-10-14T02:06:00Z"/>
              </w:rPr>
            </w:pPr>
            <w:del w:id="3702" w:author="aas" w:date="2013-10-14T02:06:00Z">
              <w:r>
                <w:delText xml:space="preserve">        &lt;/xs:annotation&gt;</w:delText>
              </w:r>
            </w:del>
          </w:p>
          <w:p w14:paraId="63424C16" w14:textId="77777777" w:rsidR="00E02224" w:rsidRDefault="00E02224" w:rsidP="00E02224">
            <w:pPr>
              <w:pStyle w:val="XML1"/>
              <w:rPr>
                <w:del w:id="3703" w:author="aas" w:date="2013-10-14T02:06:00Z"/>
              </w:rPr>
            </w:pPr>
            <w:del w:id="3704" w:author="aas" w:date="2013-10-14T02:06:00Z">
              <w:r>
                <w:delText xml:space="preserve">      &lt;/xs:element&gt;</w:delText>
              </w:r>
            </w:del>
          </w:p>
          <w:p w14:paraId="016DD637" w14:textId="77777777" w:rsidR="00E02224" w:rsidRDefault="00E02224" w:rsidP="00E02224">
            <w:pPr>
              <w:pStyle w:val="XML1"/>
              <w:rPr>
                <w:del w:id="3705" w:author="aas" w:date="2013-10-14T02:06:00Z"/>
              </w:rPr>
            </w:pPr>
            <w:del w:id="3706" w:author="aas" w:date="2013-10-14T02:06:00Z">
              <w:r>
                <w:delText xml:space="preserve">      &lt;xs:element name="name"&gt;</w:delText>
              </w:r>
            </w:del>
          </w:p>
          <w:p w14:paraId="6DBFB6DF" w14:textId="77777777" w:rsidR="00E02224" w:rsidRDefault="00E02224" w:rsidP="00E02224">
            <w:pPr>
              <w:pStyle w:val="XML1"/>
              <w:rPr>
                <w:del w:id="3707" w:author="aas" w:date="2013-10-14T02:06:00Z"/>
              </w:rPr>
            </w:pPr>
            <w:del w:id="3708" w:author="aas" w:date="2013-10-14T02:06:00Z">
              <w:r>
                <w:delText xml:space="preserve">        &lt;xs:annotation&gt;</w:delText>
              </w:r>
            </w:del>
          </w:p>
          <w:p w14:paraId="6ED7805F" w14:textId="77777777" w:rsidR="00E02224" w:rsidRDefault="00E02224" w:rsidP="00E02224">
            <w:pPr>
              <w:pStyle w:val="XML1"/>
              <w:rPr>
                <w:del w:id="3709" w:author="aas" w:date="2013-10-14T02:06:00Z"/>
              </w:rPr>
            </w:pPr>
            <w:del w:id="3710" w:author="aas" w:date="2013-10-14T02:06:00Z">
              <w:r>
                <w:delText xml:space="preserve">          &lt;xs:documentation&gt;</w:delText>
              </w:r>
            </w:del>
          </w:p>
          <w:p w14:paraId="5C64AF86" w14:textId="77777777" w:rsidR="00E02224" w:rsidRDefault="00E02224" w:rsidP="00E02224">
            <w:pPr>
              <w:pStyle w:val="XML1"/>
              <w:rPr>
                <w:del w:id="3711" w:author="aas" w:date="2013-10-14T02:06:00Z"/>
              </w:rPr>
            </w:pPr>
            <w:del w:id="3712" w:author="aas" w:date="2013-10-14T02:06:00Z">
              <w:r>
                <w:delText xml:space="preserve">            This element assists OpenFlow Controllers in </w:delText>
              </w:r>
            </w:del>
          </w:p>
          <w:p w14:paraId="1DAEA0FE" w14:textId="77777777" w:rsidR="00E02224" w:rsidRDefault="00E02224" w:rsidP="00E02224">
            <w:pPr>
              <w:pStyle w:val="XML1"/>
              <w:rPr>
                <w:del w:id="3713" w:author="aas" w:date="2013-10-14T02:06:00Z"/>
              </w:rPr>
            </w:pPr>
            <w:del w:id="3714" w:author="aas" w:date="2013-10-14T02:06:00Z">
              <w:r>
                <w:delText xml:space="preserve">            identifying OpenFlow Ports.  </w:delText>
              </w:r>
            </w:del>
          </w:p>
          <w:p w14:paraId="4F62E6AC" w14:textId="77777777" w:rsidR="00E02224" w:rsidRDefault="00E02224" w:rsidP="00E02224">
            <w:pPr>
              <w:pStyle w:val="XML1"/>
              <w:rPr>
                <w:del w:id="3715" w:author="aas" w:date="2013-10-14T02:06:00Z"/>
              </w:rPr>
            </w:pPr>
            <w:del w:id="3716" w:author="aas" w:date="2013-10-14T02:06:00Z">
              <w:r>
                <w:delText xml:space="preserve">                  </w:delText>
              </w:r>
            </w:del>
          </w:p>
          <w:p w14:paraId="20382961" w14:textId="77777777" w:rsidR="00E02224" w:rsidRDefault="00E02224" w:rsidP="00E02224">
            <w:pPr>
              <w:pStyle w:val="XML1"/>
              <w:rPr>
                <w:del w:id="3717" w:author="aas" w:date="2013-10-14T02:06:00Z"/>
              </w:rPr>
            </w:pPr>
            <w:del w:id="3718" w:author="aas" w:date="2013-10-14T02:06:00Z">
              <w:r>
                <w:delText xml:space="preserve">            This element is not to be set by the OP-CONFIG protocol,</w:delText>
              </w:r>
            </w:del>
          </w:p>
          <w:p w14:paraId="2598405D" w14:textId="77777777" w:rsidR="00E02224" w:rsidRDefault="00E02224" w:rsidP="00E02224">
            <w:pPr>
              <w:pStyle w:val="XML1"/>
              <w:rPr>
                <w:del w:id="3719" w:author="aas" w:date="2013-10-14T02:06:00Z"/>
              </w:rPr>
            </w:pPr>
            <w:del w:id="3720" w:author="aas" w:date="2013-10-14T02:06:00Z">
              <w:r>
                <w:delText xml:space="preserve">            but it is set by the switch implementation.  It may be set</w:delText>
              </w:r>
            </w:del>
          </w:p>
          <w:p w14:paraId="5CE9E642" w14:textId="77777777" w:rsidR="00E02224" w:rsidRDefault="00E02224" w:rsidP="00E02224">
            <w:pPr>
              <w:pStyle w:val="XML1"/>
              <w:rPr>
                <w:del w:id="3721" w:author="aas" w:date="2013-10-14T02:06:00Z"/>
              </w:rPr>
            </w:pPr>
            <w:del w:id="3722" w:author="aas" w:date="2013-10-14T02:06:00Z">
              <w:r>
                <w:delText xml:space="preserve">            at start-up time of an OpenFlow Capable Switch or when the </w:delText>
              </w:r>
            </w:del>
          </w:p>
          <w:p w14:paraId="14334DD7" w14:textId="77777777" w:rsidR="00E02224" w:rsidRDefault="00E02224" w:rsidP="00E02224">
            <w:pPr>
              <w:pStyle w:val="XML1"/>
              <w:rPr>
                <w:del w:id="3723" w:author="aas" w:date="2013-10-14T02:06:00Z"/>
              </w:rPr>
            </w:pPr>
            <w:del w:id="3724" w:author="aas" w:date="2013-10-14T02:06:00Z">
              <w:r>
                <w:delText xml:space="preserve">            OpenFlow Port is assigned to an OpenFlow Logical Switch.</w:delText>
              </w:r>
            </w:del>
          </w:p>
          <w:p w14:paraId="0F3DFF1C" w14:textId="77777777" w:rsidR="00E02224" w:rsidRDefault="00E02224" w:rsidP="00E02224">
            <w:pPr>
              <w:pStyle w:val="XML1"/>
              <w:rPr>
                <w:del w:id="3725" w:author="aas" w:date="2013-10-14T02:06:00Z"/>
              </w:rPr>
            </w:pPr>
            <w:del w:id="3726" w:author="aas" w:date="2013-10-14T02:06:00Z">
              <w:r>
                <w:delText xml:space="preserve">            It MAY also be not set at all.  If this element is set to a</w:delText>
              </w:r>
            </w:del>
          </w:p>
          <w:p w14:paraId="58708C05" w14:textId="77777777" w:rsidR="00E02224" w:rsidRDefault="00E02224" w:rsidP="00E02224">
            <w:pPr>
              <w:pStyle w:val="XML1"/>
              <w:rPr>
                <w:del w:id="3727" w:author="aas" w:date="2013-10-14T02:06:00Z"/>
              </w:rPr>
            </w:pPr>
            <w:del w:id="3728" w:author="aas" w:date="2013-10-14T02:06:00Z">
              <w:r>
                <w:delText xml:space="preserve">            value other than the empty string when being assigned to an</w:delText>
              </w:r>
            </w:del>
          </w:p>
          <w:p w14:paraId="70B87427" w14:textId="77777777" w:rsidR="00E02224" w:rsidRDefault="00E02224" w:rsidP="00E02224">
            <w:pPr>
              <w:pStyle w:val="XML1"/>
              <w:rPr>
                <w:del w:id="3729" w:author="aas" w:date="2013-10-14T02:06:00Z"/>
              </w:rPr>
            </w:pPr>
            <w:del w:id="3730" w:author="aas" w:date="2013-10-14T02:06:00Z">
              <w:r>
                <w:delText xml:space="preserve">            OpenFlow Logical Switch, then the value of this element</w:delText>
              </w:r>
            </w:del>
          </w:p>
          <w:p w14:paraId="6F4D0249" w14:textId="77777777" w:rsidR="00E02224" w:rsidRDefault="00E02224" w:rsidP="00E02224">
            <w:pPr>
              <w:pStyle w:val="XML1"/>
              <w:rPr>
                <w:del w:id="3731" w:author="aas" w:date="2013-10-14T02:06:00Z"/>
              </w:rPr>
            </w:pPr>
            <w:del w:id="3732" w:author="aas" w:date="2013-10-14T02:06:00Z">
              <w:r>
                <w:delText xml:space="preserve">            MUST be unique within the context of the OpenFlow Logical</w:delText>
              </w:r>
            </w:del>
          </w:p>
          <w:p w14:paraId="785DB01D" w14:textId="77777777" w:rsidR="00E02224" w:rsidRDefault="00E02224" w:rsidP="00E02224">
            <w:pPr>
              <w:pStyle w:val="XML1"/>
              <w:rPr>
                <w:del w:id="3733" w:author="aas" w:date="2013-10-14T02:06:00Z"/>
              </w:rPr>
            </w:pPr>
            <w:del w:id="3734" w:author="aas" w:date="2013-10-14T02:06:00Z">
              <w:r>
                <w:delText xml:space="preserve">            Switch.  </w:delText>
              </w:r>
            </w:del>
          </w:p>
          <w:p w14:paraId="3D3A43A5" w14:textId="77777777" w:rsidR="00E02224" w:rsidRDefault="00E02224" w:rsidP="00E02224">
            <w:pPr>
              <w:pStyle w:val="XML1"/>
              <w:rPr>
                <w:del w:id="3735" w:author="aas" w:date="2013-10-14T02:06:00Z"/>
              </w:rPr>
            </w:pPr>
            <w:del w:id="3736" w:author="aas" w:date="2013-10-14T02:06:00Z">
              <w:r>
                <w:delText xml:space="preserve">                  </w:delText>
              </w:r>
            </w:del>
          </w:p>
          <w:p w14:paraId="7F41D533" w14:textId="77777777" w:rsidR="00E02224" w:rsidRDefault="00E02224" w:rsidP="00E02224">
            <w:pPr>
              <w:pStyle w:val="XML1"/>
              <w:rPr>
                <w:del w:id="3737" w:author="aas" w:date="2013-10-14T02:06:00Z"/>
              </w:rPr>
            </w:pPr>
            <w:del w:id="3738" w:author="aas" w:date="2013-10-14T02:06:00Z">
              <w:r>
                <w:delText xml:space="preserve">            If no value or the empty string is currently assigned to</w:delText>
              </w:r>
            </w:del>
          </w:p>
          <w:p w14:paraId="1B9CF194" w14:textId="77777777" w:rsidR="00E02224" w:rsidRDefault="00E02224" w:rsidP="00E02224">
            <w:pPr>
              <w:pStyle w:val="XML1"/>
              <w:rPr>
                <w:del w:id="3739" w:author="aas" w:date="2013-10-14T02:06:00Z"/>
              </w:rPr>
            </w:pPr>
            <w:del w:id="3740" w:author="aas" w:date="2013-10-14T02:06:00Z">
              <w:r>
                <w:delText xml:space="preserve">            this element then this element MUST not be included in</w:delText>
              </w:r>
            </w:del>
          </w:p>
          <w:p w14:paraId="6EEC6B8B" w14:textId="77777777" w:rsidR="00E02224" w:rsidRDefault="00E02224" w:rsidP="00E02224">
            <w:pPr>
              <w:pStyle w:val="XML1"/>
              <w:rPr>
                <w:del w:id="3741" w:author="aas" w:date="2013-10-14T02:06:00Z"/>
              </w:rPr>
            </w:pPr>
            <w:del w:id="3742" w:author="aas" w:date="2013-10-14T02:06:00Z">
              <w:r>
                <w:delText xml:space="preserve">            replies to NETCONF &amp;lt;get&amp;gt; requests. Since this element is</w:delText>
              </w:r>
            </w:del>
          </w:p>
          <w:p w14:paraId="7EE696D9" w14:textId="77777777" w:rsidR="00E02224" w:rsidRDefault="00E02224" w:rsidP="00E02224">
            <w:pPr>
              <w:pStyle w:val="XML1"/>
              <w:rPr>
                <w:del w:id="3743" w:author="aas" w:date="2013-10-14T02:06:00Z"/>
              </w:rPr>
            </w:pPr>
            <w:del w:id="3744" w:author="aas" w:date="2013-10-14T02:06:00Z">
              <w:r>
                <w:delText xml:space="preserve">            not configurable with the NETCONF protocol it MUST NOT be</w:delText>
              </w:r>
            </w:del>
          </w:p>
          <w:p w14:paraId="6F35FDA3" w14:textId="77777777" w:rsidR="00E02224" w:rsidRDefault="00E02224" w:rsidP="00E02224">
            <w:pPr>
              <w:pStyle w:val="XML1"/>
              <w:rPr>
                <w:del w:id="3745" w:author="aas" w:date="2013-10-14T02:06:00Z"/>
              </w:rPr>
            </w:pPr>
            <w:del w:id="3746" w:author="aas" w:date="2013-10-14T02:06:00Z">
              <w:r>
                <w:delText xml:space="preserve">            included in replies to NETCONF &amp;lt;get-config&amp;gt; requests.</w:delText>
              </w:r>
            </w:del>
          </w:p>
          <w:p w14:paraId="05504B55" w14:textId="77777777" w:rsidR="00E02224" w:rsidRDefault="00E02224" w:rsidP="00E02224">
            <w:pPr>
              <w:pStyle w:val="XML1"/>
              <w:rPr>
                <w:del w:id="3747" w:author="aas" w:date="2013-10-14T02:06:00Z"/>
              </w:rPr>
            </w:pPr>
            <w:del w:id="3748" w:author="aas" w:date="2013-10-14T02:06:00Z">
              <w:r>
                <w:delText xml:space="preserve">          &lt;/xs:documentation&gt;</w:delText>
              </w:r>
            </w:del>
          </w:p>
          <w:p w14:paraId="7466ABC1" w14:textId="77777777" w:rsidR="00E02224" w:rsidRDefault="00E02224" w:rsidP="00E02224">
            <w:pPr>
              <w:pStyle w:val="XML1"/>
              <w:rPr>
                <w:del w:id="3749" w:author="aas" w:date="2013-10-14T02:06:00Z"/>
              </w:rPr>
            </w:pPr>
            <w:del w:id="3750" w:author="aas" w:date="2013-10-14T02:06:00Z">
              <w:r>
                <w:delText xml:space="preserve">        &lt;/xs:annotation&gt;</w:delText>
              </w:r>
            </w:del>
          </w:p>
          <w:p w14:paraId="21D80DF1" w14:textId="77777777" w:rsidR="00E02224" w:rsidRDefault="00E02224" w:rsidP="00E02224">
            <w:pPr>
              <w:pStyle w:val="XML1"/>
              <w:rPr>
                <w:del w:id="3751" w:author="aas" w:date="2013-10-14T02:06:00Z"/>
              </w:rPr>
            </w:pPr>
            <w:del w:id="3752" w:author="aas" w:date="2013-10-14T02:06:00Z">
              <w:r>
                <w:delText xml:space="preserve">        &lt;xs:simpleType&gt;</w:delText>
              </w:r>
            </w:del>
          </w:p>
          <w:p w14:paraId="789B8FB8" w14:textId="77777777" w:rsidR="00E02224" w:rsidRDefault="00E02224" w:rsidP="00E02224">
            <w:pPr>
              <w:pStyle w:val="XML1"/>
              <w:rPr>
                <w:del w:id="3753" w:author="aas" w:date="2013-10-14T02:06:00Z"/>
              </w:rPr>
            </w:pPr>
            <w:del w:id="3754" w:author="aas" w:date="2013-10-14T02:06:00Z">
              <w:r>
                <w:delText xml:space="preserve">          &lt;xs:restriction base="xs:string"&gt;</w:delText>
              </w:r>
            </w:del>
          </w:p>
          <w:p w14:paraId="02E57664" w14:textId="77777777" w:rsidR="00E02224" w:rsidRDefault="00E02224" w:rsidP="00E02224">
            <w:pPr>
              <w:pStyle w:val="XML1"/>
              <w:rPr>
                <w:del w:id="3755" w:author="aas" w:date="2013-10-14T02:06:00Z"/>
              </w:rPr>
            </w:pPr>
            <w:del w:id="3756" w:author="aas" w:date="2013-10-14T02:06:00Z">
              <w:r>
                <w:delText xml:space="preserve">            &lt;xs:minLength value="1"/&gt;</w:delText>
              </w:r>
            </w:del>
          </w:p>
          <w:p w14:paraId="37FB8736" w14:textId="77777777" w:rsidR="00E02224" w:rsidRDefault="00E02224" w:rsidP="00E02224">
            <w:pPr>
              <w:pStyle w:val="XML1"/>
              <w:rPr>
                <w:del w:id="3757" w:author="aas" w:date="2013-10-14T02:06:00Z"/>
              </w:rPr>
            </w:pPr>
            <w:del w:id="3758" w:author="aas" w:date="2013-10-14T02:06:00Z">
              <w:r>
                <w:delText xml:space="preserve">            &lt;xs:maxLength value="16"/&gt;</w:delText>
              </w:r>
            </w:del>
          </w:p>
          <w:p w14:paraId="477EF4E4" w14:textId="77777777" w:rsidR="00E02224" w:rsidRDefault="00E02224" w:rsidP="00E02224">
            <w:pPr>
              <w:pStyle w:val="XML1"/>
              <w:rPr>
                <w:del w:id="3759" w:author="aas" w:date="2013-10-14T02:06:00Z"/>
              </w:rPr>
            </w:pPr>
            <w:del w:id="3760" w:author="aas" w:date="2013-10-14T02:06:00Z">
              <w:r>
                <w:delText xml:space="preserve">          &lt;/xs:restriction&gt;</w:delText>
              </w:r>
            </w:del>
          </w:p>
          <w:p w14:paraId="6C85AA3D" w14:textId="77777777" w:rsidR="00E02224" w:rsidRDefault="00E02224" w:rsidP="00E02224">
            <w:pPr>
              <w:pStyle w:val="XML1"/>
              <w:rPr>
                <w:del w:id="3761" w:author="aas" w:date="2013-10-14T02:06:00Z"/>
              </w:rPr>
            </w:pPr>
            <w:del w:id="3762" w:author="aas" w:date="2013-10-14T02:06:00Z">
              <w:r>
                <w:delText xml:space="preserve">        &lt;/xs:simpleType&gt;</w:delText>
              </w:r>
            </w:del>
          </w:p>
          <w:p w14:paraId="5EE0D713" w14:textId="77777777" w:rsidR="00E02224" w:rsidRDefault="00E02224" w:rsidP="00E02224">
            <w:pPr>
              <w:pStyle w:val="XML1"/>
              <w:rPr>
                <w:del w:id="3763" w:author="aas" w:date="2013-10-14T02:06:00Z"/>
              </w:rPr>
            </w:pPr>
            <w:del w:id="3764" w:author="aas" w:date="2013-10-14T02:06:00Z">
              <w:r>
                <w:delText xml:space="preserve">      &lt;/xs:element&gt;</w:delText>
              </w:r>
            </w:del>
          </w:p>
          <w:p w14:paraId="72A7E9E9" w14:textId="77777777" w:rsidR="00E02224" w:rsidRDefault="00E02224" w:rsidP="00E02224">
            <w:pPr>
              <w:pStyle w:val="XML1"/>
              <w:rPr>
                <w:del w:id="3765" w:author="aas" w:date="2013-10-14T02:06:00Z"/>
              </w:rPr>
            </w:pPr>
            <w:del w:id="3766" w:author="aas" w:date="2013-10-14T02:06:00Z">
              <w:r>
                <w:delText xml:space="preserve">      &lt;xs:element name="current-rate"  type="xs:unsignedInt"&gt;</w:delText>
              </w:r>
            </w:del>
          </w:p>
          <w:p w14:paraId="2EC59312" w14:textId="77777777" w:rsidR="00E02224" w:rsidRDefault="00E02224" w:rsidP="00E02224">
            <w:pPr>
              <w:pStyle w:val="XML1"/>
              <w:rPr>
                <w:del w:id="3767" w:author="aas" w:date="2013-10-14T02:06:00Z"/>
              </w:rPr>
            </w:pPr>
            <w:del w:id="3768" w:author="aas" w:date="2013-10-14T02:06:00Z">
              <w:r>
                <w:delText xml:space="preserve">        &lt;xs:annotation&gt;</w:delText>
              </w:r>
            </w:del>
          </w:p>
          <w:p w14:paraId="6CA7E417" w14:textId="77777777" w:rsidR="00E02224" w:rsidRDefault="00E02224" w:rsidP="00E02224">
            <w:pPr>
              <w:pStyle w:val="XML1"/>
              <w:rPr>
                <w:del w:id="3769" w:author="aas" w:date="2013-10-14T02:06:00Z"/>
              </w:rPr>
            </w:pPr>
            <w:del w:id="3770" w:author="aas" w:date="2013-10-14T02:06:00Z">
              <w:r>
                <w:delText xml:space="preserve">          &lt;xs:documentation&gt;</w:delText>
              </w:r>
            </w:del>
          </w:p>
          <w:p w14:paraId="7FE63C4A" w14:textId="77777777" w:rsidR="00E02224" w:rsidRDefault="00E02224" w:rsidP="00E02224">
            <w:pPr>
              <w:pStyle w:val="XML1"/>
              <w:rPr>
                <w:del w:id="3771" w:author="aas" w:date="2013-10-14T02:06:00Z"/>
              </w:rPr>
            </w:pPr>
            <w:del w:id="3772" w:author="aas" w:date="2013-10-14T02:06:00Z">
              <w:r>
                <w:delText xml:space="preserve">            This element indicates the current bit rate of </w:delText>
              </w:r>
            </w:del>
          </w:p>
          <w:p w14:paraId="3EA3DF7D" w14:textId="77777777" w:rsidR="00E02224" w:rsidRDefault="00E02224" w:rsidP="00E02224">
            <w:pPr>
              <w:pStyle w:val="XML1"/>
              <w:rPr>
                <w:del w:id="3773" w:author="aas" w:date="2013-10-14T02:06:00Z"/>
              </w:rPr>
            </w:pPr>
            <w:del w:id="3774" w:author="aas" w:date="2013-10-14T02:06:00Z">
              <w:r>
                <w:delText xml:space="preserve">            the port. Its values is to be provided in units of kilobit </w:delText>
              </w:r>
            </w:del>
          </w:p>
          <w:p w14:paraId="2FC19AF3" w14:textId="77777777" w:rsidR="00E02224" w:rsidRDefault="00E02224" w:rsidP="00E02224">
            <w:pPr>
              <w:pStyle w:val="XML1"/>
              <w:rPr>
                <w:del w:id="3775" w:author="aas" w:date="2013-10-14T02:06:00Z"/>
              </w:rPr>
            </w:pPr>
            <w:del w:id="3776" w:author="aas" w:date="2013-10-14T02:06:00Z">
              <w:r>
                <w:delText xml:space="preserve">            per second (kbps). This element is only valid if the </w:delText>
              </w:r>
            </w:del>
          </w:p>
          <w:p w14:paraId="31621C44" w14:textId="77777777" w:rsidR="00E02224" w:rsidRDefault="00E02224" w:rsidP="00E02224">
            <w:pPr>
              <w:pStyle w:val="XML1"/>
              <w:rPr>
                <w:del w:id="3777" w:author="aas" w:date="2013-10-14T02:06:00Z"/>
              </w:rPr>
            </w:pPr>
            <w:del w:id="3778" w:author="aas" w:date="2013-10-14T02:06:00Z">
              <w:r>
                <w:delText xml:space="preserve">            element called 'rate' in the current Port Features has a </w:delText>
              </w:r>
            </w:del>
          </w:p>
          <w:p w14:paraId="1BE33B31" w14:textId="77777777" w:rsidR="00E02224" w:rsidRDefault="00E02224" w:rsidP="00E02224">
            <w:pPr>
              <w:pStyle w:val="XML1"/>
              <w:rPr>
                <w:del w:id="3779" w:author="aas" w:date="2013-10-14T02:06:00Z"/>
              </w:rPr>
            </w:pPr>
            <w:del w:id="3780" w:author="aas" w:date="2013-10-14T02:06:00Z">
              <w:r>
                <w:delText xml:space="preserve">            value of 'other'.</w:delText>
              </w:r>
            </w:del>
          </w:p>
          <w:p w14:paraId="77627C26" w14:textId="77777777" w:rsidR="00E02224" w:rsidRDefault="00E02224" w:rsidP="00E02224">
            <w:pPr>
              <w:pStyle w:val="XML1"/>
              <w:rPr>
                <w:del w:id="3781" w:author="aas" w:date="2013-10-14T02:06:00Z"/>
              </w:rPr>
            </w:pPr>
          </w:p>
          <w:p w14:paraId="1841A43C" w14:textId="77777777" w:rsidR="00E02224" w:rsidRDefault="00E02224" w:rsidP="00E02224">
            <w:pPr>
              <w:pStyle w:val="XML1"/>
              <w:rPr>
                <w:del w:id="3782" w:author="aas" w:date="2013-10-14T02:06:00Z"/>
              </w:rPr>
            </w:pPr>
            <w:del w:id="3783" w:author="aas" w:date="2013-10-14T02:06:00Z">
              <w:r>
                <w:delText xml:space="preserve">            Since this element is not configurable with the NETCONF</w:delText>
              </w:r>
            </w:del>
          </w:p>
          <w:p w14:paraId="294650F7" w14:textId="77777777" w:rsidR="00E02224" w:rsidRDefault="00E02224" w:rsidP="00E02224">
            <w:pPr>
              <w:pStyle w:val="XML1"/>
              <w:rPr>
                <w:del w:id="3784" w:author="aas" w:date="2013-10-14T02:06:00Z"/>
              </w:rPr>
            </w:pPr>
            <w:del w:id="3785" w:author="aas" w:date="2013-10-14T02:06:00Z">
              <w:r>
                <w:delText xml:space="preserve">            protocol it MUST NOT be included in replies to NETCONF</w:delText>
              </w:r>
            </w:del>
          </w:p>
          <w:p w14:paraId="099CCBEE" w14:textId="77777777" w:rsidR="00E02224" w:rsidRDefault="00E02224" w:rsidP="00E02224">
            <w:pPr>
              <w:pStyle w:val="XML1"/>
              <w:rPr>
                <w:del w:id="3786" w:author="aas" w:date="2013-10-14T02:06:00Z"/>
              </w:rPr>
            </w:pPr>
            <w:del w:id="3787" w:author="aas" w:date="2013-10-14T02:06:00Z">
              <w:r>
                <w:delText xml:space="preserve">            &amp;lt;get-config&amp;gt; requests.</w:delText>
              </w:r>
            </w:del>
          </w:p>
          <w:p w14:paraId="5F4825C7" w14:textId="77777777" w:rsidR="00E02224" w:rsidRDefault="00E02224" w:rsidP="00E02224">
            <w:pPr>
              <w:pStyle w:val="XML1"/>
              <w:rPr>
                <w:del w:id="3788" w:author="aas" w:date="2013-10-14T02:06:00Z"/>
              </w:rPr>
            </w:pPr>
            <w:del w:id="3789" w:author="aas" w:date="2013-10-14T02:06:00Z">
              <w:r>
                <w:delText xml:space="preserve">          &lt;/xs:documentation&gt;</w:delText>
              </w:r>
            </w:del>
          </w:p>
          <w:p w14:paraId="6DDE2599" w14:textId="77777777" w:rsidR="00E02224" w:rsidRDefault="00E02224" w:rsidP="00E02224">
            <w:pPr>
              <w:pStyle w:val="XML1"/>
              <w:rPr>
                <w:del w:id="3790" w:author="aas" w:date="2013-10-14T02:06:00Z"/>
              </w:rPr>
            </w:pPr>
            <w:del w:id="3791" w:author="aas" w:date="2013-10-14T02:06:00Z">
              <w:r>
                <w:delText xml:space="preserve">        &lt;/xs:annotation&gt;</w:delText>
              </w:r>
            </w:del>
          </w:p>
          <w:p w14:paraId="7E554468" w14:textId="77777777" w:rsidR="00E02224" w:rsidRDefault="00E02224" w:rsidP="00E02224">
            <w:pPr>
              <w:pStyle w:val="XML1"/>
              <w:rPr>
                <w:del w:id="3792" w:author="aas" w:date="2013-10-14T02:06:00Z"/>
              </w:rPr>
            </w:pPr>
            <w:del w:id="3793" w:author="aas" w:date="2013-10-14T02:06:00Z">
              <w:r>
                <w:delText xml:space="preserve">      &lt;/xs:element&gt;</w:delText>
              </w:r>
            </w:del>
          </w:p>
          <w:p w14:paraId="282E444A" w14:textId="77777777" w:rsidR="00E02224" w:rsidRDefault="00E02224" w:rsidP="00E02224">
            <w:pPr>
              <w:pStyle w:val="XML1"/>
              <w:rPr>
                <w:del w:id="3794" w:author="aas" w:date="2013-10-14T02:06:00Z"/>
              </w:rPr>
            </w:pPr>
            <w:del w:id="3795" w:author="aas" w:date="2013-10-14T02:06:00Z">
              <w:r>
                <w:delText xml:space="preserve">      &lt;xs:element name="max-rate"  type="xs:unsignedInt"&gt;</w:delText>
              </w:r>
            </w:del>
          </w:p>
          <w:p w14:paraId="11FEA420" w14:textId="77777777" w:rsidR="00E02224" w:rsidRDefault="00E02224" w:rsidP="00E02224">
            <w:pPr>
              <w:pStyle w:val="XML1"/>
              <w:rPr>
                <w:del w:id="3796" w:author="aas" w:date="2013-10-14T02:06:00Z"/>
              </w:rPr>
            </w:pPr>
            <w:del w:id="3797" w:author="aas" w:date="2013-10-14T02:06:00Z">
              <w:r>
                <w:delText xml:space="preserve">        &lt;xs:annotation&gt;</w:delText>
              </w:r>
            </w:del>
          </w:p>
          <w:p w14:paraId="70EB1FE9" w14:textId="77777777" w:rsidR="00E02224" w:rsidRDefault="00E02224" w:rsidP="00E02224">
            <w:pPr>
              <w:pStyle w:val="XML1"/>
              <w:rPr>
                <w:del w:id="3798" w:author="aas" w:date="2013-10-14T02:06:00Z"/>
              </w:rPr>
            </w:pPr>
            <w:del w:id="3799" w:author="aas" w:date="2013-10-14T02:06:00Z">
              <w:r>
                <w:delText xml:space="preserve">          &lt;xs:documentation&gt;</w:delText>
              </w:r>
            </w:del>
          </w:p>
          <w:p w14:paraId="07342802" w14:textId="77777777" w:rsidR="00E02224" w:rsidRDefault="00E02224" w:rsidP="00E02224">
            <w:pPr>
              <w:pStyle w:val="XML1"/>
              <w:rPr>
                <w:del w:id="3800" w:author="aas" w:date="2013-10-14T02:06:00Z"/>
              </w:rPr>
            </w:pPr>
            <w:del w:id="3801" w:author="aas" w:date="2013-10-14T02:06:00Z">
              <w:r>
                <w:delText xml:space="preserve">            This element indicates the maximum bit rate of </w:delText>
              </w:r>
            </w:del>
          </w:p>
          <w:p w14:paraId="76EF79AA" w14:textId="77777777" w:rsidR="00E02224" w:rsidRDefault="00E02224" w:rsidP="00E02224">
            <w:pPr>
              <w:pStyle w:val="XML1"/>
              <w:rPr>
                <w:del w:id="3802" w:author="aas" w:date="2013-10-14T02:06:00Z"/>
              </w:rPr>
            </w:pPr>
            <w:del w:id="3803" w:author="aas" w:date="2013-10-14T02:06:00Z">
              <w:r>
                <w:delText xml:space="preserve">            the port. Its values is to be provided in units of kilobit </w:delText>
              </w:r>
            </w:del>
          </w:p>
          <w:p w14:paraId="5C1B5DA6" w14:textId="77777777" w:rsidR="00E02224" w:rsidRDefault="00E02224" w:rsidP="00E02224">
            <w:pPr>
              <w:pStyle w:val="XML1"/>
              <w:rPr>
                <w:del w:id="3804" w:author="aas" w:date="2013-10-14T02:06:00Z"/>
              </w:rPr>
            </w:pPr>
            <w:del w:id="3805" w:author="aas" w:date="2013-10-14T02:06:00Z">
              <w:r>
                <w:delText xml:space="preserve">            per second (kbps). This element is only valid if the </w:delText>
              </w:r>
            </w:del>
          </w:p>
          <w:p w14:paraId="20E4A2EA" w14:textId="77777777" w:rsidR="00E02224" w:rsidRDefault="00E02224" w:rsidP="00E02224">
            <w:pPr>
              <w:pStyle w:val="XML1"/>
              <w:rPr>
                <w:del w:id="3806" w:author="aas" w:date="2013-10-14T02:06:00Z"/>
              </w:rPr>
            </w:pPr>
            <w:del w:id="3807" w:author="aas" w:date="2013-10-14T02:06:00Z">
              <w:r>
                <w:delText xml:space="preserve">            element called 'rate' in the current Port Features has a </w:delText>
              </w:r>
            </w:del>
          </w:p>
          <w:p w14:paraId="7E4ABD47" w14:textId="77777777" w:rsidR="00E02224" w:rsidRDefault="00E02224" w:rsidP="00E02224">
            <w:pPr>
              <w:pStyle w:val="XML1"/>
              <w:rPr>
                <w:del w:id="3808" w:author="aas" w:date="2013-10-14T02:06:00Z"/>
              </w:rPr>
            </w:pPr>
            <w:del w:id="3809" w:author="aas" w:date="2013-10-14T02:06:00Z">
              <w:r>
                <w:delText xml:space="preserve">            value of 'other'.</w:delText>
              </w:r>
            </w:del>
          </w:p>
          <w:p w14:paraId="144C3792" w14:textId="77777777" w:rsidR="00E02224" w:rsidRDefault="00E02224" w:rsidP="00E02224">
            <w:pPr>
              <w:pStyle w:val="XML1"/>
              <w:rPr>
                <w:del w:id="3810" w:author="aas" w:date="2013-10-14T02:06:00Z"/>
              </w:rPr>
            </w:pPr>
          </w:p>
          <w:p w14:paraId="4AFC895F" w14:textId="77777777" w:rsidR="00E02224" w:rsidRDefault="00E02224" w:rsidP="00E02224">
            <w:pPr>
              <w:pStyle w:val="XML1"/>
              <w:rPr>
                <w:del w:id="3811" w:author="aas" w:date="2013-10-14T02:06:00Z"/>
              </w:rPr>
            </w:pPr>
            <w:del w:id="3812" w:author="aas" w:date="2013-10-14T02:06:00Z">
              <w:r>
                <w:delText xml:space="preserve">            Since this element is not configurable with the NETCONF</w:delText>
              </w:r>
            </w:del>
          </w:p>
          <w:p w14:paraId="552ED73B" w14:textId="77777777" w:rsidR="00E02224" w:rsidRDefault="00E02224" w:rsidP="00E02224">
            <w:pPr>
              <w:pStyle w:val="XML1"/>
              <w:rPr>
                <w:del w:id="3813" w:author="aas" w:date="2013-10-14T02:06:00Z"/>
              </w:rPr>
            </w:pPr>
            <w:del w:id="3814" w:author="aas" w:date="2013-10-14T02:06:00Z">
              <w:r>
                <w:delText xml:space="preserve">            protocol it MUST NOT be included in replies to NETCONF</w:delText>
              </w:r>
            </w:del>
          </w:p>
          <w:p w14:paraId="0103C47C" w14:textId="77777777" w:rsidR="00E02224" w:rsidRDefault="00E02224" w:rsidP="00E02224">
            <w:pPr>
              <w:pStyle w:val="XML1"/>
              <w:rPr>
                <w:del w:id="3815" w:author="aas" w:date="2013-10-14T02:06:00Z"/>
              </w:rPr>
            </w:pPr>
            <w:del w:id="3816" w:author="aas" w:date="2013-10-14T02:06:00Z">
              <w:r>
                <w:delText xml:space="preserve">            &amp;lt;get-config&amp;gt; requests.</w:delText>
              </w:r>
            </w:del>
          </w:p>
          <w:p w14:paraId="0895788E" w14:textId="77777777" w:rsidR="00E02224" w:rsidRDefault="00E02224" w:rsidP="00E02224">
            <w:pPr>
              <w:pStyle w:val="XML1"/>
              <w:rPr>
                <w:del w:id="3817" w:author="aas" w:date="2013-10-14T02:06:00Z"/>
              </w:rPr>
            </w:pPr>
            <w:del w:id="3818" w:author="aas" w:date="2013-10-14T02:06:00Z">
              <w:r>
                <w:delText xml:space="preserve">          &lt;/xs:documentation&gt;</w:delText>
              </w:r>
            </w:del>
          </w:p>
          <w:p w14:paraId="693E9934" w14:textId="77777777" w:rsidR="00E02224" w:rsidRDefault="00E02224" w:rsidP="00E02224">
            <w:pPr>
              <w:pStyle w:val="XML1"/>
              <w:rPr>
                <w:del w:id="3819" w:author="aas" w:date="2013-10-14T02:06:00Z"/>
              </w:rPr>
            </w:pPr>
            <w:del w:id="3820" w:author="aas" w:date="2013-10-14T02:06:00Z">
              <w:r>
                <w:delText xml:space="preserve">        &lt;/xs:annotation&gt;</w:delText>
              </w:r>
            </w:del>
          </w:p>
          <w:p w14:paraId="21885F62" w14:textId="77777777" w:rsidR="00E02224" w:rsidRDefault="00E02224" w:rsidP="00E02224">
            <w:pPr>
              <w:pStyle w:val="XML1"/>
              <w:rPr>
                <w:del w:id="3821" w:author="aas" w:date="2013-10-14T02:06:00Z"/>
              </w:rPr>
            </w:pPr>
            <w:del w:id="3822" w:author="aas" w:date="2013-10-14T02:06:00Z">
              <w:r>
                <w:delText xml:space="preserve">      &lt;/xs:element&gt;</w:delText>
              </w:r>
            </w:del>
          </w:p>
          <w:p w14:paraId="07BFFB96" w14:textId="77777777" w:rsidR="00E02224" w:rsidRDefault="00E02224" w:rsidP="00E02224">
            <w:pPr>
              <w:pStyle w:val="XML1"/>
              <w:rPr>
                <w:del w:id="3823" w:author="aas" w:date="2013-10-14T02:06:00Z"/>
              </w:rPr>
            </w:pPr>
            <w:del w:id="3824" w:author="aas" w:date="2013-10-14T02:06:00Z">
              <w:r>
                <w:delText xml:space="preserve">      &lt;xs:element name="configuration"&gt;</w:delText>
              </w:r>
            </w:del>
          </w:p>
          <w:p w14:paraId="6B2359D2" w14:textId="77777777" w:rsidR="00E02224" w:rsidRDefault="00E02224" w:rsidP="00E02224">
            <w:pPr>
              <w:pStyle w:val="XML1"/>
              <w:rPr>
                <w:del w:id="3825" w:author="aas" w:date="2013-10-14T02:06:00Z"/>
              </w:rPr>
            </w:pPr>
            <w:del w:id="3826" w:author="aas" w:date="2013-10-14T02:06:00Z">
              <w:r>
                <w:delText xml:space="preserve">        &lt;xs:annotation&gt;</w:delText>
              </w:r>
            </w:del>
          </w:p>
          <w:p w14:paraId="4639AD32" w14:textId="77777777" w:rsidR="00E02224" w:rsidRDefault="00E02224" w:rsidP="00E02224">
            <w:pPr>
              <w:pStyle w:val="XML1"/>
              <w:rPr>
                <w:del w:id="3827" w:author="aas" w:date="2013-10-14T02:06:00Z"/>
              </w:rPr>
            </w:pPr>
            <w:del w:id="3828" w:author="aas" w:date="2013-10-14T02:06:00Z">
              <w:r>
                <w:delText xml:space="preserve">          &lt;xs:documentation&gt;</w:delText>
              </w:r>
            </w:del>
          </w:p>
          <w:p w14:paraId="2DB64430" w14:textId="77777777" w:rsidR="00E02224" w:rsidRDefault="00E02224" w:rsidP="00E02224">
            <w:pPr>
              <w:pStyle w:val="XML1"/>
              <w:rPr>
                <w:del w:id="3829" w:author="aas" w:date="2013-10-14T02:06:00Z"/>
              </w:rPr>
            </w:pPr>
            <w:del w:id="3830" w:author="aas" w:date="2013-10-14T02:06:00Z">
              <w:r>
                <w:delText xml:space="preserve">            This element represents the general</w:delText>
              </w:r>
            </w:del>
          </w:p>
          <w:p w14:paraId="4462A3EE" w14:textId="77777777" w:rsidR="00E02224" w:rsidRDefault="00E02224" w:rsidP="00E02224">
            <w:pPr>
              <w:pStyle w:val="XML1"/>
              <w:rPr>
                <w:del w:id="3831" w:author="aas" w:date="2013-10-14T02:06:00Z"/>
              </w:rPr>
            </w:pPr>
            <w:del w:id="3832" w:author="aas" w:date="2013-10-14T02:06:00Z">
              <w:r>
                <w:delText xml:space="preserve">            adminitrative configuration of the OpenFlow Port.</w:delText>
              </w:r>
            </w:del>
          </w:p>
          <w:p w14:paraId="1737A7AC" w14:textId="77777777" w:rsidR="00E02224" w:rsidRDefault="00E02224" w:rsidP="00E02224">
            <w:pPr>
              <w:pStyle w:val="XML1"/>
              <w:rPr>
                <w:del w:id="3833" w:author="aas" w:date="2013-10-14T02:06:00Z"/>
              </w:rPr>
            </w:pPr>
            <w:del w:id="3834" w:author="aas" w:date="2013-10-14T02:06:00Z">
              <w:r>
                <w:delText xml:space="preserve">          &lt;/xs:documentation&gt;</w:delText>
              </w:r>
            </w:del>
          </w:p>
          <w:p w14:paraId="4D282C87" w14:textId="77777777" w:rsidR="00E02224" w:rsidRDefault="00E02224" w:rsidP="00E02224">
            <w:pPr>
              <w:pStyle w:val="XML1"/>
              <w:rPr>
                <w:del w:id="3835" w:author="aas" w:date="2013-10-14T02:06:00Z"/>
              </w:rPr>
            </w:pPr>
            <w:del w:id="3836" w:author="aas" w:date="2013-10-14T02:06:00Z">
              <w:r>
                <w:delText xml:space="preserve">        &lt;/xs:annotation&gt;</w:delText>
              </w:r>
            </w:del>
          </w:p>
          <w:p w14:paraId="194115FB" w14:textId="77777777" w:rsidR="00E02224" w:rsidRDefault="00E02224" w:rsidP="00E02224">
            <w:pPr>
              <w:pStyle w:val="XML1"/>
              <w:rPr>
                <w:del w:id="3837" w:author="aas" w:date="2013-10-14T02:06:00Z"/>
              </w:rPr>
            </w:pPr>
            <w:del w:id="3838" w:author="aas" w:date="2013-10-14T02:06:00Z">
              <w:r>
                <w:delText xml:space="preserve">        &lt;xs:complexType&gt;</w:delText>
              </w:r>
            </w:del>
          </w:p>
          <w:p w14:paraId="70F4F6FA" w14:textId="77777777" w:rsidR="00E02224" w:rsidRDefault="00E02224" w:rsidP="00E02224">
            <w:pPr>
              <w:pStyle w:val="XML1"/>
              <w:rPr>
                <w:del w:id="3839" w:author="aas" w:date="2013-10-14T02:06:00Z"/>
              </w:rPr>
            </w:pPr>
            <w:del w:id="3840" w:author="aas" w:date="2013-10-14T02:06:00Z">
              <w:r>
                <w:delText xml:space="preserve">          &lt;xs:sequence&gt;</w:delText>
              </w:r>
            </w:del>
          </w:p>
          <w:p w14:paraId="00B3C8E3" w14:textId="77777777" w:rsidR="00E02224" w:rsidRDefault="00E02224" w:rsidP="00E02224">
            <w:pPr>
              <w:pStyle w:val="XML1"/>
              <w:rPr>
                <w:del w:id="3841" w:author="aas" w:date="2013-10-14T02:06:00Z"/>
              </w:rPr>
            </w:pPr>
            <w:del w:id="3842" w:author="aas" w:date="2013-10-14T02:06:00Z">
              <w:r>
                <w:delText xml:space="preserve">            &lt;xs:element name="admin-state" minOccurs="0"  type="OFUpDownStateType"&gt;</w:delText>
              </w:r>
            </w:del>
          </w:p>
          <w:p w14:paraId="0C2E6DE1" w14:textId="77777777" w:rsidR="00E02224" w:rsidRDefault="00E02224" w:rsidP="00E02224">
            <w:pPr>
              <w:pStyle w:val="XML1"/>
              <w:rPr>
                <w:del w:id="3843" w:author="aas" w:date="2013-10-14T02:06:00Z"/>
              </w:rPr>
            </w:pPr>
            <w:del w:id="3844" w:author="aas" w:date="2013-10-14T02:06:00Z">
              <w:r>
                <w:delText xml:space="preserve">              &lt;xs:annotation&gt;</w:delText>
              </w:r>
            </w:del>
          </w:p>
          <w:p w14:paraId="6C3A1A2B" w14:textId="77777777" w:rsidR="00E02224" w:rsidRDefault="00E02224" w:rsidP="00E02224">
            <w:pPr>
              <w:pStyle w:val="XML1"/>
              <w:rPr>
                <w:del w:id="3845" w:author="aas" w:date="2013-10-14T02:06:00Z"/>
              </w:rPr>
            </w:pPr>
            <w:del w:id="3846" w:author="aas" w:date="2013-10-14T02:06:00Z">
              <w:r>
                <w:delText xml:space="preserve">                &lt;xs:documentation&gt;</w:delText>
              </w:r>
            </w:del>
          </w:p>
          <w:p w14:paraId="0C0AC944" w14:textId="77777777" w:rsidR="00E02224" w:rsidRDefault="00E02224" w:rsidP="00E02224">
            <w:pPr>
              <w:pStyle w:val="XML1"/>
              <w:rPr>
                <w:del w:id="3847" w:author="aas" w:date="2013-10-14T02:06:00Z"/>
              </w:rPr>
            </w:pPr>
            <w:del w:id="3848" w:author="aas" w:date="2013-10-14T02:06:00Z">
              <w:r>
                <w:delText xml:space="preserve">                  The administrative state of the port.  If</w:delText>
              </w:r>
            </w:del>
          </w:p>
          <w:p w14:paraId="14D7E549" w14:textId="77777777" w:rsidR="00E02224" w:rsidRDefault="00E02224" w:rsidP="00E02224">
            <w:pPr>
              <w:pStyle w:val="XML1"/>
              <w:rPr>
                <w:del w:id="3849" w:author="aas" w:date="2013-10-14T02:06:00Z"/>
              </w:rPr>
            </w:pPr>
            <w:del w:id="3850" w:author="aas" w:date="2013-10-14T02:06:00Z">
              <w:r>
                <w:delText xml:space="preserve">                  true, the port has been administratively brought down and</w:delText>
              </w:r>
            </w:del>
          </w:p>
          <w:p w14:paraId="3983E21C" w14:textId="77777777" w:rsidR="00E02224" w:rsidRDefault="00E02224" w:rsidP="00E02224">
            <w:pPr>
              <w:pStyle w:val="XML1"/>
              <w:rPr>
                <w:del w:id="3851" w:author="aas" w:date="2013-10-14T02:06:00Z"/>
              </w:rPr>
            </w:pPr>
            <w:del w:id="3852" w:author="aas" w:date="2013-10-14T02:06:00Z">
              <w:r>
                <w:delText xml:space="preserve">                  SHOULD not be used by OpenFlow.</w:delText>
              </w:r>
            </w:del>
          </w:p>
          <w:p w14:paraId="138615AE" w14:textId="77777777" w:rsidR="00E02224" w:rsidRDefault="00E02224" w:rsidP="00E02224">
            <w:pPr>
              <w:pStyle w:val="XML1"/>
              <w:rPr>
                <w:del w:id="3853" w:author="aas" w:date="2013-10-14T02:06:00Z"/>
              </w:rPr>
            </w:pPr>
          </w:p>
          <w:p w14:paraId="19FA6EF5" w14:textId="77777777" w:rsidR="00E02224" w:rsidRDefault="00E02224" w:rsidP="00E02224">
            <w:pPr>
              <w:pStyle w:val="XML1"/>
              <w:rPr>
                <w:del w:id="3854" w:author="aas" w:date="2013-10-14T02:06:00Z"/>
              </w:rPr>
            </w:pPr>
            <w:del w:id="3855" w:author="aas" w:date="2013-10-14T02:06:00Z">
              <w:r>
                <w:delText xml:space="preserve">                  This element is optional. If this element is not present</w:delText>
              </w:r>
            </w:del>
          </w:p>
          <w:p w14:paraId="377F7011" w14:textId="77777777" w:rsidR="00E02224" w:rsidRDefault="00E02224" w:rsidP="00E02224">
            <w:pPr>
              <w:pStyle w:val="XML1"/>
              <w:rPr>
                <w:del w:id="3856" w:author="aas" w:date="2013-10-14T02:06:00Z"/>
              </w:rPr>
            </w:pPr>
            <w:del w:id="3857" w:author="aas" w:date="2013-10-14T02:06:00Z">
              <w:r>
                <w:delText xml:space="preserve">                  it defaults to 'up'.</w:delText>
              </w:r>
            </w:del>
          </w:p>
          <w:p w14:paraId="2EFB0575" w14:textId="77777777" w:rsidR="00E02224" w:rsidRDefault="00E02224" w:rsidP="00E02224">
            <w:pPr>
              <w:pStyle w:val="XML1"/>
              <w:rPr>
                <w:del w:id="3858" w:author="aas" w:date="2013-10-14T02:06:00Z"/>
              </w:rPr>
            </w:pPr>
            <w:del w:id="3859" w:author="aas" w:date="2013-10-14T02:06:00Z">
              <w:r>
                <w:delText xml:space="preserve">                &lt;/xs:documentation&gt;</w:delText>
              </w:r>
            </w:del>
          </w:p>
          <w:p w14:paraId="6F0D25B4" w14:textId="77777777" w:rsidR="00E02224" w:rsidRDefault="00E02224" w:rsidP="00E02224">
            <w:pPr>
              <w:pStyle w:val="XML1"/>
              <w:rPr>
                <w:del w:id="3860" w:author="aas" w:date="2013-10-14T02:06:00Z"/>
              </w:rPr>
            </w:pPr>
            <w:del w:id="3861" w:author="aas" w:date="2013-10-14T02:06:00Z">
              <w:r>
                <w:delText xml:space="preserve">              &lt;/xs:annotation&gt;</w:delText>
              </w:r>
            </w:del>
          </w:p>
          <w:p w14:paraId="666C602D" w14:textId="77777777" w:rsidR="00E02224" w:rsidRDefault="00E02224" w:rsidP="00E02224">
            <w:pPr>
              <w:pStyle w:val="XML1"/>
              <w:rPr>
                <w:del w:id="3862" w:author="aas" w:date="2013-10-14T02:06:00Z"/>
              </w:rPr>
            </w:pPr>
            <w:del w:id="3863" w:author="aas" w:date="2013-10-14T02:06:00Z">
              <w:r>
                <w:delText xml:space="preserve">            &lt;/xs:element&gt;</w:delText>
              </w:r>
            </w:del>
          </w:p>
          <w:p w14:paraId="66B28CDD" w14:textId="77777777" w:rsidR="00E02224" w:rsidRDefault="00E02224" w:rsidP="00E02224">
            <w:pPr>
              <w:pStyle w:val="XML1"/>
              <w:rPr>
                <w:del w:id="3864" w:author="aas" w:date="2013-10-14T02:06:00Z"/>
              </w:rPr>
            </w:pPr>
            <w:del w:id="3865" w:author="aas" w:date="2013-10-14T02:06:00Z">
              <w:r>
                <w:delText xml:space="preserve">            &lt;xs:element name="no-receive" minOccurs="0"  type="xs:boolean"&gt;</w:delText>
              </w:r>
            </w:del>
          </w:p>
          <w:p w14:paraId="6AD2F76A" w14:textId="77777777" w:rsidR="00E02224" w:rsidRDefault="00E02224" w:rsidP="00E02224">
            <w:pPr>
              <w:pStyle w:val="XML1"/>
              <w:rPr>
                <w:del w:id="3866" w:author="aas" w:date="2013-10-14T02:06:00Z"/>
              </w:rPr>
            </w:pPr>
            <w:del w:id="3867" w:author="aas" w:date="2013-10-14T02:06:00Z">
              <w:r>
                <w:delText xml:space="preserve">              &lt;xs:annotation&gt;</w:delText>
              </w:r>
            </w:del>
          </w:p>
          <w:p w14:paraId="3A6A8463" w14:textId="77777777" w:rsidR="00E02224" w:rsidRDefault="00E02224" w:rsidP="00E02224">
            <w:pPr>
              <w:pStyle w:val="XML1"/>
              <w:rPr>
                <w:del w:id="3868" w:author="aas" w:date="2013-10-14T02:06:00Z"/>
              </w:rPr>
            </w:pPr>
            <w:del w:id="3869" w:author="aas" w:date="2013-10-14T02:06:00Z">
              <w:r>
                <w:delText xml:space="preserve">                &lt;xs:documentation&gt;</w:delText>
              </w:r>
            </w:del>
          </w:p>
          <w:p w14:paraId="23658C94" w14:textId="77777777" w:rsidR="00E02224" w:rsidRDefault="00E02224" w:rsidP="00E02224">
            <w:pPr>
              <w:pStyle w:val="XML1"/>
              <w:rPr>
                <w:del w:id="3870" w:author="aas" w:date="2013-10-14T02:06:00Z"/>
              </w:rPr>
            </w:pPr>
            <w:del w:id="3871" w:author="aas" w:date="2013-10-14T02:06:00Z">
              <w:r>
                <w:delText xml:space="preserve">                  If true, packets received at this OpenFlow</w:delText>
              </w:r>
            </w:del>
          </w:p>
          <w:p w14:paraId="09CECF9A" w14:textId="77777777" w:rsidR="00E02224" w:rsidRDefault="00E02224" w:rsidP="00E02224">
            <w:pPr>
              <w:pStyle w:val="XML1"/>
              <w:rPr>
                <w:del w:id="3872" w:author="aas" w:date="2013-10-14T02:06:00Z"/>
              </w:rPr>
            </w:pPr>
            <w:del w:id="3873" w:author="aas" w:date="2013-10-14T02:06:00Z">
              <w:r>
                <w:delText xml:space="preserve">                  port SHOULD be dropped.</w:delText>
              </w:r>
            </w:del>
          </w:p>
          <w:p w14:paraId="5DFF0582" w14:textId="77777777" w:rsidR="00E02224" w:rsidRDefault="00E02224" w:rsidP="00E02224">
            <w:pPr>
              <w:pStyle w:val="XML1"/>
              <w:rPr>
                <w:del w:id="3874" w:author="aas" w:date="2013-10-14T02:06:00Z"/>
              </w:rPr>
            </w:pPr>
          </w:p>
          <w:p w14:paraId="1B833FC5" w14:textId="77777777" w:rsidR="00E02224" w:rsidRDefault="00E02224" w:rsidP="00E02224">
            <w:pPr>
              <w:pStyle w:val="XML1"/>
              <w:rPr>
                <w:del w:id="3875" w:author="aas" w:date="2013-10-14T02:06:00Z"/>
              </w:rPr>
            </w:pPr>
            <w:del w:id="3876" w:author="aas" w:date="2013-10-14T02:06:00Z">
              <w:r>
                <w:delText xml:space="preserve">                  This element is optional. If this element is not present</w:delText>
              </w:r>
            </w:del>
          </w:p>
          <w:p w14:paraId="15321F7E" w14:textId="77777777" w:rsidR="00E02224" w:rsidRDefault="00E02224" w:rsidP="00E02224">
            <w:pPr>
              <w:pStyle w:val="XML1"/>
              <w:rPr>
                <w:del w:id="3877" w:author="aas" w:date="2013-10-14T02:06:00Z"/>
              </w:rPr>
            </w:pPr>
            <w:del w:id="3878" w:author="aas" w:date="2013-10-14T02:06:00Z">
              <w:r>
                <w:delText xml:space="preserve">                  it defaults to 'false'.</w:delText>
              </w:r>
            </w:del>
          </w:p>
          <w:p w14:paraId="3EEEDDB8" w14:textId="77777777" w:rsidR="00E02224" w:rsidRDefault="00E02224" w:rsidP="00E02224">
            <w:pPr>
              <w:pStyle w:val="XML1"/>
              <w:rPr>
                <w:del w:id="3879" w:author="aas" w:date="2013-10-14T02:06:00Z"/>
              </w:rPr>
            </w:pPr>
            <w:del w:id="3880" w:author="aas" w:date="2013-10-14T02:06:00Z">
              <w:r>
                <w:delText xml:space="preserve">                &lt;/xs:documentation&gt;</w:delText>
              </w:r>
            </w:del>
          </w:p>
          <w:p w14:paraId="6CBCB77B" w14:textId="77777777" w:rsidR="00E02224" w:rsidRDefault="00E02224" w:rsidP="00E02224">
            <w:pPr>
              <w:pStyle w:val="XML1"/>
              <w:rPr>
                <w:del w:id="3881" w:author="aas" w:date="2013-10-14T02:06:00Z"/>
              </w:rPr>
            </w:pPr>
            <w:del w:id="3882" w:author="aas" w:date="2013-10-14T02:06:00Z">
              <w:r>
                <w:delText xml:space="preserve">              &lt;/xs:annotation&gt;</w:delText>
              </w:r>
            </w:del>
          </w:p>
          <w:p w14:paraId="1ED7C925" w14:textId="77777777" w:rsidR="00E02224" w:rsidRDefault="00E02224" w:rsidP="00E02224">
            <w:pPr>
              <w:pStyle w:val="XML1"/>
              <w:rPr>
                <w:del w:id="3883" w:author="aas" w:date="2013-10-14T02:06:00Z"/>
              </w:rPr>
            </w:pPr>
            <w:del w:id="3884" w:author="aas" w:date="2013-10-14T02:06:00Z">
              <w:r>
                <w:delText xml:space="preserve">            &lt;/xs:element&gt;</w:delText>
              </w:r>
            </w:del>
          </w:p>
          <w:p w14:paraId="574C53CD" w14:textId="77777777" w:rsidR="00E02224" w:rsidRDefault="00E02224" w:rsidP="00E02224">
            <w:pPr>
              <w:pStyle w:val="XML1"/>
              <w:rPr>
                <w:del w:id="3885" w:author="aas" w:date="2013-10-14T02:06:00Z"/>
              </w:rPr>
            </w:pPr>
            <w:del w:id="3886" w:author="aas" w:date="2013-10-14T02:06:00Z">
              <w:r>
                <w:delText xml:space="preserve">            &lt;xs:element name="no-forward" minOccurs="0"  type="xs:boolean"&gt;</w:delText>
              </w:r>
            </w:del>
          </w:p>
          <w:p w14:paraId="2637C4A1" w14:textId="77777777" w:rsidR="00E02224" w:rsidRDefault="00E02224" w:rsidP="00E02224">
            <w:pPr>
              <w:pStyle w:val="XML1"/>
              <w:rPr>
                <w:del w:id="3887" w:author="aas" w:date="2013-10-14T02:06:00Z"/>
              </w:rPr>
            </w:pPr>
            <w:del w:id="3888" w:author="aas" w:date="2013-10-14T02:06:00Z">
              <w:r>
                <w:delText xml:space="preserve">              &lt;xs:annotation&gt;</w:delText>
              </w:r>
            </w:del>
          </w:p>
          <w:p w14:paraId="447F1035" w14:textId="77777777" w:rsidR="00E02224" w:rsidRDefault="00E02224" w:rsidP="00E02224">
            <w:pPr>
              <w:pStyle w:val="XML1"/>
              <w:rPr>
                <w:del w:id="3889" w:author="aas" w:date="2013-10-14T02:06:00Z"/>
              </w:rPr>
            </w:pPr>
            <w:del w:id="3890" w:author="aas" w:date="2013-10-14T02:06:00Z">
              <w:r>
                <w:delText xml:space="preserve">                &lt;xs:documentation&gt;</w:delText>
              </w:r>
            </w:del>
          </w:p>
          <w:p w14:paraId="599D922D" w14:textId="77777777" w:rsidR="00E02224" w:rsidRDefault="00E02224" w:rsidP="00E02224">
            <w:pPr>
              <w:pStyle w:val="XML1"/>
              <w:rPr>
                <w:del w:id="3891" w:author="aas" w:date="2013-10-14T02:06:00Z"/>
              </w:rPr>
            </w:pPr>
            <w:del w:id="3892" w:author="aas" w:date="2013-10-14T02:06:00Z">
              <w:r>
                <w:delText xml:space="preserve">                  If true, packets forwarded to this OpenFlow</w:delText>
              </w:r>
            </w:del>
          </w:p>
          <w:p w14:paraId="0CFDA8C9" w14:textId="77777777" w:rsidR="00E02224" w:rsidRDefault="00E02224" w:rsidP="00E02224">
            <w:pPr>
              <w:pStyle w:val="XML1"/>
              <w:rPr>
                <w:del w:id="3893" w:author="aas" w:date="2013-10-14T02:06:00Z"/>
              </w:rPr>
            </w:pPr>
            <w:del w:id="3894" w:author="aas" w:date="2013-10-14T02:06:00Z">
              <w:r>
                <w:delText xml:space="preserve">                  port SHOULD be dropped.</w:delText>
              </w:r>
            </w:del>
          </w:p>
          <w:p w14:paraId="7A40D1BA" w14:textId="77777777" w:rsidR="00E02224" w:rsidRDefault="00E02224" w:rsidP="00E02224">
            <w:pPr>
              <w:pStyle w:val="XML1"/>
              <w:rPr>
                <w:del w:id="3895" w:author="aas" w:date="2013-10-14T02:06:00Z"/>
              </w:rPr>
            </w:pPr>
          </w:p>
          <w:p w14:paraId="23BABAF1" w14:textId="77777777" w:rsidR="00E02224" w:rsidRDefault="00E02224" w:rsidP="00E02224">
            <w:pPr>
              <w:pStyle w:val="XML1"/>
              <w:rPr>
                <w:del w:id="3896" w:author="aas" w:date="2013-10-14T02:06:00Z"/>
              </w:rPr>
            </w:pPr>
            <w:del w:id="3897" w:author="aas" w:date="2013-10-14T02:06:00Z">
              <w:r>
                <w:delText xml:space="preserve">                  This element is optional. If this element is not present</w:delText>
              </w:r>
            </w:del>
          </w:p>
          <w:p w14:paraId="4DA27875" w14:textId="77777777" w:rsidR="00E02224" w:rsidRDefault="00E02224" w:rsidP="00E02224">
            <w:pPr>
              <w:pStyle w:val="XML1"/>
              <w:rPr>
                <w:del w:id="3898" w:author="aas" w:date="2013-10-14T02:06:00Z"/>
              </w:rPr>
            </w:pPr>
            <w:del w:id="3899" w:author="aas" w:date="2013-10-14T02:06:00Z">
              <w:r>
                <w:delText xml:space="preserve">                  it defaults to 'false'.</w:delText>
              </w:r>
            </w:del>
          </w:p>
          <w:p w14:paraId="6CF3F03A" w14:textId="77777777" w:rsidR="00E02224" w:rsidRDefault="00E02224" w:rsidP="00E02224">
            <w:pPr>
              <w:pStyle w:val="XML1"/>
              <w:rPr>
                <w:del w:id="3900" w:author="aas" w:date="2013-10-14T02:06:00Z"/>
              </w:rPr>
            </w:pPr>
            <w:del w:id="3901" w:author="aas" w:date="2013-10-14T02:06:00Z">
              <w:r>
                <w:delText xml:space="preserve">                &lt;/xs:documentation&gt;</w:delText>
              </w:r>
            </w:del>
          </w:p>
          <w:p w14:paraId="6553C519" w14:textId="77777777" w:rsidR="00E02224" w:rsidRDefault="00E02224" w:rsidP="00E02224">
            <w:pPr>
              <w:pStyle w:val="XML1"/>
              <w:rPr>
                <w:del w:id="3902" w:author="aas" w:date="2013-10-14T02:06:00Z"/>
              </w:rPr>
            </w:pPr>
            <w:del w:id="3903" w:author="aas" w:date="2013-10-14T02:06:00Z">
              <w:r>
                <w:delText xml:space="preserve">              &lt;/xs:annotation&gt;</w:delText>
              </w:r>
            </w:del>
          </w:p>
          <w:p w14:paraId="59BD3CCD" w14:textId="77777777" w:rsidR="00E02224" w:rsidRDefault="00E02224" w:rsidP="00E02224">
            <w:pPr>
              <w:pStyle w:val="XML1"/>
              <w:rPr>
                <w:del w:id="3904" w:author="aas" w:date="2013-10-14T02:06:00Z"/>
              </w:rPr>
            </w:pPr>
            <w:del w:id="3905" w:author="aas" w:date="2013-10-14T02:06:00Z">
              <w:r>
                <w:delText xml:space="preserve">            &lt;/xs:element&gt;</w:delText>
              </w:r>
            </w:del>
          </w:p>
          <w:p w14:paraId="4BD273D1" w14:textId="77777777" w:rsidR="00E02224" w:rsidRDefault="00E02224" w:rsidP="00E02224">
            <w:pPr>
              <w:pStyle w:val="XML1"/>
              <w:rPr>
                <w:del w:id="3906" w:author="aas" w:date="2013-10-14T02:06:00Z"/>
              </w:rPr>
            </w:pPr>
            <w:del w:id="3907" w:author="aas" w:date="2013-10-14T02:06:00Z">
              <w:r>
                <w:delText xml:space="preserve">            &lt;xs:element name="no-packet-in" minOccurs="0"  type="xs:boolean"&gt;</w:delText>
              </w:r>
            </w:del>
          </w:p>
          <w:p w14:paraId="63B1EF9E" w14:textId="77777777" w:rsidR="00E02224" w:rsidRDefault="00E02224" w:rsidP="00E02224">
            <w:pPr>
              <w:pStyle w:val="XML1"/>
              <w:rPr>
                <w:del w:id="3908" w:author="aas" w:date="2013-10-14T02:06:00Z"/>
              </w:rPr>
            </w:pPr>
            <w:del w:id="3909" w:author="aas" w:date="2013-10-14T02:06:00Z">
              <w:r>
                <w:delText xml:space="preserve">              &lt;xs:annotation&gt;</w:delText>
              </w:r>
            </w:del>
          </w:p>
          <w:p w14:paraId="3C42604F" w14:textId="77777777" w:rsidR="00E02224" w:rsidRDefault="00E02224" w:rsidP="00E02224">
            <w:pPr>
              <w:pStyle w:val="XML1"/>
              <w:rPr>
                <w:del w:id="3910" w:author="aas" w:date="2013-10-14T02:06:00Z"/>
              </w:rPr>
            </w:pPr>
            <w:del w:id="3911" w:author="aas" w:date="2013-10-14T02:06:00Z">
              <w:r>
                <w:delText xml:space="preserve">                &lt;xs:documentation&gt;</w:delText>
              </w:r>
            </w:del>
          </w:p>
          <w:p w14:paraId="59757D5B" w14:textId="77777777" w:rsidR="00E02224" w:rsidRDefault="00E02224" w:rsidP="00E02224">
            <w:pPr>
              <w:pStyle w:val="XML1"/>
              <w:rPr>
                <w:del w:id="3912" w:author="aas" w:date="2013-10-14T02:06:00Z"/>
              </w:rPr>
            </w:pPr>
            <w:del w:id="3913" w:author="aas" w:date="2013-10-14T02:06:00Z">
              <w:r>
                <w:delText xml:space="preserve">                  If true, packets received on that port that </w:delText>
              </w:r>
            </w:del>
          </w:p>
          <w:p w14:paraId="0B56F0EA" w14:textId="77777777" w:rsidR="00E02224" w:rsidRDefault="00E02224" w:rsidP="00E02224">
            <w:pPr>
              <w:pStyle w:val="XML1"/>
              <w:rPr>
                <w:del w:id="3914" w:author="aas" w:date="2013-10-14T02:06:00Z"/>
              </w:rPr>
            </w:pPr>
            <w:del w:id="3915" w:author="aas" w:date="2013-10-14T02:06:00Z">
              <w:r>
                <w:delText xml:space="preserve">                  generate a table miss should never trigger a packet-in </w:delText>
              </w:r>
            </w:del>
          </w:p>
          <w:p w14:paraId="21650738" w14:textId="77777777" w:rsidR="00E02224" w:rsidRDefault="00E02224" w:rsidP="00E02224">
            <w:pPr>
              <w:pStyle w:val="XML1"/>
              <w:rPr>
                <w:del w:id="3916" w:author="aas" w:date="2013-10-14T02:06:00Z"/>
              </w:rPr>
            </w:pPr>
            <w:del w:id="3917" w:author="aas" w:date="2013-10-14T02:06:00Z">
              <w:r>
                <w:delText xml:space="preserve">                  message to the OpenFlow Controller.</w:delText>
              </w:r>
            </w:del>
          </w:p>
          <w:p w14:paraId="3BD2AA63" w14:textId="77777777" w:rsidR="00E02224" w:rsidRDefault="00E02224" w:rsidP="00E02224">
            <w:pPr>
              <w:pStyle w:val="XML1"/>
              <w:rPr>
                <w:del w:id="3918" w:author="aas" w:date="2013-10-14T02:06:00Z"/>
              </w:rPr>
            </w:pPr>
          </w:p>
          <w:p w14:paraId="1BDF76E7" w14:textId="77777777" w:rsidR="00E02224" w:rsidRDefault="00E02224" w:rsidP="00E02224">
            <w:pPr>
              <w:pStyle w:val="XML1"/>
              <w:rPr>
                <w:del w:id="3919" w:author="aas" w:date="2013-10-14T02:06:00Z"/>
              </w:rPr>
            </w:pPr>
            <w:del w:id="3920" w:author="aas" w:date="2013-10-14T02:06:00Z">
              <w:r>
                <w:delText xml:space="preserve">                  This element is optional. If this element is not present</w:delText>
              </w:r>
            </w:del>
          </w:p>
          <w:p w14:paraId="66E134B6" w14:textId="77777777" w:rsidR="00E02224" w:rsidRDefault="00E02224" w:rsidP="00E02224">
            <w:pPr>
              <w:pStyle w:val="XML1"/>
              <w:rPr>
                <w:del w:id="3921" w:author="aas" w:date="2013-10-14T02:06:00Z"/>
              </w:rPr>
            </w:pPr>
            <w:del w:id="3922" w:author="aas" w:date="2013-10-14T02:06:00Z">
              <w:r>
                <w:delText xml:space="preserve">                  it defaults to 'false'.</w:delText>
              </w:r>
            </w:del>
          </w:p>
          <w:p w14:paraId="68B01E2E" w14:textId="77777777" w:rsidR="00E02224" w:rsidRDefault="00E02224" w:rsidP="00E02224">
            <w:pPr>
              <w:pStyle w:val="XML1"/>
              <w:rPr>
                <w:del w:id="3923" w:author="aas" w:date="2013-10-14T02:06:00Z"/>
              </w:rPr>
            </w:pPr>
            <w:del w:id="3924" w:author="aas" w:date="2013-10-14T02:06:00Z">
              <w:r>
                <w:delText xml:space="preserve">                &lt;/xs:documentation&gt;</w:delText>
              </w:r>
            </w:del>
          </w:p>
          <w:p w14:paraId="4782B269" w14:textId="77777777" w:rsidR="00E02224" w:rsidRDefault="00E02224" w:rsidP="00E02224">
            <w:pPr>
              <w:pStyle w:val="XML1"/>
              <w:rPr>
                <w:del w:id="3925" w:author="aas" w:date="2013-10-14T02:06:00Z"/>
              </w:rPr>
            </w:pPr>
            <w:del w:id="3926" w:author="aas" w:date="2013-10-14T02:06:00Z">
              <w:r>
                <w:delText xml:space="preserve">              &lt;/xs:annotation&gt;</w:delText>
              </w:r>
            </w:del>
          </w:p>
          <w:p w14:paraId="7C034EF7" w14:textId="77777777" w:rsidR="00E02224" w:rsidRDefault="00E02224" w:rsidP="00E02224">
            <w:pPr>
              <w:pStyle w:val="XML1"/>
              <w:rPr>
                <w:del w:id="3927" w:author="aas" w:date="2013-10-14T02:06:00Z"/>
              </w:rPr>
            </w:pPr>
            <w:del w:id="3928" w:author="aas" w:date="2013-10-14T02:06:00Z">
              <w:r>
                <w:delText xml:space="preserve">            &lt;/xs:element&gt;</w:delText>
              </w:r>
            </w:del>
          </w:p>
          <w:p w14:paraId="25F95E5B" w14:textId="77777777" w:rsidR="00E02224" w:rsidRDefault="00E02224" w:rsidP="00E02224">
            <w:pPr>
              <w:pStyle w:val="XML1"/>
              <w:rPr>
                <w:del w:id="3929" w:author="aas" w:date="2013-10-14T02:06:00Z"/>
              </w:rPr>
            </w:pPr>
            <w:del w:id="3930" w:author="aas" w:date="2013-10-14T02:06:00Z">
              <w:r>
                <w:delText xml:space="preserve">          &lt;/xs:sequence&gt;</w:delText>
              </w:r>
            </w:del>
          </w:p>
          <w:p w14:paraId="6AA59003" w14:textId="77777777" w:rsidR="00E02224" w:rsidRDefault="00E02224" w:rsidP="00E02224">
            <w:pPr>
              <w:pStyle w:val="XML1"/>
              <w:rPr>
                <w:del w:id="3931" w:author="aas" w:date="2013-10-14T02:06:00Z"/>
              </w:rPr>
            </w:pPr>
            <w:del w:id="3932" w:author="aas" w:date="2013-10-14T02:06:00Z">
              <w:r>
                <w:delText xml:space="preserve">        &lt;/xs:complexType&gt;</w:delText>
              </w:r>
            </w:del>
          </w:p>
          <w:p w14:paraId="6C92C3D0" w14:textId="77777777" w:rsidR="00E02224" w:rsidRDefault="00E02224" w:rsidP="00E02224">
            <w:pPr>
              <w:pStyle w:val="XML1"/>
              <w:rPr>
                <w:del w:id="3933" w:author="aas" w:date="2013-10-14T02:06:00Z"/>
              </w:rPr>
            </w:pPr>
            <w:del w:id="3934" w:author="aas" w:date="2013-10-14T02:06:00Z">
              <w:r>
                <w:delText xml:space="preserve">      &lt;/xs:element&gt;</w:delText>
              </w:r>
            </w:del>
          </w:p>
          <w:p w14:paraId="556F0503" w14:textId="77777777" w:rsidR="00E02224" w:rsidRDefault="00E02224" w:rsidP="00E02224">
            <w:pPr>
              <w:pStyle w:val="XML1"/>
              <w:rPr>
                <w:del w:id="3935" w:author="aas" w:date="2013-10-14T02:06:00Z"/>
              </w:rPr>
            </w:pPr>
            <w:del w:id="3936" w:author="aas" w:date="2013-10-14T02:06:00Z">
              <w:r>
                <w:delText xml:space="preserve">      &lt;xs:element name="state"&gt;</w:delText>
              </w:r>
            </w:del>
          </w:p>
          <w:p w14:paraId="1F202713" w14:textId="77777777" w:rsidR="00E02224" w:rsidRDefault="00E02224" w:rsidP="00E02224">
            <w:pPr>
              <w:pStyle w:val="XML1"/>
              <w:rPr>
                <w:del w:id="3937" w:author="aas" w:date="2013-10-14T02:06:00Z"/>
              </w:rPr>
            </w:pPr>
            <w:del w:id="3938" w:author="aas" w:date="2013-10-14T02:06:00Z">
              <w:r>
                <w:delText xml:space="preserve">        &lt;xs:annotation&gt;</w:delText>
              </w:r>
            </w:del>
          </w:p>
          <w:p w14:paraId="2F87B55B" w14:textId="77777777" w:rsidR="00E02224" w:rsidRDefault="00E02224" w:rsidP="00E02224">
            <w:pPr>
              <w:pStyle w:val="XML1"/>
              <w:rPr>
                <w:del w:id="3939" w:author="aas" w:date="2013-10-14T02:06:00Z"/>
              </w:rPr>
            </w:pPr>
            <w:del w:id="3940" w:author="aas" w:date="2013-10-14T02:06:00Z">
              <w:r>
                <w:delText xml:space="preserve">          &lt;xs:documentation&gt;</w:delText>
              </w:r>
            </w:del>
          </w:p>
          <w:p w14:paraId="04453968" w14:textId="77777777" w:rsidR="00E02224" w:rsidRDefault="00E02224" w:rsidP="00E02224">
            <w:pPr>
              <w:pStyle w:val="XML1"/>
              <w:rPr>
                <w:del w:id="3941" w:author="aas" w:date="2013-10-14T02:06:00Z"/>
              </w:rPr>
            </w:pPr>
            <w:del w:id="3942" w:author="aas" w:date="2013-10-14T02:06:00Z">
              <w:r>
                <w:delText xml:space="preserve">            This element represents the general operational </w:delText>
              </w:r>
            </w:del>
          </w:p>
          <w:p w14:paraId="6EB7F9FC" w14:textId="77777777" w:rsidR="00E02224" w:rsidRDefault="00E02224" w:rsidP="00E02224">
            <w:pPr>
              <w:pStyle w:val="XML1"/>
              <w:rPr>
                <w:del w:id="3943" w:author="aas" w:date="2013-10-14T02:06:00Z"/>
              </w:rPr>
            </w:pPr>
            <w:del w:id="3944" w:author="aas" w:date="2013-10-14T02:06:00Z">
              <w:r>
                <w:delText xml:space="preserve">            state of the OpenFlow Port.</w:delText>
              </w:r>
            </w:del>
          </w:p>
          <w:p w14:paraId="22FE2306" w14:textId="77777777" w:rsidR="00E02224" w:rsidRDefault="00E02224" w:rsidP="00E02224">
            <w:pPr>
              <w:pStyle w:val="XML1"/>
              <w:rPr>
                <w:del w:id="3945" w:author="aas" w:date="2013-10-14T02:06:00Z"/>
              </w:rPr>
            </w:pPr>
          </w:p>
          <w:p w14:paraId="0A925501" w14:textId="77777777" w:rsidR="00E02224" w:rsidRDefault="00E02224" w:rsidP="00E02224">
            <w:pPr>
              <w:pStyle w:val="XML1"/>
              <w:rPr>
                <w:del w:id="3946" w:author="aas" w:date="2013-10-14T02:06:00Z"/>
              </w:rPr>
            </w:pPr>
            <w:del w:id="3947" w:author="aas" w:date="2013-10-14T02:06:00Z">
              <w:r>
                <w:delText xml:space="preserve">            Children of this element are not configurable and can only be</w:delText>
              </w:r>
            </w:del>
          </w:p>
          <w:p w14:paraId="2AD3C734" w14:textId="77777777" w:rsidR="00E02224" w:rsidRDefault="00E02224" w:rsidP="00E02224">
            <w:pPr>
              <w:pStyle w:val="XML1"/>
              <w:rPr>
                <w:del w:id="3948" w:author="aas" w:date="2013-10-14T02:06:00Z"/>
              </w:rPr>
            </w:pPr>
            <w:del w:id="3949" w:author="aas" w:date="2013-10-14T02:06:00Z">
              <w:r>
                <w:delText xml:space="preserve">            retrieved by NETCONF &amp;lt;get&amp;gt; operations. Attemps to modify this</w:delText>
              </w:r>
            </w:del>
          </w:p>
          <w:p w14:paraId="198DE671" w14:textId="77777777" w:rsidR="00E02224" w:rsidRDefault="00E02224" w:rsidP="00E02224">
            <w:pPr>
              <w:pStyle w:val="XML1"/>
              <w:rPr>
                <w:del w:id="3950" w:author="aas" w:date="2013-10-14T02:06:00Z"/>
              </w:rPr>
            </w:pPr>
            <w:del w:id="3951" w:author="aas" w:date="2013-10-14T02:06:00Z">
              <w:r>
                <w:delText xml:space="preserve">            element and its children with a NETCONF &amp;lt;edit-config&amp;gt;</w:delText>
              </w:r>
            </w:del>
          </w:p>
          <w:p w14:paraId="73CE3AA4" w14:textId="77777777" w:rsidR="00E02224" w:rsidRDefault="00E02224" w:rsidP="00E02224">
            <w:pPr>
              <w:pStyle w:val="XML1"/>
              <w:rPr>
                <w:del w:id="3952" w:author="aas" w:date="2013-10-14T02:06:00Z"/>
              </w:rPr>
            </w:pPr>
            <w:del w:id="3953" w:author="aas" w:date="2013-10-14T02:06:00Z">
              <w:r>
                <w:delText xml:space="preserve">            operation MUST result in an 'operation-not-supported' error</w:delText>
              </w:r>
            </w:del>
          </w:p>
          <w:p w14:paraId="49AC8B41" w14:textId="77777777" w:rsidR="00E02224" w:rsidRDefault="00E02224" w:rsidP="00E02224">
            <w:pPr>
              <w:pStyle w:val="XML1"/>
              <w:rPr>
                <w:del w:id="3954" w:author="aas" w:date="2013-10-14T02:06:00Z"/>
              </w:rPr>
            </w:pPr>
            <w:del w:id="3955" w:author="aas" w:date="2013-10-14T02:06:00Z">
              <w:r>
                <w:delText xml:space="preserve">            with type 'application'.</w:delText>
              </w:r>
            </w:del>
          </w:p>
          <w:p w14:paraId="7B67292E" w14:textId="77777777" w:rsidR="00E02224" w:rsidRDefault="00E02224" w:rsidP="00E02224">
            <w:pPr>
              <w:pStyle w:val="XML1"/>
              <w:rPr>
                <w:del w:id="3956" w:author="aas" w:date="2013-10-14T02:06:00Z"/>
              </w:rPr>
            </w:pPr>
            <w:del w:id="3957" w:author="aas" w:date="2013-10-14T02:06:00Z">
              <w:r>
                <w:delText xml:space="preserve">          &lt;/xs:documentation&gt;</w:delText>
              </w:r>
            </w:del>
          </w:p>
          <w:p w14:paraId="3FA3D17B" w14:textId="77777777" w:rsidR="00E02224" w:rsidRDefault="00E02224" w:rsidP="00E02224">
            <w:pPr>
              <w:pStyle w:val="XML1"/>
              <w:rPr>
                <w:del w:id="3958" w:author="aas" w:date="2013-10-14T02:06:00Z"/>
              </w:rPr>
            </w:pPr>
            <w:del w:id="3959" w:author="aas" w:date="2013-10-14T02:06:00Z">
              <w:r>
                <w:delText xml:space="preserve">        &lt;/xs:annotation&gt;</w:delText>
              </w:r>
            </w:del>
          </w:p>
          <w:p w14:paraId="0AA83A9F" w14:textId="77777777" w:rsidR="00E02224" w:rsidRDefault="00E02224" w:rsidP="00E02224">
            <w:pPr>
              <w:pStyle w:val="XML1"/>
              <w:rPr>
                <w:del w:id="3960" w:author="aas" w:date="2013-10-14T02:06:00Z"/>
              </w:rPr>
            </w:pPr>
            <w:del w:id="3961" w:author="aas" w:date="2013-10-14T02:06:00Z">
              <w:r>
                <w:delText xml:space="preserve">        &lt;xs:complexType&gt;</w:delText>
              </w:r>
            </w:del>
          </w:p>
          <w:p w14:paraId="72DD9E8E" w14:textId="77777777" w:rsidR="00E02224" w:rsidRDefault="00E02224" w:rsidP="00E02224">
            <w:pPr>
              <w:pStyle w:val="XML1"/>
              <w:rPr>
                <w:del w:id="3962" w:author="aas" w:date="2013-10-14T02:06:00Z"/>
              </w:rPr>
            </w:pPr>
            <w:del w:id="3963" w:author="aas" w:date="2013-10-14T02:06:00Z">
              <w:r>
                <w:delText xml:space="preserve">          &lt;xs:sequence&gt;</w:delText>
              </w:r>
            </w:del>
          </w:p>
          <w:p w14:paraId="3B18A1A7" w14:textId="77777777" w:rsidR="00E02224" w:rsidRDefault="00E02224" w:rsidP="00E02224">
            <w:pPr>
              <w:pStyle w:val="XML1"/>
              <w:rPr>
                <w:del w:id="3964" w:author="aas" w:date="2013-10-14T02:06:00Z"/>
              </w:rPr>
            </w:pPr>
            <w:del w:id="3965" w:author="aas" w:date="2013-10-14T02:06:00Z">
              <w:r>
                <w:delText xml:space="preserve">            &lt;xs:element name="oper-state" minOccurs="0"  type="OFUpDownStateType"&gt;</w:delText>
              </w:r>
            </w:del>
          </w:p>
          <w:p w14:paraId="3AFE4515" w14:textId="77777777" w:rsidR="00E02224" w:rsidRDefault="00E02224" w:rsidP="00E02224">
            <w:pPr>
              <w:pStyle w:val="XML1"/>
              <w:rPr>
                <w:del w:id="3966" w:author="aas" w:date="2013-10-14T02:06:00Z"/>
              </w:rPr>
            </w:pPr>
            <w:del w:id="3967" w:author="aas" w:date="2013-10-14T02:06:00Z">
              <w:r>
                <w:delText xml:space="preserve">              &lt;xs:annotation&gt;</w:delText>
              </w:r>
            </w:del>
          </w:p>
          <w:p w14:paraId="47AD000F" w14:textId="77777777" w:rsidR="00E02224" w:rsidRDefault="00E02224" w:rsidP="00E02224">
            <w:pPr>
              <w:pStyle w:val="XML1"/>
              <w:rPr>
                <w:del w:id="3968" w:author="aas" w:date="2013-10-14T02:06:00Z"/>
              </w:rPr>
            </w:pPr>
            <w:del w:id="3969" w:author="aas" w:date="2013-10-14T02:06:00Z">
              <w:r>
                <w:delText xml:space="preserve">                &lt;xs:documentation&gt;</w:delText>
              </w:r>
            </w:del>
          </w:p>
          <w:p w14:paraId="52E81996" w14:textId="77777777" w:rsidR="00E02224" w:rsidRDefault="00E02224" w:rsidP="00E02224">
            <w:pPr>
              <w:pStyle w:val="XML1"/>
              <w:rPr>
                <w:del w:id="3970" w:author="aas" w:date="2013-10-14T02:06:00Z"/>
              </w:rPr>
            </w:pPr>
            <w:del w:id="3971" w:author="aas" w:date="2013-10-14T02:06:00Z">
              <w:r>
                <w:delText xml:space="preserve">                  If the value of this element is 'down', it </w:delText>
              </w:r>
            </w:del>
          </w:p>
          <w:p w14:paraId="2D2A7D0A" w14:textId="77777777" w:rsidR="00E02224" w:rsidRDefault="00E02224" w:rsidP="00E02224">
            <w:pPr>
              <w:pStyle w:val="XML1"/>
              <w:rPr>
                <w:del w:id="3972" w:author="aas" w:date="2013-10-14T02:06:00Z"/>
              </w:rPr>
            </w:pPr>
            <w:del w:id="3973" w:author="aas" w:date="2013-10-14T02:06:00Z">
              <w:r>
                <w:delText xml:space="preserve">                  indicates that there is no physical link present.</w:delText>
              </w:r>
            </w:del>
          </w:p>
          <w:p w14:paraId="520BB18A" w14:textId="77777777" w:rsidR="00E02224" w:rsidRDefault="00E02224" w:rsidP="00E02224">
            <w:pPr>
              <w:pStyle w:val="XML1"/>
              <w:rPr>
                <w:del w:id="3974" w:author="aas" w:date="2013-10-14T02:06:00Z"/>
              </w:rPr>
            </w:pPr>
            <w:del w:id="3975" w:author="aas" w:date="2013-10-14T02:06:00Z">
              <w:r>
                <w:delText xml:space="preserve">                &lt;/xs:documentation&gt;</w:delText>
              </w:r>
            </w:del>
          </w:p>
          <w:p w14:paraId="25A6CADC" w14:textId="77777777" w:rsidR="00E02224" w:rsidRDefault="00E02224" w:rsidP="00E02224">
            <w:pPr>
              <w:pStyle w:val="XML1"/>
              <w:rPr>
                <w:del w:id="3976" w:author="aas" w:date="2013-10-14T02:06:00Z"/>
              </w:rPr>
            </w:pPr>
            <w:del w:id="3977" w:author="aas" w:date="2013-10-14T02:06:00Z">
              <w:r>
                <w:delText xml:space="preserve">              &lt;/xs:annotation&gt;</w:delText>
              </w:r>
            </w:del>
          </w:p>
          <w:p w14:paraId="0AC11797" w14:textId="77777777" w:rsidR="00E02224" w:rsidRDefault="00E02224" w:rsidP="00E02224">
            <w:pPr>
              <w:pStyle w:val="XML1"/>
              <w:rPr>
                <w:del w:id="3978" w:author="aas" w:date="2013-10-14T02:06:00Z"/>
              </w:rPr>
            </w:pPr>
            <w:del w:id="3979" w:author="aas" w:date="2013-10-14T02:06:00Z">
              <w:r>
                <w:delText xml:space="preserve">            &lt;/xs:element&gt;</w:delText>
              </w:r>
            </w:del>
          </w:p>
          <w:p w14:paraId="2CB2C224" w14:textId="77777777" w:rsidR="00E02224" w:rsidRDefault="00E02224" w:rsidP="00E02224">
            <w:pPr>
              <w:pStyle w:val="XML1"/>
              <w:rPr>
                <w:del w:id="3980" w:author="aas" w:date="2013-10-14T02:06:00Z"/>
              </w:rPr>
            </w:pPr>
            <w:del w:id="3981" w:author="aas" w:date="2013-10-14T02:06:00Z">
              <w:r>
                <w:delText xml:space="preserve">            &lt;xs:element name="blocked" minOccurs="0"  type="xs:boolean"&gt;</w:delText>
              </w:r>
            </w:del>
          </w:p>
          <w:p w14:paraId="60CEA117" w14:textId="77777777" w:rsidR="00E02224" w:rsidRDefault="00E02224" w:rsidP="00E02224">
            <w:pPr>
              <w:pStyle w:val="XML1"/>
              <w:rPr>
                <w:del w:id="3982" w:author="aas" w:date="2013-10-14T02:06:00Z"/>
              </w:rPr>
            </w:pPr>
            <w:del w:id="3983" w:author="aas" w:date="2013-10-14T02:06:00Z">
              <w:r>
                <w:delText xml:space="preserve">              &lt;xs:annotation&gt;</w:delText>
              </w:r>
            </w:del>
          </w:p>
          <w:p w14:paraId="7206CA2A" w14:textId="77777777" w:rsidR="00E02224" w:rsidRDefault="00E02224" w:rsidP="00E02224">
            <w:pPr>
              <w:pStyle w:val="XML1"/>
              <w:rPr>
                <w:del w:id="3984" w:author="aas" w:date="2013-10-14T02:06:00Z"/>
              </w:rPr>
            </w:pPr>
            <w:del w:id="3985" w:author="aas" w:date="2013-10-14T02:06:00Z">
              <w:r>
                <w:delText xml:space="preserve">                &lt;xs:documentation&gt;</w:delText>
              </w:r>
            </w:del>
          </w:p>
          <w:p w14:paraId="0986B329" w14:textId="77777777" w:rsidR="00E02224" w:rsidRDefault="00E02224" w:rsidP="00E02224">
            <w:pPr>
              <w:pStyle w:val="XML1"/>
              <w:rPr>
                <w:del w:id="3986" w:author="aas" w:date="2013-10-14T02:06:00Z"/>
              </w:rPr>
            </w:pPr>
            <w:del w:id="3987" w:author="aas" w:date="2013-10-14T02:06:00Z">
              <w:r>
                <w:delText xml:space="preserve">                  If the value of this element is 'true', it </w:delText>
              </w:r>
            </w:del>
          </w:p>
          <w:p w14:paraId="0F93CFCA" w14:textId="77777777" w:rsidR="00E02224" w:rsidRDefault="00E02224" w:rsidP="00E02224">
            <w:pPr>
              <w:pStyle w:val="XML1"/>
              <w:rPr>
                <w:del w:id="3988" w:author="aas" w:date="2013-10-14T02:06:00Z"/>
              </w:rPr>
            </w:pPr>
            <w:del w:id="3989" w:author="aas" w:date="2013-10-14T02:06:00Z">
              <w:r>
                <w:delText xml:space="preserve">                  indicates that a switch protocol outside of OpenFlow,</w:delText>
              </w:r>
            </w:del>
          </w:p>
          <w:p w14:paraId="34972C16" w14:textId="77777777" w:rsidR="00E02224" w:rsidRDefault="00E02224" w:rsidP="00E02224">
            <w:pPr>
              <w:pStyle w:val="XML1"/>
              <w:rPr>
                <w:del w:id="3990" w:author="aas" w:date="2013-10-14T02:06:00Z"/>
              </w:rPr>
            </w:pPr>
            <w:del w:id="3991" w:author="aas" w:date="2013-10-14T02:06:00Z">
              <w:r>
                <w:delText xml:space="preserve">                  such as 802.1D Spanning Tree, is preventing the use of</w:delText>
              </w:r>
            </w:del>
          </w:p>
          <w:p w14:paraId="26830835" w14:textId="77777777" w:rsidR="00E02224" w:rsidRDefault="00E02224" w:rsidP="00E02224">
            <w:pPr>
              <w:pStyle w:val="XML1"/>
              <w:rPr>
                <w:del w:id="3992" w:author="aas" w:date="2013-10-14T02:06:00Z"/>
              </w:rPr>
            </w:pPr>
            <w:del w:id="3993" w:author="aas" w:date="2013-10-14T02:06:00Z">
              <w:r>
                <w:delText xml:space="preserve">                  this OpenFlow port for OpenFlow flooding.</w:delText>
              </w:r>
            </w:del>
          </w:p>
          <w:p w14:paraId="0BDEA649" w14:textId="77777777" w:rsidR="00E02224" w:rsidRDefault="00E02224" w:rsidP="00E02224">
            <w:pPr>
              <w:pStyle w:val="XML1"/>
              <w:rPr>
                <w:del w:id="3994" w:author="aas" w:date="2013-10-14T02:06:00Z"/>
              </w:rPr>
            </w:pPr>
            <w:del w:id="3995" w:author="aas" w:date="2013-10-14T02:06:00Z">
              <w:r>
                <w:delText xml:space="preserve">                &lt;/xs:documentation&gt;</w:delText>
              </w:r>
            </w:del>
          </w:p>
          <w:p w14:paraId="779DE781" w14:textId="77777777" w:rsidR="00E02224" w:rsidRDefault="00E02224" w:rsidP="00E02224">
            <w:pPr>
              <w:pStyle w:val="XML1"/>
              <w:rPr>
                <w:del w:id="3996" w:author="aas" w:date="2013-10-14T02:06:00Z"/>
              </w:rPr>
            </w:pPr>
            <w:del w:id="3997" w:author="aas" w:date="2013-10-14T02:06:00Z">
              <w:r>
                <w:delText xml:space="preserve">              &lt;/xs:annotation&gt;</w:delText>
              </w:r>
            </w:del>
          </w:p>
          <w:p w14:paraId="7FC72769" w14:textId="77777777" w:rsidR="00E02224" w:rsidRDefault="00E02224" w:rsidP="00E02224">
            <w:pPr>
              <w:pStyle w:val="XML1"/>
              <w:rPr>
                <w:del w:id="3998" w:author="aas" w:date="2013-10-14T02:06:00Z"/>
              </w:rPr>
            </w:pPr>
            <w:del w:id="3999" w:author="aas" w:date="2013-10-14T02:06:00Z">
              <w:r>
                <w:delText xml:space="preserve">            &lt;/xs:element&gt;</w:delText>
              </w:r>
            </w:del>
          </w:p>
          <w:p w14:paraId="163FE88C" w14:textId="77777777" w:rsidR="00E02224" w:rsidRDefault="00E02224" w:rsidP="00E02224">
            <w:pPr>
              <w:pStyle w:val="XML1"/>
              <w:rPr>
                <w:del w:id="4000" w:author="aas" w:date="2013-10-14T02:06:00Z"/>
              </w:rPr>
            </w:pPr>
            <w:del w:id="4001" w:author="aas" w:date="2013-10-14T02:06:00Z">
              <w:r>
                <w:delText xml:space="preserve">            &lt;xs:element name="live" minOccurs="0"  type="xs:boolean"&gt;</w:delText>
              </w:r>
            </w:del>
          </w:p>
          <w:p w14:paraId="2CC91103" w14:textId="77777777" w:rsidR="00E02224" w:rsidRDefault="00E02224" w:rsidP="00E02224">
            <w:pPr>
              <w:pStyle w:val="XML1"/>
              <w:rPr>
                <w:del w:id="4002" w:author="aas" w:date="2013-10-14T02:06:00Z"/>
              </w:rPr>
            </w:pPr>
            <w:del w:id="4003" w:author="aas" w:date="2013-10-14T02:06:00Z">
              <w:r>
                <w:delText xml:space="preserve">              &lt;xs:annotation&gt;</w:delText>
              </w:r>
            </w:del>
          </w:p>
          <w:p w14:paraId="389E64E0" w14:textId="77777777" w:rsidR="00E02224" w:rsidRDefault="00E02224" w:rsidP="00E02224">
            <w:pPr>
              <w:pStyle w:val="XML1"/>
              <w:rPr>
                <w:del w:id="4004" w:author="aas" w:date="2013-10-14T02:06:00Z"/>
              </w:rPr>
            </w:pPr>
            <w:del w:id="4005" w:author="aas" w:date="2013-10-14T02:06:00Z">
              <w:r>
                <w:delText xml:space="preserve">                &lt;xs:documentation&gt;</w:delText>
              </w:r>
            </w:del>
          </w:p>
          <w:p w14:paraId="2F90B57A" w14:textId="77777777" w:rsidR="00E02224" w:rsidRDefault="00E02224" w:rsidP="00E02224">
            <w:pPr>
              <w:pStyle w:val="XML1"/>
              <w:rPr>
                <w:del w:id="4006" w:author="aas" w:date="2013-10-14T02:06:00Z"/>
              </w:rPr>
            </w:pPr>
            <w:del w:id="4007" w:author="aas" w:date="2013-10-14T02:06:00Z">
              <w:r>
                <w:delText xml:space="preserve">                  If the value of this element is 'true', it </w:delText>
              </w:r>
            </w:del>
          </w:p>
          <w:p w14:paraId="5D8EC377" w14:textId="77777777" w:rsidR="00E02224" w:rsidRDefault="00E02224" w:rsidP="00E02224">
            <w:pPr>
              <w:pStyle w:val="XML1"/>
              <w:rPr>
                <w:del w:id="4008" w:author="aas" w:date="2013-10-14T02:06:00Z"/>
              </w:rPr>
            </w:pPr>
            <w:del w:id="4009" w:author="aas" w:date="2013-10-14T02:06:00Z">
              <w:r>
                <w:delText xml:space="preserve">                  indicates that this OpenFlow Port is live and can be used</w:delText>
              </w:r>
            </w:del>
          </w:p>
          <w:p w14:paraId="48ED8445" w14:textId="77777777" w:rsidR="00E02224" w:rsidRDefault="00E02224" w:rsidP="00E02224">
            <w:pPr>
              <w:pStyle w:val="XML1"/>
              <w:rPr>
                <w:del w:id="4010" w:author="aas" w:date="2013-10-14T02:06:00Z"/>
              </w:rPr>
            </w:pPr>
            <w:del w:id="4011" w:author="aas" w:date="2013-10-14T02:06:00Z">
              <w:r>
                <w:delText xml:space="preserve">                  for fast failover.</w:delText>
              </w:r>
            </w:del>
          </w:p>
          <w:p w14:paraId="5AF83550" w14:textId="77777777" w:rsidR="00E02224" w:rsidRDefault="00E02224" w:rsidP="00E02224">
            <w:pPr>
              <w:pStyle w:val="XML1"/>
              <w:rPr>
                <w:del w:id="4012" w:author="aas" w:date="2013-10-14T02:06:00Z"/>
              </w:rPr>
            </w:pPr>
            <w:del w:id="4013" w:author="aas" w:date="2013-10-14T02:06:00Z">
              <w:r>
                <w:delText xml:space="preserve">                &lt;/xs:documentation&gt;</w:delText>
              </w:r>
            </w:del>
          </w:p>
          <w:p w14:paraId="7F222DA1" w14:textId="77777777" w:rsidR="00E02224" w:rsidRDefault="00E02224" w:rsidP="00E02224">
            <w:pPr>
              <w:pStyle w:val="XML1"/>
              <w:rPr>
                <w:del w:id="4014" w:author="aas" w:date="2013-10-14T02:06:00Z"/>
              </w:rPr>
            </w:pPr>
            <w:del w:id="4015" w:author="aas" w:date="2013-10-14T02:06:00Z">
              <w:r>
                <w:delText xml:space="preserve">              &lt;/xs:annotation&gt;</w:delText>
              </w:r>
            </w:del>
          </w:p>
          <w:p w14:paraId="5D3D6515" w14:textId="77777777" w:rsidR="00E02224" w:rsidRDefault="00E02224" w:rsidP="00E02224">
            <w:pPr>
              <w:pStyle w:val="XML1"/>
              <w:rPr>
                <w:del w:id="4016" w:author="aas" w:date="2013-10-14T02:06:00Z"/>
              </w:rPr>
            </w:pPr>
            <w:del w:id="4017" w:author="aas" w:date="2013-10-14T02:06:00Z">
              <w:r>
                <w:delText xml:space="preserve">            &lt;/xs:element&gt;</w:delText>
              </w:r>
            </w:del>
          </w:p>
          <w:p w14:paraId="175BD08A" w14:textId="77777777" w:rsidR="00E02224" w:rsidRDefault="00E02224" w:rsidP="00E02224">
            <w:pPr>
              <w:pStyle w:val="XML1"/>
              <w:rPr>
                <w:del w:id="4018" w:author="aas" w:date="2013-10-14T02:06:00Z"/>
              </w:rPr>
            </w:pPr>
            <w:del w:id="4019" w:author="aas" w:date="2013-10-14T02:06:00Z">
              <w:r>
                <w:delText xml:space="preserve">          &lt;/xs:sequence&gt;</w:delText>
              </w:r>
            </w:del>
          </w:p>
          <w:p w14:paraId="385C05EA" w14:textId="77777777" w:rsidR="00E02224" w:rsidRDefault="00E02224" w:rsidP="00E02224">
            <w:pPr>
              <w:pStyle w:val="XML1"/>
              <w:rPr>
                <w:del w:id="4020" w:author="aas" w:date="2013-10-14T02:06:00Z"/>
              </w:rPr>
            </w:pPr>
            <w:del w:id="4021" w:author="aas" w:date="2013-10-14T02:06:00Z">
              <w:r>
                <w:delText xml:space="preserve">        &lt;/xs:complexType&gt;</w:delText>
              </w:r>
            </w:del>
          </w:p>
          <w:p w14:paraId="3D5BBC4C" w14:textId="77777777" w:rsidR="00E02224" w:rsidRDefault="00E02224" w:rsidP="00E02224">
            <w:pPr>
              <w:pStyle w:val="XML1"/>
              <w:rPr>
                <w:del w:id="4022" w:author="aas" w:date="2013-10-14T02:06:00Z"/>
              </w:rPr>
            </w:pPr>
            <w:del w:id="4023" w:author="aas" w:date="2013-10-14T02:06:00Z">
              <w:r>
                <w:delText xml:space="preserve">      &lt;/xs:element&gt;</w:delText>
              </w:r>
            </w:del>
          </w:p>
          <w:p w14:paraId="035384BB" w14:textId="77777777" w:rsidR="00E02224" w:rsidRDefault="00E02224" w:rsidP="00E02224">
            <w:pPr>
              <w:pStyle w:val="XML1"/>
              <w:rPr>
                <w:del w:id="4024" w:author="aas" w:date="2013-10-14T02:06:00Z"/>
              </w:rPr>
            </w:pPr>
            <w:del w:id="4025" w:author="aas" w:date="2013-10-14T02:06:00Z">
              <w:r>
                <w:delText xml:space="preserve">      &lt;xs:element name="features"&gt;</w:delText>
              </w:r>
            </w:del>
          </w:p>
          <w:p w14:paraId="3617BA99" w14:textId="77777777" w:rsidR="00E02224" w:rsidRDefault="00E02224" w:rsidP="00E02224">
            <w:pPr>
              <w:pStyle w:val="XML1"/>
              <w:rPr>
                <w:del w:id="4026" w:author="aas" w:date="2013-10-14T02:06:00Z"/>
              </w:rPr>
            </w:pPr>
            <w:del w:id="4027" w:author="aas" w:date="2013-10-14T02:06:00Z">
              <w:r>
                <w:delText xml:space="preserve">        &lt;xs:complexType&gt;</w:delText>
              </w:r>
            </w:del>
          </w:p>
          <w:p w14:paraId="475E500F" w14:textId="77777777" w:rsidR="00E02224" w:rsidRDefault="00E02224" w:rsidP="00E02224">
            <w:pPr>
              <w:pStyle w:val="XML1"/>
              <w:rPr>
                <w:del w:id="4028" w:author="aas" w:date="2013-10-14T02:06:00Z"/>
              </w:rPr>
            </w:pPr>
            <w:del w:id="4029" w:author="aas" w:date="2013-10-14T02:06:00Z">
              <w:r>
                <w:delText xml:space="preserve">          &lt;xs:sequence&gt;</w:delText>
              </w:r>
            </w:del>
          </w:p>
          <w:p w14:paraId="08321D14" w14:textId="77777777" w:rsidR="00E02224" w:rsidRDefault="00E02224" w:rsidP="00E02224">
            <w:pPr>
              <w:pStyle w:val="XML1"/>
              <w:rPr>
                <w:del w:id="4030" w:author="aas" w:date="2013-10-14T02:06:00Z"/>
              </w:rPr>
            </w:pPr>
            <w:del w:id="4031" w:author="aas" w:date="2013-10-14T02:06:00Z">
              <w:r>
                <w:delText xml:space="preserve">            &lt;xs:element name="current" minOccurs="0"&gt;</w:delText>
              </w:r>
            </w:del>
          </w:p>
          <w:p w14:paraId="059242A3" w14:textId="77777777" w:rsidR="00E02224" w:rsidRDefault="00E02224" w:rsidP="00E02224">
            <w:pPr>
              <w:pStyle w:val="XML1"/>
              <w:rPr>
                <w:del w:id="4032" w:author="aas" w:date="2013-10-14T02:06:00Z"/>
              </w:rPr>
            </w:pPr>
            <w:del w:id="4033" w:author="aas" w:date="2013-10-14T02:06:00Z">
              <w:r>
                <w:delText xml:space="preserve">              &lt;xs:annotation&gt;</w:delText>
              </w:r>
            </w:del>
          </w:p>
          <w:p w14:paraId="57132DCC" w14:textId="77777777" w:rsidR="00E02224" w:rsidRDefault="00E02224" w:rsidP="00E02224">
            <w:pPr>
              <w:pStyle w:val="XML1"/>
              <w:rPr>
                <w:del w:id="4034" w:author="aas" w:date="2013-10-14T02:06:00Z"/>
              </w:rPr>
            </w:pPr>
            <w:del w:id="4035" w:author="aas" w:date="2013-10-14T02:06:00Z">
              <w:r>
                <w:delText xml:space="preserve">                &lt;xs:documentation&gt;</w:delText>
              </w:r>
            </w:del>
          </w:p>
          <w:p w14:paraId="15D0C8FF" w14:textId="77777777" w:rsidR="00E02224" w:rsidRDefault="00E02224" w:rsidP="00E02224">
            <w:pPr>
              <w:pStyle w:val="XML1"/>
              <w:rPr>
                <w:del w:id="4036" w:author="aas" w:date="2013-10-14T02:06:00Z"/>
              </w:rPr>
            </w:pPr>
            <w:del w:id="4037" w:author="aas" w:date="2013-10-14T02:06:00Z">
              <w:r>
                <w:delText xml:space="preserve">                  The features (rates, duplex, etc.) of the</w:delText>
              </w:r>
            </w:del>
          </w:p>
          <w:p w14:paraId="05BBA8F8" w14:textId="77777777" w:rsidR="00E02224" w:rsidRDefault="00E02224" w:rsidP="00E02224">
            <w:pPr>
              <w:pStyle w:val="XML1"/>
              <w:rPr>
                <w:del w:id="4038" w:author="aas" w:date="2013-10-14T02:06:00Z"/>
              </w:rPr>
            </w:pPr>
            <w:del w:id="4039" w:author="aas" w:date="2013-10-14T02:06:00Z">
              <w:r>
                <w:delText xml:space="preserve">                  port, that are currently in use.</w:delText>
              </w:r>
            </w:del>
          </w:p>
          <w:p w14:paraId="0B4DECC4" w14:textId="77777777" w:rsidR="00E02224" w:rsidRDefault="00E02224" w:rsidP="00E02224">
            <w:pPr>
              <w:pStyle w:val="XML1"/>
              <w:rPr>
                <w:del w:id="4040" w:author="aas" w:date="2013-10-14T02:06:00Z"/>
              </w:rPr>
            </w:pPr>
          </w:p>
          <w:p w14:paraId="4780D74C" w14:textId="77777777" w:rsidR="00E02224" w:rsidRDefault="00E02224" w:rsidP="00E02224">
            <w:pPr>
              <w:pStyle w:val="XML1"/>
              <w:rPr>
                <w:del w:id="4041" w:author="aas" w:date="2013-10-14T02:06:00Z"/>
              </w:rPr>
            </w:pPr>
            <w:del w:id="4042" w:author="aas" w:date="2013-10-14T02:06:00Z">
              <w:r>
                <w:delText xml:space="preserve">                  Children of this element are not configurable and can</w:delText>
              </w:r>
            </w:del>
          </w:p>
          <w:p w14:paraId="34D04C03" w14:textId="77777777" w:rsidR="00E02224" w:rsidRDefault="00E02224" w:rsidP="00E02224">
            <w:pPr>
              <w:pStyle w:val="XML1"/>
              <w:rPr>
                <w:del w:id="4043" w:author="aas" w:date="2013-10-14T02:06:00Z"/>
              </w:rPr>
            </w:pPr>
            <w:del w:id="4044" w:author="aas" w:date="2013-10-14T02:06:00Z">
              <w:r>
                <w:delText xml:space="preserve">                  only be retrieved by NETCONF &amp;lt;get&amp;gt; operations. Attemps to</w:delText>
              </w:r>
            </w:del>
          </w:p>
          <w:p w14:paraId="3600DAEB" w14:textId="77777777" w:rsidR="00E02224" w:rsidRDefault="00E02224" w:rsidP="00E02224">
            <w:pPr>
              <w:pStyle w:val="XML1"/>
              <w:rPr>
                <w:del w:id="4045" w:author="aas" w:date="2013-10-14T02:06:00Z"/>
              </w:rPr>
            </w:pPr>
            <w:del w:id="4046" w:author="aas" w:date="2013-10-14T02:06:00Z">
              <w:r>
                <w:delText xml:space="preserve">                  modify this element and its children with a NETCONF</w:delText>
              </w:r>
            </w:del>
          </w:p>
          <w:p w14:paraId="59DB3C51" w14:textId="77777777" w:rsidR="00E02224" w:rsidRDefault="00E02224" w:rsidP="00E02224">
            <w:pPr>
              <w:pStyle w:val="XML1"/>
              <w:rPr>
                <w:del w:id="4047" w:author="aas" w:date="2013-10-14T02:06:00Z"/>
              </w:rPr>
            </w:pPr>
            <w:del w:id="4048" w:author="aas" w:date="2013-10-14T02:06:00Z">
              <w:r>
                <w:delText xml:space="preserve">                  &amp;lt;edit-config&amp;gt; operation MUST result in an</w:delText>
              </w:r>
            </w:del>
          </w:p>
          <w:p w14:paraId="4AA5CC30" w14:textId="77777777" w:rsidR="00E02224" w:rsidRDefault="00E02224" w:rsidP="00E02224">
            <w:pPr>
              <w:pStyle w:val="XML1"/>
              <w:rPr>
                <w:del w:id="4049" w:author="aas" w:date="2013-10-14T02:06:00Z"/>
              </w:rPr>
            </w:pPr>
            <w:del w:id="4050" w:author="aas" w:date="2013-10-14T02:06:00Z">
              <w:r>
                <w:delText xml:space="preserve">                  'operation-not-supported' error with type</w:delText>
              </w:r>
            </w:del>
          </w:p>
          <w:p w14:paraId="55972255" w14:textId="77777777" w:rsidR="00E02224" w:rsidRDefault="00E02224" w:rsidP="00E02224">
            <w:pPr>
              <w:pStyle w:val="XML1"/>
              <w:rPr>
                <w:del w:id="4051" w:author="aas" w:date="2013-10-14T02:06:00Z"/>
              </w:rPr>
            </w:pPr>
            <w:del w:id="4052" w:author="aas" w:date="2013-10-14T02:06:00Z">
              <w:r>
                <w:delText xml:space="preserve">                  'application'.</w:delText>
              </w:r>
            </w:del>
          </w:p>
          <w:p w14:paraId="220CE901" w14:textId="77777777" w:rsidR="00E02224" w:rsidRDefault="00E02224" w:rsidP="00E02224">
            <w:pPr>
              <w:pStyle w:val="XML1"/>
              <w:rPr>
                <w:del w:id="4053" w:author="aas" w:date="2013-10-14T02:06:00Z"/>
              </w:rPr>
            </w:pPr>
            <w:del w:id="4054" w:author="aas" w:date="2013-10-14T02:06:00Z">
              <w:r>
                <w:delText xml:space="preserve">                &lt;/xs:documentation&gt;</w:delText>
              </w:r>
            </w:del>
          </w:p>
          <w:p w14:paraId="645381D6" w14:textId="77777777" w:rsidR="00E02224" w:rsidRDefault="00E02224" w:rsidP="00E02224">
            <w:pPr>
              <w:pStyle w:val="XML1"/>
              <w:rPr>
                <w:del w:id="4055" w:author="aas" w:date="2013-10-14T02:06:00Z"/>
              </w:rPr>
            </w:pPr>
            <w:del w:id="4056" w:author="aas" w:date="2013-10-14T02:06:00Z">
              <w:r>
                <w:delText xml:space="preserve">              &lt;/xs:annotation&gt;</w:delText>
              </w:r>
            </w:del>
          </w:p>
          <w:p w14:paraId="72A8CA9A" w14:textId="77777777" w:rsidR="00E02224" w:rsidRDefault="00E02224" w:rsidP="00E02224">
            <w:pPr>
              <w:pStyle w:val="XML1"/>
              <w:rPr>
                <w:del w:id="4057" w:author="aas" w:date="2013-10-14T02:06:00Z"/>
              </w:rPr>
            </w:pPr>
            <w:del w:id="4058" w:author="aas" w:date="2013-10-14T02:06:00Z">
              <w:r>
                <w:delText xml:space="preserve">              &lt;xs:complexType&gt;</w:delText>
              </w:r>
            </w:del>
          </w:p>
          <w:p w14:paraId="50716A4F" w14:textId="77777777" w:rsidR="00E02224" w:rsidRDefault="00E02224" w:rsidP="00E02224">
            <w:pPr>
              <w:pStyle w:val="XML1"/>
              <w:rPr>
                <w:del w:id="4059" w:author="aas" w:date="2013-10-14T02:06:00Z"/>
              </w:rPr>
            </w:pPr>
            <w:del w:id="4060" w:author="aas" w:date="2013-10-14T02:06:00Z">
              <w:r>
                <w:delText xml:space="preserve">                &lt;xs:sequence&gt;</w:delText>
              </w:r>
            </w:del>
          </w:p>
          <w:p w14:paraId="2A0835FD" w14:textId="77777777" w:rsidR="00E02224" w:rsidRDefault="00E02224" w:rsidP="00E02224">
            <w:pPr>
              <w:pStyle w:val="XML1"/>
              <w:rPr>
                <w:del w:id="4061" w:author="aas" w:date="2013-10-14T02:06:00Z"/>
              </w:rPr>
            </w:pPr>
            <w:del w:id="4062" w:author="aas" w:date="2013-10-14T02:06:00Z">
              <w:r>
                <w:delText xml:space="preserve">                  &lt;xs:group ref="OFPortCurrentFeatureListType"/&gt;</w:delText>
              </w:r>
            </w:del>
          </w:p>
          <w:p w14:paraId="180BE3DC" w14:textId="77777777" w:rsidR="00E02224" w:rsidRDefault="00E02224" w:rsidP="00E02224">
            <w:pPr>
              <w:pStyle w:val="XML1"/>
              <w:rPr>
                <w:del w:id="4063" w:author="aas" w:date="2013-10-14T02:06:00Z"/>
              </w:rPr>
            </w:pPr>
            <w:del w:id="4064" w:author="aas" w:date="2013-10-14T02:06:00Z">
              <w:r>
                <w:delText xml:space="preserve">                &lt;/xs:sequence&gt;</w:delText>
              </w:r>
            </w:del>
          </w:p>
          <w:p w14:paraId="1B312433" w14:textId="77777777" w:rsidR="00E02224" w:rsidRDefault="00E02224" w:rsidP="00E02224">
            <w:pPr>
              <w:pStyle w:val="XML1"/>
              <w:rPr>
                <w:del w:id="4065" w:author="aas" w:date="2013-10-14T02:06:00Z"/>
              </w:rPr>
            </w:pPr>
            <w:del w:id="4066" w:author="aas" w:date="2013-10-14T02:06:00Z">
              <w:r>
                <w:delText xml:space="preserve">              &lt;/xs:complexType&gt;</w:delText>
              </w:r>
            </w:del>
          </w:p>
          <w:p w14:paraId="4746719F" w14:textId="77777777" w:rsidR="00E02224" w:rsidRDefault="00E02224" w:rsidP="00E02224">
            <w:pPr>
              <w:pStyle w:val="XML1"/>
              <w:rPr>
                <w:del w:id="4067" w:author="aas" w:date="2013-10-14T02:06:00Z"/>
              </w:rPr>
            </w:pPr>
            <w:del w:id="4068" w:author="aas" w:date="2013-10-14T02:06:00Z">
              <w:r>
                <w:delText xml:space="preserve">            &lt;/xs:element&gt;</w:delText>
              </w:r>
            </w:del>
          </w:p>
          <w:p w14:paraId="7481CA55" w14:textId="77777777" w:rsidR="00E02224" w:rsidRDefault="00E02224" w:rsidP="00E02224">
            <w:pPr>
              <w:pStyle w:val="XML1"/>
              <w:rPr>
                <w:del w:id="4069" w:author="aas" w:date="2013-10-14T02:06:00Z"/>
              </w:rPr>
            </w:pPr>
            <w:del w:id="4070" w:author="aas" w:date="2013-10-14T02:06:00Z">
              <w:r>
                <w:delText xml:space="preserve">            &lt;xs:element name="advertised" minOccurs="0"&gt;</w:delText>
              </w:r>
            </w:del>
          </w:p>
          <w:p w14:paraId="323C1C76" w14:textId="77777777" w:rsidR="00E02224" w:rsidRDefault="00E02224" w:rsidP="00E02224">
            <w:pPr>
              <w:pStyle w:val="XML1"/>
              <w:rPr>
                <w:del w:id="4071" w:author="aas" w:date="2013-10-14T02:06:00Z"/>
              </w:rPr>
            </w:pPr>
            <w:del w:id="4072" w:author="aas" w:date="2013-10-14T02:06:00Z">
              <w:r>
                <w:delText xml:space="preserve">              &lt;xs:annotation&gt;</w:delText>
              </w:r>
            </w:del>
          </w:p>
          <w:p w14:paraId="471C9ED4" w14:textId="77777777" w:rsidR="00E02224" w:rsidRDefault="00E02224" w:rsidP="00E02224">
            <w:pPr>
              <w:pStyle w:val="XML1"/>
              <w:rPr>
                <w:del w:id="4073" w:author="aas" w:date="2013-10-14T02:06:00Z"/>
              </w:rPr>
            </w:pPr>
            <w:del w:id="4074" w:author="aas" w:date="2013-10-14T02:06:00Z">
              <w:r>
                <w:delText xml:space="preserve">                &lt;xs:documentation&gt;</w:delText>
              </w:r>
            </w:del>
          </w:p>
          <w:p w14:paraId="3005FB31" w14:textId="77777777" w:rsidR="00E02224" w:rsidRDefault="00E02224" w:rsidP="00E02224">
            <w:pPr>
              <w:pStyle w:val="XML1"/>
              <w:rPr>
                <w:del w:id="4075" w:author="aas" w:date="2013-10-14T02:06:00Z"/>
              </w:rPr>
            </w:pPr>
            <w:del w:id="4076" w:author="aas" w:date="2013-10-14T02:06:00Z">
              <w:r>
                <w:delText xml:space="preserve">                  The features (rates, duplex, etc.) of the</w:delText>
              </w:r>
            </w:del>
          </w:p>
          <w:p w14:paraId="708247E9" w14:textId="77777777" w:rsidR="00E02224" w:rsidRDefault="00E02224" w:rsidP="00E02224">
            <w:pPr>
              <w:pStyle w:val="XML1"/>
              <w:rPr>
                <w:del w:id="4077" w:author="aas" w:date="2013-10-14T02:06:00Z"/>
              </w:rPr>
            </w:pPr>
            <w:del w:id="4078" w:author="aas" w:date="2013-10-14T02:06:00Z">
              <w:r>
                <w:delText xml:space="preserve">                  port, that are advertised to the peer port.</w:delText>
              </w:r>
            </w:del>
          </w:p>
          <w:p w14:paraId="510DAFED" w14:textId="77777777" w:rsidR="00E02224" w:rsidRDefault="00E02224" w:rsidP="00E02224">
            <w:pPr>
              <w:pStyle w:val="XML1"/>
              <w:rPr>
                <w:del w:id="4079" w:author="aas" w:date="2013-10-14T02:06:00Z"/>
              </w:rPr>
            </w:pPr>
          </w:p>
          <w:p w14:paraId="152301B9" w14:textId="77777777" w:rsidR="00E02224" w:rsidRDefault="00E02224" w:rsidP="00E02224">
            <w:pPr>
              <w:pStyle w:val="XML1"/>
              <w:rPr>
                <w:del w:id="4080" w:author="aas" w:date="2013-10-14T02:06:00Z"/>
              </w:rPr>
            </w:pPr>
            <w:del w:id="4081" w:author="aas" w:date="2013-10-14T02:06:00Z">
              <w:r>
                <w:delText xml:space="preserve">                  NETCONF &amp;lt;edit-config&amp;gt; operations MUST be implemented as </w:delText>
              </w:r>
            </w:del>
          </w:p>
          <w:p w14:paraId="7B05DBE3" w14:textId="77777777" w:rsidR="00E02224" w:rsidRDefault="00E02224" w:rsidP="00E02224">
            <w:pPr>
              <w:pStyle w:val="XML1"/>
              <w:rPr>
                <w:del w:id="4082" w:author="aas" w:date="2013-10-14T02:06:00Z"/>
              </w:rPr>
            </w:pPr>
            <w:del w:id="4083" w:author="aas" w:date="2013-10-14T02:06:00Z">
              <w:r>
                <w:delText xml:space="preserve">                  follows: </w:delText>
              </w:r>
            </w:del>
          </w:p>
          <w:p w14:paraId="2AD190D2" w14:textId="77777777" w:rsidR="00E02224" w:rsidRDefault="00E02224" w:rsidP="00E02224">
            <w:pPr>
              <w:pStyle w:val="XML1"/>
              <w:rPr>
                <w:del w:id="4084" w:author="aas" w:date="2013-10-14T02:06:00Z"/>
              </w:rPr>
            </w:pPr>
          </w:p>
          <w:p w14:paraId="44AD9DC8" w14:textId="77777777" w:rsidR="00E02224" w:rsidRDefault="00E02224" w:rsidP="00E02224">
            <w:pPr>
              <w:pStyle w:val="XML1"/>
              <w:rPr>
                <w:del w:id="4085" w:author="aas" w:date="2013-10-14T02:06:00Z"/>
              </w:rPr>
            </w:pPr>
            <w:del w:id="4086" w:author="aas" w:date="2013-10-14T02:06:00Z">
              <w:r>
                <w:delText xml:space="preserve">                  * The 'resource-id' element of OFResoureType MUST be</w:delText>
              </w:r>
            </w:del>
          </w:p>
          <w:p w14:paraId="538AE529" w14:textId="77777777" w:rsidR="00E02224" w:rsidRDefault="00E02224" w:rsidP="00E02224">
            <w:pPr>
              <w:pStyle w:val="XML1"/>
              <w:rPr>
                <w:del w:id="4087" w:author="aas" w:date="2013-10-14T02:06:00Z"/>
              </w:rPr>
            </w:pPr>
            <w:del w:id="4088" w:author="aas" w:date="2013-10-14T02:06:00Z">
              <w:r>
                <w:delText xml:space="preserve">                  present in the path or in the filter at all</w:delText>
              </w:r>
            </w:del>
          </w:p>
          <w:p w14:paraId="12863821" w14:textId="77777777" w:rsidR="00E02224" w:rsidRDefault="00E02224" w:rsidP="00E02224">
            <w:pPr>
              <w:pStyle w:val="XML1"/>
              <w:rPr>
                <w:del w:id="4089" w:author="aas" w:date="2013-10-14T02:06:00Z"/>
              </w:rPr>
            </w:pPr>
            <w:del w:id="4090" w:author="aas" w:date="2013-10-14T02:06:00Z">
              <w:r>
                <w:delText xml:space="preserve">                  &amp;lt;edit-config&amp;gt; operations to identify the port.</w:delText>
              </w:r>
            </w:del>
          </w:p>
          <w:p w14:paraId="4224027C" w14:textId="77777777" w:rsidR="00E02224" w:rsidRDefault="00E02224" w:rsidP="00E02224">
            <w:pPr>
              <w:pStyle w:val="XML1"/>
              <w:rPr>
                <w:del w:id="4091" w:author="aas" w:date="2013-10-14T02:06:00Z"/>
              </w:rPr>
            </w:pPr>
            <w:del w:id="4092" w:author="aas" w:date="2013-10-14T02:06:00Z">
              <w:r>
                <w:delText xml:space="preserve">                  * If the operation is 'merge' or 'replace', the element</w:delText>
              </w:r>
            </w:del>
          </w:p>
          <w:p w14:paraId="7A80273C" w14:textId="77777777" w:rsidR="00E02224" w:rsidRDefault="00E02224" w:rsidP="00E02224">
            <w:pPr>
              <w:pStyle w:val="XML1"/>
              <w:rPr>
                <w:del w:id="4093" w:author="aas" w:date="2013-10-14T02:06:00Z"/>
              </w:rPr>
            </w:pPr>
            <w:del w:id="4094" w:author="aas" w:date="2013-10-14T02:06:00Z">
              <w:r>
                <w:delText xml:space="preserve">                  is created if it does not exist, and its value is set</w:delText>
              </w:r>
            </w:del>
          </w:p>
          <w:p w14:paraId="216E20FC" w14:textId="77777777" w:rsidR="00E02224" w:rsidRDefault="00E02224" w:rsidP="00E02224">
            <w:pPr>
              <w:pStyle w:val="XML1"/>
              <w:rPr>
                <w:del w:id="4095" w:author="aas" w:date="2013-10-14T02:06:00Z"/>
              </w:rPr>
            </w:pPr>
            <w:del w:id="4096" w:author="aas" w:date="2013-10-14T02:06:00Z">
              <w:r>
                <w:delText xml:space="preserve">                  to the value found in the XML RPC data.</w:delText>
              </w:r>
            </w:del>
          </w:p>
          <w:p w14:paraId="18F42483" w14:textId="77777777" w:rsidR="00E02224" w:rsidRDefault="00E02224" w:rsidP="00E02224">
            <w:pPr>
              <w:pStyle w:val="XML1"/>
              <w:rPr>
                <w:del w:id="4097" w:author="aas" w:date="2013-10-14T02:06:00Z"/>
              </w:rPr>
            </w:pPr>
            <w:del w:id="4098" w:author="aas" w:date="2013-10-14T02:06:00Z">
              <w:r>
                <w:delText xml:space="preserve">                  * If the operation is 'create', the element is created if</w:delText>
              </w:r>
            </w:del>
          </w:p>
          <w:p w14:paraId="69297B92" w14:textId="77777777" w:rsidR="00E02224" w:rsidRDefault="00E02224" w:rsidP="00E02224">
            <w:pPr>
              <w:pStyle w:val="XML1"/>
              <w:rPr>
                <w:del w:id="4099" w:author="aas" w:date="2013-10-14T02:06:00Z"/>
              </w:rPr>
            </w:pPr>
            <w:del w:id="4100" w:author="aas" w:date="2013-10-14T02:06:00Z">
              <w:r>
                <w:delText xml:space="preserve">                  it does not exist. If the element already exists, a</w:delText>
              </w:r>
            </w:del>
          </w:p>
          <w:p w14:paraId="777682E7" w14:textId="77777777" w:rsidR="00E02224" w:rsidRDefault="00E02224" w:rsidP="00E02224">
            <w:pPr>
              <w:pStyle w:val="XML1"/>
              <w:rPr>
                <w:del w:id="4101" w:author="aas" w:date="2013-10-14T02:06:00Z"/>
              </w:rPr>
            </w:pPr>
            <w:del w:id="4102"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03" w:author="aas" w:date="2013-10-14T02:06:00Z"/>
              </w:rPr>
            </w:pPr>
            <w:del w:id="4104" w:author="aas" w:date="2013-10-14T02:06:00Z">
              <w:r>
                <w:delText xml:space="preserve">                  * If the operation is 'delete', the element is deleted if</w:delText>
              </w:r>
            </w:del>
          </w:p>
          <w:p w14:paraId="51B5F304" w14:textId="77777777" w:rsidR="00E02224" w:rsidRDefault="00E02224" w:rsidP="00E02224">
            <w:pPr>
              <w:pStyle w:val="XML1"/>
              <w:rPr>
                <w:del w:id="4105" w:author="aas" w:date="2013-10-14T02:06:00Z"/>
              </w:rPr>
            </w:pPr>
            <w:del w:id="4106" w:author="aas" w:date="2013-10-14T02:06:00Z">
              <w:r>
                <w:delText xml:space="preserve">                  it exists. If the element does not exist, a</w:delText>
              </w:r>
            </w:del>
          </w:p>
          <w:p w14:paraId="4C38B8B8" w14:textId="77777777" w:rsidR="00E02224" w:rsidRDefault="00E02224" w:rsidP="00E02224">
            <w:pPr>
              <w:pStyle w:val="XML1"/>
              <w:rPr>
                <w:del w:id="4107" w:author="aas" w:date="2013-10-14T02:06:00Z"/>
              </w:rPr>
            </w:pPr>
            <w:del w:id="4108"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09" w:author="aas" w:date="2013-10-14T02:06:00Z"/>
              </w:rPr>
            </w:pPr>
            <w:del w:id="4110" w:author="aas" w:date="2013-10-14T02:06:00Z">
              <w:r>
                <w:delText xml:space="preserve">                &lt;/xs:documentation&gt;</w:delText>
              </w:r>
            </w:del>
          </w:p>
          <w:p w14:paraId="7916810E" w14:textId="77777777" w:rsidR="00E02224" w:rsidRDefault="00E02224" w:rsidP="00E02224">
            <w:pPr>
              <w:pStyle w:val="XML1"/>
              <w:rPr>
                <w:del w:id="4111" w:author="aas" w:date="2013-10-14T02:06:00Z"/>
              </w:rPr>
            </w:pPr>
            <w:del w:id="4112" w:author="aas" w:date="2013-10-14T02:06:00Z">
              <w:r>
                <w:delText xml:space="preserve">              &lt;/xs:annotation&gt;</w:delText>
              </w:r>
            </w:del>
          </w:p>
          <w:p w14:paraId="6F61E2CE" w14:textId="77777777" w:rsidR="00E02224" w:rsidRDefault="00E02224" w:rsidP="00E02224">
            <w:pPr>
              <w:pStyle w:val="XML1"/>
              <w:rPr>
                <w:del w:id="4113" w:author="aas" w:date="2013-10-14T02:06:00Z"/>
              </w:rPr>
            </w:pPr>
            <w:del w:id="4114" w:author="aas" w:date="2013-10-14T02:06:00Z">
              <w:r>
                <w:delText xml:space="preserve">              &lt;xs:complexType&gt;</w:delText>
              </w:r>
            </w:del>
          </w:p>
          <w:p w14:paraId="1946E842" w14:textId="77777777" w:rsidR="00E02224" w:rsidRDefault="00E02224" w:rsidP="00E02224">
            <w:pPr>
              <w:pStyle w:val="XML1"/>
              <w:rPr>
                <w:del w:id="4115" w:author="aas" w:date="2013-10-14T02:06:00Z"/>
              </w:rPr>
            </w:pPr>
            <w:del w:id="4116" w:author="aas" w:date="2013-10-14T02:06:00Z">
              <w:r>
                <w:delText xml:space="preserve">                &lt;xs:sequence&gt;</w:delText>
              </w:r>
            </w:del>
          </w:p>
          <w:p w14:paraId="5048E359" w14:textId="77777777" w:rsidR="00E02224" w:rsidRDefault="00E02224" w:rsidP="00E02224">
            <w:pPr>
              <w:pStyle w:val="XML1"/>
              <w:rPr>
                <w:del w:id="4117" w:author="aas" w:date="2013-10-14T02:06:00Z"/>
              </w:rPr>
            </w:pPr>
            <w:del w:id="4118" w:author="aas" w:date="2013-10-14T02:06:00Z">
              <w:r>
                <w:delText xml:space="preserve">                  &lt;xs:group ref="OFPortOtherFeatureListType"/&gt;</w:delText>
              </w:r>
            </w:del>
          </w:p>
          <w:p w14:paraId="1746B017" w14:textId="77777777" w:rsidR="00E02224" w:rsidRDefault="00E02224" w:rsidP="00E02224">
            <w:pPr>
              <w:pStyle w:val="XML1"/>
              <w:rPr>
                <w:del w:id="4119" w:author="aas" w:date="2013-10-14T02:06:00Z"/>
              </w:rPr>
            </w:pPr>
            <w:del w:id="4120" w:author="aas" w:date="2013-10-14T02:06:00Z">
              <w:r>
                <w:delText xml:space="preserve">                &lt;/xs:sequence&gt;</w:delText>
              </w:r>
            </w:del>
          </w:p>
          <w:p w14:paraId="0DDE2545" w14:textId="77777777" w:rsidR="00E02224" w:rsidRDefault="00E02224" w:rsidP="00E02224">
            <w:pPr>
              <w:pStyle w:val="XML1"/>
              <w:rPr>
                <w:del w:id="4121" w:author="aas" w:date="2013-10-14T02:06:00Z"/>
              </w:rPr>
            </w:pPr>
            <w:del w:id="4122" w:author="aas" w:date="2013-10-14T02:06:00Z">
              <w:r>
                <w:delText xml:space="preserve">              &lt;/xs:complexType&gt;</w:delText>
              </w:r>
            </w:del>
          </w:p>
          <w:p w14:paraId="1E488369" w14:textId="77777777" w:rsidR="00E02224" w:rsidRDefault="00E02224" w:rsidP="00E02224">
            <w:pPr>
              <w:pStyle w:val="XML1"/>
              <w:rPr>
                <w:del w:id="4123" w:author="aas" w:date="2013-10-14T02:06:00Z"/>
              </w:rPr>
            </w:pPr>
            <w:del w:id="4124" w:author="aas" w:date="2013-10-14T02:06:00Z">
              <w:r>
                <w:delText xml:space="preserve">            &lt;/xs:element&gt;</w:delText>
              </w:r>
            </w:del>
          </w:p>
          <w:p w14:paraId="5EE62796" w14:textId="77777777" w:rsidR="00E02224" w:rsidRDefault="00E02224" w:rsidP="00E02224">
            <w:pPr>
              <w:pStyle w:val="XML1"/>
              <w:rPr>
                <w:del w:id="4125" w:author="aas" w:date="2013-10-14T02:06:00Z"/>
              </w:rPr>
            </w:pPr>
            <w:del w:id="4126" w:author="aas" w:date="2013-10-14T02:06:00Z">
              <w:r>
                <w:delText xml:space="preserve">            &lt;xs:element name="supported" minOccurs="0"&gt;</w:delText>
              </w:r>
            </w:del>
          </w:p>
          <w:p w14:paraId="3E899A88" w14:textId="77777777" w:rsidR="00E02224" w:rsidRDefault="00E02224" w:rsidP="00E02224">
            <w:pPr>
              <w:pStyle w:val="XML1"/>
              <w:rPr>
                <w:del w:id="4127" w:author="aas" w:date="2013-10-14T02:06:00Z"/>
              </w:rPr>
            </w:pPr>
            <w:del w:id="4128" w:author="aas" w:date="2013-10-14T02:06:00Z">
              <w:r>
                <w:delText xml:space="preserve">              &lt;xs:annotation&gt;</w:delText>
              </w:r>
            </w:del>
          </w:p>
          <w:p w14:paraId="3FFA229B" w14:textId="77777777" w:rsidR="00E02224" w:rsidRDefault="00E02224" w:rsidP="00E02224">
            <w:pPr>
              <w:pStyle w:val="XML1"/>
              <w:rPr>
                <w:del w:id="4129" w:author="aas" w:date="2013-10-14T02:06:00Z"/>
              </w:rPr>
            </w:pPr>
            <w:del w:id="4130" w:author="aas" w:date="2013-10-14T02:06:00Z">
              <w:r>
                <w:delText xml:space="preserve">                &lt;xs:documentation&gt;</w:delText>
              </w:r>
            </w:del>
          </w:p>
          <w:p w14:paraId="7A0E6DEB" w14:textId="77777777" w:rsidR="00E02224" w:rsidRDefault="00E02224" w:rsidP="00E02224">
            <w:pPr>
              <w:pStyle w:val="XML1"/>
              <w:rPr>
                <w:del w:id="4131" w:author="aas" w:date="2013-10-14T02:06:00Z"/>
              </w:rPr>
            </w:pPr>
            <w:del w:id="4132" w:author="aas" w:date="2013-10-14T02:06:00Z">
              <w:r>
                <w:delText xml:space="preserve">                  The features (rates, duplex, etc.) of the</w:delText>
              </w:r>
            </w:del>
          </w:p>
          <w:p w14:paraId="169BD9DE" w14:textId="77777777" w:rsidR="00E02224" w:rsidRDefault="00E02224" w:rsidP="00E02224">
            <w:pPr>
              <w:pStyle w:val="XML1"/>
              <w:rPr>
                <w:del w:id="4133" w:author="aas" w:date="2013-10-14T02:06:00Z"/>
              </w:rPr>
            </w:pPr>
            <w:del w:id="4134" w:author="aas" w:date="2013-10-14T02:06:00Z">
              <w:r>
                <w:delText xml:space="preserve">                  port, that are supported on the port.</w:delText>
              </w:r>
            </w:del>
          </w:p>
          <w:p w14:paraId="7401D91C" w14:textId="77777777" w:rsidR="00E02224" w:rsidRDefault="00E02224" w:rsidP="00E02224">
            <w:pPr>
              <w:pStyle w:val="XML1"/>
              <w:rPr>
                <w:del w:id="4135" w:author="aas" w:date="2013-10-14T02:06:00Z"/>
              </w:rPr>
            </w:pPr>
          </w:p>
          <w:p w14:paraId="05F3019C" w14:textId="77777777" w:rsidR="00E02224" w:rsidRDefault="00E02224" w:rsidP="00E02224">
            <w:pPr>
              <w:pStyle w:val="XML1"/>
              <w:rPr>
                <w:del w:id="4136" w:author="aas" w:date="2013-10-14T02:06:00Z"/>
              </w:rPr>
            </w:pPr>
            <w:del w:id="4137" w:author="aas" w:date="2013-10-14T02:06:00Z">
              <w:r>
                <w:delText xml:space="preserve">                  Children of this element are not configurable and can</w:delText>
              </w:r>
            </w:del>
          </w:p>
          <w:p w14:paraId="569169A7" w14:textId="77777777" w:rsidR="00E02224" w:rsidRDefault="00E02224" w:rsidP="00E02224">
            <w:pPr>
              <w:pStyle w:val="XML1"/>
              <w:rPr>
                <w:del w:id="4138" w:author="aas" w:date="2013-10-14T02:06:00Z"/>
              </w:rPr>
            </w:pPr>
            <w:del w:id="4139" w:author="aas" w:date="2013-10-14T02:06:00Z">
              <w:r>
                <w:delText xml:space="preserve">                  only be retrieved by NETCONF &amp;lt;get&amp;gt; operations. Attemps to</w:delText>
              </w:r>
            </w:del>
          </w:p>
          <w:p w14:paraId="238F1D69" w14:textId="77777777" w:rsidR="00E02224" w:rsidRDefault="00E02224" w:rsidP="00E02224">
            <w:pPr>
              <w:pStyle w:val="XML1"/>
              <w:rPr>
                <w:del w:id="4140" w:author="aas" w:date="2013-10-14T02:06:00Z"/>
              </w:rPr>
            </w:pPr>
            <w:del w:id="4141" w:author="aas" w:date="2013-10-14T02:06:00Z">
              <w:r>
                <w:delText xml:space="preserve">                  modify this element and its children with a NETCONF</w:delText>
              </w:r>
            </w:del>
          </w:p>
          <w:p w14:paraId="446814A5" w14:textId="77777777" w:rsidR="00E02224" w:rsidRDefault="00E02224" w:rsidP="00E02224">
            <w:pPr>
              <w:pStyle w:val="XML1"/>
              <w:rPr>
                <w:del w:id="4142" w:author="aas" w:date="2013-10-14T02:06:00Z"/>
              </w:rPr>
            </w:pPr>
            <w:del w:id="4143" w:author="aas" w:date="2013-10-14T02:06:00Z">
              <w:r>
                <w:delText xml:space="preserve">                  &amp;lt;edit-config&amp;gt; operation MUST result in an</w:delText>
              </w:r>
            </w:del>
          </w:p>
          <w:p w14:paraId="67ECCD10" w14:textId="77777777" w:rsidR="00E02224" w:rsidRDefault="00E02224" w:rsidP="00E02224">
            <w:pPr>
              <w:pStyle w:val="XML1"/>
              <w:rPr>
                <w:del w:id="4144" w:author="aas" w:date="2013-10-14T02:06:00Z"/>
              </w:rPr>
            </w:pPr>
            <w:del w:id="4145" w:author="aas" w:date="2013-10-14T02:06:00Z">
              <w:r>
                <w:delText xml:space="preserve">                  'operation-not-supported' error with type</w:delText>
              </w:r>
            </w:del>
          </w:p>
          <w:p w14:paraId="0283D7D3" w14:textId="77777777" w:rsidR="00E02224" w:rsidRDefault="00E02224" w:rsidP="00E02224">
            <w:pPr>
              <w:pStyle w:val="XML1"/>
              <w:rPr>
                <w:del w:id="4146" w:author="aas" w:date="2013-10-14T02:06:00Z"/>
              </w:rPr>
            </w:pPr>
            <w:del w:id="4147" w:author="aas" w:date="2013-10-14T02:06:00Z">
              <w:r>
                <w:delText xml:space="preserve">                  'application'.</w:delText>
              </w:r>
            </w:del>
          </w:p>
          <w:p w14:paraId="16FB7A8B" w14:textId="77777777" w:rsidR="00E02224" w:rsidRDefault="00E02224" w:rsidP="00E02224">
            <w:pPr>
              <w:pStyle w:val="XML1"/>
              <w:rPr>
                <w:del w:id="4148" w:author="aas" w:date="2013-10-14T02:06:00Z"/>
              </w:rPr>
            </w:pPr>
            <w:del w:id="4149" w:author="aas" w:date="2013-10-14T02:06:00Z">
              <w:r>
                <w:delText xml:space="preserve">                &lt;/xs:documentation&gt;</w:delText>
              </w:r>
            </w:del>
          </w:p>
          <w:p w14:paraId="4898E583" w14:textId="77777777" w:rsidR="00E02224" w:rsidRDefault="00E02224" w:rsidP="00E02224">
            <w:pPr>
              <w:pStyle w:val="XML1"/>
              <w:rPr>
                <w:del w:id="4150" w:author="aas" w:date="2013-10-14T02:06:00Z"/>
              </w:rPr>
            </w:pPr>
            <w:del w:id="4151" w:author="aas" w:date="2013-10-14T02:06:00Z">
              <w:r>
                <w:delText xml:space="preserve">              &lt;/xs:annotation&gt;</w:delText>
              </w:r>
            </w:del>
          </w:p>
          <w:p w14:paraId="2CA9BA38" w14:textId="77777777" w:rsidR="00E02224" w:rsidRDefault="00E02224" w:rsidP="00E02224">
            <w:pPr>
              <w:pStyle w:val="XML1"/>
              <w:rPr>
                <w:del w:id="4152" w:author="aas" w:date="2013-10-14T02:06:00Z"/>
              </w:rPr>
            </w:pPr>
            <w:del w:id="4153" w:author="aas" w:date="2013-10-14T02:06:00Z">
              <w:r>
                <w:delText xml:space="preserve">              &lt;xs:complexType&gt;</w:delText>
              </w:r>
            </w:del>
          </w:p>
          <w:p w14:paraId="0659B1D7" w14:textId="77777777" w:rsidR="00E02224" w:rsidRDefault="00E02224" w:rsidP="00E02224">
            <w:pPr>
              <w:pStyle w:val="XML1"/>
              <w:rPr>
                <w:del w:id="4154" w:author="aas" w:date="2013-10-14T02:06:00Z"/>
              </w:rPr>
            </w:pPr>
            <w:del w:id="4155" w:author="aas" w:date="2013-10-14T02:06:00Z">
              <w:r>
                <w:delText xml:space="preserve">                &lt;xs:sequence&gt;</w:delText>
              </w:r>
            </w:del>
          </w:p>
          <w:p w14:paraId="3A084120" w14:textId="77777777" w:rsidR="00E02224" w:rsidRDefault="00E02224" w:rsidP="00E02224">
            <w:pPr>
              <w:pStyle w:val="XML1"/>
              <w:rPr>
                <w:del w:id="4156" w:author="aas" w:date="2013-10-14T02:06:00Z"/>
              </w:rPr>
            </w:pPr>
            <w:del w:id="4157" w:author="aas" w:date="2013-10-14T02:06:00Z">
              <w:r>
                <w:delText xml:space="preserve">                  &lt;xs:group ref="OFPortOtherFeatureListType"/&gt;</w:delText>
              </w:r>
            </w:del>
          </w:p>
          <w:p w14:paraId="69B72F0E" w14:textId="77777777" w:rsidR="00E02224" w:rsidRDefault="00E02224" w:rsidP="00E02224">
            <w:pPr>
              <w:pStyle w:val="XML1"/>
              <w:rPr>
                <w:del w:id="4158" w:author="aas" w:date="2013-10-14T02:06:00Z"/>
              </w:rPr>
            </w:pPr>
            <w:del w:id="4159" w:author="aas" w:date="2013-10-14T02:06:00Z">
              <w:r>
                <w:delText xml:space="preserve">                &lt;/xs:sequence&gt;</w:delText>
              </w:r>
            </w:del>
          </w:p>
          <w:p w14:paraId="33952266" w14:textId="77777777" w:rsidR="00E02224" w:rsidRDefault="00E02224" w:rsidP="00E02224">
            <w:pPr>
              <w:pStyle w:val="XML1"/>
              <w:rPr>
                <w:del w:id="4160" w:author="aas" w:date="2013-10-14T02:06:00Z"/>
              </w:rPr>
            </w:pPr>
            <w:del w:id="4161" w:author="aas" w:date="2013-10-14T02:06:00Z">
              <w:r>
                <w:delText xml:space="preserve">              &lt;/xs:complexType&gt;</w:delText>
              </w:r>
            </w:del>
          </w:p>
          <w:p w14:paraId="7B55759F" w14:textId="77777777" w:rsidR="00E02224" w:rsidRDefault="00E02224" w:rsidP="00E02224">
            <w:pPr>
              <w:pStyle w:val="XML1"/>
              <w:rPr>
                <w:del w:id="4162" w:author="aas" w:date="2013-10-14T02:06:00Z"/>
              </w:rPr>
            </w:pPr>
            <w:del w:id="4163" w:author="aas" w:date="2013-10-14T02:06:00Z">
              <w:r>
                <w:delText xml:space="preserve">            &lt;/xs:element&gt;</w:delText>
              </w:r>
            </w:del>
          </w:p>
          <w:p w14:paraId="188E5B69" w14:textId="77777777" w:rsidR="00E02224" w:rsidRDefault="00E02224" w:rsidP="00E02224">
            <w:pPr>
              <w:pStyle w:val="XML1"/>
              <w:rPr>
                <w:del w:id="4164" w:author="aas" w:date="2013-10-14T02:06:00Z"/>
              </w:rPr>
            </w:pPr>
            <w:del w:id="4165" w:author="aas" w:date="2013-10-14T02:06:00Z">
              <w:r>
                <w:delText xml:space="preserve">            &lt;xs:element name="advertised-peer" minOccurs="0"&gt;</w:delText>
              </w:r>
            </w:del>
          </w:p>
          <w:p w14:paraId="28558E5B" w14:textId="77777777" w:rsidR="00E02224" w:rsidRDefault="00E02224" w:rsidP="00E02224">
            <w:pPr>
              <w:pStyle w:val="XML1"/>
              <w:rPr>
                <w:del w:id="4166" w:author="aas" w:date="2013-10-14T02:06:00Z"/>
              </w:rPr>
            </w:pPr>
            <w:del w:id="4167" w:author="aas" w:date="2013-10-14T02:06:00Z">
              <w:r>
                <w:delText xml:space="preserve">              &lt;xs:annotation&gt;</w:delText>
              </w:r>
            </w:del>
          </w:p>
          <w:p w14:paraId="75431046" w14:textId="77777777" w:rsidR="00E02224" w:rsidRDefault="00E02224" w:rsidP="00E02224">
            <w:pPr>
              <w:pStyle w:val="XML1"/>
              <w:rPr>
                <w:del w:id="4168" w:author="aas" w:date="2013-10-14T02:06:00Z"/>
              </w:rPr>
            </w:pPr>
            <w:del w:id="4169" w:author="aas" w:date="2013-10-14T02:06:00Z">
              <w:r>
                <w:delText xml:space="preserve">                &lt;xs:documentation&gt;</w:delText>
              </w:r>
            </w:del>
          </w:p>
          <w:p w14:paraId="28D437C1" w14:textId="77777777" w:rsidR="00E02224" w:rsidRDefault="00E02224" w:rsidP="00E02224">
            <w:pPr>
              <w:pStyle w:val="XML1"/>
              <w:rPr>
                <w:del w:id="4170" w:author="aas" w:date="2013-10-14T02:06:00Z"/>
              </w:rPr>
            </w:pPr>
            <w:del w:id="4171" w:author="aas" w:date="2013-10-14T02:06:00Z">
              <w:r>
                <w:delText xml:space="preserve">                  The features (rates, duplex, etc.) that are</w:delText>
              </w:r>
            </w:del>
          </w:p>
          <w:p w14:paraId="706BB75C" w14:textId="77777777" w:rsidR="00E02224" w:rsidRDefault="00E02224" w:rsidP="00E02224">
            <w:pPr>
              <w:pStyle w:val="XML1"/>
              <w:rPr>
                <w:del w:id="4172" w:author="aas" w:date="2013-10-14T02:06:00Z"/>
              </w:rPr>
            </w:pPr>
            <w:del w:id="4173" w:author="aas" w:date="2013-10-14T02:06:00Z">
              <w:r>
                <w:delText xml:space="preserve">                  currently advertised by the peer port.</w:delText>
              </w:r>
            </w:del>
          </w:p>
          <w:p w14:paraId="6F6632DD" w14:textId="77777777" w:rsidR="00E02224" w:rsidRDefault="00E02224" w:rsidP="00E02224">
            <w:pPr>
              <w:pStyle w:val="XML1"/>
              <w:rPr>
                <w:del w:id="4174" w:author="aas" w:date="2013-10-14T02:06:00Z"/>
              </w:rPr>
            </w:pPr>
          </w:p>
          <w:p w14:paraId="3EBA3E99" w14:textId="77777777" w:rsidR="00E02224" w:rsidRDefault="00E02224" w:rsidP="00E02224">
            <w:pPr>
              <w:pStyle w:val="XML1"/>
              <w:rPr>
                <w:del w:id="4175" w:author="aas" w:date="2013-10-14T02:06:00Z"/>
              </w:rPr>
            </w:pPr>
            <w:del w:id="4176" w:author="aas" w:date="2013-10-14T02:06:00Z">
              <w:r>
                <w:delText xml:space="preserve">                  Children of this element are not configurable and can</w:delText>
              </w:r>
            </w:del>
          </w:p>
          <w:p w14:paraId="0A00463B" w14:textId="77777777" w:rsidR="00E02224" w:rsidRDefault="00E02224" w:rsidP="00E02224">
            <w:pPr>
              <w:pStyle w:val="XML1"/>
              <w:rPr>
                <w:del w:id="4177" w:author="aas" w:date="2013-10-14T02:06:00Z"/>
              </w:rPr>
            </w:pPr>
            <w:del w:id="4178" w:author="aas" w:date="2013-10-14T02:06:00Z">
              <w:r>
                <w:delText xml:space="preserve">                  only be retrieved by NETCONF &amp;lt;get&amp;gt; operations. Attemps to</w:delText>
              </w:r>
            </w:del>
          </w:p>
          <w:p w14:paraId="47930652" w14:textId="77777777" w:rsidR="00E02224" w:rsidRDefault="00E02224" w:rsidP="00E02224">
            <w:pPr>
              <w:pStyle w:val="XML1"/>
              <w:rPr>
                <w:del w:id="4179" w:author="aas" w:date="2013-10-14T02:06:00Z"/>
              </w:rPr>
            </w:pPr>
            <w:del w:id="4180" w:author="aas" w:date="2013-10-14T02:06:00Z">
              <w:r>
                <w:delText xml:space="preserve">                  modify this element and its children with a NETCONF</w:delText>
              </w:r>
            </w:del>
          </w:p>
          <w:p w14:paraId="6E665D2A" w14:textId="77777777" w:rsidR="00E02224" w:rsidRDefault="00E02224" w:rsidP="00E02224">
            <w:pPr>
              <w:pStyle w:val="XML1"/>
              <w:rPr>
                <w:del w:id="4181" w:author="aas" w:date="2013-10-14T02:06:00Z"/>
              </w:rPr>
            </w:pPr>
            <w:del w:id="4182" w:author="aas" w:date="2013-10-14T02:06:00Z">
              <w:r>
                <w:delText xml:space="preserve">                  &amp;lt;edit-config&amp;gt; operation MUST result in an</w:delText>
              </w:r>
            </w:del>
          </w:p>
          <w:p w14:paraId="68110B3E" w14:textId="77777777" w:rsidR="00E02224" w:rsidRDefault="00E02224" w:rsidP="00E02224">
            <w:pPr>
              <w:pStyle w:val="XML1"/>
              <w:rPr>
                <w:del w:id="4183" w:author="aas" w:date="2013-10-14T02:06:00Z"/>
              </w:rPr>
            </w:pPr>
            <w:del w:id="4184" w:author="aas" w:date="2013-10-14T02:06:00Z">
              <w:r>
                <w:delText xml:space="preserve">                  'operation-not-supported' error with type</w:delText>
              </w:r>
            </w:del>
          </w:p>
          <w:p w14:paraId="70E93472" w14:textId="77777777" w:rsidR="00E02224" w:rsidRDefault="00E02224" w:rsidP="00E02224">
            <w:pPr>
              <w:pStyle w:val="XML1"/>
              <w:rPr>
                <w:del w:id="4185" w:author="aas" w:date="2013-10-14T02:06:00Z"/>
              </w:rPr>
            </w:pPr>
            <w:del w:id="4186" w:author="aas" w:date="2013-10-14T02:06:00Z">
              <w:r>
                <w:delText xml:space="preserve">                  'application'.</w:delText>
              </w:r>
            </w:del>
          </w:p>
          <w:p w14:paraId="3D8DDAF9" w14:textId="77777777" w:rsidR="00E02224" w:rsidRDefault="00E02224" w:rsidP="00E02224">
            <w:pPr>
              <w:pStyle w:val="XML1"/>
              <w:rPr>
                <w:del w:id="4187" w:author="aas" w:date="2013-10-14T02:06:00Z"/>
              </w:rPr>
            </w:pPr>
            <w:del w:id="4188" w:author="aas" w:date="2013-10-14T02:06:00Z">
              <w:r>
                <w:delText xml:space="preserve">                &lt;/xs:documentation&gt;</w:delText>
              </w:r>
            </w:del>
          </w:p>
          <w:p w14:paraId="0616491E" w14:textId="77777777" w:rsidR="00E02224" w:rsidRDefault="00E02224" w:rsidP="00E02224">
            <w:pPr>
              <w:pStyle w:val="XML1"/>
              <w:rPr>
                <w:del w:id="4189" w:author="aas" w:date="2013-10-14T02:06:00Z"/>
              </w:rPr>
            </w:pPr>
            <w:del w:id="4190" w:author="aas" w:date="2013-10-14T02:06:00Z">
              <w:r>
                <w:delText xml:space="preserve">              &lt;/xs:annotation&gt;</w:delText>
              </w:r>
            </w:del>
          </w:p>
          <w:p w14:paraId="1FFFC264" w14:textId="77777777" w:rsidR="00E02224" w:rsidRDefault="00E02224" w:rsidP="00E02224">
            <w:pPr>
              <w:pStyle w:val="XML1"/>
              <w:rPr>
                <w:del w:id="4191" w:author="aas" w:date="2013-10-14T02:06:00Z"/>
              </w:rPr>
            </w:pPr>
            <w:del w:id="4192" w:author="aas" w:date="2013-10-14T02:06:00Z">
              <w:r>
                <w:delText xml:space="preserve">              &lt;xs:complexType&gt;</w:delText>
              </w:r>
            </w:del>
          </w:p>
          <w:p w14:paraId="31D13C8A" w14:textId="77777777" w:rsidR="00E02224" w:rsidRDefault="00E02224" w:rsidP="00E02224">
            <w:pPr>
              <w:pStyle w:val="XML1"/>
              <w:rPr>
                <w:del w:id="4193" w:author="aas" w:date="2013-10-14T02:06:00Z"/>
              </w:rPr>
            </w:pPr>
            <w:del w:id="4194" w:author="aas" w:date="2013-10-14T02:06:00Z">
              <w:r>
                <w:delText xml:space="preserve">                &lt;xs:sequence&gt;</w:delText>
              </w:r>
            </w:del>
          </w:p>
          <w:p w14:paraId="430C352D" w14:textId="77777777" w:rsidR="00E02224" w:rsidRDefault="00E02224" w:rsidP="00E02224">
            <w:pPr>
              <w:pStyle w:val="XML1"/>
              <w:rPr>
                <w:del w:id="4195" w:author="aas" w:date="2013-10-14T02:06:00Z"/>
              </w:rPr>
            </w:pPr>
            <w:del w:id="4196" w:author="aas" w:date="2013-10-14T02:06:00Z">
              <w:r>
                <w:delText xml:space="preserve">                  &lt;xs:group ref="OFPortOtherFeatureListType"/&gt;</w:delText>
              </w:r>
            </w:del>
          </w:p>
          <w:p w14:paraId="4660DE48" w14:textId="77777777" w:rsidR="00E02224" w:rsidRDefault="00E02224" w:rsidP="00E02224">
            <w:pPr>
              <w:pStyle w:val="XML1"/>
              <w:rPr>
                <w:del w:id="4197" w:author="aas" w:date="2013-10-14T02:06:00Z"/>
              </w:rPr>
            </w:pPr>
            <w:del w:id="4198" w:author="aas" w:date="2013-10-14T02:06:00Z">
              <w:r>
                <w:delText xml:space="preserve">                &lt;/xs:sequence&gt;</w:delText>
              </w:r>
            </w:del>
          </w:p>
          <w:p w14:paraId="0D3C4F52" w14:textId="77777777" w:rsidR="00E02224" w:rsidRDefault="00E02224" w:rsidP="00E02224">
            <w:pPr>
              <w:pStyle w:val="XML1"/>
              <w:rPr>
                <w:del w:id="4199" w:author="aas" w:date="2013-10-14T02:06:00Z"/>
              </w:rPr>
            </w:pPr>
            <w:del w:id="4200" w:author="aas" w:date="2013-10-14T02:06:00Z">
              <w:r>
                <w:delText xml:space="preserve">              &lt;/xs:complexType&gt;</w:delText>
              </w:r>
            </w:del>
          </w:p>
          <w:p w14:paraId="5DBBA420" w14:textId="77777777" w:rsidR="00E02224" w:rsidRDefault="00E02224" w:rsidP="00E02224">
            <w:pPr>
              <w:pStyle w:val="XML1"/>
              <w:rPr>
                <w:del w:id="4201" w:author="aas" w:date="2013-10-14T02:06:00Z"/>
              </w:rPr>
            </w:pPr>
            <w:del w:id="4202" w:author="aas" w:date="2013-10-14T02:06:00Z">
              <w:r>
                <w:delText xml:space="preserve">            &lt;/xs:element&gt;</w:delText>
              </w:r>
            </w:del>
          </w:p>
          <w:p w14:paraId="02944754" w14:textId="77777777" w:rsidR="00E02224" w:rsidRDefault="00E02224" w:rsidP="00E02224">
            <w:pPr>
              <w:pStyle w:val="XML1"/>
              <w:rPr>
                <w:del w:id="4203" w:author="aas" w:date="2013-10-14T02:06:00Z"/>
              </w:rPr>
            </w:pPr>
            <w:del w:id="4204" w:author="aas" w:date="2013-10-14T02:06:00Z">
              <w:r>
                <w:delText xml:space="preserve">          &lt;/xs:sequence&gt;</w:delText>
              </w:r>
            </w:del>
          </w:p>
          <w:p w14:paraId="0D8123FB" w14:textId="77777777" w:rsidR="00E02224" w:rsidRDefault="00E02224" w:rsidP="00E02224">
            <w:pPr>
              <w:pStyle w:val="XML1"/>
              <w:rPr>
                <w:del w:id="4205" w:author="aas" w:date="2013-10-14T02:06:00Z"/>
              </w:rPr>
            </w:pPr>
            <w:del w:id="4206" w:author="aas" w:date="2013-10-14T02:06:00Z">
              <w:r>
                <w:delText xml:space="preserve">        &lt;/xs:complexType&gt;</w:delText>
              </w:r>
            </w:del>
          </w:p>
          <w:p w14:paraId="2E4E0C15" w14:textId="77777777" w:rsidR="00E02224" w:rsidRDefault="00E02224" w:rsidP="00E02224">
            <w:pPr>
              <w:pStyle w:val="XML1"/>
              <w:rPr>
                <w:del w:id="4207" w:author="aas" w:date="2013-10-14T02:06:00Z"/>
              </w:rPr>
            </w:pPr>
            <w:del w:id="4208" w:author="aas" w:date="2013-10-14T02:06:00Z">
              <w:r>
                <w:delText xml:space="preserve">      &lt;/xs:element&gt;</w:delText>
              </w:r>
            </w:del>
          </w:p>
          <w:p w14:paraId="03325F71" w14:textId="77777777" w:rsidR="00E02224" w:rsidRDefault="00E02224" w:rsidP="00E02224">
            <w:pPr>
              <w:pStyle w:val="XML1"/>
              <w:rPr>
                <w:del w:id="4209" w:author="aas" w:date="2013-10-14T02:06:00Z"/>
              </w:rPr>
            </w:pPr>
            <w:del w:id="4210" w:author="aas" w:date="2013-10-14T02:06:00Z">
              <w:r>
                <w:delText xml:space="preserve">      &lt;xs:choice&gt;</w:delText>
              </w:r>
            </w:del>
          </w:p>
          <w:p w14:paraId="3E843569" w14:textId="77777777" w:rsidR="00E02224" w:rsidRDefault="00E02224" w:rsidP="00E02224">
            <w:pPr>
              <w:pStyle w:val="XML1"/>
              <w:rPr>
                <w:del w:id="4211" w:author="aas" w:date="2013-10-14T02:06:00Z"/>
              </w:rPr>
            </w:pPr>
            <w:del w:id="4212" w:author="aas" w:date="2013-10-14T02:06:00Z">
              <w:r>
                <w:delText xml:space="preserve">        &lt;xs:annotation&gt;</w:delText>
              </w:r>
            </w:del>
          </w:p>
          <w:p w14:paraId="7101E24C" w14:textId="77777777" w:rsidR="00E02224" w:rsidRDefault="00E02224" w:rsidP="00E02224">
            <w:pPr>
              <w:pStyle w:val="XML1"/>
              <w:rPr>
                <w:del w:id="4213" w:author="aas" w:date="2013-10-14T02:06:00Z"/>
              </w:rPr>
            </w:pPr>
            <w:del w:id="4214" w:author="aas" w:date="2013-10-14T02:06:00Z">
              <w:r>
                <w:delText xml:space="preserve">          &lt;xs:documentation&gt;</w:delText>
              </w:r>
            </w:del>
          </w:p>
          <w:p w14:paraId="705376B1" w14:textId="77777777" w:rsidR="00E02224" w:rsidRDefault="00E02224" w:rsidP="00E02224">
            <w:pPr>
              <w:pStyle w:val="XML1"/>
              <w:rPr>
                <w:del w:id="4215" w:author="aas" w:date="2013-10-14T02:06:00Z"/>
              </w:rPr>
            </w:pPr>
            <w:del w:id="4216" w:author="aas" w:date="2013-10-14T02:06:00Z">
              <w:r>
                <w:delText xml:space="preserve">            Tunnels are modeled as logical ports.</w:delText>
              </w:r>
            </w:del>
          </w:p>
          <w:p w14:paraId="4CFD5285" w14:textId="77777777" w:rsidR="00E02224" w:rsidRDefault="00E02224" w:rsidP="00E02224">
            <w:pPr>
              <w:pStyle w:val="XML1"/>
              <w:rPr>
                <w:del w:id="4217" w:author="aas" w:date="2013-10-14T02:06:00Z"/>
              </w:rPr>
            </w:pPr>
          </w:p>
          <w:p w14:paraId="2D5399A6" w14:textId="77777777" w:rsidR="00E02224" w:rsidRDefault="00E02224" w:rsidP="00E02224">
            <w:pPr>
              <w:pStyle w:val="XML1"/>
              <w:rPr>
                <w:del w:id="4218" w:author="aas" w:date="2013-10-14T02:06:00Z"/>
              </w:rPr>
            </w:pPr>
            <w:del w:id="4219" w:author="aas" w:date="2013-10-14T02:06:00Z">
              <w:r>
                <w:delText xml:space="preserve">            Elements in this choice are not configurable and can only</w:delText>
              </w:r>
            </w:del>
          </w:p>
          <w:p w14:paraId="7B3A4D44" w14:textId="77777777" w:rsidR="00E02224" w:rsidRDefault="00E02224" w:rsidP="00E02224">
            <w:pPr>
              <w:pStyle w:val="XML1"/>
              <w:rPr>
                <w:del w:id="4220" w:author="aas" w:date="2013-10-14T02:06:00Z"/>
              </w:rPr>
            </w:pPr>
            <w:del w:id="4221" w:author="aas" w:date="2013-10-14T02:06:00Z">
              <w:r>
                <w:delText xml:space="preserve">            be retrieved by NETCONF &amp;lt;get&amp;gt; operations. Attemps to modify</w:delText>
              </w:r>
            </w:del>
          </w:p>
          <w:p w14:paraId="06B3335A" w14:textId="77777777" w:rsidR="00E02224" w:rsidRDefault="00E02224" w:rsidP="00E02224">
            <w:pPr>
              <w:pStyle w:val="XML1"/>
              <w:rPr>
                <w:del w:id="4222" w:author="aas" w:date="2013-10-14T02:06:00Z"/>
              </w:rPr>
            </w:pPr>
            <w:del w:id="4223" w:author="aas" w:date="2013-10-14T02:06:00Z">
              <w:r>
                <w:delText xml:space="preserve">            this element and its children with a NETCONF &amp;lt;edit-config&amp;gt;</w:delText>
              </w:r>
            </w:del>
          </w:p>
          <w:p w14:paraId="23C5AABC" w14:textId="77777777" w:rsidR="00E02224" w:rsidRDefault="00E02224" w:rsidP="00E02224">
            <w:pPr>
              <w:pStyle w:val="XML1"/>
              <w:rPr>
                <w:del w:id="4224" w:author="aas" w:date="2013-10-14T02:06:00Z"/>
              </w:rPr>
            </w:pPr>
            <w:del w:id="4225" w:author="aas" w:date="2013-10-14T02:06:00Z">
              <w:r>
                <w:delText xml:space="preserve">            operation MUST result in an 'operation-not-supported' error</w:delText>
              </w:r>
            </w:del>
          </w:p>
          <w:p w14:paraId="7133BA1F" w14:textId="77777777" w:rsidR="00E02224" w:rsidRDefault="00E02224" w:rsidP="00E02224">
            <w:pPr>
              <w:pStyle w:val="XML1"/>
              <w:rPr>
                <w:del w:id="4226" w:author="aas" w:date="2013-10-14T02:06:00Z"/>
              </w:rPr>
            </w:pPr>
            <w:del w:id="4227" w:author="aas" w:date="2013-10-14T02:06:00Z">
              <w:r>
                <w:delText xml:space="preserve">            with type 'application'.</w:delText>
              </w:r>
            </w:del>
          </w:p>
          <w:p w14:paraId="68783092" w14:textId="77777777" w:rsidR="00E02224" w:rsidRDefault="00E02224" w:rsidP="00E02224">
            <w:pPr>
              <w:pStyle w:val="XML1"/>
              <w:rPr>
                <w:del w:id="4228" w:author="aas" w:date="2013-10-14T02:06:00Z"/>
              </w:rPr>
            </w:pPr>
          </w:p>
          <w:p w14:paraId="65EC2DE0" w14:textId="77777777" w:rsidR="00E02224" w:rsidRDefault="00E02224" w:rsidP="00E02224">
            <w:pPr>
              <w:pStyle w:val="XML1"/>
              <w:rPr>
                <w:del w:id="4229" w:author="aas" w:date="2013-10-14T02:06:00Z"/>
              </w:rPr>
            </w:pPr>
            <w:del w:id="4230" w:author="aas" w:date="2013-10-14T02:06:00Z">
              <w:r>
                <w:delText xml:space="preserve">            Only elements from one choice must exist at a time.</w:delText>
              </w:r>
            </w:del>
          </w:p>
          <w:p w14:paraId="30A8C63D" w14:textId="77777777" w:rsidR="00E02224" w:rsidRDefault="00E02224" w:rsidP="00E02224">
            <w:pPr>
              <w:pStyle w:val="XML1"/>
              <w:rPr>
                <w:del w:id="4231" w:author="aas" w:date="2013-10-14T02:06:00Z"/>
              </w:rPr>
            </w:pPr>
            <w:del w:id="4232" w:author="aas" w:date="2013-10-14T02:06:00Z">
              <w:r>
                <w:delText xml:space="preserve">          &lt;/xs:documentation&gt;</w:delText>
              </w:r>
            </w:del>
          </w:p>
          <w:p w14:paraId="55C9E029" w14:textId="77777777" w:rsidR="00E02224" w:rsidRDefault="00E02224" w:rsidP="00E02224">
            <w:pPr>
              <w:pStyle w:val="XML1"/>
              <w:rPr>
                <w:del w:id="4233" w:author="aas" w:date="2013-10-14T02:06:00Z"/>
              </w:rPr>
            </w:pPr>
            <w:del w:id="4234" w:author="aas" w:date="2013-10-14T02:06:00Z">
              <w:r>
                <w:delText xml:space="preserve">        &lt;/xs:annotation&gt;</w:delText>
              </w:r>
            </w:del>
          </w:p>
          <w:p w14:paraId="3CA9621B" w14:textId="77777777" w:rsidR="00E02224" w:rsidRDefault="00E02224" w:rsidP="00E02224">
            <w:pPr>
              <w:pStyle w:val="XML1"/>
              <w:rPr>
                <w:del w:id="4235" w:author="aas" w:date="2013-10-14T02:06:00Z"/>
              </w:rPr>
            </w:pPr>
          </w:p>
          <w:p w14:paraId="49257E26" w14:textId="77777777" w:rsidR="00E02224" w:rsidRDefault="00E02224" w:rsidP="00E02224">
            <w:pPr>
              <w:pStyle w:val="XML1"/>
              <w:rPr>
                <w:del w:id="4236" w:author="aas" w:date="2013-10-14T02:06:00Z"/>
              </w:rPr>
            </w:pPr>
            <w:del w:id="4237" w:author="aas" w:date="2013-10-14T02:06:00Z">
              <w:r>
                <w:delText xml:space="preserve">        &lt;xs:sequence&gt;</w:delText>
              </w:r>
            </w:del>
          </w:p>
          <w:p w14:paraId="3E655790" w14:textId="77777777" w:rsidR="00E02224" w:rsidRDefault="00E02224" w:rsidP="00E02224">
            <w:pPr>
              <w:pStyle w:val="XML1"/>
              <w:rPr>
                <w:del w:id="4238" w:author="aas" w:date="2013-10-14T02:06:00Z"/>
              </w:rPr>
            </w:pPr>
            <w:del w:id="4239" w:author="aas" w:date="2013-10-14T02:06:00Z">
              <w:r>
                <w:delText xml:space="preserve">          &lt;xs:element name="tunnel"&gt;</w:delText>
              </w:r>
            </w:del>
          </w:p>
          <w:p w14:paraId="50DD0E65" w14:textId="77777777" w:rsidR="00E02224" w:rsidRDefault="00E02224" w:rsidP="00E02224">
            <w:pPr>
              <w:pStyle w:val="XML1"/>
              <w:rPr>
                <w:del w:id="4240" w:author="aas" w:date="2013-10-14T02:06:00Z"/>
              </w:rPr>
            </w:pPr>
            <w:del w:id="4241" w:author="aas" w:date="2013-10-14T02:06:00Z">
              <w:r>
                <w:delText xml:space="preserve">            &lt;xs:annotation&gt;</w:delText>
              </w:r>
            </w:del>
          </w:p>
          <w:p w14:paraId="4B7E25C9" w14:textId="77777777" w:rsidR="00E02224" w:rsidRDefault="00E02224" w:rsidP="00E02224">
            <w:pPr>
              <w:pStyle w:val="XML1"/>
              <w:rPr>
                <w:del w:id="4242" w:author="aas" w:date="2013-10-14T02:06:00Z"/>
              </w:rPr>
            </w:pPr>
            <w:del w:id="4243" w:author="aas" w:date="2013-10-14T02:06:00Z">
              <w:r>
                <w:delText xml:space="preserve">              &lt;xs:documentation&gt;</w:delText>
              </w:r>
            </w:del>
          </w:p>
          <w:p w14:paraId="417C7BD7" w14:textId="77777777" w:rsidR="00E02224" w:rsidRDefault="00E02224" w:rsidP="00E02224">
            <w:pPr>
              <w:pStyle w:val="XML1"/>
              <w:rPr>
                <w:del w:id="4244" w:author="aas" w:date="2013-10-14T02:06:00Z"/>
              </w:rPr>
            </w:pPr>
            <w:del w:id="4245" w:author="aas" w:date="2013-10-14T02:06:00Z">
              <w:r>
                <w:delText xml:space="preserve">                Properties of a basic IP-in-GRE tunnel.</w:delText>
              </w:r>
            </w:del>
          </w:p>
          <w:p w14:paraId="5FA7CF8E" w14:textId="77777777" w:rsidR="00E02224" w:rsidRDefault="00E02224" w:rsidP="00E02224">
            <w:pPr>
              <w:pStyle w:val="XML1"/>
              <w:rPr>
                <w:del w:id="4246" w:author="aas" w:date="2013-10-14T02:06:00Z"/>
              </w:rPr>
            </w:pPr>
            <w:del w:id="4247" w:author="aas" w:date="2013-10-14T02:06:00Z">
              <w:r>
                <w:delText xml:space="preserve">              &lt;/xs:documentation&gt;</w:delText>
              </w:r>
            </w:del>
          </w:p>
          <w:p w14:paraId="43D25C5E" w14:textId="77777777" w:rsidR="00E02224" w:rsidRDefault="00E02224" w:rsidP="00E02224">
            <w:pPr>
              <w:pStyle w:val="XML1"/>
              <w:rPr>
                <w:del w:id="4248" w:author="aas" w:date="2013-10-14T02:06:00Z"/>
              </w:rPr>
            </w:pPr>
            <w:del w:id="4249" w:author="aas" w:date="2013-10-14T02:06:00Z">
              <w:r>
                <w:delText xml:space="preserve">            &lt;/xs:annotation&gt;</w:delText>
              </w:r>
            </w:del>
          </w:p>
          <w:p w14:paraId="782E5D8F" w14:textId="77777777" w:rsidR="00E02224" w:rsidRDefault="00E02224" w:rsidP="00E02224">
            <w:pPr>
              <w:pStyle w:val="XML1"/>
              <w:rPr>
                <w:del w:id="4250" w:author="aas" w:date="2013-10-14T02:06:00Z"/>
              </w:rPr>
            </w:pPr>
            <w:del w:id="4251" w:author="aas" w:date="2013-10-14T02:06:00Z">
              <w:r>
                <w:delText xml:space="preserve">            &lt;xs:complexType&gt;</w:delText>
              </w:r>
            </w:del>
          </w:p>
          <w:p w14:paraId="25C827DE" w14:textId="77777777" w:rsidR="00E02224" w:rsidRDefault="00E02224" w:rsidP="00E02224">
            <w:pPr>
              <w:pStyle w:val="XML1"/>
              <w:rPr>
                <w:del w:id="4252" w:author="aas" w:date="2013-10-14T02:06:00Z"/>
              </w:rPr>
            </w:pPr>
            <w:del w:id="4253" w:author="aas" w:date="2013-10-14T02:06:00Z">
              <w:r>
                <w:delText xml:space="preserve">              &lt;xs:sequence&gt;</w:delText>
              </w:r>
            </w:del>
          </w:p>
          <w:p w14:paraId="0AAE3F4D" w14:textId="77777777" w:rsidR="00E02224" w:rsidRDefault="00E02224" w:rsidP="00E02224">
            <w:pPr>
              <w:pStyle w:val="XML1"/>
              <w:rPr>
                <w:del w:id="4254" w:author="aas" w:date="2013-10-14T02:06:00Z"/>
              </w:rPr>
            </w:pPr>
            <w:del w:id="4255" w:author="aas" w:date="2013-10-14T02:06:00Z">
              <w:r>
                <w:delText xml:space="preserve">                &lt;xs:group ref="OFPortBaseTunnelType"/&gt;</w:delText>
              </w:r>
            </w:del>
          </w:p>
          <w:p w14:paraId="59BF23AB" w14:textId="77777777" w:rsidR="00E02224" w:rsidRDefault="00E02224" w:rsidP="00E02224">
            <w:pPr>
              <w:pStyle w:val="XML1"/>
              <w:rPr>
                <w:del w:id="4256" w:author="aas" w:date="2013-10-14T02:06:00Z"/>
              </w:rPr>
            </w:pPr>
            <w:del w:id="4257" w:author="aas" w:date="2013-10-14T02:06:00Z">
              <w:r>
                <w:delText xml:space="preserve">              &lt;/xs:sequence&gt;</w:delText>
              </w:r>
            </w:del>
          </w:p>
          <w:p w14:paraId="14C847E4" w14:textId="77777777" w:rsidR="00E02224" w:rsidRDefault="00E02224" w:rsidP="00E02224">
            <w:pPr>
              <w:pStyle w:val="XML1"/>
              <w:rPr>
                <w:del w:id="4258" w:author="aas" w:date="2013-10-14T02:06:00Z"/>
              </w:rPr>
            </w:pPr>
            <w:del w:id="4259" w:author="aas" w:date="2013-10-14T02:06:00Z">
              <w:r>
                <w:delText xml:space="preserve">            &lt;/xs:complexType&gt;</w:delText>
              </w:r>
            </w:del>
          </w:p>
          <w:p w14:paraId="627AB777" w14:textId="77777777" w:rsidR="00E02224" w:rsidRDefault="00E02224" w:rsidP="00E02224">
            <w:pPr>
              <w:pStyle w:val="XML1"/>
              <w:rPr>
                <w:del w:id="4260" w:author="aas" w:date="2013-10-14T02:06:00Z"/>
              </w:rPr>
            </w:pPr>
            <w:del w:id="4261" w:author="aas" w:date="2013-10-14T02:06:00Z">
              <w:r>
                <w:delText xml:space="preserve">          &lt;/xs:element&gt;</w:delText>
              </w:r>
            </w:del>
          </w:p>
          <w:p w14:paraId="18DD2E91" w14:textId="77777777" w:rsidR="00E02224" w:rsidRDefault="00E02224" w:rsidP="00E02224">
            <w:pPr>
              <w:pStyle w:val="XML1"/>
              <w:rPr>
                <w:del w:id="4262" w:author="aas" w:date="2013-10-14T02:06:00Z"/>
              </w:rPr>
            </w:pPr>
            <w:del w:id="4263" w:author="aas" w:date="2013-10-14T02:06:00Z">
              <w:r>
                <w:delText xml:space="preserve">        &lt;/xs:sequence&gt;</w:delText>
              </w:r>
            </w:del>
          </w:p>
          <w:p w14:paraId="78503E73" w14:textId="77777777" w:rsidR="00E02224" w:rsidRDefault="00E02224" w:rsidP="00E02224">
            <w:pPr>
              <w:pStyle w:val="XML1"/>
              <w:rPr>
                <w:del w:id="4264" w:author="aas" w:date="2013-10-14T02:06:00Z"/>
              </w:rPr>
            </w:pPr>
            <w:del w:id="4265" w:author="aas" w:date="2013-10-14T02:06:00Z">
              <w:r>
                <w:delText xml:space="preserve">        &lt;xs:sequence&gt;</w:delText>
              </w:r>
            </w:del>
          </w:p>
          <w:p w14:paraId="3978B072" w14:textId="77777777" w:rsidR="00E02224" w:rsidRDefault="00E02224" w:rsidP="00E02224">
            <w:pPr>
              <w:pStyle w:val="XML1"/>
              <w:rPr>
                <w:del w:id="4266" w:author="aas" w:date="2013-10-14T02:06:00Z"/>
              </w:rPr>
            </w:pPr>
            <w:del w:id="4267" w:author="aas" w:date="2013-10-14T02:06:00Z">
              <w:r>
                <w:delText xml:space="preserve">          &lt;xs:element name="ipgre-tunnel"&gt;</w:delText>
              </w:r>
            </w:del>
          </w:p>
          <w:p w14:paraId="6615EA31" w14:textId="77777777" w:rsidR="00E02224" w:rsidRDefault="00E02224" w:rsidP="00E02224">
            <w:pPr>
              <w:pStyle w:val="XML1"/>
              <w:rPr>
                <w:del w:id="4268" w:author="aas" w:date="2013-10-14T02:06:00Z"/>
              </w:rPr>
            </w:pPr>
            <w:del w:id="4269" w:author="aas" w:date="2013-10-14T02:06:00Z">
              <w:r>
                <w:delText xml:space="preserve">            &lt;xs:annotation&gt;</w:delText>
              </w:r>
            </w:del>
          </w:p>
          <w:p w14:paraId="71C63F67" w14:textId="77777777" w:rsidR="00E02224" w:rsidRDefault="00E02224" w:rsidP="00E02224">
            <w:pPr>
              <w:pStyle w:val="XML1"/>
              <w:rPr>
                <w:del w:id="4270" w:author="aas" w:date="2013-10-14T02:06:00Z"/>
              </w:rPr>
            </w:pPr>
            <w:del w:id="4271" w:author="aas" w:date="2013-10-14T02:06:00Z">
              <w:r>
                <w:delText xml:space="preserve">              &lt;xs:documentation&gt;</w:delText>
              </w:r>
            </w:del>
          </w:p>
          <w:p w14:paraId="5D7B37F2" w14:textId="77777777" w:rsidR="00E02224" w:rsidRDefault="00E02224" w:rsidP="00E02224">
            <w:pPr>
              <w:pStyle w:val="XML1"/>
              <w:rPr>
                <w:del w:id="4272" w:author="aas" w:date="2013-10-14T02:06:00Z"/>
              </w:rPr>
            </w:pPr>
            <w:del w:id="4273" w:author="aas" w:date="2013-10-14T02:06:00Z">
              <w:r>
                <w:delText xml:space="preserve">                Properties of a IP-in-GRE tunnel.</w:delText>
              </w:r>
            </w:del>
          </w:p>
          <w:p w14:paraId="5B1E1D8C" w14:textId="77777777" w:rsidR="00E02224" w:rsidRDefault="00E02224" w:rsidP="00E02224">
            <w:pPr>
              <w:pStyle w:val="XML1"/>
              <w:rPr>
                <w:del w:id="4274" w:author="aas" w:date="2013-10-14T02:06:00Z"/>
              </w:rPr>
            </w:pPr>
            <w:del w:id="4275" w:author="aas" w:date="2013-10-14T02:06:00Z">
              <w:r>
                <w:delText xml:space="preserve">              &lt;/xs:documentation&gt;</w:delText>
              </w:r>
            </w:del>
          </w:p>
          <w:p w14:paraId="2D606D82" w14:textId="77777777" w:rsidR="00E02224" w:rsidRDefault="00E02224" w:rsidP="00E02224">
            <w:pPr>
              <w:pStyle w:val="XML1"/>
              <w:rPr>
                <w:del w:id="4276" w:author="aas" w:date="2013-10-14T02:06:00Z"/>
              </w:rPr>
            </w:pPr>
            <w:del w:id="4277" w:author="aas" w:date="2013-10-14T02:06:00Z">
              <w:r>
                <w:delText xml:space="preserve">            &lt;/xs:annotation&gt;</w:delText>
              </w:r>
            </w:del>
          </w:p>
          <w:p w14:paraId="6755F269" w14:textId="77777777" w:rsidR="00E02224" w:rsidRDefault="00E02224" w:rsidP="00E02224">
            <w:pPr>
              <w:pStyle w:val="XML1"/>
              <w:rPr>
                <w:del w:id="4278" w:author="aas" w:date="2013-10-14T02:06:00Z"/>
              </w:rPr>
            </w:pPr>
            <w:del w:id="4279" w:author="aas" w:date="2013-10-14T02:06:00Z">
              <w:r>
                <w:delText xml:space="preserve">            &lt;xs:complexType&gt;</w:delText>
              </w:r>
            </w:del>
          </w:p>
          <w:p w14:paraId="67418C58" w14:textId="77777777" w:rsidR="00E02224" w:rsidRDefault="00E02224" w:rsidP="00E02224">
            <w:pPr>
              <w:pStyle w:val="XML1"/>
              <w:rPr>
                <w:del w:id="4280" w:author="aas" w:date="2013-10-14T02:06:00Z"/>
              </w:rPr>
            </w:pPr>
            <w:del w:id="4281" w:author="aas" w:date="2013-10-14T02:06:00Z">
              <w:r>
                <w:delText xml:space="preserve">              &lt;xs:sequence&gt;</w:delText>
              </w:r>
            </w:del>
          </w:p>
          <w:p w14:paraId="58B202E1" w14:textId="77777777" w:rsidR="00E02224" w:rsidRDefault="00E02224" w:rsidP="00E02224">
            <w:pPr>
              <w:pStyle w:val="XML1"/>
              <w:rPr>
                <w:del w:id="4282" w:author="aas" w:date="2013-10-14T02:06:00Z"/>
              </w:rPr>
            </w:pPr>
            <w:del w:id="4283" w:author="aas" w:date="2013-10-14T02:06:00Z">
              <w:r>
                <w:delText xml:space="preserve">                &lt;xs:group ref="OFPortIPGRETunnelType"/&gt;</w:delText>
              </w:r>
            </w:del>
          </w:p>
          <w:p w14:paraId="402555B1" w14:textId="77777777" w:rsidR="00E02224" w:rsidRDefault="00E02224" w:rsidP="00E02224">
            <w:pPr>
              <w:pStyle w:val="XML1"/>
              <w:rPr>
                <w:del w:id="4284" w:author="aas" w:date="2013-10-14T02:06:00Z"/>
              </w:rPr>
            </w:pPr>
            <w:del w:id="4285" w:author="aas" w:date="2013-10-14T02:06:00Z">
              <w:r>
                <w:delText xml:space="preserve">              &lt;/xs:sequence&gt;</w:delText>
              </w:r>
            </w:del>
          </w:p>
          <w:p w14:paraId="73554CFA" w14:textId="77777777" w:rsidR="00E02224" w:rsidRDefault="00E02224" w:rsidP="00E02224">
            <w:pPr>
              <w:pStyle w:val="XML1"/>
              <w:rPr>
                <w:del w:id="4286" w:author="aas" w:date="2013-10-14T02:06:00Z"/>
              </w:rPr>
            </w:pPr>
            <w:del w:id="4287" w:author="aas" w:date="2013-10-14T02:06:00Z">
              <w:r>
                <w:delText xml:space="preserve">            &lt;/xs:complexType&gt;</w:delText>
              </w:r>
            </w:del>
          </w:p>
          <w:p w14:paraId="2A76FF51" w14:textId="77777777" w:rsidR="00E02224" w:rsidRDefault="00E02224" w:rsidP="00E02224">
            <w:pPr>
              <w:pStyle w:val="XML1"/>
              <w:rPr>
                <w:del w:id="4288" w:author="aas" w:date="2013-10-14T02:06:00Z"/>
              </w:rPr>
            </w:pPr>
            <w:del w:id="4289" w:author="aas" w:date="2013-10-14T02:06:00Z">
              <w:r>
                <w:delText xml:space="preserve">          &lt;/xs:element&gt;</w:delText>
              </w:r>
            </w:del>
          </w:p>
          <w:p w14:paraId="322DA0DE" w14:textId="77777777" w:rsidR="00E02224" w:rsidRDefault="00E02224" w:rsidP="00E02224">
            <w:pPr>
              <w:pStyle w:val="XML1"/>
              <w:rPr>
                <w:del w:id="4290" w:author="aas" w:date="2013-10-14T02:06:00Z"/>
              </w:rPr>
            </w:pPr>
            <w:del w:id="4291" w:author="aas" w:date="2013-10-14T02:06:00Z">
              <w:r>
                <w:delText xml:space="preserve">        &lt;/xs:sequence&gt;</w:delText>
              </w:r>
            </w:del>
          </w:p>
          <w:p w14:paraId="1B812158" w14:textId="77777777" w:rsidR="00E02224" w:rsidRDefault="00E02224" w:rsidP="00E02224">
            <w:pPr>
              <w:pStyle w:val="XML1"/>
              <w:rPr>
                <w:del w:id="4292" w:author="aas" w:date="2013-10-14T02:06:00Z"/>
              </w:rPr>
            </w:pPr>
            <w:del w:id="4293" w:author="aas" w:date="2013-10-14T02:06:00Z">
              <w:r>
                <w:delText xml:space="preserve">        &lt;xs:sequence&gt;</w:delText>
              </w:r>
            </w:del>
          </w:p>
          <w:p w14:paraId="43E8E564" w14:textId="77777777" w:rsidR="00E02224" w:rsidRDefault="00E02224" w:rsidP="00E02224">
            <w:pPr>
              <w:pStyle w:val="XML1"/>
              <w:rPr>
                <w:del w:id="4294" w:author="aas" w:date="2013-10-14T02:06:00Z"/>
              </w:rPr>
            </w:pPr>
            <w:del w:id="4295" w:author="aas" w:date="2013-10-14T02:06:00Z">
              <w:r>
                <w:delText xml:space="preserve">          &lt;xs:element name="vxlan-tunnel"&gt;</w:delText>
              </w:r>
            </w:del>
          </w:p>
          <w:p w14:paraId="58B4FE8D" w14:textId="77777777" w:rsidR="00E02224" w:rsidRDefault="00E02224" w:rsidP="00E02224">
            <w:pPr>
              <w:pStyle w:val="XML1"/>
              <w:rPr>
                <w:del w:id="4296" w:author="aas" w:date="2013-10-14T02:06:00Z"/>
              </w:rPr>
            </w:pPr>
            <w:del w:id="4297" w:author="aas" w:date="2013-10-14T02:06:00Z">
              <w:r>
                <w:delText xml:space="preserve">            &lt;xs:annotation&gt;</w:delText>
              </w:r>
            </w:del>
          </w:p>
          <w:p w14:paraId="32963D2B" w14:textId="77777777" w:rsidR="00E02224" w:rsidRDefault="00E02224" w:rsidP="00E02224">
            <w:pPr>
              <w:pStyle w:val="XML1"/>
              <w:rPr>
                <w:del w:id="4298" w:author="aas" w:date="2013-10-14T02:06:00Z"/>
              </w:rPr>
            </w:pPr>
            <w:del w:id="4299" w:author="aas" w:date="2013-10-14T02:06:00Z">
              <w:r>
                <w:delText xml:space="preserve">              &lt;xs:documentation&gt;</w:delText>
              </w:r>
            </w:del>
          </w:p>
          <w:p w14:paraId="48B55B36" w14:textId="77777777" w:rsidR="00E02224" w:rsidRDefault="00E02224" w:rsidP="00E02224">
            <w:pPr>
              <w:pStyle w:val="XML1"/>
              <w:rPr>
                <w:del w:id="4300" w:author="aas" w:date="2013-10-14T02:06:00Z"/>
              </w:rPr>
            </w:pPr>
            <w:del w:id="4301" w:author="aas" w:date="2013-10-14T02:06:00Z">
              <w:r>
                <w:delText xml:space="preserve">                Properties of a VxLAN tunnel.</w:delText>
              </w:r>
            </w:del>
          </w:p>
          <w:p w14:paraId="7078F01F" w14:textId="77777777" w:rsidR="00E02224" w:rsidRDefault="00E02224" w:rsidP="00E02224">
            <w:pPr>
              <w:pStyle w:val="XML1"/>
              <w:rPr>
                <w:del w:id="4302" w:author="aas" w:date="2013-10-14T02:06:00Z"/>
              </w:rPr>
            </w:pPr>
            <w:del w:id="4303" w:author="aas" w:date="2013-10-14T02:06:00Z">
              <w:r>
                <w:delText xml:space="preserve">              &lt;/xs:documentation&gt;</w:delText>
              </w:r>
            </w:del>
          </w:p>
          <w:p w14:paraId="6AA0B65E" w14:textId="77777777" w:rsidR="00E02224" w:rsidRDefault="00E02224" w:rsidP="00E02224">
            <w:pPr>
              <w:pStyle w:val="XML1"/>
              <w:rPr>
                <w:del w:id="4304" w:author="aas" w:date="2013-10-14T02:06:00Z"/>
              </w:rPr>
            </w:pPr>
            <w:del w:id="4305" w:author="aas" w:date="2013-10-14T02:06:00Z">
              <w:r>
                <w:delText xml:space="preserve">            &lt;/xs:annotation&gt;</w:delText>
              </w:r>
            </w:del>
          </w:p>
          <w:p w14:paraId="32811D93" w14:textId="77777777" w:rsidR="00E02224" w:rsidRDefault="00E02224" w:rsidP="00E02224">
            <w:pPr>
              <w:pStyle w:val="XML1"/>
              <w:rPr>
                <w:del w:id="4306" w:author="aas" w:date="2013-10-14T02:06:00Z"/>
              </w:rPr>
            </w:pPr>
            <w:del w:id="4307" w:author="aas" w:date="2013-10-14T02:06:00Z">
              <w:r>
                <w:delText xml:space="preserve">            &lt;xs:complexType&gt;</w:delText>
              </w:r>
            </w:del>
          </w:p>
          <w:p w14:paraId="1E5859AF" w14:textId="77777777" w:rsidR="00E02224" w:rsidRDefault="00E02224" w:rsidP="00E02224">
            <w:pPr>
              <w:pStyle w:val="XML1"/>
              <w:rPr>
                <w:del w:id="4308" w:author="aas" w:date="2013-10-14T02:06:00Z"/>
              </w:rPr>
            </w:pPr>
            <w:del w:id="4309" w:author="aas" w:date="2013-10-14T02:06:00Z">
              <w:r>
                <w:delText xml:space="preserve">              &lt;xs:sequence&gt;</w:delText>
              </w:r>
            </w:del>
          </w:p>
          <w:p w14:paraId="3E755AC7" w14:textId="77777777" w:rsidR="00E02224" w:rsidRDefault="00E02224" w:rsidP="00E02224">
            <w:pPr>
              <w:pStyle w:val="XML1"/>
              <w:rPr>
                <w:del w:id="4310" w:author="aas" w:date="2013-10-14T02:06:00Z"/>
              </w:rPr>
            </w:pPr>
            <w:del w:id="4311" w:author="aas" w:date="2013-10-14T02:06:00Z">
              <w:r>
                <w:delText xml:space="preserve">                &lt;xs:group ref="OFPortVXLANTunnelType"/&gt;</w:delText>
              </w:r>
            </w:del>
          </w:p>
          <w:p w14:paraId="372853B8" w14:textId="77777777" w:rsidR="00E02224" w:rsidRDefault="00E02224" w:rsidP="00E02224">
            <w:pPr>
              <w:pStyle w:val="XML1"/>
              <w:rPr>
                <w:del w:id="4312" w:author="aas" w:date="2013-10-14T02:06:00Z"/>
              </w:rPr>
            </w:pPr>
            <w:del w:id="4313" w:author="aas" w:date="2013-10-14T02:06:00Z">
              <w:r>
                <w:delText xml:space="preserve">              &lt;/xs:sequence&gt;</w:delText>
              </w:r>
            </w:del>
          </w:p>
          <w:p w14:paraId="21208200" w14:textId="77777777" w:rsidR="00E02224" w:rsidRDefault="00E02224" w:rsidP="00E02224">
            <w:pPr>
              <w:pStyle w:val="XML1"/>
              <w:rPr>
                <w:del w:id="4314" w:author="aas" w:date="2013-10-14T02:06:00Z"/>
              </w:rPr>
            </w:pPr>
            <w:del w:id="4315" w:author="aas" w:date="2013-10-14T02:06:00Z">
              <w:r>
                <w:delText xml:space="preserve">            &lt;/xs:complexType&gt;</w:delText>
              </w:r>
            </w:del>
          </w:p>
          <w:p w14:paraId="772810C4" w14:textId="77777777" w:rsidR="00E02224" w:rsidRDefault="00E02224" w:rsidP="00E02224">
            <w:pPr>
              <w:pStyle w:val="XML1"/>
              <w:rPr>
                <w:del w:id="4316" w:author="aas" w:date="2013-10-14T02:06:00Z"/>
              </w:rPr>
            </w:pPr>
            <w:del w:id="4317" w:author="aas" w:date="2013-10-14T02:06:00Z">
              <w:r>
                <w:delText xml:space="preserve">          &lt;/xs:element&gt;</w:delText>
              </w:r>
            </w:del>
          </w:p>
          <w:p w14:paraId="57181614" w14:textId="77777777" w:rsidR="00E02224" w:rsidRDefault="00E02224" w:rsidP="00E02224">
            <w:pPr>
              <w:pStyle w:val="XML1"/>
              <w:rPr>
                <w:del w:id="4318" w:author="aas" w:date="2013-10-14T02:06:00Z"/>
              </w:rPr>
            </w:pPr>
            <w:del w:id="4319" w:author="aas" w:date="2013-10-14T02:06:00Z">
              <w:r>
                <w:delText xml:space="preserve">        &lt;/xs:sequence&gt;</w:delText>
              </w:r>
            </w:del>
          </w:p>
          <w:p w14:paraId="5213E63D" w14:textId="77777777" w:rsidR="00E02224" w:rsidRDefault="00E02224" w:rsidP="00E02224">
            <w:pPr>
              <w:pStyle w:val="XML1"/>
              <w:rPr>
                <w:del w:id="4320" w:author="aas" w:date="2013-10-14T02:06:00Z"/>
              </w:rPr>
            </w:pPr>
            <w:del w:id="4321" w:author="aas" w:date="2013-10-14T02:06:00Z">
              <w:r>
                <w:delText xml:space="preserve">        &lt;xs:sequence&gt;</w:delText>
              </w:r>
            </w:del>
          </w:p>
          <w:p w14:paraId="60749E5B" w14:textId="77777777" w:rsidR="00E02224" w:rsidRDefault="00E02224" w:rsidP="00E02224">
            <w:pPr>
              <w:pStyle w:val="XML1"/>
              <w:rPr>
                <w:del w:id="4322" w:author="aas" w:date="2013-10-14T02:06:00Z"/>
              </w:rPr>
            </w:pPr>
            <w:del w:id="4323" w:author="aas" w:date="2013-10-14T02:06:00Z">
              <w:r>
                <w:delText xml:space="preserve">          &lt;xs:element name="nvgre-tunnel"&gt;</w:delText>
              </w:r>
            </w:del>
          </w:p>
          <w:p w14:paraId="74EBEDFC" w14:textId="77777777" w:rsidR="00E02224" w:rsidRDefault="00E02224" w:rsidP="00E02224">
            <w:pPr>
              <w:pStyle w:val="XML1"/>
              <w:rPr>
                <w:del w:id="4324" w:author="aas" w:date="2013-10-14T02:06:00Z"/>
              </w:rPr>
            </w:pPr>
            <w:del w:id="4325" w:author="aas" w:date="2013-10-14T02:06:00Z">
              <w:r>
                <w:delText xml:space="preserve">            &lt;xs:annotation&gt;</w:delText>
              </w:r>
            </w:del>
          </w:p>
          <w:p w14:paraId="1A15D017" w14:textId="77777777" w:rsidR="00E02224" w:rsidRDefault="00E02224" w:rsidP="00E02224">
            <w:pPr>
              <w:pStyle w:val="XML1"/>
              <w:rPr>
                <w:del w:id="4326" w:author="aas" w:date="2013-10-14T02:06:00Z"/>
              </w:rPr>
            </w:pPr>
            <w:del w:id="4327" w:author="aas" w:date="2013-10-14T02:06:00Z">
              <w:r>
                <w:delText xml:space="preserve">              &lt;xs:documentation&gt;</w:delText>
              </w:r>
            </w:del>
          </w:p>
          <w:p w14:paraId="51DCB96D" w14:textId="77777777" w:rsidR="00E02224" w:rsidRDefault="00E02224" w:rsidP="00E02224">
            <w:pPr>
              <w:pStyle w:val="XML1"/>
              <w:rPr>
                <w:del w:id="4328" w:author="aas" w:date="2013-10-14T02:06:00Z"/>
              </w:rPr>
            </w:pPr>
            <w:del w:id="4329" w:author="aas" w:date="2013-10-14T02:06:00Z">
              <w:r>
                <w:delText xml:space="preserve">                Properties of a NVGRE tunnel.</w:delText>
              </w:r>
            </w:del>
          </w:p>
          <w:p w14:paraId="1BC277D8" w14:textId="77777777" w:rsidR="00E02224" w:rsidRDefault="00E02224" w:rsidP="00E02224">
            <w:pPr>
              <w:pStyle w:val="XML1"/>
              <w:rPr>
                <w:del w:id="4330" w:author="aas" w:date="2013-10-14T02:06:00Z"/>
              </w:rPr>
            </w:pPr>
            <w:del w:id="4331" w:author="aas" w:date="2013-10-14T02:06:00Z">
              <w:r>
                <w:delText xml:space="preserve">              &lt;/xs:documentation&gt;</w:delText>
              </w:r>
            </w:del>
          </w:p>
          <w:p w14:paraId="0E7C6CDE" w14:textId="77777777" w:rsidR="00E02224" w:rsidRDefault="00E02224" w:rsidP="00E02224">
            <w:pPr>
              <w:pStyle w:val="XML1"/>
              <w:rPr>
                <w:del w:id="4332" w:author="aas" w:date="2013-10-14T02:06:00Z"/>
              </w:rPr>
            </w:pPr>
            <w:del w:id="4333" w:author="aas" w:date="2013-10-14T02:06:00Z">
              <w:r>
                <w:delText xml:space="preserve">            &lt;/xs:annotation&gt;</w:delText>
              </w:r>
            </w:del>
          </w:p>
          <w:p w14:paraId="56693A7E" w14:textId="77777777" w:rsidR="00E02224" w:rsidRDefault="00E02224" w:rsidP="00E02224">
            <w:pPr>
              <w:pStyle w:val="XML1"/>
              <w:rPr>
                <w:del w:id="4334" w:author="aas" w:date="2013-10-14T02:06:00Z"/>
              </w:rPr>
            </w:pPr>
            <w:del w:id="4335" w:author="aas" w:date="2013-10-14T02:06:00Z">
              <w:r>
                <w:delText xml:space="preserve">            &lt;xs:complexType&gt;</w:delText>
              </w:r>
            </w:del>
          </w:p>
          <w:p w14:paraId="1DF5D64E" w14:textId="77777777" w:rsidR="00E02224" w:rsidRDefault="00E02224" w:rsidP="00E02224">
            <w:pPr>
              <w:pStyle w:val="XML1"/>
              <w:rPr>
                <w:del w:id="4336" w:author="aas" w:date="2013-10-14T02:06:00Z"/>
              </w:rPr>
            </w:pPr>
            <w:del w:id="4337" w:author="aas" w:date="2013-10-14T02:06:00Z">
              <w:r>
                <w:delText xml:space="preserve">              &lt;xs:sequence&gt;</w:delText>
              </w:r>
            </w:del>
          </w:p>
          <w:p w14:paraId="7B2B42B4" w14:textId="77777777" w:rsidR="00E02224" w:rsidRDefault="00E02224" w:rsidP="00E02224">
            <w:pPr>
              <w:pStyle w:val="XML1"/>
              <w:rPr>
                <w:del w:id="4338" w:author="aas" w:date="2013-10-14T02:06:00Z"/>
              </w:rPr>
            </w:pPr>
            <w:del w:id="4339" w:author="aas" w:date="2013-10-14T02:06:00Z">
              <w:r>
                <w:delText xml:space="preserve">                &lt;xs:group ref="OFPortNVGRETunnelType"/&gt;</w:delText>
              </w:r>
            </w:del>
          </w:p>
          <w:p w14:paraId="45AAE176" w14:textId="77777777" w:rsidR="00E02224" w:rsidRDefault="00E02224" w:rsidP="00E02224">
            <w:pPr>
              <w:pStyle w:val="XML1"/>
              <w:rPr>
                <w:del w:id="4340" w:author="aas" w:date="2013-10-14T02:06:00Z"/>
              </w:rPr>
            </w:pPr>
            <w:del w:id="4341" w:author="aas" w:date="2013-10-14T02:06:00Z">
              <w:r>
                <w:delText xml:space="preserve">              &lt;/xs:sequence&gt;</w:delText>
              </w:r>
            </w:del>
          </w:p>
          <w:p w14:paraId="47983F43" w14:textId="77777777" w:rsidR="00E02224" w:rsidRDefault="00E02224" w:rsidP="00E02224">
            <w:pPr>
              <w:pStyle w:val="XML1"/>
              <w:rPr>
                <w:del w:id="4342" w:author="aas" w:date="2013-10-14T02:06:00Z"/>
              </w:rPr>
            </w:pPr>
            <w:del w:id="4343" w:author="aas" w:date="2013-10-14T02:06:00Z">
              <w:r>
                <w:delText xml:space="preserve">            &lt;/xs:complexType&gt;</w:delText>
              </w:r>
            </w:del>
          </w:p>
          <w:p w14:paraId="36BFCD8C" w14:textId="77777777" w:rsidR="00E02224" w:rsidRDefault="00E02224" w:rsidP="00E02224">
            <w:pPr>
              <w:pStyle w:val="XML1"/>
              <w:rPr>
                <w:del w:id="4344" w:author="aas" w:date="2013-10-14T02:06:00Z"/>
              </w:rPr>
            </w:pPr>
            <w:del w:id="4345" w:author="aas" w:date="2013-10-14T02:06:00Z">
              <w:r>
                <w:delText xml:space="preserve">          &lt;/xs:element&gt;</w:delText>
              </w:r>
            </w:del>
          </w:p>
          <w:p w14:paraId="773D5663" w14:textId="77777777" w:rsidR="00E02224" w:rsidRDefault="00E02224" w:rsidP="00E02224">
            <w:pPr>
              <w:pStyle w:val="XML1"/>
              <w:rPr>
                <w:del w:id="4346" w:author="aas" w:date="2013-10-14T02:06:00Z"/>
              </w:rPr>
            </w:pPr>
            <w:del w:id="4347" w:author="aas" w:date="2013-10-14T02:06:00Z">
              <w:r>
                <w:delText xml:space="preserve">        &lt;/xs:sequence&gt;</w:delText>
              </w:r>
            </w:del>
          </w:p>
          <w:p w14:paraId="07280EB4" w14:textId="77777777" w:rsidR="00E02224" w:rsidRDefault="00E02224" w:rsidP="00E02224">
            <w:pPr>
              <w:pStyle w:val="XML1"/>
              <w:rPr>
                <w:del w:id="4348" w:author="aas" w:date="2013-10-14T02:06:00Z"/>
              </w:rPr>
            </w:pPr>
            <w:del w:id="4349" w:author="aas" w:date="2013-10-14T02:06:00Z">
              <w:r>
                <w:delText xml:space="preserve">      &lt;/xs:choice&gt;</w:delText>
              </w:r>
            </w:del>
          </w:p>
          <w:p w14:paraId="26C8B0E3" w14:textId="77777777" w:rsidR="00E02224" w:rsidRDefault="00E02224" w:rsidP="00E02224">
            <w:pPr>
              <w:pStyle w:val="XML1"/>
              <w:rPr>
                <w:del w:id="4350" w:author="aas" w:date="2013-10-14T02:06:00Z"/>
              </w:rPr>
            </w:pPr>
            <w:del w:id="4351" w:author="aas" w:date="2013-10-14T02:06:00Z">
              <w:r>
                <w:delText xml:space="preserve">    &lt;/xs:sequence&gt;</w:delText>
              </w:r>
            </w:del>
          </w:p>
          <w:p w14:paraId="7C36AF5B" w14:textId="77777777" w:rsidR="00E02224" w:rsidRDefault="00E02224" w:rsidP="00E02224">
            <w:pPr>
              <w:pStyle w:val="XML1"/>
              <w:rPr>
                <w:del w:id="4352" w:author="aas" w:date="2013-10-14T02:06:00Z"/>
              </w:rPr>
            </w:pPr>
            <w:del w:id="4353" w:author="aas" w:date="2013-10-14T02:06:00Z">
              <w:r>
                <w:delText xml:space="preserve">  &lt;/xs:group&gt;</w:delText>
              </w:r>
            </w:del>
          </w:p>
          <w:p w14:paraId="58F22D6B" w14:textId="77777777" w:rsidR="00E02224" w:rsidRDefault="00E02224" w:rsidP="00E02224">
            <w:pPr>
              <w:pStyle w:val="XML1"/>
              <w:rPr>
                <w:del w:id="4354" w:author="aas" w:date="2013-10-14T02:06:00Z"/>
              </w:rPr>
            </w:pPr>
          </w:p>
          <w:p w14:paraId="5DC54958" w14:textId="77777777" w:rsidR="00E02224" w:rsidRDefault="00E02224" w:rsidP="00E02224">
            <w:pPr>
              <w:pStyle w:val="XML1"/>
              <w:rPr>
                <w:del w:id="4355" w:author="aas" w:date="2013-10-14T02:06:00Z"/>
              </w:rPr>
            </w:pPr>
            <w:del w:id="4356" w:author="aas" w:date="2013-10-14T02:06:00Z">
              <w:r>
                <w:delText xml:space="preserve">  &lt;xs:group name="OFPortBaseTunnelType"&gt;</w:delText>
              </w:r>
            </w:del>
          </w:p>
          <w:p w14:paraId="749BAF40" w14:textId="77777777" w:rsidR="00E02224" w:rsidRDefault="00E02224" w:rsidP="00E02224">
            <w:pPr>
              <w:pStyle w:val="XML1"/>
              <w:rPr>
                <w:del w:id="4357" w:author="aas" w:date="2013-10-14T02:06:00Z"/>
              </w:rPr>
            </w:pPr>
            <w:del w:id="4358" w:author="aas" w:date="2013-10-14T02:06:00Z">
              <w:r>
                <w:delText xml:space="preserve">    &lt;xs:annotation&gt;</w:delText>
              </w:r>
            </w:del>
          </w:p>
          <w:p w14:paraId="139F14E0" w14:textId="77777777" w:rsidR="00E02224" w:rsidRDefault="00E02224" w:rsidP="00E02224">
            <w:pPr>
              <w:pStyle w:val="XML1"/>
              <w:rPr>
                <w:del w:id="4359" w:author="aas" w:date="2013-10-14T02:06:00Z"/>
              </w:rPr>
            </w:pPr>
            <w:del w:id="4360" w:author="aas" w:date="2013-10-14T02:06:00Z">
              <w:r>
                <w:delText xml:space="preserve">      &lt;xs:documentation&gt;</w:delText>
              </w:r>
            </w:del>
          </w:p>
          <w:p w14:paraId="58F09B22" w14:textId="77777777" w:rsidR="00E02224" w:rsidRDefault="00E02224" w:rsidP="00E02224">
            <w:pPr>
              <w:pStyle w:val="XML1"/>
              <w:rPr>
                <w:del w:id="4361" w:author="aas" w:date="2013-10-14T02:06:00Z"/>
              </w:rPr>
            </w:pPr>
            <w:del w:id="4362" w:author="aas" w:date="2013-10-14T02:06:00Z">
              <w:r>
                <w:delText xml:space="preserve">        A group of common elements that are included</w:delText>
              </w:r>
            </w:del>
          </w:p>
          <w:p w14:paraId="217C4550" w14:textId="77777777" w:rsidR="00E02224" w:rsidRDefault="00E02224" w:rsidP="00E02224">
            <w:pPr>
              <w:pStyle w:val="XML1"/>
              <w:rPr>
                <w:del w:id="4363" w:author="aas" w:date="2013-10-14T02:06:00Z"/>
              </w:rPr>
            </w:pPr>
            <w:del w:id="4364" w:author="aas" w:date="2013-10-14T02:06:00Z">
              <w:r>
                <w:delText xml:space="preserve">        in every supported tunnel type.  Tunnels are modeled as </w:delText>
              </w:r>
            </w:del>
          </w:p>
          <w:p w14:paraId="377BDF5C" w14:textId="77777777" w:rsidR="00E02224" w:rsidRDefault="00E02224" w:rsidP="00E02224">
            <w:pPr>
              <w:pStyle w:val="XML1"/>
              <w:rPr>
                <w:del w:id="4365" w:author="aas" w:date="2013-10-14T02:06:00Z"/>
              </w:rPr>
            </w:pPr>
            <w:del w:id="4366" w:author="aas" w:date="2013-10-14T02:06:00Z">
              <w:r>
                <w:delText xml:space="preserve">        logical ports.</w:delText>
              </w:r>
            </w:del>
          </w:p>
          <w:p w14:paraId="2634A956" w14:textId="77777777" w:rsidR="00E02224" w:rsidRDefault="00E02224" w:rsidP="00E02224">
            <w:pPr>
              <w:pStyle w:val="XML1"/>
              <w:rPr>
                <w:del w:id="4367" w:author="aas" w:date="2013-10-14T02:06:00Z"/>
              </w:rPr>
            </w:pPr>
          </w:p>
          <w:p w14:paraId="4D5104B5" w14:textId="77777777" w:rsidR="00E02224" w:rsidRDefault="00E02224" w:rsidP="00E02224">
            <w:pPr>
              <w:pStyle w:val="XML1"/>
              <w:rPr>
                <w:del w:id="4368" w:author="aas" w:date="2013-10-14T02:06:00Z"/>
              </w:rPr>
            </w:pPr>
            <w:del w:id="4369" w:author="aas" w:date="2013-10-14T02:06:00Z">
              <w:r>
                <w:delText xml:space="preserve">        One pair of local/remote endpoints must exist for a tunnel</w:delText>
              </w:r>
            </w:del>
          </w:p>
          <w:p w14:paraId="382E83FF" w14:textId="77777777" w:rsidR="00E02224" w:rsidRDefault="00E02224" w:rsidP="00E02224">
            <w:pPr>
              <w:pStyle w:val="XML1"/>
              <w:rPr>
                <w:del w:id="4370" w:author="aas" w:date="2013-10-14T02:06:00Z"/>
              </w:rPr>
            </w:pPr>
            <w:del w:id="4371" w:author="aas" w:date="2013-10-14T02:06:00Z">
              <w:r>
                <w:delText xml:space="preserve">        configuration.</w:delText>
              </w:r>
            </w:del>
          </w:p>
          <w:p w14:paraId="6B8AAB38" w14:textId="77777777" w:rsidR="00E02224" w:rsidRDefault="00E02224" w:rsidP="00E02224">
            <w:pPr>
              <w:pStyle w:val="XML1"/>
              <w:rPr>
                <w:del w:id="4372" w:author="aas" w:date="2013-10-14T02:06:00Z"/>
              </w:rPr>
            </w:pPr>
          </w:p>
          <w:p w14:paraId="41D77E87" w14:textId="77777777" w:rsidR="00E02224" w:rsidRDefault="00E02224" w:rsidP="00E02224">
            <w:pPr>
              <w:pStyle w:val="XML1"/>
              <w:rPr>
                <w:del w:id="4373" w:author="aas" w:date="2013-10-14T02:06:00Z"/>
              </w:rPr>
            </w:pPr>
            <w:del w:id="4374" w:author="aas" w:date="2013-10-14T02:06:00Z">
              <w:r>
                <w:delText xml:space="preserve">        Only elements from one choice must exist at a time.</w:delText>
              </w:r>
            </w:del>
          </w:p>
          <w:p w14:paraId="031DCC33" w14:textId="77777777" w:rsidR="00E02224" w:rsidRDefault="00E02224" w:rsidP="00E02224">
            <w:pPr>
              <w:pStyle w:val="XML1"/>
              <w:rPr>
                <w:del w:id="4375" w:author="aas" w:date="2013-10-14T02:06:00Z"/>
              </w:rPr>
            </w:pPr>
            <w:del w:id="4376" w:author="aas" w:date="2013-10-14T02:06:00Z">
              <w:r>
                <w:delText xml:space="preserve">      &lt;/xs:documentation&gt;</w:delText>
              </w:r>
            </w:del>
          </w:p>
          <w:p w14:paraId="292F7B1F" w14:textId="77777777" w:rsidR="00E02224" w:rsidRDefault="00E02224" w:rsidP="00E02224">
            <w:pPr>
              <w:pStyle w:val="XML1"/>
              <w:rPr>
                <w:del w:id="4377" w:author="aas" w:date="2013-10-14T02:06:00Z"/>
              </w:rPr>
            </w:pPr>
            <w:del w:id="4378" w:author="aas" w:date="2013-10-14T02:06:00Z">
              <w:r>
                <w:delText xml:space="preserve">    &lt;/xs:annotation&gt;</w:delText>
              </w:r>
            </w:del>
          </w:p>
          <w:p w14:paraId="1D932FC1" w14:textId="77777777" w:rsidR="00E02224" w:rsidRDefault="00E02224" w:rsidP="00E02224">
            <w:pPr>
              <w:pStyle w:val="XML1"/>
              <w:rPr>
                <w:del w:id="4379" w:author="aas" w:date="2013-10-14T02:06:00Z"/>
              </w:rPr>
            </w:pPr>
          </w:p>
          <w:p w14:paraId="329BC147" w14:textId="77777777" w:rsidR="00E02224" w:rsidRDefault="00E02224" w:rsidP="00E02224">
            <w:pPr>
              <w:pStyle w:val="XML1"/>
              <w:rPr>
                <w:del w:id="4380" w:author="aas" w:date="2013-10-14T02:06:00Z"/>
              </w:rPr>
            </w:pPr>
            <w:del w:id="4381" w:author="aas" w:date="2013-10-14T02:06:00Z">
              <w:r>
                <w:delText xml:space="preserve">    &lt;xs:sequence&gt;</w:delText>
              </w:r>
            </w:del>
          </w:p>
          <w:p w14:paraId="1C52832F" w14:textId="77777777" w:rsidR="00E02224" w:rsidRDefault="00E02224" w:rsidP="00E02224">
            <w:pPr>
              <w:pStyle w:val="XML1"/>
              <w:rPr>
                <w:del w:id="4382" w:author="aas" w:date="2013-10-14T02:06:00Z"/>
              </w:rPr>
            </w:pPr>
            <w:del w:id="4383" w:author="aas" w:date="2013-10-14T02:06:00Z">
              <w:r>
                <w:delText xml:space="preserve">      &lt;xs:choice&gt;</w:delText>
              </w:r>
            </w:del>
          </w:p>
          <w:p w14:paraId="247F5301" w14:textId="77777777" w:rsidR="00E02224" w:rsidRDefault="00E02224" w:rsidP="00E02224">
            <w:pPr>
              <w:pStyle w:val="XML1"/>
              <w:rPr>
                <w:del w:id="4384" w:author="aas" w:date="2013-10-14T02:06:00Z"/>
              </w:rPr>
            </w:pPr>
            <w:del w:id="4385" w:author="aas" w:date="2013-10-14T02:06:00Z">
              <w:r>
                <w:delText xml:space="preserve">        &lt;xs:sequence&gt;</w:delText>
              </w:r>
            </w:del>
          </w:p>
          <w:p w14:paraId="43A0184B" w14:textId="77777777" w:rsidR="00E02224" w:rsidRDefault="00E02224" w:rsidP="00E02224">
            <w:pPr>
              <w:pStyle w:val="XML1"/>
              <w:rPr>
                <w:del w:id="4386" w:author="aas" w:date="2013-10-14T02:06:00Z"/>
              </w:rPr>
            </w:pPr>
            <w:del w:id="4387" w:author="aas" w:date="2013-10-14T02:06:00Z">
              <w:r>
                <w:delText xml:space="preserve">          &lt;xs:element name="local-endpoint-ipv4-adress"  type="inet:ipv4-address"&gt;</w:delText>
              </w:r>
            </w:del>
          </w:p>
          <w:p w14:paraId="6FD0C14C" w14:textId="77777777" w:rsidR="00E02224" w:rsidRDefault="00E02224" w:rsidP="00E02224">
            <w:pPr>
              <w:pStyle w:val="XML1"/>
              <w:rPr>
                <w:del w:id="4388" w:author="aas" w:date="2013-10-14T02:06:00Z"/>
              </w:rPr>
            </w:pPr>
            <w:del w:id="4389" w:author="aas" w:date="2013-10-14T02:06:00Z">
              <w:r>
                <w:delText xml:space="preserve">            &lt;xs:annotation&gt;</w:delText>
              </w:r>
            </w:del>
          </w:p>
          <w:p w14:paraId="36946876" w14:textId="77777777" w:rsidR="00E02224" w:rsidRDefault="00E02224" w:rsidP="00E02224">
            <w:pPr>
              <w:pStyle w:val="XML1"/>
              <w:rPr>
                <w:del w:id="4390" w:author="aas" w:date="2013-10-14T02:06:00Z"/>
              </w:rPr>
            </w:pPr>
            <w:del w:id="4391" w:author="aas" w:date="2013-10-14T02:06:00Z">
              <w:r>
                <w:delText xml:space="preserve">              &lt;xs:documentation&gt;</w:delText>
              </w:r>
            </w:del>
          </w:p>
          <w:p w14:paraId="76784769" w14:textId="77777777" w:rsidR="00E02224" w:rsidRDefault="00E02224" w:rsidP="00E02224">
            <w:pPr>
              <w:pStyle w:val="XML1"/>
              <w:rPr>
                <w:del w:id="4392" w:author="aas" w:date="2013-10-14T02:06:00Z"/>
              </w:rPr>
            </w:pPr>
            <w:del w:id="4393" w:author="aas" w:date="2013-10-14T02:06:00Z">
              <w:r>
                <w:delText xml:space="preserve">                The IPv4 address of the local tunnel</w:delText>
              </w:r>
            </w:del>
          </w:p>
          <w:p w14:paraId="7F589175" w14:textId="77777777" w:rsidR="00E02224" w:rsidRDefault="00E02224" w:rsidP="00E02224">
            <w:pPr>
              <w:pStyle w:val="XML1"/>
              <w:rPr>
                <w:del w:id="4394" w:author="aas" w:date="2013-10-14T02:06:00Z"/>
              </w:rPr>
            </w:pPr>
            <w:del w:id="4395" w:author="aas" w:date="2013-10-14T02:06:00Z">
              <w:r>
                <w:delText xml:space="preserve">                endpoint.</w:delText>
              </w:r>
            </w:del>
          </w:p>
          <w:p w14:paraId="03D141B3" w14:textId="77777777" w:rsidR="00E02224" w:rsidRDefault="00E02224" w:rsidP="00E02224">
            <w:pPr>
              <w:pStyle w:val="XML1"/>
              <w:rPr>
                <w:del w:id="4396" w:author="aas" w:date="2013-10-14T02:06:00Z"/>
              </w:rPr>
            </w:pPr>
            <w:del w:id="4397" w:author="aas" w:date="2013-10-14T02:06:00Z">
              <w:r>
                <w:delText xml:space="preserve">              &lt;/xs:documentation&gt;</w:delText>
              </w:r>
            </w:del>
          </w:p>
          <w:p w14:paraId="0DD21DD0" w14:textId="77777777" w:rsidR="00E02224" w:rsidRDefault="00E02224" w:rsidP="00E02224">
            <w:pPr>
              <w:pStyle w:val="XML1"/>
              <w:rPr>
                <w:del w:id="4398" w:author="aas" w:date="2013-10-14T02:06:00Z"/>
              </w:rPr>
            </w:pPr>
            <w:del w:id="4399" w:author="aas" w:date="2013-10-14T02:06:00Z">
              <w:r>
                <w:delText xml:space="preserve">            &lt;/xs:annotation&gt;</w:delText>
              </w:r>
            </w:del>
          </w:p>
          <w:p w14:paraId="50CE675D" w14:textId="77777777" w:rsidR="00E02224" w:rsidRDefault="00E02224" w:rsidP="00E02224">
            <w:pPr>
              <w:pStyle w:val="XML1"/>
              <w:rPr>
                <w:del w:id="4400" w:author="aas" w:date="2013-10-14T02:06:00Z"/>
              </w:rPr>
            </w:pPr>
            <w:del w:id="4401" w:author="aas" w:date="2013-10-14T02:06:00Z">
              <w:r>
                <w:delText xml:space="preserve">          &lt;/xs:element&gt;</w:delText>
              </w:r>
            </w:del>
          </w:p>
          <w:p w14:paraId="19603A79" w14:textId="77777777" w:rsidR="00E02224" w:rsidRDefault="00E02224" w:rsidP="00E02224">
            <w:pPr>
              <w:pStyle w:val="XML1"/>
              <w:rPr>
                <w:del w:id="4402" w:author="aas" w:date="2013-10-14T02:06:00Z"/>
              </w:rPr>
            </w:pPr>
            <w:del w:id="4403" w:author="aas" w:date="2013-10-14T02:06:00Z">
              <w:r>
                <w:delText xml:space="preserve">          &lt;xs:element name="remote-endpoint-ipv4-adress"  type="inet:ipv4-address"&gt;</w:delText>
              </w:r>
            </w:del>
          </w:p>
          <w:p w14:paraId="1BAFE5B6" w14:textId="77777777" w:rsidR="00E02224" w:rsidRDefault="00E02224" w:rsidP="00E02224">
            <w:pPr>
              <w:pStyle w:val="XML1"/>
              <w:rPr>
                <w:del w:id="4404" w:author="aas" w:date="2013-10-14T02:06:00Z"/>
              </w:rPr>
            </w:pPr>
            <w:del w:id="4405" w:author="aas" w:date="2013-10-14T02:06:00Z">
              <w:r>
                <w:delText xml:space="preserve">            &lt;xs:annotation&gt;</w:delText>
              </w:r>
            </w:del>
          </w:p>
          <w:p w14:paraId="460C41F8" w14:textId="77777777" w:rsidR="00E02224" w:rsidRDefault="00E02224" w:rsidP="00E02224">
            <w:pPr>
              <w:pStyle w:val="XML1"/>
              <w:rPr>
                <w:del w:id="4406" w:author="aas" w:date="2013-10-14T02:06:00Z"/>
              </w:rPr>
            </w:pPr>
            <w:del w:id="4407" w:author="aas" w:date="2013-10-14T02:06:00Z">
              <w:r>
                <w:delText xml:space="preserve">              &lt;xs:documentation&gt;</w:delText>
              </w:r>
            </w:del>
          </w:p>
          <w:p w14:paraId="5F4BB28A" w14:textId="77777777" w:rsidR="00E02224" w:rsidRDefault="00E02224" w:rsidP="00E02224">
            <w:pPr>
              <w:pStyle w:val="XML1"/>
              <w:rPr>
                <w:del w:id="4408" w:author="aas" w:date="2013-10-14T02:06:00Z"/>
              </w:rPr>
            </w:pPr>
            <w:del w:id="4409" w:author="aas" w:date="2013-10-14T02:06:00Z">
              <w:r>
                <w:delText xml:space="preserve">                The IPv4 address of the remote tunnel</w:delText>
              </w:r>
            </w:del>
          </w:p>
          <w:p w14:paraId="760D441A" w14:textId="77777777" w:rsidR="00E02224" w:rsidRDefault="00E02224" w:rsidP="00E02224">
            <w:pPr>
              <w:pStyle w:val="XML1"/>
              <w:rPr>
                <w:del w:id="4410" w:author="aas" w:date="2013-10-14T02:06:00Z"/>
              </w:rPr>
            </w:pPr>
            <w:del w:id="4411" w:author="aas" w:date="2013-10-14T02:06:00Z">
              <w:r>
                <w:delText xml:space="preserve">                endpoint.</w:delText>
              </w:r>
            </w:del>
          </w:p>
          <w:p w14:paraId="75FA8FD4" w14:textId="77777777" w:rsidR="00E02224" w:rsidRDefault="00E02224" w:rsidP="00E02224">
            <w:pPr>
              <w:pStyle w:val="XML1"/>
              <w:rPr>
                <w:del w:id="4412" w:author="aas" w:date="2013-10-14T02:06:00Z"/>
              </w:rPr>
            </w:pPr>
            <w:del w:id="4413" w:author="aas" w:date="2013-10-14T02:06:00Z">
              <w:r>
                <w:delText xml:space="preserve">              &lt;/xs:documentation&gt;</w:delText>
              </w:r>
            </w:del>
          </w:p>
          <w:p w14:paraId="286CB7EC" w14:textId="77777777" w:rsidR="00E02224" w:rsidRDefault="00E02224" w:rsidP="00E02224">
            <w:pPr>
              <w:pStyle w:val="XML1"/>
              <w:rPr>
                <w:del w:id="4414" w:author="aas" w:date="2013-10-14T02:06:00Z"/>
              </w:rPr>
            </w:pPr>
            <w:del w:id="4415" w:author="aas" w:date="2013-10-14T02:06:00Z">
              <w:r>
                <w:delText xml:space="preserve">            &lt;/xs:annotation&gt;</w:delText>
              </w:r>
            </w:del>
          </w:p>
          <w:p w14:paraId="6DD88E9B" w14:textId="77777777" w:rsidR="00E02224" w:rsidRDefault="00E02224" w:rsidP="00E02224">
            <w:pPr>
              <w:pStyle w:val="XML1"/>
              <w:rPr>
                <w:del w:id="4416" w:author="aas" w:date="2013-10-14T02:06:00Z"/>
              </w:rPr>
            </w:pPr>
            <w:del w:id="4417" w:author="aas" w:date="2013-10-14T02:06:00Z">
              <w:r>
                <w:delText xml:space="preserve">          &lt;/xs:element&gt;</w:delText>
              </w:r>
            </w:del>
          </w:p>
          <w:p w14:paraId="27E3C127" w14:textId="77777777" w:rsidR="00E02224" w:rsidRDefault="00E02224" w:rsidP="00E02224">
            <w:pPr>
              <w:pStyle w:val="XML1"/>
              <w:rPr>
                <w:del w:id="4418" w:author="aas" w:date="2013-10-14T02:06:00Z"/>
              </w:rPr>
            </w:pPr>
            <w:del w:id="4419" w:author="aas" w:date="2013-10-14T02:06:00Z">
              <w:r>
                <w:delText xml:space="preserve">        &lt;/xs:sequence&gt;</w:delText>
              </w:r>
            </w:del>
          </w:p>
          <w:p w14:paraId="6775BDEC" w14:textId="77777777" w:rsidR="00E02224" w:rsidRDefault="00E02224" w:rsidP="00E02224">
            <w:pPr>
              <w:pStyle w:val="XML1"/>
              <w:rPr>
                <w:del w:id="4420" w:author="aas" w:date="2013-10-14T02:06:00Z"/>
              </w:rPr>
            </w:pPr>
            <w:del w:id="4421" w:author="aas" w:date="2013-10-14T02:06:00Z">
              <w:r>
                <w:delText xml:space="preserve">        &lt;xs:sequence&gt;</w:delText>
              </w:r>
            </w:del>
          </w:p>
          <w:p w14:paraId="2B03EEE3" w14:textId="77777777" w:rsidR="00E02224" w:rsidRDefault="00E02224" w:rsidP="00E02224">
            <w:pPr>
              <w:pStyle w:val="XML1"/>
              <w:rPr>
                <w:del w:id="4422" w:author="aas" w:date="2013-10-14T02:06:00Z"/>
              </w:rPr>
            </w:pPr>
            <w:del w:id="4423" w:author="aas" w:date="2013-10-14T02:06:00Z">
              <w:r>
                <w:delText xml:space="preserve">          &lt;xs:element name="local-endpoint-ipv6-adress"  type="inet:ipv6-address"&gt;</w:delText>
              </w:r>
            </w:del>
          </w:p>
          <w:p w14:paraId="50F0405F" w14:textId="77777777" w:rsidR="00E02224" w:rsidRDefault="00E02224" w:rsidP="00E02224">
            <w:pPr>
              <w:pStyle w:val="XML1"/>
              <w:rPr>
                <w:del w:id="4424" w:author="aas" w:date="2013-10-14T02:06:00Z"/>
              </w:rPr>
            </w:pPr>
            <w:del w:id="4425" w:author="aas" w:date="2013-10-14T02:06:00Z">
              <w:r>
                <w:delText xml:space="preserve">            &lt;xs:annotation&gt;</w:delText>
              </w:r>
            </w:del>
          </w:p>
          <w:p w14:paraId="2BE26869" w14:textId="77777777" w:rsidR="00E02224" w:rsidRDefault="00E02224" w:rsidP="00E02224">
            <w:pPr>
              <w:pStyle w:val="XML1"/>
              <w:rPr>
                <w:del w:id="4426" w:author="aas" w:date="2013-10-14T02:06:00Z"/>
              </w:rPr>
            </w:pPr>
            <w:del w:id="4427" w:author="aas" w:date="2013-10-14T02:06:00Z">
              <w:r>
                <w:delText xml:space="preserve">              &lt;xs:documentation&gt;</w:delText>
              </w:r>
            </w:del>
          </w:p>
          <w:p w14:paraId="27CC4D34" w14:textId="77777777" w:rsidR="00E02224" w:rsidRDefault="00E02224" w:rsidP="00E02224">
            <w:pPr>
              <w:pStyle w:val="XML1"/>
              <w:rPr>
                <w:del w:id="4428" w:author="aas" w:date="2013-10-14T02:06:00Z"/>
              </w:rPr>
            </w:pPr>
            <w:del w:id="4429" w:author="aas" w:date="2013-10-14T02:06:00Z">
              <w:r>
                <w:delText xml:space="preserve">                The IPv6 address of the local tunnel</w:delText>
              </w:r>
            </w:del>
          </w:p>
          <w:p w14:paraId="63BA7B30" w14:textId="77777777" w:rsidR="00E02224" w:rsidRDefault="00E02224" w:rsidP="00E02224">
            <w:pPr>
              <w:pStyle w:val="XML1"/>
              <w:rPr>
                <w:del w:id="4430" w:author="aas" w:date="2013-10-14T02:06:00Z"/>
              </w:rPr>
            </w:pPr>
            <w:del w:id="4431" w:author="aas" w:date="2013-10-14T02:06:00Z">
              <w:r>
                <w:delText xml:space="preserve">                endpoint.</w:delText>
              </w:r>
            </w:del>
          </w:p>
          <w:p w14:paraId="0414BC3B" w14:textId="77777777" w:rsidR="00E02224" w:rsidRDefault="00E02224" w:rsidP="00E02224">
            <w:pPr>
              <w:pStyle w:val="XML1"/>
              <w:rPr>
                <w:del w:id="4432" w:author="aas" w:date="2013-10-14T02:06:00Z"/>
              </w:rPr>
            </w:pPr>
            <w:del w:id="4433" w:author="aas" w:date="2013-10-14T02:06:00Z">
              <w:r>
                <w:delText xml:space="preserve">              &lt;/xs:documentation&gt;</w:delText>
              </w:r>
            </w:del>
          </w:p>
          <w:p w14:paraId="2A85C41B" w14:textId="77777777" w:rsidR="00E02224" w:rsidRDefault="00E02224" w:rsidP="00E02224">
            <w:pPr>
              <w:pStyle w:val="XML1"/>
              <w:rPr>
                <w:del w:id="4434" w:author="aas" w:date="2013-10-14T02:06:00Z"/>
              </w:rPr>
            </w:pPr>
            <w:del w:id="4435" w:author="aas" w:date="2013-10-14T02:06:00Z">
              <w:r>
                <w:delText xml:space="preserve">            &lt;/xs:annotation&gt;</w:delText>
              </w:r>
            </w:del>
          </w:p>
          <w:p w14:paraId="68C0FAC6" w14:textId="77777777" w:rsidR="00E02224" w:rsidRDefault="00E02224" w:rsidP="00E02224">
            <w:pPr>
              <w:pStyle w:val="XML1"/>
              <w:rPr>
                <w:del w:id="4436" w:author="aas" w:date="2013-10-14T02:06:00Z"/>
              </w:rPr>
            </w:pPr>
            <w:del w:id="4437" w:author="aas" w:date="2013-10-14T02:06:00Z">
              <w:r>
                <w:delText xml:space="preserve">          &lt;/xs:element&gt;</w:delText>
              </w:r>
            </w:del>
          </w:p>
          <w:p w14:paraId="4E617C42" w14:textId="77777777" w:rsidR="00E02224" w:rsidRDefault="00E02224" w:rsidP="00E02224">
            <w:pPr>
              <w:pStyle w:val="XML1"/>
              <w:rPr>
                <w:del w:id="4438" w:author="aas" w:date="2013-10-14T02:06:00Z"/>
              </w:rPr>
            </w:pPr>
            <w:del w:id="4439" w:author="aas" w:date="2013-10-14T02:06:00Z">
              <w:r>
                <w:delText xml:space="preserve">          &lt;xs:element name="remote-endpoint-ipv6-adress"  type="inet:ipv6-address"&gt;</w:delText>
              </w:r>
            </w:del>
          </w:p>
          <w:p w14:paraId="0CE8D343" w14:textId="77777777" w:rsidR="00E02224" w:rsidRDefault="00E02224" w:rsidP="00E02224">
            <w:pPr>
              <w:pStyle w:val="XML1"/>
              <w:rPr>
                <w:del w:id="4440" w:author="aas" w:date="2013-10-14T02:06:00Z"/>
              </w:rPr>
            </w:pPr>
            <w:del w:id="4441" w:author="aas" w:date="2013-10-14T02:06:00Z">
              <w:r>
                <w:delText xml:space="preserve">            &lt;xs:annotation&gt;</w:delText>
              </w:r>
            </w:del>
          </w:p>
          <w:p w14:paraId="5AFD584D" w14:textId="77777777" w:rsidR="00E02224" w:rsidRDefault="00E02224" w:rsidP="00E02224">
            <w:pPr>
              <w:pStyle w:val="XML1"/>
              <w:rPr>
                <w:del w:id="4442" w:author="aas" w:date="2013-10-14T02:06:00Z"/>
              </w:rPr>
            </w:pPr>
            <w:del w:id="4443" w:author="aas" w:date="2013-10-14T02:06:00Z">
              <w:r>
                <w:delText xml:space="preserve">              &lt;xs:documentation&gt;</w:delText>
              </w:r>
            </w:del>
          </w:p>
          <w:p w14:paraId="44316D32" w14:textId="77777777" w:rsidR="00E02224" w:rsidRDefault="00E02224" w:rsidP="00E02224">
            <w:pPr>
              <w:pStyle w:val="XML1"/>
              <w:rPr>
                <w:del w:id="4444" w:author="aas" w:date="2013-10-14T02:06:00Z"/>
              </w:rPr>
            </w:pPr>
            <w:del w:id="4445" w:author="aas" w:date="2013-10-14T02:06:00Z">
              <w:r>
                <w:delText xml:space="preserve">                The IPv6 address of the remote tunnel</w:delText>
              </w:r>
            </w:del>
          </w:p>
          <w:p w14:paraId="3736EE3B" w14:textId="77777777" w:rsidR="00E02224" w:rsidRDefault="00E02224" w:rsidP="00E02224">
            <w:pPr>
              <w:pStyle w:val="XML1"/>
              <w:rPr>
                <w:del w:id="4446" w:author="aas" w:date="2013-10-14T02:06:00Z"/>
              </w:rPr>
            </w:pPr>
            <w:del w:id="4447" w:author="aas" w:date="2013-10-14T02:06:00Z">
              <w:r>
                <w:delText xml:space="preserve">                endpoint.</w:delText>
              </w:r>
            </w:del>
          </w:p>
          <w:p w14:paraId="515E29D2" w14:textId="77777777" w:rsidR="00E02224" w:rsidRDefault="00E02224" w:rsidP="00E02224">
            <w:pPr>
              <w:pStyle w:val="XML1"/>
              <w:rPr>
                <w:del w:id="4448" w:author="aas" w:date="2013-10-14T02:06:00Z"/>
              </w:rPr>
            </w:pPr>
            <w:del w:id="4449" w:author="aas" w:date="2013-10-14T02:06:00Z">
              <w:r>
                <w:delText xml:space="preserve">              &lt;/xs:documentation&gt;</w:delText>
              </w:r>
            </w:del>
          </w:p>
          <w:p w14:paraId="247735B5" w14:textId="77777777" w:rsidR="00E02224" w:rsidRDefault="00E02224" w:rsidP="00E02224">
            <w:pPr>
              <w:pStyle w:val="XML1"/>
              <w:rPr>
                <w:del w:id="4450" w:author="aas" w:date="2013-10-14T02:06:00Z"/>
              </w:rPr>
            </w:pPr>
            <w:del w:id="4451" w:author="aas" w:date="2013-10-14T02:06:00Z">
              <w:r>
                <w:delText xml:space="preserve">            &lt;/xs:annotation&gt;</w:delText>
              </w:r>
            </w:del>
          </w:p>
          <w:p w14:paraId="0C54211F" w14:textId="77777777" w:rsidR="00E02224" w:rsidRDefault="00E02224" w:rsidP="00E02224">
            <w:pPr>
              <w:pStyle w:val="XML1"/>
              <w:rPr>
                <w:del w:id="4452" w:author="aas" w:date="2013-10-14T02:06:00Z"/>
              </w:rPr>
            </w:pPr>
            <w:del w:id="4453" w:author="aas" w:date="2013-10-14T02:06:00Z">
              <w:r>
                <w:delText xml:space="preserve">          &lt;/xs:element&gt;</w:delText>
              </w:r>
            </w:del>
          </w:p>
          <w:p w14:paraId="128756DD" w14:textId="77777777" w:rsidR="00E02224" w:rsidRDefault="00E02224" w:rsidP="00E02224">
            <w:pPr>
              <w:pStyle w:val="XML1"/>
              <w:rPr>
                <w:del w:id="4454" w:author="aas" w:date="2013-10-14T02:06:00Z"/>
              </w:rPr>
            </w:pPr>
            <w:del w:id="4455" w:author="aas" w:date="2013-10-14T02:06:00Z">
              <w:r>
                <w:delText xml:space="preserve">        &lt;/xs:sequence&gt;</w:delText>
              </w:r>
            </w:del>
          </w:p>
          <w:p w14:paraId="6D1C2364" w14:textId="77777777" w:rsidR="00E02224" w:rsidRDefault="00E02224" w:rsidP="00E02224">
            <w:pPr>
              <w:pStyle w:val="XML1"/>
              <w:rPr>
                <w:del w:id="4456" w:author="aas" w:date="2013-10-14T02:06:00Z"/>
              </w:rPr>
            </w:pPr>
            <w:del w:id="4457" w:author="aas" w:date="2013-10-14T02:06:00Z">
              <w:r>
                <w:delText xml:space="preserve">        &lt;xs:sequence&gt;</w:delText>
              </w:r>
            </w:del>
          </w:p>
          <w:p w14:paraId="6B869BA0" w14:textId="77777777" w:rsidR="00E02224" w:rsidRDefault="00E02224" w:rsidP="00E02224">
            <w:pPr>
              <w:pStyle w:val="XML1"/>
              <w:rPr>
                <w:del w:id="4458" w:author="aas" w:date="2013-10-14T02:06:00Z"/>
              </w:rPr>
            </w:pPr>
            <w:del w:id="4459" w:author="aas" w:date="2013-10-14T02:06:00Z">
              <w:r>
                <w:delText xml:space="preserve">          &lt;xs:element name="local-endpoint-mac-adress"  type="yang:mac-address"&gt;</w:delText>
              </w:r>
            </w:del>
          </w:p>
          <w:p w14:paraId="260D4356" w14:textId="77777777" w:rsidR="00E02224" w:rsidRDefault="00E02224" w:rsidP="00E02224">
            <w:pPr>
              <w:pStyle w:val="XML1"/>
              <w:rPr>
                <w:del w:id="4460" w:author="aas" w:date="2013-10-14T02:06:00Z"/>
              </w:rPr>
            </w:pPr>
            <w:del w:id="4461" w:author="aas" w:date="2013-10-14T02:06:00Z">
              <w:r>
                <w:delText xml:space="preserve">            &lt;xs:annotation&gt;</w:delText>
              </w:r>
            </w:del>
          </w:p>
          <w:p w14:paraId="65DCF79B" w14:textId="77777777" w:rsidR="00E02224" w:rsidRDefault="00E02224" w:rsidP="00E02224">
            <w:pPr>
              <w:pStyle w:val="XML1"/>
              <w:rPr>
                <w:del w:id="4462" w:author="aas" w:date="2013-10-14T02:06:00Z"/>
              </w:rPr>
            </w:pPr>
            <w:del w:id="4463" w:author="aas" w:date="2013-10-14T02:06:00Z">
              <w:r>
                <w:delText xml:space="preserve">              &lt;xs:documentation&gt;</w:delText>
              </w:r>
            </w:del>
          </w:p>
          <w:p w14:paraId="6913EC71" w14:textId="77777777" w:rsidR="00E02224" w:rsidRDefault="00E02224" w:rsidP="00E02224">
            <w:pPr>
              <w:pStyle w:val="XML1"/>
              <w:rPr>
                <w:del w:id="4464" w:author="aas" w:date="2013-10-14T02:06:00Z"/>
              </w:rPr>
            </w:pPr>
            <w:del w:id="4465" w:author="aas" w:date="2013-10-14T02:06:00Z">
              <w:r>
                <w:delText xml:space="preserve">                The MAC address of the local tunnel</w:delText>
              </w:r>
            </w:del>
          </w:p>
          <w:p w14:paraId="3C62A3E9" w14:textId="77777777" w:rsidR="00E02224" w:rsidRDefault="00E02224" w:rsidP="00E02224">
            <w:pPr>
              <w:pStyle w:val="XML1"/>
              <w:rPr>
                <w:del w:id="4466" w:author="aas" w:date="2013-10-14T02:06:00Z"/>
              </w:rPr>
            </w:pPr>
            <w:del w:id="4467" w:author="aas" w:date="2013-10-14T02:06:00Z">
              <w:r>
                <w:delText xml:space="preserve">                endpoint.</w:delText>
              </w:r>
            </w:del>
          </w:p>
          <w:p w14:paraId="2F36FAF6" w14:textId="77777777" w:rsidR="00E02224" w:rsidRDefault="00E02224" w:rsidP="00E02224">
            <w:pPr>
              <w:pStyle w:val="XML1"/>
              <w:rPr>
                <w:del w:id="4468" w:author="aas" w:date="2013-10-14T02:06:00Z"/>
              </w:rPr>
            </w:pPr>
            <w:del w:id="4469" w:author="aas" w:date="2013-10-14T02:06:00Z">
              <w:r>
                <w:delText xml:space="preserve">              &lt;/xs:documentation&gt;</w:delText>
              </w:r>
            </w:del>
          </w:p>
          <w:p w14:paraId="6B46769F" w14:textId="77777777" w:rsidR="00E02224" w:rsidRDefault="00E02224" w:rsidP="00E02224">
            <w:pPr>
              <w:pStyle w:val="XML1"/>
              <w:rPr>
                <w:del w:id="4470" w:author="aas" w:date="2013-10-14T02:06:00Z"/>
              </w:rPr>
            </w:pPr>
            <w:del w:id="4471" w:author="aas" w:date="2013-10-14T02:06:00Z">
              <w:r>
                <w:delText xml:space="preserve">            &lt;/xs:annotation&gt;</w:delText>
              </w:r>
            </w:del>
          </w:p>
          <w:p w14:paraId="0941A801" w14:textId="77777777" w:rsidR="00E02224" w:rsidRDefault="00E02224" w:rsidP="00E02224">
            <w:pPr>
              <w:pStyle w:val="XML1"/>
              <w:rPr>
                <w:del w:id="4472" w:author="aas" w:date="2013-10-14T02:06:00Z"/>
              </w:rPr>
            </w:pPr>
            <w:del w:id="4473" w:author="aas" w:date="2013-10-14T02:06:00Z">
              <w:r>
                <w:delText xml:space="preserve">          &lt;/xs:element&gt;</w:delText>
              </w:r>
            </w:del>
          </w:p>
          <w:p w14:paraId="36D6D3C1" w14:textId="77777777" w:rsidR="00E02224" w:rsidRDefault="00E02224" w:rsidP="00E02224">
            <w:pPr>
              <w:pStyle w:val="XML1"/>
              <w:rPr>
                <w:del w:id="4474" w:author="aas" w:date="2013-10-14T02:06:00Z"/>
              </w:rPr>
            </w:pPr>
            <w:del w:id="4475" w:author="aas" w:date="2013-10-14T02:06:00Z">
              <w:r>
                <w:delText xml:space="preserve">          &lt;xs:element name="remote-endpoint-mac-adress"  type="yang:mac-address"&gt;</w:delText>
              </w:r>
            </w:del>
          </w:p>
          <w:p w14:paraId="6A865F17" w14:textId="77777777" w:rsidR="00E02224" w:rsidRDefault="00E02224" w:rsidP="00E02224">
            <w:pPr>
              <w:pStyle w:val="XML1"/>
              <w:rPr>
                <w:del w:id="4476" w:author="aas" w:date="2013-10-14T02:06:00Z"/>
              </w:rPr>
            </w:pPr>
            <w:del w:id="4477" w:author="aas" w:date="2013-10-14T02:06:00Z">
              <w:r>
                <w:delText xml:space="preserve">            &lt;xs:annotation&gt;</w:delText>
              </w:r>
            </w:del>
          </w:p>
          <w:p w14:paraId="3FFAD63D" w14:textId="77777777" w:rsidR="00E02224" w:rsidRDefault="00E02224" w:rsidP="00E02224">
            <w:pPr>
              <w:pStyle w:val="XML1"/>
              <w:rPr>
                <w:del w:id="4478" w:author="aas" w:date="2013-10-14T02:06:00Z"/>
              </w:rPr>
            </w:pPr>
            <w:del w:id="4479" w:author="aas" w:date="2013-10-14T02:06:00Z">
              <w:r>
                <w:delText xml:space="preserve">              &lt;xs:documentation&gt;</w:delText>
              </w:r>
            </w:del>
          </w:p>
          <w:p w14:paraId="14F9B6AF" w14:textId="77777777" w:rsidR="00E02224" w:rsidRDefault="00E02224" w:rsidP="00E02224">
            <w:pPr>
              <w:pStyle w:val="XML1"/>
              <w:rPr>
                <w:del w:id="4480" w:author="aas" w:date="2013-10-14T02:06:00Z"/>
              </w:rPr>
            </w:pPr>
            <w:del w:id="4481" w:author="aas" w:date="2013-10-14T02:06:00Z">
              <w:r>
                <w:delText xml:space="preserve">                The MAC address of the remote tunnel</w:delText>
              </w:r>
            </w:del>
          </w:p>
          <w:p w14:paraId="4AE206DB" w14:textId="77777777" w:rsidR="00E02224" w:rsidRDefault="00E02224" w:rsidP="00E02224">
            <w:pPr>
              <w:pStyle w:val="XML1"/>
              <w:rPr>
                <w:del w:id="4482" w:author="aas" w:date="2013-10-14T02:06:00Z"/>
              </w:rPr>
            </w:pPr>
            <w:del w:id="4483" w:author="aas" w:date="2013-10-14T02:06:00Z">
              <w:r>
                <w:delText xml:space="preserve">                endpoint.</w:delText>
              </w:r>
            </w:del>
          </w:p>
          <w:p w14:paraId="5C2DCAA3" w14:textId="77777777" w:rsidR="00E02224" w:rsidRDefault="00E02224" w:rsidP="00E02224">
            <w:pPr>
              <w:pStyle w:val="XML1"/>
              <w:rPr>
                <w:del w:id="4484" w:author="aas" w:date="2013-10-14T02:06:00Z"/>
              </w:rPr>
            </w:pPr>
            <w:del w:id="4485" w:author="aas" w:date="2013-10-14T02:06:00Z">
              <w:r>
                <w:delText xml:space="preserve">              &lt;/xs:documentation&gt;</w:delText>
              </w:r>
            </w:del>
          </w:p>
          <w:p w14:paraId="63C3A934" w14:textId="77777777" w:rsidR="00E02224" w:rsidRDefault="00E02224" w:rsidP="00E02224">
            <w:pPr>
              <w:pStyle w:val="XML1"/>
              <w:rPr>
                <w:del w:id="4486" w:author="aas" w:date="2013-10-14T02:06:00Z"/>
              </w:rPr>
            </w:pPr>
            <w:del w:id="4487" w:author="aas" w:date="2013-10-14T02:06:00Z">
              <w:r>
                <w:delText xml:space="preserve">            &lt;/xs:annotation&gt;</w:delText>
              </w:r>
            </w:del>
          </w:p>
          <w:p w14:paraId="643F0F7F" w14:textId="77777777" w:rsidR="00E02224" w:rsidRDefault="00E02224" w:rsidP="00E02224">
            <w:pPr>
              <w:pStyle w:val="XML1"/>
              <w:rPr>
                <w:del w:id="4488" w:author="aas" w:date="2013-10-14T02:06:00Z"/>
              </w:rPr>
            </w:pPr>
            <w:del w:id="4489" w:author="aas" w:date="2013-10-14T02:06:00Z">
              <w:r>
                <w:delText xml:space="preserve">          &lt;/xs:element&gt;</w:delText>
              </w:r>
            </w:del>
          </w:p>
          <w:p w14:paraId="624272A5" w14:textId="77777777" w:rsidR="00E02224" w:rsidRDefault="00E02224" w:rsidP="00E02224">
            <w:pPr>
              <w:pStyle w:val="XML1"/>
              <w:rPr>
                <w:del w:id="4490" w:author="aas" w:date="2013-10-14T02:06:00Z"/>
              </w:rPr>
            </w:pPr>
            <w:del w:id="4491" w:author="aas" w:date="2013-10-14T02:06:00Z">
              <w:r>
                <w:delText xml:space="preserve">        &lt;/xs:sequence&gt;</w:delText>
              </w:r>
            </w:del>
          </w:p>
          <w:p w14:paraId="2A351948" w14:textId="77777777" w:rsidR="00E02224" w:rsidRDefault="00E02224" w:rsidP="00E02224">
            <w:pPr>
              <w:pStyle w:val="XML1"/>
              <w:rPr>
                <w:del w:id="4492" w:author="aas" w:date="2013-10-14T02:06:00Z"/>
              </w:rPr>
            </w:pPr>
            <w:del w:id="4493" w:author="aas" w:date="2013-10-14T02:06:00Z">
              <w:r>
                <w:delText xml:space="preserve">      &lt;/xs:choice&gt;</w:delText>
              </w:r>
            </w:del>
          </w:p>
          <w:p w14:paraId="5217A3DD" w14:textId="77777777" w:rsidR="00E02224" w:rsidRDefault="00E02224" w:rsidP="00E02224">
            <w:pPr>
              <w:pStyle w:val="XML1"/>
              <w:rPr>
                <w:del w:id="4494" w:author="aas" w:date="2013-10-14T02:06:00Z"/>
              </w:rPr>
            </w:pPr>
            <w:del w:id="4495" w:author="aas" w:date="2013-10-14T02:06:00Z">
              <w:r>
                <w:delText xml:space="preserve">    &lt;/xs:sequence&gt;</w:delText>
              </w:r>
            </w:del>
          </w:p>
          <w:p w14:paraId="6FF644C7" w14:textId="77777777" w:rsidR="00E02224" w:rsidRDefault="00E02224" w:rsidP="00E02224">
            <w:pPr>
              <w:pStyle w:val="XML1"/>
              <w:rPr>
                <w:del w:id="4496" w:author="aas" w:date="2013-10-14T02:06:00Z"/>
              </w:rPr>
            </w:pPr>
            <w:del w:id="4497" w:author="aas" w:date="2013-10-14T02:06:00Z">
              <w:r>
                <w:delText xml:space="preserve">  &lt;/xs:group&gt;</w:delText>
              </w:r>
            </w:del>
          </w:p>
          <w:p w14:paraId="55B96AEC" w14:textId="77777777" w:rsidR="00E02224" w:rsidRDefault="00E02224" w:rsidP="00E02224">
            <w:pPr>
              <w:pStyle w:val="XML1"/>
              <w:rPr>
                <w:del w:id="4498" w:author="aas" w:date="2013-10-14T02:06:00Z"/>
              </w:rPr>
            </w:pPr>
          </w:p>
          <w:p w14:paraId="4547B77A" w14:textId="77777777" w:rsidR="00E02224" w:rsidRDefault="00E02224" w:rsidP="00E02224">
            <w:pPr>
              <w:pStyle w:val="XML1"/>
              <w:rPr>
                <w:del w:id="4499" w:author="aas" w:date="2013-10-14T02:06:00Z"/>
              </w:rPr>
            </w:pPr>
            <w:del w:id="4500" w:author="aas" w:date="2013-10-14T02:06:00Z">
              <w:r>
                <w:delText xml:space="preserve">  &lt;xs:group name="OFPortIPGRETunnelType"&gt;</w:delText>
              </w:r>
            </w:del>
          </w:p>
          <w:p w14:paraId="6B5691B1" w14:textId="77777777" w:rsidR="00E02224" w:rsidRDefault="00E02224" w:rsidP="00E02224">
            <w:pPr>
              <w:pStyle w:val="XML1"/>
              <w:rPr>
                <w:del w:id="4501" w:author="aas" w:date="2013-10-14T02:06:00Z"/>
              </w:rPr>
            </w:pPr>
            <w:del w:id="4502" w:author="aas" w:date="2013-10-14T02:06:00Z">
              <w:r>
                <w:delText xml:space="preserve">    &lt;xs:annotation&gt;</w:delText>
              </w:r>
            </w:del>
          </w:p>
          <w:p w14:paraId="7320335A" w14:textId="77777777" w:rsidR="00E02224" w:rsidRDefault="00E02224" w:rsidP="00E02224">
            <w:pPr>
              <w:pStyle w:val="XML1"/>
              <w:rPr>
                <w:del w:id="4503" w:author="aas" w:date="2013-10-14T02:06:00Z"/>
              </w:rPr>
            </w:pPr>
            <w:del w:id="4504" w:author="aas" w:date="2013-10-14T02:06:00Z">
              <w:r>
                <w:delText xml:space="preserve">      &lt;xs:documentation&gt;</w:delText>
              </w:r>
            </w:del>
          </w:p>
          <w:p w14:paraId="355EEDDF" w14:textId="77777777" w:rsidR="00E02224" w:rsidRDefault="00E02224" w:rsidP="00E02224">
            <w:pPr>
              <w:pStyle w:val="XML1"/>
              <w:rPr>
                <w:del w:id="4505" w:author="aas" w:date="2013-10-14T02:06:00Z"/>
              </w:rPr>
            </w:pPr>
            <w:del w:id="4506" w:author="aas" w:date="2013-10-14T02:06:00Z">
              <w:r>
                <w:delText xml:space="preserve">        Properties of a IP-in-GRE tunnel with key,</w:delText>
              </w:r>
            </w:del>
          </w:p>
          <w:p w14:paraId="15D84653" w14:textId="77777777" w:rsidR="00E02224" w:rsidRDefault="00E02224" w:rsidP="00E02224">
            <w:pPr>
              <w:pStyle w:val="XML1"/>
              <w:rPr>
                <w:del w:id="4507" w:author="aas" w:date="2013-10-14T02:06:00Z"/>
              </w:rPr>
            </w:pPr>
            <w:del w:id="4508" w:author="aas" w:date="2013-10-14T02:06:00Z">
              <w:r>
                <w:delText xml:space="preserve">        checksum, and sequence number information.</w:delText>
              </w:r>
            </w:del>
          </w:p>
          <w:p w14:paraId="250EAE7A" w14:textId="77777777" w:rsidR="00E02224" w:rsidRDefault="00E02224" w:rsidP="00E02224">
            <w:pPr>
              <w:pStyle w:val="XML1"/>
              <w:rPr>
                <w:del w:id="4509" w:author="aas" w:date="2013-10-14T02:06:00Z"/>
              </w:rPr>
            </w:pPr>
            <w:del w:id="4510" w:author="aas" w:date="2013-10-14T02:06:00Z">
              <w:r>
                <w:delText xml:space="preserve">      &lt;/xs:documentation&gt;</w:delText>
              </w:r>
            </w:del>
          </w:p>
          <w:p w14:paraId="3F484D5F" w14:textId="77777777" w:rsidR="00E02224" w:rsidRDefault="00E02224" w:rsidP="00E02224">
            <w:pPr>
              <w:pStyle w:val="XML1"/>
              <w:rPr>
                <w:del w:id="4511" w:author="aas" w:date="2013-10-14T02:06:00Z"/>
              </w:rPr>
            </w:pPr>
            <w:del w:id="4512" w:author="aas" w:date="2013-10-14T02:06:00Z">
              <w:r>
                <w:delText xml:space="preserve">    &lt;/xs:annotation&gt;</w:delText>
              </w:r>
            </w:del>
          </w:p>
          <w:p w14:paraId="53CD0130" w14:textId="77777777" w:rsidR="00E02224" w:rsidRDefault="00E02224" w:rsidP="00E02224">
            <w:pPr>
              <w:pStyle w:val="XML1"/>
              <w:rPr>
                <w:del w:id="4513" w:author="aas" w:date="2013-10-14T02:06:00Z"/>
              </w:rPr>
            </w:pPr>
          </w:p>
          <w:p w14:paraId="7AB379CE" w14:textId="77777777" w:rsidR="00E02224" w:rsidRDefault="00E02224" w:rsidP="00E02224">
            <w:pPr>
              <w:pStyle w:val="XML1"/>
              <w:rPr>
                <w:del w:id="4514" w:author="aas" w:date="2013-10-14T02:06:00Z"/>
              </w:rPr>
            </w:pPr>
            <w:del w:id="4515" w:author="aas" w:date="2013-10-14T02:06:00Z">
              <w:r>
                <w:delText xml:space="preserve">    &lt;xs:sequence&gt;</w:delText>
              </w:r>
            </w:del>
          </w:p>
          <w:p w14:paraId="5254DF34" w14:textId="77777777" w:rsidR="00E02224" w:rsidRDefault="00E02224" w:rsidP="00E02224">
            <w:pPr>
              <w:pStyle w:val="XML1"/>
              <w:rPr>
                <w:del w:id="4516" w:author="aas" w:date="2013-10-14T02:06:00Z"/>
              </w:rPr>
            </w:pPr>
            <w:del w:id="4517" w:author="aas" w:date="2013-10-14T02:06:00Z">
              <w:r>
                <w:delText xml:space="preserve">      &lt;xs:group ref="OFPortBaseTunnelType"/&gt;</w:delText>
              </w:r>
            </w:del>
          </w:p>
          <w:p w14:paraId="1D03A20A" w14:textId="77777777" w:rsidR="00E02224" w:rsidRDefault="00E02224" w:rsidP="00E02224">
            <w:pPr>
              <w:pStyle w:val="XML1"/>
              <w:rPr>
                <w:del w:id="4518" w:author="aas" w:date="2013-10-14T02:06:00Z"/>
              </w:rPr>
            </w:pPr>
            <w:del w:id="4519" w:author="aas" w:date="2013-10-14T02:06:00Z">
              <w:r>
                <w:delText xml:space="preserve">      &lt;xs:element name="checksum-present"  type="xs:boolean"&gt;</w:delText>
              </w:r>
            </w:del>
          </w:p>
          <w:p w14:paraId="2F6C0C6F" w14:textId="77777777" w:rsidR="00E02224" w:rsidRDefault="00E02224" w:rsidP="00E02224">
            <w:pPr>
              <w:pStyle w:val="XML1"/>
              <w:rPr>
                <w:del w:id="4520" w:author="aas" w:date="2013-10-14T02:06:00Z"/>
              </w:rPr>
            </w:pPr>
            <w:del w:id="4521" w:author="aas" w:date="2013-10-14T02:06:00Z">
              <w:r>
                <w:delText xml:space="preserve">        &lt;xs:annotation&gt;</w:delText>
              </w:r>
            </w:del>
          </w:p>
          <w:p w14:paraId="5F25DE02" w14:textId="77777777" w:rsidR="00E02224" w:rsidRDefault="00E02224" w:rsidP="00E02224">
            <w:pPr>
              <w:pStyle w:val="XML1"/>
              <w:rPr>
                <w:del w:id="4522" w:author="aas" w:date="2013-10-14T02:06:00Z"/>
              </w:rPr>
            </w:pPr>
            <w:del w:id="4523" w:author="aas" w:date="2013-10-14T02:06:00Z">
              <w:r>
                <w:delText xml:space="preserve">          &lt;xs:documentation&gt;</w:delText>
              </w:r>
            </w:del>
          </w:p>
          <w:p w14:paraId="4AC2CAD8" w14:textId="77777777" w:rsidR="00E02224" w:rsidRDefault="00E02224" w:rsidP="00E02224">
            <w:pPr>
              <w:pStyle w:val="XML1"/>
              <w:rPr>
                <w:del w:id="4524" w:author="aas" w:date="2013-10-14T02:06:00Z"/>
              </w:rPr>
            </w:pPr>
            <w:del w:id="4525" w:author="aas" w:date="2013-10-14T02:06:00Z">
              <w:r>
                <w:delText xml:space="preserve">            Indicates presence of the GRE checksum.</w:delText>
              </w:r>
            </w:del>
          </w:p>
          <w:p w14:paraId="2DEC8B53" w14:textId="77777777" w:rsidR="00E02224" w:rsidRDefault="00E02224" w:rsidP="00E02224">
            <w:pPr>
              <w:pStyle w:val="XML1"/>
              <w:rPr>
                <w:del w:id="4526" w:author="aas" w:date="2013-10-14T02:06:00Z"/>
              </w:rPr>
            </w:pPr>
            <w:del w:id="4527" w:author="aas" w:date="2013-10-14T02:06:00Z">
              <w:r>
                <w:delText xml:space="preserve">          &lt;/xs:documentation&gt;</w:delText>
              </w:r>
            </w:del>
          </w:p>
          <w:p w14:paraId="66A9B43C" w14:textId="77777777" w:rsidR="00E02224" w:rsidRDefault="00E02224" w:rsidP="00E02224">
            <w:pPr>
              <w:pStyle w:val="XML1"/>
              <w:rPr>
                <w:del w:id="4528" w:author="aas" w:date="2013-10-14T02:06:00Z"/>
              </w:rPr>
            </w:pPr>
            <w:del w:id="4529" w:author="aas" w:date="2013-10-14T02:06:00Z">
              <w:r>
                <w:delText xml:space="preserve">        &lt;/xs:annotation&gt;</w:delText>
              </w:r>
            </w:del>
          </w:p>
          <w:p w14:paraId="17744DC5" w14:textId="77777777" w:rsidR="00E02224" w:rsidRDefault="00E02224" w:rsidP="00E02224">
            <w:pPr>
              <w:pStyle w:val="XML1"/>
              <w:rPr>
                <w:del w:id="4530" w:author="aas" w:date="2013-10-14T02:06:00Z"/>
              </w:rPr>
            </w:pPr>
            <w:del w:id="4531" w:author="aas" w:date="2013-10-14T02:06:00Z">
              <w:r>
                <w:delText xml:space="preserve">      &lt;/xs:element&gt;</w:delText>
              </w:r>
            </w:del>
          </w:p>
          <w:p w14:paraId="63D84E97" w14:textId="77777777" w:rsidR="00E02224" w:rsidRDefault="00E02224" w:rsidP="00E02224">
            <w:pPr>
              <w:pStyle w:val="XML1"/>
              <w:rPr>
                <w:del w:id="4532" w:author="aas" w:date="2013-10-14T02:06:00Z"/>
              </w:rPr>
            </w:pPr>
            <w:del w:id="4533" w:author="aas" w:date="2013-10-14T02:06:00Z">
              <w:r>
                <w:delText xml:space="preserve">      &lt;xs:element name="key-present"  type="xs:boolean"&gt;</w:delText>
              </w:r>
            </w:del>
          </w:p>
          <w:p w14:paraId="7C4BD064" w14:textId="77777777" w:rsidR="00E02224" w:rsidRDefault="00E02224" w:rsidP="00E02224">
            <w:pPr>
              <w:pStyle w:val="XML1"/>
              <w:rPr>
                <w:del w:id="4534" w:author="aas" w:date="2013-10-14T02:06:00Z"/>
              </w:rPr>
            </w:pPr>
            <w:del w:id="4535" w:author="aas" w:date="2013-10-14T02:06:00Z">
              <w:r>
                <w:delText xml:space="preserve">        &lt;xs:annotation&gt;</w:delText>
              </w:r>
            </w:del>
          </w:p>
          <w:p w14:paraId="03868EDB" w14:textId="77777777" w:rsidR="00E02224" w:rsidRDefault="00E02224" w:rsidP="00E02224">
            <w:pPr>
              <w:pStyle w:val="XML1"/>
              <w:rPr>
                <w:del w:id="4536" w:author="aas" w:date="2013-10-14T02:06:00Z"/>
              </w:rPr>
            </w:pPr>
            <w:del w:id="4537" w:author="aas" w:date="2013-10-14T02:06:00Z">
              <w:r>
                <w:delText xml:space="preserve">          &lt;xs:documentation&gt;</w:delText>
              </w:r>
            </w:del>
          </w:p>
          <w:p w14:paraId="5C232B38" w14:textId="77777777" w:rsidR="00E02224" w:rsidRDefault="00E02224" w:rsidP="00E02224">
            <w:pPr>
              <w:pStyle w:val="XML1"/>
              <w:rPr>
                <w:del w:id="4538" w:author="aas" w:date="2013-10-14T02:06:00Z"/>
              </w:rPr>
            </w:pPr>
            <w:del w:id="4539" w:author="aas" w:date="2013-10-14T02:06:00Z">
              <w:r>
                <w:delText xml:space="preserve">            Indicates presence of the GRE key.</w:delText>
              </w:r>
            </w:del>
          </w:p>
          <w:p w14:paraId="4C3DDE02" w14:textId="77777777" w:rsidR="00E02224" w:rsidRDefault="00E02224" w:rsidP="00E02224">
            <w:pPr>
              <w:pStyle w:val="XML1"/>
              <w:rPr>
                <w:del w:id="4540" w:author="aas" w:date="2013-10-14T02:06:00Z"/>
              </w:rPr>
            </w:pPr>
            <w:del w:id="4541" w:author="aas" w:date="2013-10-14T02:06:00Z">
              <w:r>
                <w:delText xml:space="preserve">          &lt;/xs:documentation&gt;</w:delText>
              </w:r>
            </w:del>
          </w:p>
          <w:p w14:paraId="7C7AC452" w14:textId="77777777" w:rsidR="00E02224" w:rsidRDefault="00E02224" w:rsidP="00E02224">
            <w:pPr>
              <w:pStyle w:val="XML1"/>
              <w:rPr>
                <w:del w:id="4542" w:author="aas" w:date="2013-10-14T02:06:00Z"/>
              </w:rPr>
            </w:pPr>
            <w:del w:id="4543" w:author="aas" w:date="2013-10-14T02:06:00Z">
              <w:r>
                <w:delText xml:space="preserve">        &lt;/xs:annotation&gt;</w:delText>
              </w:r>
            </w:del>
          </w:p>
          <w:p w14:paraId="0CCA7694" w14:textId="77777777" w:rsidR="00E02224" w:rsidRDefault="00E02224" w:rsidP="00E02224">
            <w:pPr>
              <w:pStyle w:val="XML1"/>
              <w:rPr>
                <w:del w:id="4544" w:author="aas" w:date="2013-10-14T02:06:00Z"/>
              </w:rPr>
            </w:pPr>
            <w:del w:id="4545" w:author="aas" w:date="2013-10-14T02:06:00Z">
              <w:r>
                <w:delText xml:space="preserve">      &lt;/xs:element&gt;</w:delText>
              </w:r>
            </w:del>
          </w:p>
          <w:p w14:paraId="4E33B7BF" w14:textId="77777777" w:rsidR="00E02224" w:rsidRDefault="00E02224" w:rsidP="00E02224">
            <w:pPr>
              <w:pStyle w:val="XML1"/>
              <w:rPr>
                <w:del w:id="4546" w:author="aas" w:date="2013-10-14T02:06:00Z"/>
              </w:rPr>
            </w:pPr>
            <w:del w:id="4547" w:author="aas" w:date="2013-10-14T02:06:00Z">
              <w:r>
                <w:delText xml:space="preserve">      &lt;xs:element name="key"  type="xs:unsignedInt"&gt;</w:delText>
              </w:r>
            </w:del>
          </w:p>
          <w:p w14:paraId="311D0C21" w14:textId="77777777" w:rsidR="00E02224" w:rsidRDefault="00E02224" w:rsidP="00E02224">
            <w:pPr>
              <w:pStyle w:val="XML1"/>
              <w:rPr>
                <w:del w:id="4548" w:author="aas" w:date="2013-10-14T02:06:00Z"/>
              </w:rPr>
            </w:pPr>
            <w:del w:id="4549" w:author="aas" w:date="2013-10-14T02:06:00Z">
              <w:r>
                <w:delText xml:space="preserve">        &lt;xs:annotation&gt;</w:delText>
              </w:r>
            </w:del>
          </w:p>
          <w:p w14:paraId="42671D7D" w14:textId="77777777" w:rsidR="00E02224" w:rsidRDefault="00E02224" w:rsidP="00E02224">
            <w:pPr>
              <w:pStyle w:val="XML1"/>
              <w:rPr>
                <w:del w:id="4550" w:author="aas" w:date="2013-10-14T02:06:00Z"/>
              </w:rPr>
            </w:pPr>
            <w:del w:id="4551" w:author="aas" w:date="2013-10-14T02:06:00Z">
              <w:r>
                <w:delText xml:space="preserve">          &lt;xs:documentation&gt;</w:delText>
              </w:r>
            </w:del>
          </w:p>
          <w:p w14:paraId="08E3138A" w14:textId="77777777" w:rsidR="00E02224" w:rsidRDefault="00E02224" w:rsidP="00E02224">
            <w:pPr>
              <w:pStyle w:val="XML1"/>
              <w:rPr>
                <w:del w:id="4552" w:author="aas" w:date="2013-10-14T02:06:00Z"/>
              </w:rPr>
            </w:pPr>
            <w:del w:id="4553" w:author="aas" w:date="2013-10-14T02:06:00Z">
              <w:r>
                <w:delText xml:space="preserve">            The (optional) key of the GRE tunnel.  It MAY</w:delText>
              </w:r>
            </w:del>
          </w:p>
          <w:p w14:paraId="0A71416B" w14:textId="77777777" w:rsidR="00E02224" w:rsidRDefault="00E02224" w:rsidP="00E02224">
            <w:pPr>
              <w:pStyle w:val="XML1"/>
              <w:rPr>
                <w:del w:id="4554" w:author="aas" w:date="2013-10-14T02:06:00Z"/>
              </w:rPr>
            </w:pPr>
            <w:del w:id="4555" w:author="aas" w:date="2013-10-14T02:06:00Z">
              <w:r>
                <w:delText xml:space="preserve">            be used to set the OXM_OF_TUNNEL_ID match field metadata </w:delText>
              </w:r>
            </w:del>
          </w:p>
          <w:p w14:paraId="35E766C3" w14:textId="77777777" w:rsidR="00E02224" w:rsidRDefault="00E02224" w:rsidP="00E02224">
            <w:pPr>
              <w:pStyle w:val="XML1"/>
              <w:rPr>
                <w:del w:id="4556" w:author="aas" w:date="2013-10-14T02:06:00Z"/>
              </w:rPr>
            </w:pPr>
            <w:del w:id="4557" w:author="aas" w:date="2013-10-14T02:06:00Z">
              <w:r>
                <w:delText xml:space="preserve">            in the OpenFlow protocol</w:delText>
              </w:r>
            </w:del>
          </w:p>
          <w:p w14:paraId="095E05DC" w14:textId="77777777" w:rsidR="00E02224" w:rsidRDefault="00E02224" w:rsidP="00E02224">
            <w:pPr>
              <w:pStyle w:val="XML1"/>
              <w:rPr>
                <w:del w:id="4558" w:author="aas" w:date="2013-10-14T02:06:00Z"/>
              </w:rPr>
            </w:pPr>
            <w:del w:id="4559" w:author="aas" w:date="2013-10-14T02:06:00Z">
              <w:r>
                <w:delText xml:space="preserve">          &lt;/xs:documentation&gt;</w:delText>
              </w:r>
            </w:del>
          </w:p>
          <w:p w14:paraId="7713732E" w14:textId="77777777" w:rsidR="00E02224" w:rsidRDefault="00E02224" w:rsidP="00E02224">
            <w:pPr>
              <w:pStyle w:val="XML1"/>
              <w:rPr>
                <w:del w:id="4560" w:author="aas" w:date="2013-10-14T02:06:00Z"/>
              </w:rPr>
            </w:pPr>
            <w:del w:id="4561" w:author="aas" w:date="2013-10-14T02:06:00Z">
              <w:r>
                <w:delText xml:space="preserve">        &lt;/xs:annotation&gt;</w:delText>
              </w:r>
            </w:del>
          </w:p>
          <w:p w14:paraId="403696A2" w14:textId="77777777" w:rsidR="00E02224" w:rsidRDefault="00E02224" w:rsidP="00E02224">
            <w:pPr>
              <w:pStyle w:val="XML1"/>
              <w:rPr>
                <w:del w:id="4562" w:author="aas" w:date="2013-10-14T02:06:00Z"/>
              </w:rPr>
            </w:pPr>
            <w:del w:id="4563" w:author="aas" w:date="2013-10-14T02:06:00Z">
              <w:r>
                <w:delText xml:space="preserve">      &lt;/xs:element&gt;</w:delText>
              </w:r>
            </w:del>
          </w:p>
          <w:p w14:paraId="093DA67D" w14:textId="77777777" w:rsidR="00E02224" w:rsidRDefault="00E02224" w:rsidP="00E02224">
            <w:pPr>
              <w:pStyle w:val="XML1"/>
              <w:rPr>
                <w:del w:id="4564" w:author="aas" w:date="2013-10-14T02:06:00Z"/>
              </w:rPr>
            </w:pPr>
            <w:del w:id="4565" w:author="aas" w:date="2013-10-14T02:06:00Z">
              <w:r>
                <w:delText xml:space="preserve">      &lt;xs:element name="sequence-number-present"  type="xs:boolean"&gt;</w:delText>
              </w:r>
            </w:del>
          </w:p>
          <w:p w14:paraId="1D28B086" w14:textId="77777777" w:rsidR="00E02224" w:rsidRDefault="00E02224" w:rsidP="00E02224">
            <w:pPr>
              <w:pStyle w:val="XML1"/>
              <w:rPr>
                <w:del w:id="4566" w:author="aas" w:date="2013-10-14T02:06:00Z"/>
              </w:rPr>
            </w:pPr>
            <w:del w:id="4567" w:author="aas" w:date="2013-10-14T02:06:00Z">
              <w:r>
                <w:delText xml:space="preserve">        &lt;xs:annotation&gt;</w:delText>
              </w:r>
            </w:del>
          </w:p>
          <w:p w14:paraId="3D08D77A" w14:textId="77777777" w:rsidR="00E02224" w:rsidRDefault="00E02224" w:rsidP="00E02224">
            <w:pPr>
              <w:pStyle w:val="XML1"/>
              <w:rPr>
                <w:del w:id="4568" w:author="aas" w:date="2013-10-14T02:06:00Z"/>
              </w:rPr>
            </w:pPr>
            <w:del w:id="4569" w:author="aas" w:date="2013-10-14T02:06:00Z">
              <w:r>
                <w:delText xml:space="preserve">          &lt;xs:documentation&gt;</w:delText>
              </w:r>
            </w:del>
          </w:p>
          <w:p w14:paraId="173F3226" w14:textId="77777777" w:rsidR="00E02224" w:rsidRDefault="00E02224" w:rsidP="00E02224">
            <w:pPr>
              <w:pStyle w:val="XML1"/>
              <w:rPr>
                <w:del w:id="4570" w:author="aas" w:date="2013-10-14T02:06:00Z"/>
              </w:rPr>
            </w:pPr>
            <w:del w:id="4571" w:author="aas" w:date="2013-10-14T02:06:00Z">
              <w:r>
                <w:delText xml:space="preserve">            Indicates presence of the GRE sequence</w:delText>
              </w:r>
            </w:del>
          </w:p>
          <w:p w14:paraId="6E739293" w14:textId="77777777" w:rsidR="00E02224" w:rsidRDefault="00E02224" w:rsidP="00E02224">
            <w:pPr>
              <w:pStyle w:val="XML1"/>
              <w:rPr>
                <w:del w:id="4572" w:author="aas" w:date="2013-10-14T02:06:00Z"/>
              </w:rPr>
            </w:pPr>
            <w:del w:id="4573" w:author="aas" w:date="2013-10-14T02:06:00Z">
              <w:r>
                <w:delText xml:space="preserve">            number.</w:delText>
              </w:r>
            </w:del>
          </w:p>
          <w:p w14:paraId="62CB0923" w14:textId="77777777" w:rsidR="00E02224" w:rsidRDefault="00E02224" w:rsidP="00E02224">
            <w:pPr>
              <w:pStyle w:val="XML1"/>
              <w:rPr>
                <w:del w:id="4574" w:author="aas" w:date="2013-10-14T02:06:00Z"/>
              </w:rPr>
            </w:pPr>
            <w:del w:id="4575" w:author="aas" w:date="2013-10-14T02:06:00Z">
              <w:r>
                <w:delText xml:space="preserve">          &lt;/xs:documentation&gt;</w:delText>
              </w:r>
            </w:del>
          </w:p>
          <w:p w14:paraId="222A67BF" w14:textId="77777777" w:rsidR="00E02224" w:rsidRDefault="00E02224" w:rsidP="00E02224">
            <w:pPr>
              <w:pStyle w:val="XML1"/>
              <w:rPr>
                <w:del w:id="4576" w:author="aas" w:date="2013-10-14T02:06:00Z"/>
              </w:rPr>
            </w:pPr>
            <w:del w:id="4577" w:author="aas" w:date="2013-10-14T02:06:00Z">
              <w:r>
                <w:delText xml:space="preserve">        &lt;/xs:annotation&gt;</w:delText>
              </w:r>
            </w:del>
          </w:p>
          <w:p w14:paraId="4FDAD0AB" w14:textId="77777777" w:rsidR="00E02224" w:rsidRDefault="00E02224" w:rsidP="00E02224">
            <w:pPr>
              <w:pStyle w:val="XML1"/>
              <w:rPr>
                <w:del w:id="4578" w:author="aas" w:date="2013-10-14T02:06:00Z"/>
              </w:rPr>
            </w:pPr>
            <w:del w:id="4579" w:author="aas" w:date="2013-10-14T02:06:00Z">
              <w:r>
                <w:delText xml:space="preserve">      &lt;/xs:element&gt;</w:delText>
              </w:r>
            </w:del>
          </w:p>
          <w:p w14:paraId="18841880" w14:textId="77777777" w:rsidR="00E02224" w:rsidRDefault="00E02224" w:rsidP="00E02224">
            <w:pPr>
              <w:pStyle w:val="XML1"/>
              <w:rPr>
                <w:del w:id="4580" w:author="aas" w:date="2013-10-14T02:06:00Z"/>
              </w:rPr>
            </w:pPr>
            <w:del w:id="4581" w:author="aas" w:date="2013-10-14T02:06:00Z">
              <w:r>
                <w:delText xml:space="preserve">    &lt;/xs:sequence&gt;</w:delText>
              </w:r>
            </w:del>
          </w:p>
          <w:p w14:paraId="1EAC9AF4" w14:textId="77777777" w:rsidR="00E02224" w:rsidRDefault="00E02224" w:rsidP="00E02224">
            <w:pPr>
              <w:pStyle w:val="XML1"/>
              <w:rPr>
                <w:del w:id="4582" w:author="aas" w:date="2013-10-14T02:06:00Z"/>
              </w:rPr>
            </w:pPr>
            <w:del w:id="4583" w:author="aas" w:date="2013-10-14T02:06:00Z">
              <w:r>
                <w:delText xml:space="preserve">  &lt;/xs:group&gt;</w:delText>
              </w:r>
            </w:del>
          </w:p>
          <w:p w14:paraId="5EC13BCF" w14:textId="77777777" w:rsidR="00E02224" w:rsidRDefault="00E02224" w:rsidP="00E02224">
            <w:pPr>
              <w:pStyle w:val="XML1"/>
              <w:rPr>
                <w:del w:id="4584" w:author="aas" w:date="2013-10-14T02:06:00Z"/>
              </w:rPr>
            </w:pPr>
          </w:p>
          <w:p w14:paraId="362064BE" w14:textId="77777777" w:rsidR="00E02224" w:rsidRDefault="00E02224" w:rsidP="00E02224">
            <w:pPr>
              <w:pStyle w:val="XML1"/>
              <w:rPr>
                <w:del w:id="4585" w:author="aas" w:date="2013-10-14T02:06:00Z"/>
              </w:rPr>
            </w:pPr>
            <w:del w:id="4586" w:author="aas" w:date="2013-10-14T02:06:00Z">
              <w:r>
                <w:delText xml:space="preserve">  &lt;xs:group name="OFPortVXLANTunnelType"&gt;</w:delText>
              </w:r>
            </w:del>
          </w:p>
          <w:p w14:paraId="13C5A01F" w14:textId="77777777" w:rsidR="00E02224" w:rsidRDefault="00E02224" w:rsidP="00E02224">
            <w:pPr>
              <w:pStyle w:val="XML1"/>
              <w:rPr>
                <w:del w:id="4587" w:author="aas" w:date="2013-10-14T02:06:00Z"/>
              </w:rPr>
            </w:pPr>
            <w:del w:id="4588" w:author="aas" w:date="2013-10-14T02:06:00Z">
              <w:r>
                <w:delText xml:space="preserve">    &lt;xs:annotation&gt;</w:delText>
              </w:r>
            </w:del>
          </w:p>
          <w:p w14:paraId="1F9C8999" w14:textId="77777777" w:rsidR="00E02224" w:rsidRDefault="00E02224" w:rsidP="00E02224">
            <w:pPr>
              <w:pStyle w:val="XML1"/>
              <w:rPr>
                <w:del w:id="4589" w:author="aas" w:date="2013-10-14T02:06:00Z"/>
              </w:rPr>
            </w:pPr>
            <w:del w:id="4590" w:author="aas" w:date="2013-10-14T02:06:00Z">
              <w:r>
                <w:delText xml:space="preserve">      &lt;xs:documentation&gt;</w:delText>
              </w:r>
            </w:del>
          </w:p>
          <w:p w14:paraId="53577F3C" w14:textId="77777777" w:rsidR="00E02224" w:rsidRDefault="00E02224" w:rsidP="00E02224">
            <w:pPr>
              <w:pStyle w:val="XML1"/>
              <w:rPr>
                <w:del w:id="4591" w:author="aas" w:date="2013-10-14T02:06:00Z"/>
              </w:rPr>
            </w:pPr>
            <w:del w:id="4592" w:author="aas" w:date="2013-10-14T02:06:00Z">
              <w:r>
                <w:delText xml:space="preserve">        Properties of a VxLAN tunnel.</w:delText>
              </w:r>
            </w:del>
          </w:p>
          <w:p w14:paraId="5EB8F3AB" w14:textId="77777777" w:rsidR="00E02224" w:rsidRDefault="00E02224" w:rsidP="00E02224">
            <w:pPr>
              <w:pStyle w:val="XML1"/>
              <w:rPr>
                <w:del w:id="4593" w:author="aas" w:date="2013-10-14T02:06:00Z"/>
              </w:rPr>
            </w:pPr>
            <w:del w:id="4594" w:author="aas" w:date="2013-10-14T02:06:00Z">
              <w:r>
                <w:delText xml:space="preserve">      &lt;/xs:documentation&gt;</w:delText>
              </w:r>
            </w:del>
          </w:p>
          <w:p w14:paraId="7868BCE9" w14:textId="77777777" w:rsidR="00E02224" w:rsidRDefault="00E02224" w:rsidP="00E02224">
            <w:pPr>
              <w:pStyle w:val="XML1"/>
              <w:rPr>
                <w:del w:id="4595" w:author="aas" w:date="2013-10-14T02:06:00Z"/>
              </w:rPr>
            </w:pPr>
            <w:del w:id="4596" w:author="aas" w:date="2013-10-14T02:06:00Z">
              <w:r>
                <w:delText xml:space="preserve">    &lt;/xs:annotation&gt;</w:delText>
              </w:r>
            </w:del>
          </w:p>
          <w:p w14:paraId="65243605" w14:textId="77777777" w:rsidR="00E02224" w:rsidRDefault="00E02224" w:rsidP="00E02224">
            <w:pPr>
              <w:pStyle w:val="XML1"/>
              <w:rPr>
                <w:del w:id="4597" w:author="aas" w:date="2013-10-14T02:06:00Z"/>
              </w:rPr>
            </w:pPr>
          </w:p>
          <w:p w14:paraId="393955ED" w14:textId="77777777" w:rsidR="00E02224" w:rsidRDefault="00E02224" w:rsidP="00E02224">
            <w:pPr>
              <w:pStyle w:val="XML1"/>
              <w:rPr>
                <w:del w:id="4598" w:author="aas" w:date="2013-10-14T02:06:00Z"/>
              </w:rPr>
            </w:pPr>
            <w:del w:id="4599" w:author="aas" w:date="2013-10-14T02:06:00Z">
              <w:r>
                <w:delText xml:space="preserve">    &lt;xs:sequence&gt;</w:delText>
              </w:r>
            </w:del>
          </w:p>
          <w:p w14:paraId="67A24574" w14:textId="77777777" w:rsidR="00E02224" w:rsidRDefault="00E02224" w:rsidP="00E02224">
            <w:pPr>
              <w:pStyle w:val="XML1"/>
              <w:rPr>
                <w:del w:id="4600" w:author="aas" w:date="2013-10-14T02:06:00Z"/>
              </w:rPr>
            </w:pPr>
            <w:del w:id="4601" w:author="aas" w:date="2013-10-14T02:06:00Z">
              <w:r>
                <w:delText xml:space="preserve">      &lt;xs:group ref="OFPortBaseTunnelType"/&gt;</w:delText>
              </w:r>
            </w:del>
          </w:p>
          <w:p w14:paraId="574F639B" w14:textId="77777777" w:rsidR="00E02224" w:rsidRDefault="00E02224" w:rsidP="00E02224">
            <w:pPr>
              <w:pStyle w:val="XML1"/>
              <w:rPr>
                <w:del w:id="4602" w:author="aas" w:date="2013-10-14T02:06:00Z"/>
              </w:rPr>
            </w:pPr>
            <w:del w:id="4603" w:author="aas" w:date="2013-10-14T02:06:00Z">
              <w:r>
                <w:delText xml:space="preserve">      &lt;xs:element name="vni-valid"  type="xs:boolean"&gt;</w:delText>
              </w:r>
            </w:del>
          </w:p>
          <w:p w14:paraId="1BAD23CD" w14:textId="77777777" w:rsidR="00E02224" w:rsidRDefault="00E02224" w:rsidP="00E02224">
            <w:pPr>
              <w:pStyle w:val="XML1"/>
              <w:rPr>
                <w:del w:id="4604" w:author="aas" w:date="2013-10-14T02:06:00Z"/>
              </w:rPr>
            </w:pPr>
            <w:del w:id="4605" w:author="aas" w:date="2013-10-14T02:06:00Z">
              <w:r>
                <w:delText xml:space="preserve">        &lt;xs:annotation&gt;</w:delText>
              </w:r>
            </w:del>
          </w:p>
          <w:p w14:paraId="5C4337ED" w14:textId="77777777" w:rsidR="00E02224" w:rsidRDefault="00E02224" w:rsidP="00E02224">
            <w:pPr>
              <w:pStyle w:val="XML1"/>
              <w:rPr>
                <w:del w:id="4606" w:author="aas" w:date="2013-10-14T02:06:00Z"/>
              </w:rPr>
            </w:pPr>
            <w:del w:id="4607" w:author="aas" w:date="2013-10-14T02:06:00Z">
              <w:r>
                <w:delText xml:space="preserve">          &lt;xs:documentation&gt;</w:delText>
              </w:r>
            </w:del>
          </w:p>
          <w:p w14:paraId="19C571BE" w14:textId="77777777" w:rsidR="00E02224" w:rsidRDefault="00E02224" w:rsidP="00E02224">
            <w:pPr>
              <w:pStyle w:val="XML1"/>
              <w:rPr>
                <w:del w:id="4608" w:author="aas" w:date="2013-10-14T02:06:00Z"/>
              </w:rPr>
            </w:pPr>
            <w:del w:id="4609" w:author="aas" w:date="2013-10-14T02:06:00Z">
              <w:r>
                <w:delText xml:space="preserve">            Indicates how the corresponding flag should be</w:delText>
              </w:r>
            </w:del>
          </w:p>
          <w:p w14:paraId="46A9360D" w14:textId="77777777" w:rsidR="00E02224" w:rsidRDefault="00E02224" w:rsidP="00E02224">
            <w:pPr>
              <w:pStyle w:val="XML1"/>
              <w:rPr>
                <w:del w:id="4610" w:author="aas" w:date="2013-10-14T02:06:00Z"/>
              </w:rPr>
            </w:pPr>
            <w:del w:id="4611" w:author="aas" w:date="2013-10-14T02:06:00Z">
              <w:r>
                <w:delText xml:space="preserve">            set in packets sent on the tunnel.</w:delText>
              </w:r>
            </w:del>
          </w:p>
          <w:p w14:paraId="648B7B1E" w14:textId="77777777" w:rsidR="00E02224" w:rsidRDefault="00E02224" w:rsidP="00E02224">
            <w:pPr>
              <w:pStyle w:val="XML1"/>
              <w:rPr>
                <w:del w:id="4612" w:author="aas" w:date="2013-10-14T02:06:00Z"/>
              </w:rPr>
            </w:pPr>
            <w:del w:id="4613" w:author="aas" w:date="2013-10-14T02:06:00Z">
              <w:r>
                <w:delText xml:space="preserve">          &lt;/xs:documentation&gt;</w:delText>
              </w:r>
            </w:del>
          </w:p>
          <w:p w14:paraId="55FF2B67" w14:textId="77777777" w:rsidR="00E02224" w:rsidRDefault="00E02224" w:rsidP="00E02224">
            <w:pPr>
              <w:pStyle w:val="XML1"/>
              <w:rPr>
                <w:del w:id="4614" w:author="aas" w:date="2013-10-14T02:06:00Z"/>
              </w:rPr>
            </w:pPr>
            <w:del w:id="4615" w:author="aas" w:date="2013-10-14T02:06:00Z">
              <w:r>
                <w:delText xml:space="preserve">        &lt;/xs:annotation&gt;</w:delText>
              </w:r>
            </w:del>
          </w:p>
          <w:p w14:paraId="3930F1C6" w14:textId="77777777" w:rsidR="00E02224" w:rsidRDefault="00E02224" w:rsidP="00E02224">
            <w:pPr>
              <w:pStyle w:val="XML1"/>
              <w:rPr>
                <w:del w:id="4616" w:author="aas" w:date="2013-10-14T02:06:00Z"/>
              </w:rPr>
            </w:pPr>
            <w:del w:id="4617" w:author="aas" w:date="2013-10-14T02:06:00Z">
              <w:r>
                <w:delText xml:space="preserve">      &lt;/xs:element&gt;</w:delText>
              </w:r>
            </w:del>
          </w:p>
          <w:p w14:paraId="25B80D3A" w14:textId="77777777" w:rsidR="00E02224" w:rsidRDefault="00E02224" w:rsidP="00E02224">
            <w:pPr>
              <w:pStyle w:val="XML1"/>
              <w:rPr>
                <w:del w:id="4618" w:author="aas" w:date="2013-10-14T02:06:00Z"/>
              </w:rPr>
            </w:pPr>
            <w:del w:id="4619" w:author="aas" w:date="2013-10-14T02:06:00Z">
              <w:r>
                <w:delText xml:space="preserve">      &lt;xs:element name="vni"  type="xs:unsignedInt"&gt;</w:delText>
              </w:r>
            </w:del>
          </w:p>
          <w:p w14:paraId="20E02AD0" w14:textId="77777777" w:rsidR="00E02224" w:rsidRDefault="00E02224" w:rsidP="00E02224">
            <w:pPr>
              <w:pStyle w:val="XML1"/>
              <w:rPr>
                <w:del w:id="4620" w:author="aas" w:date="2013-10-14T02:06:00Z"/>
              </w:rPr>
            </w:pPr>
            <w:del w:id="4621" w:author="aas" w:date="2013-10-14T02:06:00Z">
              <w:r>
                <w:delText xml:space="preserve">        &lt;xs:annotation&gt;</w:delText>
              </w:r>
            </w:del>
          </w:p>
          <w:p w14:paraId="52D71EA4" w14:textId="77777777" w:rsidR="00E02224" w:rsidRDefault="00E02224" w:rsidP="00E02224">
            <w:pPr>
              <w:pStyle w:val="XML1"/>
              <w:rPr>
                <w:del w:id="4622" w:author="aas" w:date="2013-10-14T02:06:00Z"/>
              </w:rPr>
            </w:pPr>
            <w:del w:id="4623" w:author="aas" w:date="2013-10-14T02:06:00Z">
              <w:r>
                <w:delText xml:space="preserve">          &lt;xs:documentation&gt;</w:delText>
              </w:r>
            </w:del>
          </w:p>
          <w:p w14:paraId="21BF5272" w14:textId="77777777" w:rsidR="00E02224" w:rsidRDefault="00E02224" w:rsidP="00E02224">
            <w:pPr>
              <w:pStyle w:val="XML1"/>
              <w:rPr>
                <w:del w:id="4624" w:author="aas" w:date="2013-10-14T02:06:00Z"/>
              </w:rPr>
            </w:pPr>
            <w:del w:id="4625" w:author="aas" w:date="2013-10-14T02:06:00Z">
              <w:r>
                <w:delText xml:space="preserve">            Virtual network identifier assigned to all</w:delText>
              </w:r>
            </w:del>
          </w:p>
          <w:p w14:paraId="43CAA339" w14:textId="77777777" w:rsidR="00E02224" w:rsidRDefault="00E02224" w:rsidP="00E02224">
            <w:pPr>
              <w:pStyle w:val="XML1"/>
              <w:rPr>
                <w:del w:id="4626" w:author="aas" w:date="2013-10-14T02:06:00Z"/>
              </w:rPr>
            </w:pPr>
            <w:del w:id="4627" w:author="aas" w:date="2013-10-14T02:06:00Z">
              <w:r>
                <w:delText xml:space="preserve">            packets sent on the tunnel.  A VxLAN  implementation MAY </w:delText>
              </w:r>
            </w:del>
          </w:p>
          <w:p w14:paraId="4FE4AA4E" w14:textId="77777777" w:rsidR="00E02224" w:rsidRDefault="00E02224" w:rsidP="00E02224">
            <w:pPr>
              <w:pStyle w:val="XML1"/>
              <w:rPr>
                <w:del w:id="4628" w:author="aas" w:date="2013-10-14T02:06:00Z"/>
              </w:rPr>
            </w:pPr>
            <w:del w:id="4629" w:author="aas" w:date="2013-10-14T02:06:00Z">
              <w:r>
                <w:delText xml:space="preserve">            use the this element to set the OXM_OF_TUNNEL_ID match </w:delText>
              </w:r>
            </w:del>
          </w:p>
          <w:p w14:paraId="1266620F" w14:textId="77777777" w:rsidR="00E02224" w:rsidRDefault="00E02224" w:rsidP="00E02224">
            <w:pPr>
              <w:pStyle w:val="XML1"/>
              <w:rPr>
                <w:del w:id="4630" w:author="aas" w:date="2013-10-14T02:06:00Z"/>
              </w:rPr>
            </w:pPr>
            <w:del w:id="4631" w:author="aas" w:date="2013-10-14T02:06:00Z">
              <w:r>
                <w:delText xml:space="preserve">            field metadata in the OpenFlow protocol.</w:delText>
              </w:r>
            </w:del>
          </w:p>
          <w:p w14:paraId="7CCC8641" w14:textId="77777777" w:rsidR="00E02224" w:rsidRDefault="00E02224" w:rsidP="00E02224">
            <w:pPr>
              <w:pStyle w:val="XML1"/>
              <w:rPr>
                <w:del w:id="4632" w:author="aas" w:date="2013-10-14T02:06:00Z"/>
              </w:rPr>
            </w:pPr>
            <w:del w:id="4633" w:author="aas" w:date="2013-10-14T02:06:00Z">
              <w:r>
                <w:delText xml:space="preserve">          &lt;/xs:documentation&gt;</w:delText>
              </w:r>
            </w:del>
          </w:p>
          <w:p w14:paraId="4D475D47" w14:textId="77777777" w:rsidR="00E02224" w:rsidRDefault="00E02224" w:rsidP="00E02224">
            <w:pPr>
              <w:pStyle w:val="XML1"/>
              <w:rPr>
                <w:del w:id="4634" w:author="aas" w:date="2013-10-14T02:06:00Z"/>
              </w:rPr>
            </w:pPr>
            <w:del w:id="4635" w:author="aas" w:date="2013-10-14T02:06:00Z">
              <w:r>
                <w:delText xml:space="preserve">        &lt;/xs:annotation&gt;</w:delText>
              </w:r>
            </w:del>
          </w:p>
          <w:p w14:paraId="45D25BC3" w14:textId="77777777" w:rsidR="00E02224" w:rsidRDefault="00E02224" w:rsidP="00E02224">
            <w:pPr>
              <w:pStyle w:val="XML1"/>
              <w:rPr>
                <w:del w:id="4636" w:author="aas" w:date="2013-10-14T02:06:00Z"/>
              </w:rPr>
            </w:pPr>
            <w:del w:id="4637" w:author="aas" w:date="2013-10-14T02:06:00Z">
              <w:r>
                <w:delText xml:space="preserve">      &lt;/xs:element&gt;</w:delText>
              </w:r>
            </w:del>
          </w:p>
          <w:p w14:paraId="3217220E" w14:textId="77777777" w:rsidR="00E02224" w:rsidRDefault="00E02224" w:rsidP="00E02224">
            <w:pPr>
              <w:pStyle w:val="XML1"/>
              <w:rPr>
                <w:del w:id="4638" w:author="aas" w:date="2013-10-14T02:06:00Z"/>
              </w:rPr>
            </w:pPr>
            <w:del w:id="4639" w:author="aas" w:date="2013-10-14T02:06:00Z">
              <w:r>
                <w:delText xml:space="preserve">      &lt;xs:element name="vni-multicast-group"  type="inet:ip-address"&gt;</w:delText>
              </w:r>
            </w:del>
          </w:p>
          <w:p w14:paraId="3C82413D" w14:textId="77777777" w:rsidR="00E02224" w:rsidRDefault="00E02224" w:rsidP="00E02224">
            <w:pPr>
              <w:pStyle w:val="XML1"/>
              <w:rPr>
                <w:del w:id="4640" w:author="aas" w:date="2013-10-14T02:06:00Z"/>
              </w:rPr>
            </w:pPr>
            <w:del w:id="4641" w:author="aas" w:date="2013-10-14T02:06:00Z">
              <w:r>
                <w:delText xml:space="preserve">        &lt;xs:annotation&gt;</w:delText>
              </w:r>
            </w:del>
          </w:p>
          <w:p w14:paraId="6C0D85F1" w14:textId="77777777" w:rsidR="00E02224" w:rsidRDefault="00E02224" w:rsidP="00E02224">
            <w:pPr>
              <w:pStyle w:val="XML1"/>
              <w:rPr>
                <w:del w:id="4642" w:author="aas" w:date="2013-10-14T02:06:00Z"/>
              </w:rPr>
            </w:pPr>
            <w:del w:id="4643" w:author="aas" w:date="2013-10-14T02:06:00Z">
              <w:r>
                <w:delText xml:space="preserve">          &lt;xs:documentation&gt;</w:delText>
              </w:r>
            </w:del>
          </w:p>
          <w:p w14:paraId="5DD86503" w14:textId="77777777" w:rsidR="00E02224" w:rsidRDefault="00E02224" w:rsidP="00E02224">
            <w:pPr>
              <w:pStyle w:val="XML1"/>
              <w:rPr>
                <w:del w:id="4644" w:author="aas" w:date="2013-10-14T02:06:00Z"/>
              </w:rPr>
            </w:pPr>
            <w:del w:id="4645" w:author="aas" w:date="2013-10-14T02:06:00Z">
              <w:r>
                <w:delText xml:space="preserve">            If IP multicast is used to support broadcast</w:delText>
              </w:r>
            </w:del>
          </w:p>
          <w:p w14:paraId="51A804AC" w14:textId="77777777" w:rsidR="00E02224" w:rsidRDefault="00E02224" w:rsidP="00E02224">
            <w:pPr>
              <w:pStyle w:val="XML1"/>
              <w:rPr>
                <w:del w:id="4646" w:author="aas" w:date="2013-10-14T02:06:00Z"/>
              </w:rPr>
            </w:pPr>
            <w:del w:id="4647" w:author="aas" w:date="2013-10-14T02:06:00Z">
              <w:r>
                <w:delText xml:space="preserve">            on the tunnel this specifies the corresponding multicast</w:delText>
              </w:r>
            </w:del>
          </w:p>
          <w:p w14:paraId="35C8197F" w14:textId="77777777" w:rsidR="00E02224" w:rsidRDefault="00E02224" w:rsidP="00E02224">
            <w:pPr>
              <w:pStyle w:val="XML1"/>
              <w:rPr>
                <w:del w:id="4648" w:author="aas" w:date="2013-10-14T02:06:00Z"/>
              </w:rPr>
            </w:pPr>
            <w:del w:id="4649" w:author="aas" w:date="2013-10-14T02:06:00Z">
              <w:r>
                <w:delText xml:space="preserve">            IP address</w:delText>
              </w:r>
            </w:del>
          </w:p>
          <w:p w14:paraId="5886DCE6" w14:textId="77777777" w:rsidR="00E02224" w:rsidRDefault="00E02224" w:rsidP="00E02224">
            <w:pPr>
              <w:pStyle w:val="XML1"/>
              <w:rPr>
                <w:del w:id="4650" w:author="aas" w:date="2013-10-14T02:06:00Z"/>
              </w:rPr>
            </w:pPr>
            <w:del w:id="4651" w:author="aas" w:date="2013-10-14T02:06:00Z">
              <w:r>
                <w:delText xml:space="preserve">          &lt;/xs:documentation&gt;</w:delText>
              </w:r>
            </w:del>
          </w:p>
          <w:p w14:paraId="48D5537F" w14:textId="77777777" w:rsidR="00E02224" w:rsidRDefault="00E02224" w:rsidP="00E02224">
            <w:pPr>
              <w:pStyle w:val="XML1"/>
              <w:rPr>
                <w:del w:id="4652" w:author="aas" w:date="2013-10-14T02:06:00Z"/>
              </w:rPr>
            </w:pPr>
            <w:del w:id="4653" w:author="aas" w:date="2013-10-14T02:06:00Z">
              <w:r>
                <w:delText xml:space="preserve">        &lt;/xs:annotation&gt;</w:delText>
              </w:r>
            </w:del>
          </w:p>
          <w:p w14:paraId="3AF11736" w14:textId="77777777" w:rsidR="00E02224" w:rsidRDefault="00E02224" w:rsidP="00E02224">
            <w:pPr>
              <w:pStyle w:val="XML1"/>
              <w:rPr>
                <w:del w:id="4654" w:author="aas" w:date="2013-10-14T02:06:00Z"/>
              </w:rPr>
            </w:pPr>
            <w:del w:id="4655" w:author="aas" w:date="2013-10-14T02:06:00Z">
              <w:r>
                <w:delText xml:space="preserve">      &lt;/xs:element&gt;</w:delText>
              </w:r>
            </w:del>
          </w:p>
          <w:p w14:paraId="4E1457EB" w14:textId="77777777" w:rsidR="00E02224" w:rsidRDefault="00E02224" w:rsidP="00E02224">
            <w:pPr>
              <w:pStyle w:val="XML1"/>
              <w:rPr>
                <w:del w:id="4656" w:author="aas" w:date="2013-10-14T02:06:00Z"/>
              </w:rPr>
            </w:pPr>
            <w:del w:id="4657" w:author="aas" w:date="2013-10-14T02:06:00Z">
              <w:r>
                <w:delText xml:space="preserve">      &lt;xs:element name="udp-source-port"  type="inet:port-number"&gt;</w:delText>
              </w:r>
            </w:del>
          </w:p>
          <w:p w14:paraId="7D7DC263" w14:textId="77777777" w:rsidR="00E02224" w:rsidRDefault="00E02224" w:rsidP="00E02224">
            <w:pPr>
              <w:pStyle w:val="XML1"/>
              <w:rPr>
                <w:del w:id="4658" w:author="aas" w:date="2013-10-14T02:06:00Z"/>
              </w:rPr>
            </w:pPr>
            <w:del w:id="4659" w:author="aas" w:date="2013-10-14T02:06:00Z">
              <w:r>
                <w:delText xml:space="preserve">        &lt;xs:annotation&gt;</w:delText>
              </w:r>
            </w:del>
          </w:p>
          <w:p w14:paraId="5C973F02" w14:textId="77777777" w:rsidR="00E02224" w:rsidRDefault="00E02224" w:rsidP="00E02224">
            <w:pPr>
              <w:pStyle w:val="XML1"/>
              <w:rPr>
                <w:del w:id="4660" w:author="aas" w:date="2013-10-14T02:06:00Z"/>
              </w:rPr>
            </w:pPr>
            <w:del w:id="4661" w:author="aas" w:date="2013-10-14T02:06:00Z">
              <w:r>
                <w:delText xml:space="preserve">          &lt;xs:documentation&gt;</w:delText>
              </w:r>
            </w:del>
          </w:p>
          <w:p w14:paraId="3159110F" w14:textId="77777777" w:rsidR="00E02224" w:rsidRDefault="00E02224" w:rsidP="00E02224">
            <w:pPr>
              <w:pStyle w:val="XML1"/>
              <w:rPr>
                <w:del w:id="4662" w:author="aas" w:date="2013-10-14T02:06:00Z"/>
              </w:rPr>
            </w:pPr>
            <w:del w:id="4663" w:author="aas" w:date="2013-10-14T02:06:00Z">
              <w:r>
                <w:delText xml:space="preserve">            Specifies the outer UDP source port number.</w:delText>
              </w:r>
            </w:del>
          </w:p>
          <w:p w14:paraId="40F0446A" w14:textId="77777777" w:rsidR="00E02224" w:rsidRDefault="00E02224" w:rsidP="00E02224">
            <w:pPr>
              <w:pStyle w:val="XML1"/>
              <w:rPr>
                <w:del w:id="4664" w:author="aas" w:date="2013-10-14T02:06:00Z"/>
              </w:rPr>
            </w:pPr>
            <w:del w:id="4665" w:author="aas" w:date="2013-10-14T02:06:00Z">
              <w:r>
                <w:delText xml:space="preserve">            If this element is absent, the port number MAY be chosen </w:delText>
              </w:r>
            </w:del>
          </w:p>
          <w:p w14:paraId="5C7D79C9" w14:textId="77777777" w:rsidR="00E02224" w:rsidRDefault="00E02224" w:rsidP="00E02224">
            <w:pPr>
              <w:pStyle w:val="XML1"/>
              <w:rPr>
                <w:del w:id="4666" w:author="aas" w:date="2013-10-14T02:06:00Z"/>
              </w:rPr>
            </w:pPr>
            <w:del w:id="4667" w:author="aas" w:date="2013-10-14T02:06:00Z">
              <w:r>
                <w:delText xml:space="preserve">            dynamically.</w:delText>
              </w:r>
            </w:del>
          </w:p>
          <w:p w14:paraId="54B607B5" w14:textId="77777777" w:rsidR="00E02224" w:rsidRDefault="00E02224" w:rsidP="00E02224">
            <w:pPr>
              <w:pStyle w:val="XML1"/>
              <w:rPr>
                <w:del w:id="4668" w:author="aas" w:date="2013-10-14T02:06:00Z"/>
              </w:rPr>
            </w:pPr>
            <w:del w:id="4669" w:author="aas" w:date="2013-10-14T02:06:00Z">
              <w:r>
                <w:delText xml:space="preserve">          &lt;/xs:documentation&gt;</w:delText>
              </w:r>
            </w:del>
          </w:p>
          <w:p w14:paraId="665295F9" w14:textId="77777777" w:rsidR="00E02224" w:rsidRDefault="00E02224" w:rsidP="00E02224">
            <w:pPr>
              <w:pStyle w:val="XML1"/>
              <w:rPr>
                <w:del w:id="4670" w:author="aas" w:date="2013-10-14T02:06:00Z"/>
              </w:rPr>
            </w:pPr>
            <w:del w:id="4671" w:author="aas" w:date="2013-10-14T02:06:00Z">
              <w:r>
                <w:delText xml:space="preserve">        &lt;/xs:annotation&gt;</w:delText>
              </w:r>
            </w:del>
          </w:p>
          <w:p w14:paraId="09506EE4" w14:textId="77777777" w:rsidR="00E02224" w:rsidRDefault="00E02224" w:rsidP="00E02224">
            <w:pPr>
              <w:pStyle w:val="XML1"/>
              <w:rPr>
                <w:del w:id="4672" w:author="aas" w:date="2013-10-14T02:06:00Z"/>
              </w:rPr>
            </w:pPr>
            <w:del w:id="4673" w:author="aas" w:date="2013-10-14T02:06:00Z">
              <w:r>
                <w:delText xml:space="preserve">      &lt;/xs:element&gt;</w:delText>
              </w:r>
            </w:del>
          </w:p>
          <w:p w14:paraId="6DBAD6D9" w14:textId="77777777" w:rsidR="00E02224" w:rsidRDefault="00E02224" w:rsidP="00E02224">
            <w:pPr>
              <w:pStyle w:val="XML1"/>
              <w:rPr>
                <w:del w:id="4674" w:author="aas" w:date="2013-10-14T02:06:00Z"/>
              </w:rPr>
            </w:pPr>
            <w:del w:id="4675" w:author="aas" w:date="2013-10-14T02:06:00Z">
              <w:r>
                <w:delText xml:space="preserve">      &lt;xs:element name="udp-dest-port"  type="inet:port-number"&gt;</w:delText>
              </w:r>
            </w:del>
          </w:p>
          <w:p w14:paraId="33D1419D" w14:textId="77777777" w:rsidR="00E02224" w:rsidRDefault="00E02224" w:rsidP="00E02224">
            <w:pPr>
              <w:pStyle w:val="XML1"/>
              <w:rPr>
                <w:del w:id="4676" w:author="aas" w:date="2013-10-14T02:06:00Z"/>
              </w:rPr>
            </w:pPr>
            <w:del w:id="4677" w:author="aas" w:date="2013-10-14T02:06:00Z">
              <w:r>
                <w:delText xml:space="preserve">        &lt;xs:annotation&gt;</w:delText>
              </w:r>
            </w:del>
          </w:p>
          <w:p w14:paraId="7DCEE465" w14:textId="77777777" w:rsidR="00E02224" w:rsidRDefault="00E02224" w:rsidP="00E02224">
            <w:pPr>
              <w:pStyle w:val="XML1"/>
              <w:rPr>
                <w:del w:id="4678" w:author="aas" w:date="2013-10-14T02:06:00Z"/>
              </w:rPr>
            </w:pPr>
            <w:del w:id="4679" w:author="aas" w:date="2013-10-14T02:06:00Z">
              <w:r>
                <w:delText xml:space="preserve">          &lt;xs:documentation&gt;</w:delText>
              </w:r>
            </w:del>
          </w:p>
          <w:p w14:paraId="051CF806" w14:textId="77777777" w:rsidR="00E02224" w:rsidRDefault="00E02224" w:rsidP="00E02224">
            <w:pPr>
              <w:pStyle w:val="XML1"/>
              <w:rPr>
                <w:del w:id="4680" w:author="aas" w:date="2013-10-14T02:06:00Z"/>
              </w:rPr>
            </w:pPr>
            <w:del w:id="4681" w:author="aas" w:date="2013-10-14T02:06:00Z">
              <w:r>
                <w:delText xml:space="preserve">            Specifies the outer UDP destination port</w:delText>
              </w:r>
            </w:del>
          </w:p>
          <w:p w14:paraId="43639F13" w14:textId="77777777" w:rsidR="00E02224" w:rsidRDefault="00E02224" w:rsidP="00E02224">
            <w:pPr>
              <w:pStyle w:val="XML1"/>
              <w:rPr>
                <w:del w:id="4682" w:author="aas" w:date="2013-10-14T02:06:00Z"/>
              </w:rPr>
            </w:pPr>
            <w:del w:id="4683" w:author="aas" w:date="2013-10-14T02:06:00Z">
              <w:r>
                <w:delText xml:space="preserve">            number.  It is intended to reserve a port number for</w:delText>
              </w:r>
            </w:del>
          </w:p>
          <w:p w14:paraId="5FDA6BC6" w14:textId="77777777" w:rsidR="00E02224" w:rsidRDefault="00E02224" w:rsidP="00E02224">
            <w:pPr>
              <w:pStyle w:val="XML1"/>
              <w:rPr>
                <w:del w:id="4684" w:author="aas" w:date="2013-10-14T02:06:00Z"/>
              </w:rPr>
            </w:pPr>
            <w:del w:id="4685" w:author="aas" w:date="2013-10-14T02:06:00Z">
              <w:r>
                <w:delText xml:space="preserve">            VxLAN at IANA.  As soon as this has been reserved, the</w:delText>
              </w:r>
            </w:del>
          </w:p>
          <w:p w14:paraId="59657CE5" w14:textId="77777777" w:rsidR="00E02224" w:rsidRDefault="00E02224" w:rsidP="00E02224">
            <w:pPr>
              <w:pStyle w:val="XML1"/>
              <w:rPr>
                <w:del w:id="4686" w:author="aas" w:date="2013-10-14T02:06:00Z"/>
              </w:rPr>
            </w:pPr>
            <w:del w:id="4687" w:author="aas" w:date="2013-10-14T02:06:00Z">
              <w:r>
                <w:delText xml:space="preserve">            reserved number SHOULD become the default value for this</w:delText>
              </w:r>
            </w:del>
          </w:p>
          <w:p w14:paraId="25754199" w14:textId="77777777" w:rsidR="00E02224" w:rsidRDefault="00E02224" w:rsidP="00E02224">
            <w:pPr>
              <w:pStyle w:val="XML1"/>
              <w:rPr>
                <w:del w:id="4688" w:author="aas" w:date="2013-10-14T02:06:00Z"/>
              </w:rPr>
            </w:pPr>
            <w:del w:id="4689" w:author="aas" w:date="2013-10-14T02:06:00Z">
              <w:r>
                <w:delText xml:space="preserve">            element.</w:delText>
              </w:r>
            </w:del>
          </w:p>
          <w:p w14:paraId="1E624D58" w14:textId="77777777" w:rsidR="00E02224" w:rsidRDefault="00E02224" w:rsidP="00E02224">
            <w:pPr>
              <w:pStyle w:val="XML1"/>
              <w:rPr>
                <w:del w:id="4690" w:author="aas" w:date="2013-10-14T02:06:00Z"/>
              </w:rPr>
            </w:pPr>
            <w:del w:id="4691" w:author="aas" w:date="2013-10-14T02:06:00Z">
              <w:r>
                <w:delText xml:space="preserve">          &lt;/xs:documentation&gt;</w:delText>
              </w:r>
            </w:del>
          </w:p>
          <w:p w14:paraId="3C3DFCBD" w14:textId="77777777" w:rsidR="00E02224" w:rsidRDefault="00E02224" w:rsidP="00E02224">
            <w:pPr>
              <w:pStyle w:val="XML1"/>
              <w:rPr>
                <w:del w:id="4692" w:author="aas" w:date="2013-10-14T02:06:00Z"/>
              </w:rPr>
            </w:pPr>
            <w:del w:id="4693" w:author="aas" w:date="2013-10-14T02:06:00Z">
              <w:r>
                <w:delText xml:space="preserve">        &lt;/xs:annotation&gt;</w:delText>
              </w:r>
            </w:del>
          </w:p>
          <w:p w14:paraId="3115BB59" w14:textId="77777777" w:rsidR="00E02224" w:rsidRDefault="00E02224" w:rsidP="00E02224">
            <w:pPr>
              <w:pStyle w:val="XML1"/>
              <w:rPr>
                <w:del w:id="4694" w:author="aas" w:date="2013-10-14T02:06:00Z"/>
              </w:rPr>
            </w:pPr>
            <w:del w:id="4695" w:author="aas" w:date="2013-10-14T02:06:00Z">
              <w:r>
                <w:delText xml:space="preserve">      &lt;/xs:element&gt;</w:delText>
              </w:r>
            </w:del>
          </w:p>
          <w:p w14:paraId="29C11342" w14:textId="77777777" w:rsidR="00E02224" w:rsidRDefault="00E02224" w:rsidP="00E02224">
            <w:pPr>
              <w:pStyle w:val="XML1"/>
              <w:rPr>
                <w:del w:id="4696" w:author="aas" w:date="2013-10-14T02:06:00Z"/>
              </w:rPr>
            </w:pPr>
            <w:del w:id="4697" w:author="aas" w:date="2013-10-14T02:06:00Z">
              <w:r>
                <w:delText xml:space="preserve">      &lt;xs:element name="udp-checksum"  type="xs:boolean"&gt;</w:delText>
              </w:r>
            </w:del>
          </w:p>
          <w:p w14:paraId="6F0CA137" w14:textId="77777777" w:rsidR="00E02224" w:rsidRDefault="00E02224" w:rsidP="00E02224">
            <w:pPr>
              <w:pStyle w:val="XML1"/>
              <w:rPr>
                <w:del w:id="4698" w:author="aas" w:date="2013-10-14T02:06:00Z"/>
              </w:rPr>
            </w:pPr>
            <w:del w:id="4699" w:author="aas" w:date="2013-10-14T02:06:00Z">
              <w:r>
                <w:delText xml:space="preserve">        &lt;xs:annotation&gt;</w:delText>
              </w:r>
            </w:del>
          </w:p>
          <w:p w14:paraId="5291BDCE" w14:textId="77777777" w:rsidR="00E02224" w:rsidRDefault="00E02224" w:rsidP="00E02224">
            <w:pPr>
              <w:pStyle w:val="XML1"/>
              <w:rPr>
                <w:del w:id="4700" w:author="aas" w:date="2013-10-14T02:06:00Z"/>
              </w:rPr>
            </w:pPr>
            <w:del w:id="4701" w:author="aas" w:date="2013-10-14T02:06:00Z">
              <w:r>
                <w:delText xml:space="preserve">          &lt;xs:documentation&gt;</w:delText>
              </w:r>
            </w:del>
          </w:p>
          <w:p w14:paraId="3C2B675F" w14:textId="77777777" w:rsidR="00E02224" w:rsidRDefault="00E02224" w:rsidP="00E02224">
            <w:pPr>
              <w:pStyle w:val="XML1"/>
              <w:rPr>
                <w:del w:id="4702" w:author="aas" w:date="2013-10-14T02:06:00Z"/>
              </w:rPr>
            </w:pPr>
            <w:del w:id="4703" w:author="aas" w:date="2013-10-14T02:06:00Z">
              <w:r>
                <w:delText xml:space="preserve">            Boolean flag to indicate whether or not the</w:delText>
              </w:r>
            </w:del>
          </w:p>
          <w:p w14:paraId="682971B0" w14:textId="77777777" w:rsidR="00E02224" w:rsidRDefault="00E02224" w:rsidP="00E02224">
            <w:pPr>
              <w:pStyle w:val="XML1"/>
              <w:rPr>
                <w:del w:id="4704" w:author="aas" w:date="2013-10-14T02:06:00Z"/>
              </w:rPr>
            </w:pPr>
            <w:del w:id="4705" w:author="aas" w:date="2013-10-14T02:06:00Z">
              <w:r>
                <w:delText xml:space="preserve">            outer UDP checksum should be set</w:delText>
              </w:r>
            </w:del>
          </w:p>
          <w:p w14:paraId="18FB6666" w14:textId="77777777" w:rsidR="00E02224" w:rsidRDefault="00E02224" w:rsidP="00E02224">
            <w:pPr>
              <w:pStyle w:val="XML1"/>
              <w:rPr>
                <w:del w:id="4706" w:author="aas" w:date="2013-10-14T02:06:00Z"/>
              </w:rPr>
            </w:pPr>
            <w:del w:id="4707" w:author="aas" w:date="2013-10-14T02:06:00Z">
              <w:r>
                <w:delText xml:space="preserve">          &lt;/xs:documentation&gt;</w:delText>
              </w:r>
            </w:del>
          </w:p>
          <w:p w14:paraId="7F941B63" w14:textId="77777777" w:rsidR="00E02224" w:rsidRDefault="00E02224" w:rsidP="00E02224">
            <w:pPr>
              <w:pStyle w:val="XML1"/>
              <w:rPr>
                <w:del w:id="4708" w:author="aas" w:date="2013-10-14T02:06:00Z"/>
              </w:rPr>
            </w:pPr>
            <w:del w:id="4709" w:author="aas" w:date="2013-10-14T02:06:00Z">
              <w:r>
                <w:delText xml:space="preserve">        &lt;/xs:annotation&gt;</w:delText>
              </w:r>
            </w:del>
          </w:p>
          <w:p w14:paraId="6FEB97FA" w14:textId="77777777" w:rsidR="00E02224" w:rsidRDefault="00E02224" w:rsidP="00E02224">
            <w:pPr>
              <w:pStyle w:val="XML1"/>
              <w:rPr>
                <w:del w:id="4710" w:author="aas" w:date="2013-10-14T02:06:00Z"/>
              </w:rPr>
            </w:pPr>
            <w:del w:id="4711" w:author="aas" w:date="2013-10-14T02:06:00Z">
              <w:r>
                <w:delText xml:space="preserve">      &lt;/xs:element&gt;</w:delText>
              </w:r>
            </w:del>
          </w:p>
          <w:p w14:paraId="3C324B21" w14:textId="77777777" w:rsidR="00E02224" w:rsidRDefault="00E02224" w:rsidP="00E02224">
            <w:pPr>
              <w:pStyle w:val="XML1"/>
              <w:rPr>
                <w:del w:id="4712" w:author="aas" w:date="2013-10-14T02:06:00Z"/>
              </w:rPr>
            </w:pPr>
            <w:del w:id="4713" w:author="aas" w:date="2013-10-14T02:06:00Z">
              <w:r>
                <w:delText xml:space="preserve">    &lt;/xs:sequence&gt;</w:delText>
              </w:r>
            </w:del>
          </w:p>
          <w:p w14:paraId="70790DD2" w14:textId="77777777" w:rsidR="00E02224" w:rsidRDefault="00E02224" w:rsidP="00E02224">
            <w:pPr>
              <w:pStyle w:val="XML1"/>
              <w:rPr>
                <w:del w:id="4714" w:author="aas" w:date="2013-10-14T02:06:00Z"/>
              </w:rPr>
            </w:pPr>
            <w:del w:id="4715" w:author="aas" w:date="2013-10-14T02:06:00Z">
              <w:r>
                <w:delText xml:space="preserve">  &lt;/xs:group&gt;</w:delText>
              </w:r>
            </w:del>
          </w:p>
          <w:p w14:paraId="6F143383" w14:textId="77777777" w:rsidR="00E02224" w:rsidRDefault="00E02224" w:rsidP="00E02224">
            <w:pPr>
              <w:pStyle w:val="XML1"/>
              <w:rPr>
                <w:del w:id="4716" w:author="aas" w:date="2013-10-14T02:06:00Z"/>
              </w:rPr>
            </w:pPr>
          </w:p>
          <w:p w14:paraId="75091D1A" w14:textId="77777777" w:rsidR="00E02224" w:rsidRDefault="00E02224" w:rsidP="00E02224">
            <w:pPr>
              <w:pStyle w:val="XML1"/>
              <w:rPr>
                <w:del w:id="4717" w:author="aas" w:date="2013-10-14T02:06:00Z"/>
              </w:rPr>
            </w:pPr>
            <w:del w:id="4718" w:author="aas" w:date="2013-10-14T02:06:00Z">
              <w:r>
                <w:delText xml:space="preserve">  &lt;xs:group name="OFPortNVGRETunnelType"&gt;</w:delText>
              </w:r>
            </w:del>
          </w:p>
          <w:p w14:paraId="79AE59AA" w14:textId="77777777" w:rsidR="00E02224" w:rsidRDefault="00E02224" w:rsidP="00E02224">
            <w:pPr>
              <w:pStyle w:val="XML1"/>
              <w:rPr>
                <w:del w:id="4719" w:author="aas" w:date="2013-10-14T02:06:00Z"/>
              </w:rPr>
            </w:pPr>
            <w:del w:id="4720" w:author="aas" w:date="2013-10-14T02:06:00Z">
              <w:r>
                <w:delText xml:space="preserve">    &lt;xs:annotation&gt;</w:delText>
              </w:r>
            </w:del>
          </w:p>
          <w:p w14:paraId="30B2CC44" w14:textId="77777777" w:rsidR="00E02224" w:rsidRDefault="00E02224" w:rsidP="00E02224">
            <w:pPr>
              <w:pStyle w:val="XML1"/>
              <w:rPr>
                <w:del w:id="4721" w:author="aas" w:date="2013-10-14T02:06:00Z"/>
              </w:rPr>
            </w:pPr>
            <w:del w:id="4722" w:author="aas" w:date="2013-10-14T02:06:00Z">
              <w:r>
                <w:delText xml:space="preserve">      &lt;xs:documentation&gt;</w:delText>
              </w:r>
            </w:del>
          </w:p>
          <w:p w14:paraId="565309C5" w14:textId="77777777" w:rsidR="00E02224" w:rsidRDefault="00E02224" w:rsidP="00E02224">
            <w:pPr>
              <w:pStyle w:val="XML1"/>
              <w:rPr>
                <w:del w:id="4723" w:author="aas" w:date="2013-10-14T02:06:00Z"/>
              </w:rPr>
            </w:pPr>
            <w:del w:id="4724" w:author="aas" w:date="2013-10-14T02:06:00Z">
              <w:r>
                <w:delText xml:space="preserve">        Properties of a NVGRE tunnel.</w:delText>
              </w:r>
            </w:del>
          </w:p>
          <w:p w14:paraId="4AAAA5D4" w14:textId="77777777" w:rsidR="00E02224" w:rsidRDefault="00E02224" w:rsidP="00E02224">
            <w:pPr>
              <w:pStyle w:val="XML1"/>
              <w:rPr>
                <w:del w:id="4725" w:author="aas" w:date="2013-10-14T02:06:00Z"/>
              </w:rPr>
            </w:pPr>
            <w:del w:id="4726" w:author="aas" w:date="2013-10-14T02:06:00Z">
              <w:r>
                <w:delText xml:space="preserve">      &lt;/xs:documentation&gt;</w:delText>
              </w:r>
            </w:del>
          </w:p>
          <w:p w14:paraId="0FA89900" w14:textId="77777777" w:rsidR="00E02224" w:rsidRDefault="00E02224" w:rsidP="00E02224">
            <w:pPr>
              <w:pStyle w:val="XML1"/>
              <w:rPr>
                <w:del w:id="4727" w:author="aas" w:date="2013-10-14T02:06:00Z"/>
              </w:rPr>
            </w:pPr>
            <w:del w:id="4728" w:author="aas" w:date="2013-10-14T02:06:00Z">
              <w:r>
                <w:delText xml:space="preserve">    &lt;/xs:annotation&gt;</w:delText>
              </w:r>
            </w:del>
          </w:p>
          <w:p w14:paraId="52024674" w14:textId="77777777" w:rsidR="00E02224" w:rsidRDefault="00E02224" w:rsidP="00E02224">
            <w:pPr>
              <w:pStyle w:val="XML1"/>
              <w:rPr>
                <w:del w:id="4729" w:author="aas" w:date="2013-10-14T02:06:00Z"/>
              </w:rPr>
            </w:pPr>
          </w:p>
          <w:p w14:paraId="3C55A57C" w14:textId="77777777" w:rsidR="00E02224" w:rsidRDefault="00E02224" w:rsidP="00E02224">
            <w:pPr>
              <w:pStyle w:val="XML1"/>
              <w:rPr>
                <w:del w:id="4730" w:author="aas" w:date="2013-10-14T02:06:00Z"/>
              </w:rPr>
            </w:pPr>
            <w:del w:id="4731" w:author="aas" w:date="2013-10-14T02:06:00Z">
              <w:r>
                <w:delText xml:space="preserve">    &lt;xs:sequence&gt;</w:delText>
              </w:r>
            </w:del>
          </w:p>
          <w:p w14:paraId="3CBA5B9E" w14:textId="77777777" w:rsidR="00E02224" w:rsidRDefault="00E02224" w:rsidP="00E02224">
            <w:pPr>
              <w:pStyle w:val="XML1"/>
              <w:rPr>
                <w:del w:id="4732" w:author="aas" w:date="2013-10-14T02:06:00Z"/>
              </w:rPr>
            </w:pPr>
            <w:del w:id="4733" w:author="aas" w:date="2013-10-14T02:06:00Z">
              <w:r>
                <w:delText xml:space="preserve">      &lt;xs:group ref="OFPortBaseTunnelType"/&gt;</w:delText>
              </w:r>
            </w:del>
          </w:p>
          <w:p w14:paraId="54598082" w14:textId="77777777" w:rsidR="00E02224" w:rsidRDefault="00E02224" w:rsidP="00E02224">
            <w:pPr>
              <w:pStyle w:val="XML1"/>
              <w:rPr>
                <w:del w:id="4734" w:author="aas" w:date="2013-10-14T02:06:00Z"/>
              </w:rPr>
            </w:pPr>
            <w:del w:id="4735" w:author="aas" w:date="2013-10-14T02:06:00Z">
              <w:r>
                <w:delText xml:space="preserve">      &lt;xs:element name="tni"  type="xs:unsignedInt"&gt;</w:delText>
              </w:r>
            </w:del>
          </w:p>
          <w:p w14:paraId="08A3D957" w14:textId="77777777" w:rsidR="00E02224" w:rsidRDefault="00E02224" w:rsidP="00E02224">
            <w:pPr>
              <w:pStyle w:val="XML1"/>
              <w:rPr>
                <w:del w:id="4736" w:author="aas" w:date="2013-10-14T02:06:00Z"/>
              </w:rPr>
            </w:pPr>
            <w:del w:id="4737" w:author="aas" w:date="2013-10-14T02:06:00Z">
              <w:r>
                <w:delText xml:space="preserve">        &lt;xs:annotation&gt;</w:delText>
              </w:r>
            </w:del>
          </w:p>
          <w:p w14:paraId="10D5977B" w14:textId="77777777" w:rsidR="00E02224" w:rsidRDefault="00E02224" w:rsidP="00E02224">
            <w:pPr>
              <w:pStyle w:val="XML1"/>
              <w:rPr>
                <w:del w:id="4738" w:author="aas" w:date="2013-10-14T02:06:00Z"/>
              </w:rPr>
            </w:pPr>
            <w:del w:id="4739" w:author="aas" w:date="2013-10-14T02:06:00Z">
              <w:r>
                <w:delText xml:space="preserve">          &lt;xs:documentation&gt;</w:delText>
              </w:r>
            </w:del>
          </w:p>
          <w:p w14:paraId="6D20F7FD" w14:textId="77777777" w:rsidR="00E02224" w:rsidRDefault="00E02224" w:rsidP="00E02224">
            <w:pPr>
              <w:pStyle w:val="XML1"/>
              <w:rPr>
                <w:del w:id="4740" w:author="aas" w:date="2013-10-14T02:06:00Z"/>
              </w:rPr>
            </w:pPr>
            <w:del w:id="4741" w:author="aas" w:date="2013-10-14T02:06:00Z">
              <w:r>
                <w:delText xml:space="preserve">            Specifies the tenant network identifier</w:delText>
              </w:r>
            </w:del>
          </w:p>
          <w:p w14:paraId="24D6887E" w14:textId="77777777" w:rsidR="00E02224" w:rsidRDefault="00E02224" w:rsidP="00E02224">
            <w:pPr>
              <w:pStyle w:val="XML1"/>
              <w:rPr>
                <w:del w:id="4742" w:author="aas" w:date="2013-10-14T02:06:00Z"/>
              </w:rPr>
            </w:pPr>
            <w:del w:id="4743" w:author="aas" w:date="2013-10-14T02:06:00Z">
              <w:r>
                <w:delText xml:space="preserve">            assigned to all packets sent on the tunnel</w:delText>
              </w:r>
            </w:del>
          </w:p>
          <w:p w14:paraId="553F0CAF" w14:textId="77777777" w:rsidR="00E02224" w:rsidRDefault="00E02224" w:rsidP="00E02224">
            <w:pPr>
              <w:pStyle w:val="XML1"/>
              <w:rPr>
                <w:del w:id="4744" w:author="aas" w:date="2013-10-14T02:06:00Z"/>
              </w:rPr>
            </w:pPr>
            <w:del w:id="4745" w:author="aas" w:date="2013-10-14T02:06:00Z">
              <w:r>
                <w:delText xml:space="preserve">          &lt;/xs:documentation&gt;</w:delText>
              </w:r>
            </w:del>
          </w:p>
          <w:p w14:paraId="6ED67747" w14:textId="77777777" w:rsidR="00E02224" w:rsidRDefault="00E02224" w:rsidP="00E02224">
            <w:pPr>
              <w:pStyle w:val="XML1"/>
              <w:rPr>
                <w:del w:id="4746" w:author="aas" w:date="2013-10-14T02:06:00Z"/>
              </w:rPr>
            </w:pPr>
            <w:del w:id="4747" w:author="aas" w:date="2013-10-14T02:06:00Z">
              <w:r>
                <w:delText xml:space="preserve">        &lt;/xs:annotation&gt;</w:delText>
              </w:r>
            </w:del>
          </w:p>
          <w:p w14:paraId="34AAD99A" w14:textId="77777777" w:rsidR="00E02224" w:rsidRDefault="00E02224" w:rsidP="00E02224">
            <w:pPr>
              <w:pStyle w:val="XML1"/>
              <w:rPr>
                <w:del w:id="4748" w:author="aas" w:date="2013-10-14T02:06:00Z"/>
              </w:rPr>
            </w:pPr>
            <w:del w:id="4749" w:author="aas" w:date="2013-10-14T02:06:00Z">
              <w:r>
                <w:delText xml:space="preserve">      &lt;/xs:element&gt;</w:delText>
              </w:r>
            </w:del>
          </w:p>
          <w:p w14:paraId="196AB7B3" w14:textId="77777777" w:rsidR="00E02224" w:rsidRDefault="00E02224" w:rsidP="00E02224">
            <w:pPr>
              <w:pStyle w:val="XML1"/>
              <w:rPr>
                <w:del w:id="4750" w:author="aas" w:date="2013-10-14T02:06:00Z"/>
              </w:rPr>
            </w:pPr>
            <w:del w:id="4751" w:author="aas" w:date="2013-10-14T02:06:00Z">
              <w:r>
                <w:delText xml:space="preserve">      &lt;xs:element name="tni-resv"  type="xs:unsignedInt"&gt;</w:delText>
              </w:r>
            </w:del>
          </w:p>
          <w:p w14:paraId="2E15FDD5" w14:textId="77777777" w:rsidR="00E02224" w:rsidRDefault="00E02224" w:rsidP="00E02224">
            <w:pPr>
              <w:pStyle w:val="XML1"/>
              <w:rPr>
                <w:del w:id="4752" w:author="aas" w:date="2013-10-14T02:06:00Z"/>
              </w:rPr>
            </w:pPr>
            <w:del w:id="4753" w:author="aas" w:date="2013-10-14T02:06:00Z">
              <w:r>
                <w:delText xml:space="preserve">        &lt;xs:annotation&gt;</w:delText>
              </w:r>
            </w:del>
          </w:p>
          <w:p w14:paraId="1CB7A9E0" w14:textId="77777777" w:rsidR="00E02224" w:rsidRDefault="00E02224" w:rsidP="00E02224">
            <w:pPr>
              <w:pStyle w:val="XML1"/>
              <w:rPr>
                <w:del w:id="4754" w:author="aas" w:date="2013-10-14T02:06:00Z"/>
              </w:rPr>
            </w:pPr>
            <w:del w:id="4755" w:author="aas" w:date="2013-10-14T02:06:00Z">
              <w:r>
                <w:delText xml:space="preserve">          &lt;xs:documentation&gt;</w:delText>
              </w:r>
            </w:del>
          </w:p>
          <w:p w14:paraId="4CFCB384" w14:textId="77777777" w:rsidR="00E02224" w:rsidRDefault="00E02224" w:rsidP="00E02224">
            <w:pPr>
              <w:pStyle w:val="XML1"/>
              <w:rPr>
                <w:del w:id="4756" w:author="aas" w:date="2013-10-14T02:06:00Z"/>
              </w:rPr>
            </w:pPr>
            <w:del w:id="4757" w:author="aas" w:date="2013-10-14T02:06:00Z">
              <w:r>
                <w:delText xml:space="preserve">            Used to set the reserved user-defined bits of</w:delText>
              </w:r>
            </w:del>
          </w:p>
          <w:p w14:paraId="157FB130" w14:textId="77777777" w:rsidR="00E02224" w:rsidRDefault="00E02224" w:rsidP="00E02224">
            <w:pPr>
              <w:pStyle w:val="XML1"/>
              <w:rPr>
                <w:del w:id="4758" w:author="aas" w:date="2013-10-14T02:06:00Z"/>
              </w:rPr>
            </w:pPr>
            <w:del w:id="4759" w:author="aas" w:date="2013-10-14T02:06:00Z">
              <w:r>
                <w:delText xml:space="preserve">            the GRE key field</w:delText>
              </w:r>
            </w:del>
          </w:p>
          <w:p w14:paraId="5EBD36EF" w14:textId="77777777" w:rsidR="00E02224" w:rsidRDefault="00E02224" w:rsidP="00E02224">
            <w:pPr>
              <w:pStyle w:val="XML1"/>
              <w:rPr>
                <w:del w:id="4760" w:author="aas" w:date="2013-10-14T02:06:00Z"/>
              </w:rPr>
            </w:pPr>
            <w:del w:id="4761" w:author="aas" w:date="2013-10-14T02:06:00Z">
              <w:r>
                <w:delText xml:space="preserve">          &lt;/xs:documentation&gt;</w:delText>
              </w:r>
            </w:del>
          </w:p>
          <w:p w14:paraId="1BF14704" w14:textId="77777777" w:rsidR="00E02224" w:rsidRDefault="00E02224" w:rsidP="00E02224">
            <w:pPr>
              <w:pStyle w:val="XML1"/>
              <w:rPr>
                <w:del w:id="4762" w:author="aas" w:date="2013-10-14T02:06:00Z"/>
              </w:rPr>
            </w:pPr>
            <w:del w:id="4763" w:author="aas" w:date="2013-10-14T02:06:00Z">
              <w:r>
                <w:delText xml:space="preserve">        &lt;/xs:annotation&gt;</w:delText>
              </w:r>
            </w:del>
          </w:p>
          <w:p w14:paraId="123E3647" w14:textId="77777777" w:rsidR="00E02224" w:rsidRDefault="00E02224" w:rsidP="00E02224">
            <w:pPr>
              <w:pStyle w:val="XML1"/>
              <w:rPr>
                <w:del w:id="4764" w:author="aas" w:date="2013-10-14T02:06:00Z"/>
              </w:rPr>
            </w:pPr>
            <w:del w:id="4765" w:author="aas" w:date="2013-10-14T02:06:00Z">
              <w:r>
                <w:delText xml:space="preserve">      &lt;/xs:element&gt;</w:delText>
              </w:r>
            </w:del>
          </w:p>
          <w:p w14:paraId="77B502C1" w14:textId="77777777" w:rsidR="00E02224" w:rsidRDefault="00E02224" w:rsidP="00E02224">
            <w:pPr>
              <w:pStyle w:val="XML1"/>
              <w:rPr>
                <w:del w:id="4766" w:author="aas" w:date="2013-10-14T02:06:00Z"/>
              </w:rPr>
            </w:pPr>
            <w:del w:id="4767" w:author="aas" w:date="2013-10-14T02:06:00Z">
              <w:r>
                <w:delText xml:space="preserve">      &lt;xs:element name="tni-multicast-group"  type="inet:ip-address"&gt;</w:delText>
              </w:r>
            </w:del>
          </w:p>
          <w:p w14:paraId="76379275" w14:textId="77777777" w:rsidR="00E02224" w:rsidRDefault="00E02224" w:rsidP="00E02224">
            <w:pPr>
              <w:pStyle w:val="XML1"/>
              <w:rPr>
                <w:del w:id="4768" w:author="aas" w:date="2013-10-14T02:06:00Z"/>
              </w:rPr>
            </w:pPr>
            <w:del w:id="4769" w:author="aas" w:date="2013-10-14T02:06:00Z">
              <w:r>
                <w:delText xml:space="preserve">        &lt;xs:annotation&gt;</w:delText>
              </w:r>
            </w:del>
          </w:p>
          <w:p w14:paraId="4CFA8585" w14:textId="77777777" w:rsidR="00E02224" w:rsidRDefault="00E02224" w:rsidP="00E02224">
            <w:pPr>
              <w:pStyle w:val="XML1"/>
              <w:rPr>
                <w:del w:id="4770" w:author="aas" w:date="2013-10-14T02:06:00Z"/>
              </w:rPr>
            </w:pPr>
            <w:del w:id="4771" w:author="aas" w:date="2013-10-14T02:06:00Z">
              <w:r>
                <w:delText xml:space="preserve">          &lt;xs:documentation&gt;</w:delText>
              </w:r>
            </w:del>
          </w:p>
          <w:p w14:paraId="41E11243" w14:textId="77777777" w:rsidR="00E02224" w:rsidRDefault="00E02224" w:rsidP="00E02224">
            <w:pPr>
              <w:pStyle w:val="XML1"/>
              <w:rPr>
                <w:del w:id="4772" w:author="aas" w:date="2013-10-14T02:06:00Z"/>
              </w:rPr>
            </w:pPr>
            <w:del w:id="4773" w:author="aas" w:date="2013-10-14T02:06:00Z">
              <w:r>
                <w:delText xml:space="preserve">            If IP multicast is used to support broadcast</w:delText>
              </w:r>
            </w:del>
          </w:p>
          <w:p w14:paraId="72867119" w14:textId="77777777" w:rsidR="00E02224" w:rsidRDefault="00E02224" w:rsidP="00E02224">
            <w:pPr>
              <w:pStyle w:val="XML1"/>
              <w:rPr>
                <w:del w:id="4774" w:author="aas" w:date="2013-10-14T02:06:00Z"/>
              </w:rPr>
            </w:pPr>
            <w:del w:id="4775" w:author="aas" w:date="2013-10-14T02:06:00Z">
              <w:r>
                <w:delText xml:space="preserve">            on the tunnel this element specifies the corresponding </w:delText>
              </w:r>
            </w:del>
          </w:p>
          <w:p w14:paraId="2AADC757" w14:textId="77777777" w:rsidR="00E02224" w:rsidRDefault="00E02224" w:rsidP="00E02224">
            <w:pPr>
              <w:pStyle w:val="XML1"/>
              <w:rPr>
                <w:del w:id="4776" w:author="aas" w:date="2013-10-14T02:06:00Z"/>
              </w:rPr>
            </w:pPr>
            <w:del w:id="4777" w:author="aas" w:date="2013-10-14T02:06:00Z">
              <w:r>
                <w:delText xml:space="preserve">            multicast IP address</w:delText>
              </w:r>
            </w:del>
          </w:p>
          <w:p w14:paraId="67C526CD" w14:textId="77777777" w:rsidR="00E02224" w:rsidRDefault="00E02224" w:rsidP="00E02224">
            <w:pPr>
              <w:pStyle w:val="XML1"/>
              <w:rPr>
                <w:del w:id="4778" w:author="aas" w:date="2013-10-14T02:06:00Z"/>
              </w:rPr>
            </w:pPr>
            <w:del w:id="4779" w:author="aas" w:date="2013-10-14T02:06:00Z">
              <w:r>
                <w:delText xml:space="preserve">          &lt;/xs:documentation&gt;</w:delText>
              </w:r>
            </w:del>
          </w:p>
          <w:p w14:paraId="116E6A48" w14:textId="77777777" w:rsidR="00E02224" w:rsidRDefault="00E02224" w:rsidP="00E02224">
            <w:pPr>
              <w:pStyle w:val="XML1"/>
              <w:rPr>
                <w:del w:id="4780" w:author="aas" w:date="2013-10-14T02:06:00Z"/>
              </w:rPr>
            </w:pPr>
            <w:del w:id="4781" w:author="aas" w:date="2013-10-14T02:06:00Z">
              <w:r>
                <w:delText xml:space="preserve">        &lt;/xs:annotation&gt;</w:delText>
              </w:r>
            </w:del>
          </w:p>
          <w:p w14:paraId="53EFFD88" w14:textId="77777777" w:rsidR="00E02224" w:rsidRDefault="00E02224" w:rsidP="00E02224">
            <w:pPr>
              <w:pStyle w:val="XML1"/>
              <w:rPr>
                <w:del w:id="4782" w:author="aas" w:date="2013-10-14T02:06:00Z"/>
              </w:rPr>
            </w:pPr>
            <w:del w:id="4783" w:author="aas" w:date="2013-10-14T02:06:00Z">
              <w:r>
                <w:delText xml:space="preserve">      &lt;/xs:element&gt;</w:delText>
              </w:r>
            </w:del>
          </w:p>
          <w:p w14:paraId="38DE3F25" w14:textId="77777777" w:rsidR="00E02224" w:rsidRDefault="00E02224" w:rsidP="00E02224">
            <w:pPr>
              <w:pStyle w:val="XML1"/>
              <w:rPr>
                <w:del w:id="4784" w:author="aas" w:date="2013-10-14T02:06:00Z"/>
              </w:rPr>
            </w:pPr>
            <w:del w:id="4785" w:author="aas" w:date="2013-10-14T02:06:00Z">
              <w:r>
                <w:delText xml:space="preserve">    &lt;/xs:sequence&gt;</w:delText>
              </w:r>
            </w:del>
          </w:p>
          <w:p w14:paraId="41294821" w14:textId="77777777" w:rsidR="00E02224" w:rsidRDefault="00E02224" w:rsidP="00E02224">
            <w:pPr>
              <w:pStyle w:val="XML1"/>
              <w:rPr>
                <w:del w:id="4786" w:author="aas" w:date="2013-10-14T02:06:00Z"/>
              </w:rPr>
            </w:pPr>
            <w:del w:id="4787" w:author="aas" w:date="2013-10-14T02:06:00Z">
              <w:r>
                <w:delText xml:space="preserve">  &lt;/xs:group&gt;</w:delText>
              </w:r>
            </w:del>
          </w:p>
          <w:p w14:paraId="67C10416" w14:textId="77777777" w:rsidR="00712E70" w:rsidRPr="009F1B7D" w:rsidRDefault="00712E70" w:rsidP="00E02224">
            <w:pPr>
              <w:pStyle w:val="XML1"/>
              <w:rPr>
                <w:del w:id="4788" w:author="aas" w:date="2013-10-14T02:06:00Z"/>
              </w:rPr>
            </w:pPr>
          </w:p>
        </w:tc>
      </w:tr>
    </w:tbl>
    <w:p w14:paraId="0C46D66E" w14:textId="77777777" w:rsidR="00B7089E" w:rsidRPr="009F1B7D" w:rsidRDefault="00B7089E">
      <w:pPr>
        <w:pPrChange w:id="4789" w:author="aas" w:date="2013-10-14T02:06:00Z">
          <w:pPr>
            <w:pStyle w:val="BodyText"/>
          </w:pPr>
        </w:pPrChange>
      </w:pPr>
    </w:p>
    <w:p w14:paraId="149CFE13" w14:textId="6DE39D74" w:rsidR="00B7089E" w:rsidRPr="009F1B7D" w:rsidRDefault="00B7089E" w:rsidP="00D14D27">
      <w:pPr>
        <w:pStyle w:val="Heading3"/>
      </w:pPr>
      <w:bookmarkStart w:id="4790" w:name="_Toc315954015"/>
      <w:bookmarkStart w:id="4791" w:name="_Toc316542525"/>
      <w:bookmarkStart w:id="4792" w:name="_Toc243774074"/>
      <w:r w:rsidRPr="00DB42FD">
        <w:t>XML Example</w:t>
      </w:r>
      <w:bookmarkEnd w:id="4790"/>
      <w:bookmarkEnd w:id="4791"/>
      <w:r w:rsidR="007344A3">
        <w:t>s</w:t>
      </w:r>
      <w:bookmarkEnd w:id="4792"/>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w:t>
            </w:r>
            <w:proofErr w:type="gramStart"/>
            <w:r>
              <w:t>!-</w:t>
            </w:r>
            <w:proofErr w:type="gramEnd"/>
            <w:r>
              <w:t>- Example for a physical port --&gt;</w:t>
            </w:r>
          </w:p>
          <w:p w14:paraId="65CBD6A6" w14:textId="77777777" w:rsidR="00B7089E" w:rsidRPr="009F1B7D" w:rsidRDefault="00B7089E" w:rsidP="00011096">
            <w:pPr>
              <w:pStyle w:val="XML1"/>
            </w:pPr>
            <w:r w:rsidRPr="009F1B7D">
              <w:t>&lt;</w:t>
            </w:r>
            <w:proofErr w:type="gramStart"/>
            <w:r w:rsidRPr="009F1B7D">
              <w:t>port</w:t>
            </w:r>
            <w:proofErr w:type="gramEnd"/>
            <w:r w:rsidRPr="009F1B7D">
              <w:t>&gt;</w:t>
            </w:r>
          </w:p>
          <w:p w14:paraId="57F67D8A" w14:textId="77777777" w:rsidR="00B7089E" w:rsidRPr="009F1B7D" w:rsidRDefault="00B7089E" w:rsidP="00011096">
            <w:pPr>
              <w:pStyle w:val="XML2"/>
            </w:pPr>
            <w:r w:rsidRPr="009F1B7D">
              <w:t>&lt;</w:t>
            </w:r>
            <w:proofErr w:type="gramStart"/>
            <w:r w:rsidRPr="009F1B7D">
              <w:t>resource</w:t>
            </w:r>
            <w:proofErr w:type="gramEnd"/>
            <w:r w:rsidRPr="009F1B7D">
              <w:t>-id&gt;Port214748364&lt;/resource-id&gt;</w:t>
            </w:r>
          </w:p>
          <w:p w14:paraId="263AEBCE" w14:textId="77777777" w:rsidR="00B7089E" w:rsidRPr="009F1B7D" w:rsidRDefault="00B7089E" w:rsidP="00011096">
            <w:pPr>
              <w:pStyle w:val="XML2"/>
            </w:pPr>
            <w:r w:rsidRPr="009F1B7D">
              <w:t>&lt;</w:t>
            </w:r>
            <w:proofErr w:type="gramStart"/>
            <w:r w:rsidRPr="009F1B7D">
              <w:t>number</w:t>
            </w:r>
            <w:proofErr w:type="gramEnd"/>
            <w:r w:rsidRPr="009F1B7D">
              <w:t>&gt;214748364&lt;/number&gt;</w:t>
            </w:r>
          </w:p>
          <w:p w14:paraId="3D74FB0E" w14:textId="77777777" w:rsidR="00B7089E" w:rsidRPr="009F1B7D" w:rsidRDefault="00B7089E" w:rsidP="00011096">
            <w:pPr>
              <w:pStyle w:val="XML2"/>
            </w:pPr>
            <w:r w:rsidRPr="009F1B7D">
              <w:t>&lt;</w:t>
            </w:r>
            <w:proofErr w:type="gramStart"/>
            <w:r w:rsidRPr="009F1B7D">
              <w:t>name</w:t>
            </w:r>
            <w:proofErr w:type="gramEnd"/>
            <w:r w:rsidRPr="009F1B7D">
              <w:t>&gt;name0&lt;/name&gt;</w:t>
            </w:r>
          </w:p>
          <w:p w14:paraId="4BD00AEC" w14:textId="77777777" w:rsidR="00B7089E" w:rsidRPr="009F1B7D" w:rsidRDefault="00B7089E" w:rsidP="00011096">
            <w:pPr>
              <w:pStyle w:val="XML2"/>
            </w:pPr>
            <w:r w:rsidRPr="009F1B7D">
              <w:t>&lt;</w:t>
            </w:r>
            <w:proofErr w:type="gramStart"/>
            <w:r w:rsidRPr="009F1B7D">
              <w:t>current</w:t>
            </w:r>
            <w:proofErr w:type="gramEnd"/>
            <w:r w:rsidRPr="009F1B7D">
              <w:t>-rate&gt;10000&lt;/current-rate&gt;</w:t>
            </w:r>
          </w:p>
          <w:p w14:paraId="073FDA7A" w14:textId="77777777" w:rsidR="00B7089E" w:rsidRPr="009F1B7D" w:rsidRDefault="00B7089E" w:rsidP="00011096">
            <w:pPr>
              <w:pStyle w:val="XML2"/>
            </w:pPr>
            <w:r w:rsidRPr="009F1B7D">
              <w:t>&lt;</w:t>
            </w:r>
            <w:proofErr w:type="gramStart"/>
            <w:r w:rsidRPr="009F1B7D">
              <w:t>max</w:t>
            </w:r>
            <w:proofErr w:type="gramEnd"/>
            <w:r w:rsidRPr="009F1B7D">
              <w:t>-rate&gt;10000&lt;/max-rate&gt;</w:t>
            </w:r>
          </w:p>
          <w:p w14:paraId="37AD2C86" w14:textId="77777777" w:rsidR="00B7089E" w:rsidRPr="009F1B7D" w:rsidRDefault="00B7089E" w:rsidP="00011096">
            <w:pPr>
              <w:pStyle w:val="XML2"/>
            </w:pPr>
            <w:r w:rsidRPr="009F1B7D">
              <w:t>&lt;</w:t>
            </w:r>
            <w:proofErr w:type="gramStart"/>
            <w:r w:rsidRPr="009F1B7D">
              <w:t>configuration</w:t>
            </w:r>
            <w:proofErr w:type="gramEnd"/>
            <w:r w:rsidRPr="009F1B7D">
              <w:t>&gt;</w:t>
            </w:r>
          </w:p>
          <w:p w14:paraId="0991DEFC" w14:textId="77777777" w:rsidR="00B7089E" w:rsidRPr="009F1B7D" w:rsidRDefault="00B7089E" w:rsidP="00011096">
            <w:pPr>
              <w:pStyle w:val="XML3"/>
            </w:pPr>
            <w:r w:rsidRPr="009F1B7D">
              <w:t>&lt;</w:t>
            </w:r>
            <w:proofErr w:type="gramStart"/>
            <w:r w:rsidRPr="009F1B7D">
              <w:t>admin</w:t>
            </w:r>
            <w:proofErr w:type="gramEnd"/>
            <w:r w:rsidRPr="009F1B7D">
              <w:t>-state&gt;up&lt;/admin-state&gt;</w:t>
            </w:r>
          </w:p>
          <w:p w14:paraId="3C2415E8" w14:textId="77777777" w:rsidR="00B7089E" w:rsidRPr="009F1B7D" w:rsidRDefault="00B7089E" w:rsidP="00011096">
            <w:pPr>
              <w:pStyle w:val="XML3"/>
            </w:pPr>
            <w:r w:rsidRPr="009F1B7D">
              <w:t>&lt;</w:t>
            </w:r>
            <w:proofErr w:type="gramStart"/>
            <w:r w:rsidRPr="009F1B7D">
              <w:t>no</w:t>
            </w:r>
            <w:proofErr w:type="gramEnd"/>
            <w:r w:rsidRPr="009F1B7D">
              <w:t>-receive&gt;false&lt;/no-receive&gt;</w:t>
            </w:r>
          </w:p>
          <w:p w14:paraId="4F692D23" w14:textId="77777777" w:rsidR="00B7089E" w:rsidRPr="009F1B7D" w:rsidRDefault="00B7089E" w:rsidP="00011096">
            <w:pPr>
              <w:pStyle w:val="XML3"/>
            </w:pPr>
            <w:r w:rsidRPr="009F1B7D">
              <w:t>&lt;</w:t>
            </w:r>
            <w:proofErr w:type="gramStart"/>
            <w:r w:rsidRPr="009F1B7D">
              <w:t>no</w:t>
            </w:r>
            <w:proofErr w:type="gramEnd"/>
            <w:r w:rsidRPr="009F1B7D">
              <w:t>-forward&gt;false&lt;/no-forward&gt;</w:t>
            </w:r>
          </w:p>
          <w:p w14:paraId="10F578FA" w14:textId="77777777" w:rsidR="00B7089E" w:rsidRPr="009F1B7D" w:rsidRDefault="00B7089E" w:rsidP="00011096">
            <w:pPr>
              <w:pStyle w:val="XML3"/>
            </w:pPr>
            <w:r w:rsidRPr="009F1B7D">
              <w:t>&lt;</w:t>
            </w:r>
            <w:proofErr w:type="gramStart"/>
            <w:r w:rsidRPr="009F1B7D">
              <w:t>no</w:t>
            </w:r>
            <w:proofErr w:type="gramEnd"/>
            <w:r w:rsidRPr="009F1B7D">
              <w:t>-packet-in&gt;false&lt;/no-packet-in&gt;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w:t>
            </w:r>
            <w:proofErr w:type="gramStart"/>
            <w:r w:rsidRPr="009F1B7D">
              <w:t>state</w:t>
            </w:r>
            <w:proofErr w:type="gramEnd"/>
            <w:r w:rsidRPr="009F1B7D">
              <w:t>&gt;</w:t>
            </w:r>
          </w:p>
          <w:p w14:paraId="723C6772" w14:textId="77777777" w:rsidR="00B7089E" w:rsidRPr="009F1B7D" w:rsidRDefault="00B7089E" w:rsidP="00011096">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12596F3C" w14:textId="77777777" w:rsidR="00B7089E" w:rsidRPr="009F1B7D" w:rsidRDefault="00B7089E" w:rsidP="00011096">
            <w:pPr>
              <w:pStyle w:val="XML3"/>
            </w:pPr>
            <w:r w:rsidRPr="009F1B7D">
              <w:t>&lt;</w:t>
            </w:r>
            <w:proofErr w:type="gramStart"/>
            <w:r w:rsidRPr="009F1B7D">
              <w:t>blocked</w:t>
            </w:r>
            <w:proofErr w:type="gramEnd"/>
            <w:r w:rsidRPr="009F1B7D">
              <w:t>&gt;false&lt;/blocked&gt;</w:t>
            </w:r>
          </w:p>
          <w:p w14:paraId="0C0D1D27" w14:textId="77777777" w:rsidR="00B7089E" w:rsidRPr="009F1B7D" w:rsidRDefault="00B7089E" w:rsidP="00011096">
            <w:pPr>
              <w:pStyle w:val="XML3"/>
            </w:pPr>
            <w:r w:rsidRPr="009F1B7D">
              <w:t>&lt;</w:t>
            </w:r>
            <w:proofErr w:type="gramStart"/>
            <w:r w:rsidRPr="009F1B7D">
              <w:t>live</w:t>
            </w:r>
            <w:proofErr w:type="gramEnd"/>
            <w:r w:rsidRPr="009F1B7D">
              <w:t>&gt;false&lt;/live&gt;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w:t>
            </w:r>
            <w:proofErr w:type="gramStart"/>
            <w:r w:rsidRPr="009F1B7D">
              <w:t>features</w:t>
            </w:r>
            <w:proofErr w:type="gramEnd"/>
            <w:r w:rsidRPr="009F1B7D">
              <w:t>&gt;</w:t>
            </w:r>
          </w:p>
          <w:p w14:paraId="526F045C" w14:textId="77777777" w:rsidR="00B7089E" w:rsidRPr="009F1B7D" w:rsidRDefault="00B7089E" w:rsidP="00011096">
            <w:pPr>
              <w:pStyle w:val="XML3"/>
            </w:pPr>
            <w:r w:rsidRPr="009F1B7D">
              <w:t>&lt;</w:t>
            </w:r>
            <w:proofErr w:type="gramStart"/>
            <w:r w:rsidRPr="009F1B7D">
              <w:t>current</w:t>
            </w:r>
            <w:proofErr w:type="gramEnd"/>
            <w:r w:rsidRPr="009F1B7D">
              <w: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w:t>
            </w:r>
            <w:proofErr w:type="gramStart"/>
            <w:r w:rsidRPr="009F1B7D">
              <w:t>advertised</w:t>
            </w:r>
            <w:proofErr w:type="gramEnd"/>
            <w:r w:rsidRPr="009F1B7D">
              <w:t>&gt;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w:t>
            </w:r>
            <w:proofErr w:type="gramStart"/>
            <w:r w:rsidRPr="009F1B7D">
              <w:t>supported</w:t>
            </w:r>
            <w:proofErr w:type="gramEnd"/>
            <w:r w:rsidRPr="009F1B7D">
              <w:t>&gt;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w:t>
            </w:r>
            <w:proofErr w:type="gramStart"/>
            <w:r w:rsidRPr="009F1B7D">
              <w:t>advertised</w:t>
            </w:r>
            <w:proofErr w:type="gramEnd"/>
            <w:r w:rsidRPr="009F1B7D">
              <w:t>-peer&gt;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w:t>
            </w:r>
            <w:proofErr w:type="gramStart"/>
            <w:r>
              <w:t>!-</w:t>
            </w:r>
            <w:proofErr w:type="gramEnd"/>
            <w:r>
              <w:t xml:space="preserve">- Example for a logical port representing a </w:t>
            </w:r>
            <w:proofErr w:type="spellStart"/>
            <w:r>
              <w:t>VxLAN</w:t>
            </w:r>
            <w:proofErr w:type="spellEnd"/>
            <w:r>
              <w:t xml:space="preserve"> tunnel --&gt;</w:t>
            </w:r>
          </w:p>
          <w:p w14:paraId="416B1D0F" w14:textId="77777777" w:rsidR="007344A3" w:rsidRPr="009F1B7D" w:rsidRDefault="007344A3" w:rsidP="007344A3">
            <w:pPr>
              <w:pStyle w:val="XML1"/>
            </w:pPr>
            <w:r w:rsidRPr="009F1B7D">
              <w:t>&lt;</w:t>
            </w:r>
            <w:proofErr w:type="gramStart"/>
            <w:r w:rsidRPr="009F1B7D">
              <w:t>port</w:t>
            </w:r>
            <w:proofErr w:type="gramEnd"/>
            <w:r w:rsidRPr="009F1B7D">
              <w:t>&gt;</w:t>
            </w:r>
          </w:p>
          <w:p w14:paraId="454695C6"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w:t>
            </w:r>
            <w:r w:rsidRPr="009F1B7D">
              <w:t>4&lt;/resource-id&gt;</w:t>
            </w:r>
          </w:p>
          <w:p w14:paraId="3FECB827" w14:textId="77777777" w:rsidR="007344A3" w:rsidRPr="009F1B7D" w:rsidRDefault="007344A3" w:rsidP="007344A3">
            <w:pPr>
              <w:pStyle w:val="XML2"/>
            </w:pPr>
            <w:r w:rsidRPr="009F1B7D">
              <w:t>&lt;</w:t>
            </w:r>
            <w:proofErr w:type="gramStart"/>
            <w:r w:rsidRPr="009F1B7D">
              <w:t>number</w:t>
            </w:r>
            <w:proofErr w:type="gramEnd"/>
            <w:r w:rsidRPr="009F1B7D">
              <w:t>&gt;</w:t>
            </w:r>
            <w:r>
              <w:t>14</w:t>
            </w:r>
            <w:r w:rsidRPr="009F1B7D">
              <w:t>&lt;/number&gt;</w:t>
            </w:r>
          </w:p>
          <w:p w14:paraId="7761873B" w14:textId="77777777" w:rsidR="007344A3" w:rsidRPr="009F1B7D" w:rsidRDefault="007344A3" w:rsidP="007344A3">
            <w:pPr>
              <w:pStyle w:val="XML2"/>
            </w:pPr>
            <w:r w:rsidRPr="009F1B7D">
              <w:t>&lt;</w:t>
            </w:r>
            <w:proofErr w:type="gramStart"/>
            <w:r w:rsidRPr="009F1B7D">
              <w:t>name</w:t>
            </w:r>
            <w:proofErr w:type="gramEnd"/>
            <w:r w:rsidRPr="009F1B7D">
              <w:t>&gt;</w:t>
            </w:r>
            <w:r>
              <w:t>logicalPort14VxLAN</w:t>
            </w:r>
            <w:r w:rsidRPr="009F1B7D">
              <w:t>&lt;/name&gt;</w:t>
            </w:r>
          </w:p>
          <w:p w14:paraId="738DE52E" w14:textId="77777777" w:rsidR="007344A3" w:rsidRPr="009F1B7D" w:rsidRDefault="007344A3" w:rsidP="007344A3">
            <w:pPr>
              <w:pStyle w:val="XML2"/>
            </w:pPr>
            <w:r w:rsidRPr="009F1B7D">
              <w:t>&lt;</w:t>
            </w:r>
            <w:proofErr w:type="gramStart"/>
            <w:r w:rsidRPr="009F1B7D">
              <w:t>max</w:t>
            </w:r>
            <w:proofErr w:type="gramEnd"/>
            <w:r w:rsidRPr="009F1B7D">
              <w:t>-rate&gt;10000&lt;/max-rate&gt;</w:t>
            </w:r>
          </w:p>
          <w:p w14:paraId="259E1491" w14:textId="77777777" w:rsidR="007344A3" w:rsidRPr="009F1B7D" w:rsidRDefault="007344A3" w:rsidP="007344A3">
            <w:pPr>
              <w:pStyle w:val="XML2"/>
            </w:pPr>
            <w:r w:rsidRPr="009F1B7D">
              <w:t>&lt;</w:t>
            </w:r>
            <w:proofErr w:type="gramStart"/>
            <w:r w:rsidRPr="009F1B7D">
              <w:t>configuration</w:t>
            </w:r>
            <w:proofErr w:type="gramEnd"/>
            <w:r w:rsidRPr="009F1B7D">
              <w:t>&gt;</w:t>
            </w:r>
          </w:p>
          <w:p w14:paraId="3C87C615"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FC6F171"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4E293F69"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1F72844D"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w:t>
            </w:r>
            <w:proofErr w:type="gramStart"/>
            <w:r w:rsidRPr="009F1B7D">
              <w:t>state</w:t>
            </w:r>
            <w:proofErr w:type="gramEnd"/>
            <w:r w:rsidRPr="009F1B7D">
              <w:t>&gt;</w:t>
            </w:r>
          </w:p>
          <w:p w14:paraId="5BA5C723" w14:textId="77777777" w:rsidR="007344A3" w:rsidRPr="009F1B7D" w:rsidRDefault="007344A3" w:rsidP="007344A3">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01D58128"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76C87D2C"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proofErr w:type="spellStart"/>
            <w:proofErr w:type="gramStart"/>
            <w:r>
              <w:t>vxlan</w:t>
            </w:r>
            <w:proofErr w:type="spellEnd"/>
            <w:proofErr w:type="gramEnd"/>
            <w:r>
              <w:t>-tunnel</w:t>
            </w:r>
            <w:r w:rsidRPr="009F1B7D">
              <w:t>&gt;</w:t>
            </w:r>
          </w:p>
          <w:p w14:paraId="40FA5E8C" w14:textId="77777777" w:rsidR="007344A3" w:rsidRDefault="007344A3" w:rsidP="007344A3">
            <w:pPr>
              <w:pStyle w:val="XML3"/>
            </w:pPr>
            <w:r w:rsidRPr="009F1B7D">
              <w:t>&lt;</w:t>
            </w:r>
            <w:proofErr w:type="gramStart"/>
            <w:r>
              <w:t>local</w:t>
            </w:r>
            <w:proofErr w:type="gramEnd"/>
            <w:r>
              <w:t>-endpoint-ipv4-address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proofErr w:type="gramStart"/>
            <w:r>
              <w:t>remote</w:t>
            </w:r>
            <w:proofErr w:type="gramEnd"/>
            <w:r>
              <w:t>-endpoint-ipv4-address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w:t>
            </w:r>
            <w:proofErr w:type="spellStart"/>
            <w:proofErr w:type="gramStart"/>
            <w:r>
              <w:t>vni</w:t>
            </w:r>
            <w:proofErr w:type="spellEnd"/>
            <w:proofErr w:type="gramEnd"/>
            <w:r>
              <w:t>-valid&gt;true&lt;/</w:t>
            </w:r>
            <w:proofErr w:type="spellStart"/>
            <w:r>
              <w:t>vni</w:t>
            </w:r>
            <w:proofErr w:type="spellEnd"/>
            <w:r>
              <w:t>-valid&gt;</w:t>
            </w:r>
          </w:p>
          <w:p w14:paraId="2D28E321" w14:textId="77777777" w:rsidR="007344A3" w:rsidRDefault="007344A3" w:rsidP="007344A3">
            <w:pPr>
              <w:pStyle w:val="XML3"/>
            </w:pPr>
            <w:r>
              <w:t>&lt;</w:t>
            </w:r>
            <w:proofErr w:type="spellStart"/>
            <w:proofErr w:type="gramStart"/>
            <w:r>
              <w:t>vni</w:t>
            </w:r>
            <w:proofErr w:type="spellEnd"/>
            <w:proofErr w:type="gramEnd"/>
            <w:r>
              <w:t>&gt;15581985&lt;/</w:t>
            </w:r>
            <w:proofErr w:type="spellStart"/>
            <w:r>
              <w:t>vni</w:t>
            </w:r>
            <w:proofErr w:type="spellEnd"/>
            <w:r>
              <w:t>&gt;</w:t>
            </w:r>
          </w:p>
          <w:p w14:paraId="149E44EE" w14:textId="77777777" w:rsidR="007344A3" w:rsidRDefault="007344A3" w:rsidP="007344A3">
            <w:pPr>
              <w:pStyle w:val="XML3"/>
            </w:pPr>
            <w:r>
              <w:t>&lt;</w:t>
            </w:r>
            <w:proofErr w:type="spellStart"/>
            <w:proofErr w:type="gramStart"/>
            <w:r>
              <w:t>udp</w:t>
            </w:r>
            <w:proofErr w:type="spellEnd"/>
            <w:proofErr w:type="gramEnd"/>
            <w:r>
              <w:t>-source-port&gt;3804&lt;/</w:t>
            </w:r>
            <w:proofErr w:type="spellStart"/>
            <w:r>
              <w:t>udp</w:t>
            </w:r>
            <w:proofErr w:type="spellEnd"/>
            <w:r>
              <w:t>-source-port&gt;</w:t>
            </w:r>
          </w:p>
          <w:p w14:paraId="16C72412" w14:textId="125C48CA" w:rsidR="007344A3" w:rsidRDefault="007344A3" w:rsidP="007344A3">
            <w:pPr>
              <w:pStyle w:val="XML3"/>
            </w:pPr>
            <w:r>
              <w:t>&lt;</w:t>
            </w:r>
            <w:proofErr w:type="spellStart"/>
            <w:proofErr w:type="gramStart"/>
            <w:r>
              <w:t>udp</w:t>
            </w:r>
            <w:proofErr w:type="spellEnd"/>
            <w:proofErr w:type="gramEnd"/>
            <w:r>
              <w:t>-</w:t>
            </w:r>
            <w:proofErr w:type="spellStart"/>
            <w:r>
              <w:t>dest</w:t>
            </w:r>
            <w:proofErr w:type="spellEnd"/>
            <w:r>
              <w:t>-port&gt;</w:t>
            </w:r>
            <w:r w:rsidR="00994B9F">
              <w:t>4789</w:t>
            </w:r>
            <w:r>
              <w:t>&lt;/</w:t>
            </w:r>
            <w:proofErr w:type="spellStart"/>
            <w:r>
              <w:t>udp</w:t>
            </w:r>
            <w:proofErr w:type="spellEnd"/>
            <w:r>
              <w:t>-</w:t>
            </w:r>
            <w:proofErr w:type="spellStart"/>
            <w:r>
              <w:t>dest</w:t>
            </w:r>
            <w:proofErr w:type="spellEnd"/>
            <w:r>
              <w:t>-port&gt;</w:t>
            </w:r>
          </w:p>
          <w:p w14:paraId="70BF968F" w14:textId="77777777" w:rsidR="007344A3" w:rsidRDefault="007344A3" w:rsidP="007344A3">
            <w:pPr>
              <w:pStyle w:val="XML3"/>
            </w:pPr>
            <w:r>
              <w:t>&lt;</w:t>
            </w:r>
            <w:proofErr w:type="spellStart"/>
            <w:proofErr w:type="gramStart"/>
            <w:r>
              <w:t>udp</w:t>
            </w:r>
            <w:proofErr w:type="spellEnd"/>
            <w:proofErr w:type="gramEnd"/>
            <w:r>
              <w:t>-checksum&gt;false&lt;/</w:t>
            </w:r>
            <w:proofErr w:type="spellStart"/>
            <w:r>
              <w:t>udp</w:t>
            </w:r>
            <w:proofErr w:type="spellEnd"/>
            <w:r>
              <w:t>-checksum&gt;</w:t>
            </w:r>
          </w:p>
          <w:p w14:paraId="00FFEBDB" w14:textId="77777777" w:rsidR="007344A3" w:rsidRPr="009F1B7D" w:rsidRDefault="007344A3" w:rsidP="007344A3">
            <w:pPr>
              <w:pStyle w:val="XML2"/>
            </w:pPr>
            <w:r w:rsidRPr="009F1B7D">
              <w:t>&lt;/</w:t>
            </w:r>
            <w:proofErr w:type="spellStart"/>
            <w:r>
              <w:t>vxlan</w:t>
            </w:r>
            <w:proofErr w:type="spellEnd"/>
            <w:r>
              <w:t>-tunnel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w:t>
            </w:r>
            <w:proofErr w:type="gramStart"/>
            <w:r>
              <w:t>!-</w:t>
            </w:r>
            <w:proofErr w:type="gramEnd"/>
            <w:r>
              <w:t>- Example for a logical port representing a NVGRE tunnel --&gt;</w:t>
            </w:r>
          </w:p>
          <w:p w14:paraId="142B6A5A" w14:textId="77777777" w:rsidR="007344A3" w:rsidRPr="009F1B7D" w:rsidRDefault="007344A3" w:rsidP="007344A3">
            <w:pPr>
              <w:pStyle w:val="XML1"/>
            </w:pPr>
            <w:r w:rsidRPr="009F1B7D">
              <w:t>&lt;</w:t>
            </w:r>
            <w:proofErr w:type="gramStart"/>
            <w:r w:rsidRPr="009F1B7D">
              <w:t>port</w:t>
            </w:r>
            <w:proofErr w:type="gramEnd"/>
            <w:r w:rsidRPr="009F1B7D">
              <w:t>&gt;</w:t>
            </w:r>
          </w:p>
          <w:p w14:paraId="609BB804"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17</w:t>
            </w:r>
            <w:r w:rsidRPr="009F1B7D">
              <w:t>&lt;/resource-id&gt;</w:t>
            </w:r>
          </w:p>
          <w:p w14:paraId="50EF4991" w14:textId="77777777" w:rsidR="007344A3" w:rsidRPr="009F1B7D" w:rsidRDefault="007344A3" w:rsidP="007344A3">
            <w:pPr>
              <w:pStyle w:val="XML2"/>
            </w:pPr>
            <w:r w:rsidRPr="009F1B7D">
              <w:t>&lt;</w:t>
            </w:r>
            <w:proofErr w:type="gramStart"/>
            <w:r w:rsidRPr="009F1B7D">
              <w:t>number</w:t>
            </w:r>
            <w:proofErr w:type="gramEnd"/>
            <w:r w:rsidRPr="009F1B7D">
              <w:t>&gt;</w:t>
            </w:r>
            <w:r>
              <w:t>17</w:t>
            </w:r>
            <w:r w:rsidRPr="009F1B7D">
              <w:t>&lt;/number&gt;</w:t>
            </w:r>
          </w:p>
          <w:p w14:paraId="06E630E5" w14:textId="77777777" w:rsidR="007344A3" w:rsidRPr="009F1B7D" w:rsidRDefault="007344A3" w:rsidP="007344A3">
            <w:pPr>
              <w:pStyle w:val="XML2"/>
            </w:pPr>
            <w:r w:rsidRPr="009F1B7D">
              <w:t>&lt;</w:t>
            </w:r>
            <w:proofErr w:type="gramStart"/>
            <w:r w:rsidRPr="009F1B7D">
              <w:t>name</w:t>
            </w:r>
            <w:proofErr w:type="gramEnd"/>
            <w:r w:rsidRPr="009F1B7D">
              <w:t>&gt;</w:t>
            </w:r>
            <w:r>
              <w:t>logicalPort17NVGRE</w:t>
            </w:r>
            <w:r w:rsidRPr="009F1B7D">
              <w:t>&lt;/name&gt;</w:t>
            </w:r>
          </w:p>
          <w:p w14:paraId="47EE8646" w14:textId="77777777" w:rsidR="007344A3" w:rsidRPr="009F1B7D" w:rsidRDefault="007344A3" w:rsidP="007344A3">
            <w:pPr>
              <w:pStyle w:val="XML2"/>
            </w:pPr>
            <w:r>
              <w:t>&lt;</w:t>
            </w:r>
            <w:proofErr w:type="gramStart"/>
            <w:r>
              <w:t>max</w:t>
            </w:r>
            <w:proofErr w:type="gramEnd"/>
            <w:r>
              <w:t>-rate&gt;1000</w:t>
            </w:r>
            <w:r w:rsidRPr="009F1B7D">
              <w:t>&lt;/max-rate&gt;</w:t>
            </w:r>
          </w:p>
          <w:p w14:paraId="24A21767" w14:textId="77777777" w:rsidR="007344A3" w:rsidRPr="009F1B7D" w:rsidRDefault="007344A3" w:rsidP="007344A3">
            <w:pPr>
              <w:pStyle w:val="XML2"/>
            </w:pPr>
            <w:r w:rsidRPr="009F1B7D">
              <w:t>&lt;</w:t>
            </w:r>
            <w:proofErr w:type="gramStart"/>
            <w:r w:rsidRPr="009F1B7D">
              <w:t>configuration</w:t>
            </w:r>
            <w:proofErr w:type="gramEnd"/>
            <w:r w:rsidRPr="009F1B7D">
              <w:t>&gt;</w:t>
            </w:r>
          </w:p>
          <w:p w14:paraId="79689A70"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CF9BA97"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53780F17"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3FE7D633"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w:t>
            </w:r>
            <w:proofErr w:type="gramStart"/>
            <w:r w:rsidRPr="009F1B7D">
              <w:t>state</w:t>
            </w:r>
            <w:proofErr w:type="gramEnd"/>
            <w:r w:rsidRPr="009F1B7D">
              <w:t>&gt;</w:t>
            </w:r>
          </w:p>
          <w:p w14:paraId="05CD35D4" w14:textId="77777777" w:rsidR="007344A3" w:rsidRPr="009F1B7D" w:rsidRDefault="007344A3" w:rsidP="007344A3">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2C96CAE0"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2FF1CA71"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proofErr w:type="spellStart"/>
            <w:proofErr w:type="gramStart"/>
            <w:r>
              <w:t>nvgre</w:t>
            </w:r>
            <w:proofErr w:type="spellEnd"/>
            <w:proofErr w:type="gramEnd"/>
            <w:r>
              <w:t>-tunnel</w:t>
            </w:r>
            <w:r w:rsidRPr="009F1B7D">
              <w:t>&gt;</w:t>
            </w:r>
          </w:p>
          <w:p w14:paraId="6C869E2B" w14:textId="77777777" w:rsidR="007344A3" w:rsidRDefault="007344A3" w:rsidP="007344A3">
            <w:pPr>
              <w:pStyle w:val="XML3"/>
            </w:pPr>
            <w:r w:rsidRPr="009F1B7D">
              <w:t>&lt;</w:t>
            </w:r>
            <w:proofErr w:type="gramStart"/>
            <w:r>
              <w:t>local</w:t>
            </w:r>
            <w:proofErr w:type="gramEnd"/>
            <w:r>
              <w:t>-endpoint-ipv4-address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proofErr w:type="gramStart"/>
            <w:r>
              <w:t>remote</w:t>
            </w:r>
            <w:proofErr w:type="gramEnd"/>
            <w:r>
              <w:t>-endpoint-ipv4-address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793" w:author="aas" w:date="2013-10-14T02:06:00Z">
              <w:r>
                <w:delText>tni</w:delText>
              </w:r>
            </w:del>
            <w:proofErr w:type="spellStart"/>
            <w:proofErr w:type="gramStart"/>
            <w:ins w:id="4794" w:author="aas" w:date="2013-10-14T02:06:00Z">
              <w:r w:rsidR="00B433CD">
                <w:t>vsid</w:t>
              </w:r>
            </w:ins>
            <w:proofErr w:type="spellEnd"/>
            <w:proofErr w:type="gramEnd"/>
            <w:r>
              <w:t>&gt;15581985&lt;/</w:t>
            </w:r>
            <w:proofErr w:type="spellStart"/>
            <w:del w:id="4795" w:author="aas" w:date="2013-10-14T02:06:00Z">
              <w:r>
                <w:delText>tni</w:delText>
              </w:r>
            </w:del>
            <w:ins w:id="4796" w:author="aas" w:date="2013-10-14T02:06:00Z">
              <w:r w:rsidR="00B433CD">
                <w:t>vsid</w:t>
              </w:r>
            </w:ins>
            <w:proofErr w:type="spellEnd"/>
            <w:r>
              <w:t>&gt;</w:t>
            </w:r>
          </w:p>
          <w:p w14:paraId="264C3C84" w14:textId="59D1F997" w:rsidR="00B433CD" w:rsidRDefault="00B433CD" w:rsidP="007344A3">
            <w:pPr>
              <w:pStyle w:val="XML3"/>
              <w:rPr>
                <w:rPrChange w:id="4797" w:author="aas" w:date="2013-10-14T02:06:00Z">
                  <w:rPr>
                    <w:lang w:val="de-DE"/>
                  </w:rPr>
                </w:rPrChange>
              </w:rPr>
            </w:pPr>
            <w:r>
              <w:rPr>
                <w:rPrChange w:id="4798" w:author="aas" w:date="2013-10-14T02:06:00Z">
                  <w:rPr>
                    <w:lang w:val="de-DE"/>
                  </w:rPr>
                </w:rPrChange>
              </w:rPr>
              <w:t>&lt;</w:t>
            </w:r>
            <w:del w:id="4799" w:author="aas" w:date="2013-10-14T02:06:00Z">
              <w:r w:rsidR="007344A3" w:rsidRPr="00C128FA">
                <w:rPr>
                  <w:lang w:val="de-DE"/>
                </w:rPr>
                <w:delText>tni-resv&gt;173&lt;/tni-resv</w:delText>
              </w:r>
            </w:del>
            <w:proofErr w:type="gramStart"/>
            <w:ins w:id="4800" w:author="aas" w:date="2013-10-14T02:06:00Z">
              <w:r>
                <w:t>flow</w:t>
              </w:r>
              <w:proofErr w:type="gramEnd"/>
              <w:r>
                <w:t>-id&gt;</w:t>
              </w:r>
              <w:r w:rsidR="00C7785A">
                <w:t>335&lt;/flow-id</w:t>
              </w:r>
            </w:ins>
            <w:r w:rsidR="00C7785A">
              <w:rPr>
                <w:rPrChange w:id="4801"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02" w:author="aas" w:date="2013-10-14T02:06:00Z">
                  <w:rPr>
                    <w:lang w:val="de-DE"/>
                  </w:rPr>
                </w:rPrChange>
              </w:rPr>
              <w:pPrChange w:id="4803"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cr/>
      </w:r>
    </w:p>
    <w:p w14:paraId="169F682F" w14:textId="225C46E9" w:rsidR="00EB2D77" w:rsidRPr="00EB2D77" w:rsidRDefault="00EB2D77" w:rsidP="00E751F5"/>
    <w:p w14:paraId="7C6C98FB" w14:textId="77777777" w:rsidR="00EB2D77" w:rsidRPr="00EB2D77" w:rsidRDefault="00EB2D77" w:rsidP="00D14D27">
      <w:pPr>
        <w:pStyle w:val="Heading2"/>
      </w:pPr>
      <w:bookmarkStart w:id="4804" w:name="_Toc243774075"/>
      <w:proofErr w:type="spellStart"/>
      <w:r w:rsidRPr="00EB2D77">
        <w:t>OpenFlow</w:t>
      </w:r>
      <w:proofErr w:type="spellEnd"/>
      <w:r w:rsidRPr="00EB2D77">
        <w:t xml:space="preserve"> Port Feature</w:t>
      </w:r>
      <w:bookmarkEnd w:id="4804"/>
    </w:p>
    <w:p w14:paraId="6D35C114" w14:textId="77777777" w:rsidR="00EB2D77" w:rsidRPr="00EB2D77" w:rsidRDefault="00EB2D77" w:rsidP="0094763A">
      <w:proofErr w:type="spellStart"/>
      <w:r w:rsidRPr="00EB2D77">
        <w:t>OpenFlow</w:t>
      </w:r>
      <w:proofErr w:type="spellEnd"/>
      <w:r w:rsidRPr="00EB2D77">
        <w:t xml:space="preserve"> Port Features </w:t>
      </w:r>
      <w:proofErr w:type="spellStart"/>
      <w:r w:rsidRPr="00EB2D77">
        <w:t>includePort</w:t>
      </w:r>
      <w:proofErr w:type="spellEnd"/>
      <w:r w:rsidRPr="00EB2D77">
        <w:t xml:space="preserve"> Rate, Port Medium, Port Pause, and Port Auto-</w:t>
      </w:r>
      <w:proofErr w:type="spellStart"/>
      <w:r w:rsidRPr="00EB2D77">
        <w:t>Negotiate.The</w:t>
      </w:r>
      <w:proofErr w:type="spellEnd"/>
      <w:r w:rsidRPr="00EB2D77">
        <w:t xml:space="preserve"> normative semantics of these features are described in the </w:t>
      </w:r>
      <w:proofErr w:type="spellStart"/>
      <w:r w:rsidRPr="00EB2D77">
        <w:t>OpenFlow</w:t>
      </w:r>
      <w:proofErr w:type="spellEnd"/>
      <w:r w:rsidRPr="00EB2D77">
        <w:t xml:space="preserve"> protocol specification.</w:t>
      </w:r>
    </w:p>
    <w:p w14:paraId="423D0BAF" w14:textId="77777777" w:rsidR="0094763A" w:rsidRPr="009F1B7D" w:rsidRDefault="0094763A" w:rsidP="00D14D27">
      <w:pPr>
        <w:pStyle w:val="Heading3"/>
      </w:pPr>
      <w:bookmarkStart w:id="4805" w:name="_Toc315954019"/>
      <w:bookmarkStart w:id="4806" w:name="_Toc316542529"/>
      <w:bookmarkStart w:id="4807" w:name="_Toc243774076"/>
      <w:r w:rsidRPr="00DB42FD">
        <w:t>UML Diagram</w:t>
      </w:r>
      <w:bookmarkEnd w:id="4805"/>
      <w:bookmarkEnd w:id="4806"/>
      <w:bookmarkEnd w:id="4807"/>
    </w:p>
    <w:p w14:paraId="3AF6164F" w14:textId="4D5A695E" w:rsidR="0094763A" w:rsidRPr="009F1B7D" w:rsidRDefault="007E5BB2" w:rsidP="0094763A">
      <w:pPr>
        <w:keepNext/>
        <w:jc w:val="center"/>
      </w:pPr>
      <w:r>
        <w:object w:dxaOrig="7156" w:dyaOrig="7489" w14:anchorId="6A6204AE">
          <v:shape id="_x0000_i1035" type="#_x0000_t75" style="width:358pt;height:373pt" o:ole="">
            <v:imagedata r:id="rId36" o:title=""/>
          </v:shape>
          <o:OLEObject Type="Embed" ProgID="Visio.Drawing.11" ShapeID="_x0000_i1035" DrawAspect="Content" ObjectID="_1320699990" r:id="rId37"/>
        </w:object>
      </w:r>
    </w:p>
    <w:p w14:paraId="133C4401" w14:textId="34604711" w:rsidR="0094763A" w:rsidRPr="009F1B7D" w:rsidRDefault="0094763A" w:rsidP="001026D4">
      <w:pPr>
        <w:pStyle w:val="Caption"/>
      </w:pPr>
      <w:r w:rsidRPr="00CE3A81">
        <w:t xml:space="preserve">Figure </w:t>
      </w:r>
      <w:r w:rsidR="001026D4">
        <w:rPr>
          <w:b w:val="0"/>
          <w:rPrChange w:id="4808" w:author="aas" w:date="2013-10-14T02:06:00Z">
            <w:rPr>
              <w:lang w:bidi="ar-SA"/>
            </w:rPr>
          </w:rPrChange>
        </w:rPr>
        <w:fldChar w:fldCharType="begin"/>
      </w:r>
      <w:r w:rsidR="001026D4">
        <w:rPr>
          <w:b w:val="0"/>
          <w:rPrChange w:id="4809" w:author="aas" w:date="2013-10-14T02:06:00Z">
            <w:rPr/>
          </w:rPrChange>
        </w:rPr>
        <w:instrText xml:space="preserve"> SEQ Figure \* ARABIC </w:instrText>
      </w:r>
      <w:r w:rsidR="001026D4">
        <w:rPr>
          <w:b w:val="0"/>
          <w:rPrChange w:id="4810" w:author="aas" w:date="2013-10-14T02:06:00Z">
            <w:rPr>
              <w:lang w:bidi="ar-SA"/>
            </w:rPr>
          </w:rPrChange>
        </w:rPr>
        <w:fldChar w:fldCharType="separate"/>
      </w:r>
      <w:ins w:id="4811" w:author="Anees Shaikh" w:date="2013-10-19T23:57:00Z">
        <w:r w:rsidR="00EE43EB">
          <w:rPr>
            <w:b w:val="0"/>
            <w:noProof/>
          </w:rPr>
          <w:t>8</w:t>
        </w:r>
      </w:ins>
      <w:del w:id="4812" w:author="Anees Shaikh" w:date="2013-10-19T23:57:00Z">
        <w:r w:rsidRPr="00CE3A81" w:rsidDel="00EE43EB">
          <w:rPr>
            <w:noProof/>
          </w:rPr>
          <w:delText>1</w:delText>
        </w:r>
      </w:del>
      <w:r w:rsidR="001026D4">
        <w:rPr>
          <w:rFonts w:asciiTheme="minorHAnsi" w:hAnsiTheme="minorHAnsi"/>
          <w:b w:val="0"/>
          <w:color w:val="auto"/>
          <w:sz w:val="22"/>
          <w:rPrChange w:id="4813" w:author="aas" w:date="2013-10-14T02:06:00Z">
            <w:rPr>
              <w:lang w:bidi="ar-SA"/>
            </w:rPr>
          </w:rPrChange>
        </w:rPr>
        <w:fldChar w:fldCharType="end"/>
      </w:r>
      <w:r w:rsidR="007E5BB2">
        <w:t>1</w:t>
      </w:r>
      <w:r w:rsidRPr="00CE3A81">
        <w:t xml:space="preserve">: Data Model Diagram for an </w:t>
      </w:r>
      <w:proofErr w:type="spellStart"/>
      <w:r w:rsidRPr="00CE3A81">
        <w:t>OpenFlow</w:t>
      </w:r>
      <w:proofErr w:type="spellEnd"/>
      <w:r w:rsidRPr="00CE3A81">
        <w:t xml:space="preserve"> Port Feature</w:t>
      </w:r>
    </w:p>
    <w:p w14:paraId="6760EABF" w14:textId="77777777" w:rsidR="0094763A" w:rsidRPr="009F1B7D" w:rsidRDefault="0094763A" w:rsidP="00D14D27">
      <w:pPr>
        <w:pStyle w:val="Heading3"/>
        <w:rPr>
          <w:del w:id="4814" w:author="aas" w:date="2013-10-14T02:06:00Z"/>
        </w:rPr>
      </w:pPr>
      <w:bookmarkStart w:id="4815" w:name="_Toc315954020"/>
      <w:bookmarkStart w:id="4816" w:name="_Toc316542530"/>
      <w:bookmarkStart w:id="4817" w:name="_Toc315954021"/>
      <w:bookmarkStart w:id="4818" w:name="_Toc316542531"/>
      <w:del w:id="4819" w:author="aas" w:date="2013-10-14T02:06:00Z">
        <w:r w:rsidRPr="00DB42FD">
          <w:delText>XML Schema</w:delText>
        </w:r>
        <w:bookmarkEnd w:id="4815"/>
        <w:bookmarkEnd w:id="4816"/>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20" w:author="aas" w:date="2013-10-14T02:06:00Z"/>
        </w:trPr>
        <w:tc>
          <w:tcPr>
            <w:tcW w:w="8820" w:type="dxa"/>
          </w:tcPr>
          <w:p w14:paraId="0C1A99E0" w14:textId="77777777" w:rsidR="00766893" w:rsidRDefault="00766893" w:rsidP="00766893">
            <w:pPr>
              <w:pStyle w:val="XML1"/>
              <w:rPr>
                <w:del w:id="4821" w:author="aas" w:date="2013-10-14T02:06:00Z"/>
              </w:rPr>
            </w:pPr>
            <w:del w:id="4822" w:author="aas" w:date="2013-10-14T02:06:00Z">
              <w:r>
                <w:delText xml:space="preserve">  &lt;xs:group name="OFPortCurrentFeatureListType"&gt;</w:delText>
              </w:r>
            </w:del>
          </w:p>
          <w:p w14:paraId="738DDCD8" w14:textId="77777777" w:rsidR="00766893" w:rsidRDefault="00766893" w:rsidP="00766893">
            <w:pPr>
              <w:pStyle w:val="XML1"/>
              <w:rPr>
                <w:del w:id="4823" w:author="aas" w:date="2013-10-14T02:06:00Z"/>
              </w:rPr>
            </w:pPr>
            <w:del w:id="4824" w:author="aas" w:date="2013-10-14T02:06:00Z">
              <w:r>
                <w:delText xml:space="preserve">    &lt;xs:annotation&gt;</w:delText>
              </w:r>
            </w:del>
          </w:p>
          <w:p w14:paraId="245E4CB2" w14:textId="77777777" w:rsidR="00766893" w:rsidRDefault="00766893" w:rsidP="00766893">
            <w:pPr>
              <w:pStyle w:val="XML1"/>
              <w:rPr>
                <w:del w:id="4825" w:author="aas" w:date="2013-10-14T02:06:00Z"/>
              </w:rPr>
            </w:pPr>
            <w:del w:id="4826" w:author="aas" w:date="2013-10-14T02:06:00Z">
              <w:r>
                <w:delText xml:space="preserve">      &lt;xs:documentation&gt;</w:delText>
              </w:r>
            </w:del>
          </w:p>
          <w:p w14:paraId="50B116D0" w14:textId="77777777" w:rsidR="00766893" w:rsidRDefault="00766893" w:rsidP="00766893">
            <w:pPr>
              <w:pStyle w:val="XML1"/>
              <w:rPr>
                <w:del w:id="4827" w:author="aas" w:date="2013-10-14T02:06:00Z"/>
              </w:rPr>
            </w:pPr>
            <w:del w:id="4828" w:author="aas" w:date="2013-10-14T02:06:00Z">
              <w:r>
                <w:delText xml:space="preserve">        The current features of a port.</w:delText>
              </w:r>
            </w:del>
          </w:p>
          <w:p w14:paraId="34C514B6" w14:textId="77777777" w:rsidR="00766893" w:rsidRDefault="00766893" w:rsidP="00766893">
            <w:pPr>
              <w:pStyle w:val="XML1"/>
              <w:rPr>
                <w:del w:id="4829" w:author="aas" w:date="2013-10-14T02:06:00Z"/>
              </w:rPr>
            </w:pPr>
          </w:p>
          <w:p w14:paraId="07B85A38" w14:textId="77777777" w:rsidR="00766893" w:rsidRDefault="00766893" w:rsidP="00766893">
            <w:pPr>
              <w:pStyle w:val="XML1"/>
              <w:rPr>
                <w:del w:id="4830" w:author="aas" w:date="2013-10-14T02:06:00Z"/>
              </w:rPr>
            </w:pPr>
            <w:del w:id="4831" w:author="aas" w:date="2013-10-14T02:06:00Z">
              <w:r>
                <w:delText xml:space="preserve">        Elements in the type OFPortCurrentFeatureListType are not</w:delText>
              </w:r>
            </w:del>
          </w:p>
          <w:p w14:paraId="4669D07D" w14:textId="77777777" w:rsidR="00766893" w:rsidRDefault="00766893" w:rsidP="00766893">
            <w:pPr>
              <w:pStyle w:val="XML1"/>
              <w:rPr>
                <w:del w:id="4832" w:author="aas" w:date="2013-10-14T02:06:00Z"/>
              </w:rPr>
            </w:pPr>
            <w:del w:id="4833" w:author="aas" w:date="2013-10-14T02:06:00Z">
              <w:r>
                <w:delText xml:space="preserve">        configurable and can only be retrieved by NETCONF &amp;lt;get&amp;gt;</w:delText>
              </w:r>
            </w:del>
          </w:p>
          <w:p w14:paraId="64702373" w14:textId="77777777" w:rsidR="00766893" w:rsidRDefault="00766893" w:rsidP="00766893">
            <w:pPr>
              <w:pStyle w:val="XML1"/>
              <w:rPr>
                <w:del w:id="4834" w:author="aas" w:date="2013-10-14T02:06:00Z"/>
              </w:rPr>
            </w:pPr>
            <w:del w:id="4835" w:author="aas" w:date="2013-10-14T02:06:00Z">
              <w:r>
                <w:delText xml:space="preserve">        operations. Attemps to modify this element and its children</w:delText>
              </w:r>
            </w:del>
          </w:p>
          <w:p w14:paraId="3D0CDD07" w14:textId="77777777" w:rsidR="00766893" w:rsidRDefault="00766893" w:rsidP="00766893">
            <w:pPr>
              <w:pStyle w:val="XML1"/>
              <w:rPr>
                <w:del w:id="4836" w:author="aas" w:date="2013-10-14T02:06:00Z"/>
              </w:rPr>
            </w:pPr>
            <w:del w:id="4837" w:author="aas" w:date="2013-10-14T02:06:00Z">
              <w:r>
                <w:delText xml:space="preserve">        with a NETCONF &amp;lt;edit-config&amp;gt; operation MUST result in an </w:delText>
              </w:r>
            </w:del>
          </w:p>
          <w:p w14:paraId="31881EC0" w14:textId="77777777" w:rsidR="00766893" w:rsidRDefault="00766893" w:rsidP="00766893">
            <w:pPr>
              <w:pStyle w:val="XML1"/>
              <w:rPr>
                <w:del w:id="4838" w:author="aas" w:date="2013-10-14T02:06:00Z"/>
              </w:rPr>
            </w:pPr>
            <w:del w:id="4839" w:author="aas" w:date="2013-10-14T02:06:00Z">
              <w:r>
                <w:delText xml:space="preserve">        'operation-not-supported' error with type 'application'.</w:delText>
              </w:r>
            </w:del>
          </w:p>
          <w:p w14:paraId="4E1070FC" w14:textId="77777777" w:rsidR="00766893" w:rsidRDefault="00766893" w:rsidP="00766893">
            <w:pPr>
              <w:pStyle w:val="XML1"/>
              <w:rPr>
                <w:del w:id="4840" w:author="aas" w:date="2013-10-14T02:06:00Z"/>
              </w:rPr>
            </w:pPr>
            <w:del w:id="4841" w:author="aas" w:date="2013-10-14T02:06:00Z">
              <w:r>
                <w:delText xml:space="preserve">      &lt;/xs:documentation&gt;</w:delText>
              </w:r>
            </w:del>
          </w:p>
          <w:p w14:paraId="67CB4717" w14:textId="77777777" w:rsidR="00766893" w:rsidRDefault="00766893" w:rsidP="00766893">
            <w:pPr>
              <w:pStyle w:val="XML1"/>
              <w:rPr>
                <w:del w:id="4842" w:author="aas" w:date="2013-10-14T02:06:00Z"/>
              </w:rPr>
            </w:pPr>
            <w:del w:id="4843" w:author="aas" w:date="2013-10-14T02:06:00Z">
              <w:r>
                <w:delText xml:space="preserve">    &lt;/xs:annotation&gt;</w:delText>
              </w:r>
            </w:del>
          </w:p>
          <w:p w14:paraId="7C732B7F" w14:textId="77777777" w:rsidR="00766893" w:rsidRDefault="00766893" w:rsidP="00766893">
            <w:pPr>
              <w:pStyle w:val="XML1"/>
              <w:rPr>
                <w:del w:id="4844" w:author="aas" w:date="2013-10-14T02:06:00Z"/>
              </w:rPr>
            </w:pPr>
          </w:p>
          <w:p w14:paraId="6958A7C9" w14:textId="77777777" w:rsidR="00766893" w:rsidRDefault="00766893" w:rsidP="00766893">
            <w:pPr>
              <w:pStyle w:val="XML1"/>
              <w:rPr>
                <w:del w:id="4845" w:author="aas" w:date="2013-10-14T02:06:00Z"/>
              </w:rPr>
            </w:pPr>
            <w:del w:id="4846" w:author="aas" w:date="2013-10-14T02:06:00Z">
              <w:r>
                <w:delText xml:space="preserve">    &lt;xs:sequence&gt;</w:delText>
              </w:r>
            </w:del>
          </w:p>
          <w:p w14:paraId="0929C594" w14:textId="77777777" w:rsidR="00766893" w:rsidRDefault="00766893" w:rsidP="00766893">
            <w:pPr>
              <w:pStyle w:val="XML1"/>
              <w:rPr>
                <w:del w:id="4847" w:author="aas" w:date="2013-10-14T02:06:00Z"/>
              </w:rPr>
            </w:pPr>
            <w:del w:id="4848" w:author="aas" w:date="2013-10-14T02:06:00Z">
              <w:r>
                <w:delText xml:space="preserve">      &lt;xs:element name="rate"  type="OFPortRateType"&gt;</w:delText>
              </w:r>
            </w:del>
          </w:p>
          <w:p w14:paraId="228D8666" w14:textId="77777777" w:rsidR="00766893" w:rsidRDefault="00766893" w:rsidP="00766893">
            <w:pPr>
              <w:pStyle w:val="XML1"/>
              <w:rPr>
                <w:del w:id="4849" w:author="aas" w:date="2013-10-14T02:06:00Z"/>
              </w:rPr>
            </w:pPr>
            <w:del w:id="4850" w:author="aas" w:date="2013-10-14T02:06:00Z">
              <w:r>
                <w:delText xml:space="preserve">        &lt;xs:annotation&gt;</w:delText>
              </w:r>
            </w:del>
          </w:p>
          <w:p w14:paraId="2A69C369" w14:textId="77777777" w:rsidR="00766893" w:rsidRDefault="00766893" w:rsidP="00766893">
            <w:pPr>
              <w:pStyle w:val="XML1"/>
              <w:rPr>
                <w:del w:id="4851" w:author="aas" w:date="2013-10-14T02:06:00Z"/>
              </w:rPr>
            </w:pPr>
            <w:del w:id="4852" w:author="aas" w:date="2013-10-14T02:06:00Z">
              <w:r>
                <w:delText xml:space="preserve">          &lt;xs:documentation&gt;</w:delText>
              </w:r>
            </w:del>
          </w:p>
          <w:p w14:paraId="367A4A25" w14:textId="77777777" w:rsidR="00766893" w:rsidRDefault="00766893" w:rsidP="00766893">
            <w:pPr>
              <w:pStyle w:val="XML1"/>
              <w:rPr>
                <w:del w:id="4853" w:author="aas" w:date="2013-10-14T02:06:00Z"/>
              </w:rPr>
            </w:pPr>
            <w:del w:id="4854" w:author="aas" w:date="2013-10-14T02:06:00Z">
              <w:r>
                <w:delText xml:space="preserve">            The transmission rate that is currently used.</w:delText>
              </w:r>
            </w:del>
          </w:p>
          <w:p w14:paraId="0C7B2D5C" w14:textId="77777777" w:rsidR="00766893" w:rsidRDefault="00766893" w:rsidP="00766893">
            <w:pPr>
              <w:pStyle w:val="XML1"/>
              <w:rPr>
                <w:del w:id="4855" w:author="aas" w:date="2013-10-14T02:06:00Z"/>
              </w:rPr>
            </w:pPr>
            <w:del w:id="4856" w:author="aas" w:date="2013-10-14T02:06:00Z">
              <w:r>
                <w:delText xml:space="preserve">            The value MUST indicate a valid forwarding rate.  </w:delText>
              </w:r>
            </w:del>
          </w:p>
          <w:p w14:paraId="6C87D393" w14:textId="77777777" w:rsidR="00766893" w:rsidRDefault="00766893" w:rsidP="00766893">
            <w:pPr>
              <w:pStyle w:val="XML1"/>
              <w:rPr>
                <w:del w:id="4857" w:author="aas" w:date="2013-10-14T02:06:00Z"/>
              </w:rPr>
            </w:pPr>
            <w:del w:id="4858" w:author="aas" w:date="2013-10-14T02:06:00Z">
              <w:r>
                <w:delText xml:space="preserve">                  </w:delText>
              </w:r>
            </w:del>
          </w:p>
          <w:p w14:paraId="31CC8E3D" w14:textId="77777777" w:rsidR="00766893" w:rsidRDefault="00766893" w:rsidP="00766893">
            <w:pPr>
              <w:pStyle w:val="XML1"/>
              <w:rPr>
                <w:del w:id="4859" w:author="aas" w:date="2013-10-14T02:06:00Z"/>
              </w:rPr>
            </w:pPr>
            <w:del w:id="4860" w:author="aas" w:date="2013-10-14T02:06:00Z">
              <w:r>
                <w:delText xml:space="preserve">            The current Port Feature set MUST contain this element</w:delText>
              </w:r>
            </w:del>
          </w:p>
          <w:p w14:paraId="0F7979ED" w14:textId="77777777" w:rsidR="00766893" w:rsidRDefault="00766893" w:rsidP="00766893">
            <w:pPr>
              <w:pStyle w:val="XML1"/>
              <w:rPr>
                <w:del w:id="4861" w:author="aas" w:date="2013-10-14T02:06:00Z"/>
              </w:rPr>
            </w:pPr>
            <w:del w:id="4862" w:author="aas" w:date="2013-10-14T02:06:00Z">
              <w:r>
                <w:delText xml:space="preserve">            exactly once.  The other Port Feature sets MAY contain this</w:delText>
              </w:r>
            </w:del>
          </w:p>
          <w:p w14:paraId="424742AD" w14:textId="77777777" w:rsidR="00766893" w:rsidRDefault="00766893" w:rsidP="00766893">
            <w:pPr>
              <w:pStyle w:val="XML1"/>
              <w:rPr>
                <w:del w:id="4863" w:author="aas" w:date="2013-10-14T02:06:00Z"/>
              </w:rPr>
            </w:pPr>
            <w:del w:id="4864" w:author="aas" w:date="2013-10-14T02:06:00Z">
              <w:r>
                <w:delText xml:space="preserve">            element more than once.  If this element appears more than</w:delText>
              </w:r>
            </w:del>
          </w:p>
          <w:p w14:paraId="42D5CEEC" w14:textId="77777777" w:rsidR="00766893" w:rsidRDefault="00766893" w:rsidP="00766893">
            <w:pPr>
              <w:pStyle w:val="XML1"/>
              <w:rPr>
                <w:del w:id="4865" w:author="aas" w:date="2013-10-14T02:06:00Z"/>
              </w:rPr>
            </w:pPr>
            <w:del w:id="4866" w:author="aas" w:date="2013-10-14T02:06:00Z">
              <w:r>
                <w:delText xml:space="preserve">            once in a Port Feature set than the value MUST be unique</w:delText>
              </w:r>
            </w:del>
          </w:p>
          <w:p w14:paraId="1F70190A" w14:textId="77777777" w:rsidR="00766893" w:rsidRDefault="00766893" w:rsidP="00766893">
            <w:pPr>
              <w:pStyle w:val="XML1"/>
              <w:rPr>
                <w:del w:id="4867" w:author="aas" w:date="2013-10-14T02:06:00Z"/>
              </w:rPr>
            </w:pPr>
            <w:del w:id="4868" w:author="aas" w:date="2013-10-14T02:06:00Z">
              <w:r>
                <w:delText xml:space="preserve">            within the Port Feature set.</w:delText>
              </w:r>
            </w:del>
          </w:p>
          <w:p w14:paraId="2A7D5E4A" w14:textId="77777777" w:rsidR="00766893" w:rsidRDefault="00766893" w:rsidP="00766893">
            <w:pPr>
              <w:pStyle w:val="XML1"/>
              <w:rPr>
                <w:del w:id="4869" w:author="aas" w:date="2013-10-14T02:06:00Z"/>
              </w:rPr>
            </w:pPr>
            <w:del w:id="4870" w:author="aas" w:date="2013-10-14T02:06:00Z">
              <w:r>
                <w:delText xml:space="preserve">          &lt;/xs:documentation&gt;</w:delText>
              </w:r>
            </w:del>
          </w:p>
          <w:p w14:paraId="26970591" w14:textId="77777777" w:rsidR="00766893" w:rsidRDefault="00766893" w:rsidP="00766893">
            <w:pPr>
              <w:pStyle w:val="XML1"/>
              <w:rPr>
                <w:del w:id="4871" w:author="aas" w:date="2013-10-14T02:06:00Z"/>
              </w:rPr>
            </w:pPr>
            <w:del w:id="4872" w:author="aas" w:date="2013-10-14T02:06:00Z">
              <w:r>
                <w:delText xml:space="preserve">        &lt;/xs:annotation&gt;</w:delText>
              </w:r>
            </w:del>
          </w:p>
          <w:p w14:paraId="0ABD4680" w14:textId="77777777" w:rsidR="00766893" w:rsidRDefault="00766893" w:rsidP="00766893">
            <w:pPr>
              <w:pStyle w:val="XML1"/>
              <w:rPr>
                <w:del w:id="4873" w:author="aas" w:date="2013-10-14T02:06:00Z"/>
              </w:rPr>
            </w:pPr>
            <w:del w:id="4874" w:author="aas" w:date="2013-10-14T02:06:00Z">
              <w:r>
                <w:delText xml:space="preserve">      &lt;/xs:element&gt;</w:delText>
              </w:r>
            </w:del>
          </w:p>
          <w:p w14:paraId="1A46402B" w14:textId="77777777" w:rsidR="00766893" w:rsidRDefault="00766893" w:rsidP="00766893">
            <w:pPr>
              <w:pStyle w:val="XML1"/>
              <w:rPr>
                <w:del w:id="4875" w:author="aas" w:date="2013-10-14T02:06:00Z"/>
              </w:rPr>
            </w:pPr>
            <w:del w:id="4876" w:author="aas" w:date="2013-10-14T02:06:00Z">
              <w:r>
                <w:delText xml:space="preserve">      &lt;xs:element name="auto-negotiate"  type="xs:boolean"&gt;</w:delText>
              </w:r>
            </w:del>
          </w:p>
          <w:p w14:paraId="141876C8" w14:textId="77777777" w:rsidR="00766893" w:rsidRDefault="00766893" w:rsidP="00766893">
            <w:pPr>
              <w:pStyle w:val="XML1"/>
              <w:rPr>
                <w:del w:id="4877" w:author="aas" w:date="2013-10-14T02:06:00Z"/>
              </w:rPr>
            </w:pPr>
            <w:del w:id="4878" w:author="aas" w:date="2013-10-14T02:06:00Z">
              <w:r>
                <w:delText xml:space="preserve">        &lt;xs:annotation&gt;</w:delText>
              </w:r>
            </w:del>
          </w:p>
          <w:p w14:paraId="0991A33D" w14:textId="77777777" w:rsidR="00766893" w:rsidRDefault="00766893" w:rsidP="00766893">
            <w:pPr>
              <w:pStyle w:val="XML1"/>
              <w:rPr>
                <w:del w:id="4879" w:author="aas" w:date="2013-10-14T02:06:00Z"/>
              </w:rPr>
            </w:pPr>
            <w:del w:id="4880" w:author="aas" w:date="2013-10-14T02:06:00Z">
              <w:r>
                <w:delText xml:space="preserve">          &lt;xs:documentation&gt;</w:delText>
              </w:r>
            </w:del>
          </w:p>
          <w:p w14:paraId="333000B3" w14:textId="77777777" w:rsidR="00766893" w:rsidRDefault="00766893" w:rsidP="00766893">
            <w:pPr>
              <w:pStyle w:val="XML1"/>
              <w:rPr>
                <w:del w:id="4881" w:author="aas" w:date="2013-10-14T02:06:00Z"/>
              </w:rPr>
            </w:pPr>
            <w:del w:id="4882" w:author="aas" w:date="2013-10-14T02:06:00Z">
              <w:r>
                <w:delText xml:space="preserve">            Specifies the administrative state of the </w:delText>
              </w:r>
            </w:del>
          </w:p>
          <w:p w14:paraId="5397ACF1" w14:textId="77777777" w:rsidR="00766893" w:rsidRDefault="00766893" w:rsidP="00766893">
            <w:pPr>
              <w:pStyle w:val="XML1"/>
              <w:rPr>
                <w:del w:id="4883" w:author="aas" w:date="2013-10-14T02:06:00Z"/>
              </w:rPr>
            </w:pPr>
            <w:del w:id="4884" w:author="aas" w:date="2013-10-14T02:06:00Z">
              <w:r>
                <w:delText xml:space="preserve">            forwarding rate auto-negotiation protocol at this OpenFlow</w:delText>
              </w:r>
            </w:del>
          </w:p>
          <w:p w14:paraId="7CD27230" w14:textId="77777777" w:rsidR="00766893" w:rsidRDefault="00766893" w:rsidP="00766893">
            <w:pPr>
              <w:pStyle w:val="XML1"/>
              <w:rPr>
                <w:del w:id="4885" w:author="aas" w:date="2013-10-14T02:06:00Z"/>
              </w:rPr>
            </w:pPr>
            <w:del w:id="4886" w:author="aas" w:date="2013-10-14T02:06:00Z">
              <w:r>
                <w:delText xml:space="preserve">            Port.</w:delText>
              </w:r>
            </w:del>
          </w:p>
          <w:p w14:paraId="30739712" w14:textId="77777777" w:rsidR="00766893" w:rsidRDefault="00766893" w:rsidP="00766893">
            <w:pPr>
              <w:pStyle w:val="XML1"/>
              <w:rPr>
                <w:del w:id="4887" w:author="aas" w:date="2013-10-14T02:06:00Z"/>
              </w:rPr>
            </w:pPr>
            <w:del w:id="4888" w:author="aas" w:date="2013-10-14T02:06:00Z">
              <w:r>
                <w:delText xml:space="preserve">          &lt;/xs:documentation&gt;</w:delText>
              </w:r>
            </w:del>
          </w:p>
          <w:p w14:paraId="5D775C4A" w14:textId="77777777" w:rsidR="00766893" w:rsidRDefault="00766893" w:rsidP="00766893">
            <w:pPr>
              <w:pStyle w:val="XML1"/>
              <w:rPr>
                <w:del w:id="4889" w:author="aas" w:date="2013-10-14T02:06:00Z"/>
              </w:rPr>
            </w:pPr>
            <w:del w:id="4890" w:author="aas" w:date="2013-10-14T02:06:00Z">
              <w:r>
                <w:delText xml:space="preserve">        &lt;/xs:annotation&gt;</w:delText>
              </w:r>
            </w:del>
          </w:p>
          <w:p w14:paraId="471C590D" w14:textId="77777777" w:rsidR="00766893" w:rsidRDefault="00766893" w:rsidP="00766893">
            <w:pPr>
              <w:pStyle w:val="XML1"/>
              <w:rPr>
                <w:del w:id="4891" w:author="aas" w:date="2013-10-14T02:06:00Z"/>
              </w:rPr>
            </w:pPr>
            <w:del w:id="4892" w:author="aas" w:date="2013-10-14T02:06:00Z">
              <w:r>
                <w:delText xml:space="preserve">      &lt;/xs:element&gt;</w:delText>
              </w:r>
            </w:del>
          </w:p>
          <w:p w14:paraId="25911D38" w14:textId="77777777" w:rsidR="00766893" w:rsidRDefault="00766893" w:rsidP="00766893">
            <w:pPr>
              <w:pStyle w:val="XML1"/>
              <w:rPr>
                <w:del w:id="4893" w:author="aas" w:date="2013-10-14T02:06:00Z"/>
              </w:rPr>
            </w:pPr>
            <w:del w:id="4894" w:author="aas" w:date="2013-10-14T02:06:00Z">
              <w:r>
                <w:delText xml:space="preserve">      &lt;xs:element name="medium"&gt;</w:delText>
              </w:r>
            </w:del>
          </w:p>
          <w:p w14:paraId="4B1AAA7C" w14:textId="77777777" w:rsidR="00766893" w:rsidRDefault="00766893" w:rsidP="00766893">
            <w:pPr>
              <w:pStyle w:val="XML1"/>
              <w:rPr>
                <w:del w:id="4895" w:author="aas" w:date="2013-10-14T02:06:00Z"/>
              </w:rPr>
            </w:pPr>
            <w:del w:id="4896" w:author="aas" w:date="2013-10-14T02:06:00Z">
              <w:r>
                <w:delText xml:space="preserve">        &lt;xs:annotation&gt;</w:delText>
              </w:r>
            </w:del>
          </w:p>
          <w:p w14:paraId="590B3947" w14:textId="77777777" w:rsidR="00766893" w:rsidRDefault="00766893" w:rsidP="00766893">
            <w:pPr>
              <w:pStyle w:val="XML1"/>
              <w:rPr>
                <w:del w:id="4897" w:author="aas" w:date="2013-10-14T02:06:00Z"/>
              </w:rPr>
            </w:pPr>
            <w:del w:id="4898" w:author="aas" w:date="2013-10-14T02:06:00Z">
              <w:r>
                <w:delText xml:space="preserve">          &lt;xs:documentation&gt;</w:delText>
              </w:r>
            </w:del>
          </w:p>
          <w:p w14:paraId="1EA137A8" w14:textId="77777777" w:rsidR="00766893" w:rsidRDefault="00766893" w:rsidP="00766893">
            <w:pPr>
              <w:pStyle w:val="XML1"/>
              <w:rPr>
                <w:del w:id="4899" w:author="aas" w:date="2013-10-14T02:06:00Z"/>
              </w:rPr>
            </w:pPr>
            <w:del w:id="4900" w:author="aas" w:date="2013-10-14T02:06:00Z">
              <w:r>
                <w:delText xml:space="preserve">            This element MUST indicate a valid physical</w:delText>
              </w:r>
            </w:del>
          </w:p>
          <w:p w14:paraId="29E0D9DC" w14:textId="77777777" w:rsidR="00766893" w:rsidRDefault="00766893" w:rsidP="00766893">
            <w:pPr>
              <w:pStyle w:val="XML1"/>
              <w:rPr>
                <w:del w:id="4901" w:author="aas" w:date="2013-10-14T02:06:00Z"/>
              </w:rPr>
            </w:pPr>
            <w:del w:id="4902" w:author="aas" w:date="2013-10-14T02:06:00Z">
              <w:r>
                <w:delText xml:space="preserve">            medium used by the OpenFlow Port.</w:delText>
              </w:r>
            </w:del>
          </w:p>
          <w:p w14:paraId="32129EBF" w14:textId="77777777" w:rsidR="00766893" w:rsidRDefault="00766893" w:rsidP="00766893">
            <w:pPr>
              <w:pStyle w:val="XML1"/>
              <w:rPr>
                <w:del w:id="4903" w:author="aas" w:date="2013-10-14T02:06:00Z"/>
              </w:rPr>
            </w:pPr>
            <w:del w:id="4904" w:author="aas" w:date="2013-10-14T02:06:00Z">
              <w:r>
                <w:delText xml:space="preserve">                  </w:delText>
              </w:r>
            </w:del>
          </w:p>
          <w:p w14:paraId="0F60C65A" w14:textId="77777777" w:rsidR="00766893" w:rsidRDefault="00766893" w:rsidP="00766893">
            <w:pPr>
              <w:pStyle w:val="XML1"/>
              <w:rPr>
                <w:del w:id="4905" w:author="aas" w:date="2013-10-14T02:06:00Z"/>
              </w:rPr>
            </w:pPr>
            <w:del w:id="4906" w:author="aas" w:date="2013-10-14T02:06:00Z">
              <w:r>
                <w:delText xml:space="preserve">            The current Port Feature set MUST contain this element</w:delText>
              </w:r>
            </w:del>
          </w:p>
          <w:p w14:paraId="0EA630AF" w14:textId="77777777" w:rsidR="00766893" w:rsidRDefault="00766893" w:rsidP="00766893">
            <w:pPr>
              <w:pStyle w:val="XML1"/>
              <w:rPr>
                <w:del w:id="4907" w:author="aas" w:date="2013-10-14T02:06:00Z"/>
              </w:rPr>
            </w:pPr>
            <w:del w:id="4908" w:author="aas" w:date="2013-10-14T02:06:00Z">
              <w:r>
                <w:delText xml:space="preserve">            exactly once. The other Port Feature sets MAY contain this</w:delText>
              </w:r>
            </w:del>
          </w:p>
          <w:p w14:paraId="18A64FB7" w14:textId="77777777" w:rsidR="00766893" w:rsidRDefault="00766893" w:rsidP="00766893">
            <w:pPr>
              <w:pStyle w:val="XML1"/>
              <w:rPr>
                <w:del w:id="4909" w:author="aas" w:date="2013-10-14T02:06:00Z"/>
              </w:rPr>
            </w:pPr>
            <w:del w:id="4910" w:author="aas" w:date="2013-10-14T02:06:00Z">
              <w:r>
                <w:delText xml:space="preserve">            element more than once. If this element appears more than</w:delText>
              </w:r>
            </w:del>
          </w:p>
          <w:p w14:paraId="3F4CE46A" w14:textId="77777777" w:rsidR="00766893" w:rsidRDefault="00766893" w:rsidP="00766893">
            <w:pPr>
              <w:pStyle w:val="XML1"/>
              <w:rPr>
                <w:del w:id="4911" w:author="aas" w:date="2013-10-14T02:06:00Z"/>
              </w:rPr>
            </w:pPr>
            <w:del w:id="4912" w:author="aas" w:date="2013-10-14T02:06:00Z">
              <w:r>
                <w:delText xml:space="preserve">            once in a Port Feature set than the value MUST be unique</w:delText>
              </w:r>
            </w:del>
          </w:p>
          <w:p w14:paraId="03E3948C" w14:textId="77777777" w:rsidR="00766893" w:rsidRDefault="00766893" w:rsidP="00766893">
            <w:pPr>
              <w:pStyle w:val="XML1"/>
              <w:rPr>
                <w:del w:id="4913" w:author="aas" w:date="2013-10-14T02:06:00Z"/>
              </w:rPr>
            </w:pPr>
            <w:del w:id="4914" w:author="aas" w:date="2013-10-14T02:06:00Z">
              <w:r>
                <w:delText xml:space="preserve">            within the Port Feature set.</w:delText>
              </w:r>
            </w:del>
          </w:p>
          <w:p w14:paraId="4CC670C3" w14:textId="77777777" w:rsidR="00766893" w:rsidRDefault="00766893" w:rsidP="00766893">
            <w:pPr>
              <w:pStyle w:val="XML1"/>
              <w:rPr>
                <w:del w:id="4915" w:author="aas" w:date="2013-10-14T02:06:00Z"/>
              </w:rPr>
            </w:pPr>
            <w:del w:id="4916" w:author="aas" w:date="2013-10-14T02:06:00Z">
              <w:r>
                <w:delText xml:space="preserve">          &lt;/xs:documentation&gt;</w:delText>
              </w:r>
            </w:del>
          </w:p>
          <w:p w14:paraId="73E0C1A1" w14:textId="77777777" w:rsidR="00766893" w:rsidRDefault="00766893" w:rsidP="00766893">
            <w:pPr>
              <w:pStyle w:val="XML1"/>
              <w:rPr>
                <w:del w:id="4917" w:author="aas" w:date="2013-10-14T02:06:00Z"/>
              </w:rPr>
            </w:pPr>
            <w:del w:id="4918" w:author="aas" w:date="2013-10-14T02:06:00Z">
              <w:r>
                <w:delText xml:space="preserve">        &lt;/xs:annotation&gt;</w:delText>
              </w:r>
            </w:del>
          </w:p>
          <w:p w14:paraId="107120B2" w14:textId="77777777" w:rsidR="00766893" w:rsidRDefault="00766893" w:rsidP="00766893">
            <w:pPr>
              <w:pStyle w:val="XML1"/>
              <w:rPr>
                <w:del w:id="4919" w:author="aas" w:date="2013-10-14T02:06:00Z"/>
              </w:rPr>
            </w:pPr>
            <w:del w:id="4920" w:author="aas" w:date="2013-10-14T02:06:00Z">
              <w:r>
                <w:delText xml:space="preserve">        &lt;xs:simpleType&gt;</w:delText>
              </w:r>
            </w:del>
          </w:p>
          <w:p w14:paraId="5F001305" w14:textId="77777777" w:rsidR="00766893" w:rsidRDefault="00766893" w:rsidP="00766893">
            <w:pPr>
              <w:pStyle w:val="XML1"/>
              <w:rPr>
                <w:del w:id="4921" w:author="aas" w:date="2013-10-14T02:06:00Z"/>
              </w:rPr>
            </w:pPr>
            <w:del w:id="4922" w:author="aas" w:date="2013-10-14T02:06:00Z">
              <w:r>
                <w:delText xml:space="preserve">          &lt;xs:restriction base="xs:string"&gt;</w:delText>
              </w:r>
            </w:del>
          </w:p>
          <w:p w14:paraId="20E69629" w14:textId="77777777" w:rsidR="00766893" w:rsidRDefault="00766893" w:rsidP="00766893">
            <w:pPr>
              <w:pStyle w:val="XML1"/>
              <w:rPr>
                <w:del w:id="4923" w:author="aas" w:date="2013-10-14T02:06:00Z"/>
              </w:rPr>
            </w:pPr>
            <w:del w:id="4924" w:author="aas" w:date="2013-10-14T02:06:00Z">
              <w:r>
                <w:delText xml:space="preserve">            &lt;xs:enumeration value="copper"/&gt;</w:delText>
              </w:r>
            </w:del>
          </w:p>
          <w:p w14:paraId="491B7996" w14:textId="77777777" w:rsidR="00766893" w:rsidRDefault="00766893" w:rsidP="00766893">
            <w:pPr>
              <w:pStyle w:val="XML1"/>
              <w:rPr>
                <w:del w:id="4925" w:author="aas" w:date="2013-10-14T02:06:00Z"/>
              </w:rPr>
            </w:pPr>
            <w:del w:id="4926" w:author="aas" w:date="2013-10-14T02:06:00Z">
              <w:r>
                <w:delText xml:space="preserve">            &lt;xs:enumeration value="fiber"/&gt;</w:delText>
              </w:r>
            </w:del>
          </w:p>
          <w:p w14:paraId="3E144F67" w14:textId="77777777" w:rsidR="00766893" w:rsidRDefault="00766893" w:rsidP="00766893">
            <w:pPr>
              <w:pStyle w:val="XML1"/>
              <w:rPr>
                <w:del w:id="4927" w:author="aas" w:date="2013-10-14T02:06:00Z"/>
              </w:rPr>
            </w:pPr>
            <w:del w:id="4928" w:author="aas" w:date="2013-10-14T02:06:00Z">
              <w:r>
                <w:delText xml:space="preserve">          &lt;/xs:restriction&gt;</w:delText>
              </w:r>
            </w:del>
          </w:p>
          <w:p w14:paraId="2C36E914" w14:textId="77777777" w:rsidR="00766893" w:rsidRDefault="00766893" w:rsidP="00766893">
            <w:pPr>
              <w:pStyle w:val="XML1"/>
              <w:rPr>
                <w:del w:id="4929" w:author="aas" w:date="2013-10-14T02:06:00Z"/>
              </w:rPr>
            </w:pPr>
            <w:del w:id="4930" w:author="aas" w:date="2013-10-14T02:06:00Z">
              <w:r>
                <w:delText xml:space="preserve">        &lt;/xs:simpleType&gt;</w:delText>
              </w:r>
            </w:del>
          </w:p>
          <w:p w14:paraId="519862C1" w14:textId="77777777" w:rsidR="00766893" w:rsidRDefault="00766893" w:rsidP="00766893">
            <w:pPr>
              <w:pStyle w:val="XML1"/>
              <w:rPr>
                <w:del w:id="4931" w:author="aas" w:date="2013-10-14T02:06:00Z"/>
              </w:rPr>
            </w:pPr>
            <w:del w:id="4932" w:author="aas" w:date="2013-10-14T02:06:00Z">
              <w:r>
                <w:delText xml:space="preserve">      &lt;/xs:element&gt;</w:delText>
              </w:r>
            </w:del>
          </w:p>
          <w:p w14:paraId="5E1172AF" w14:textId="77777777" w:rsidR="00766893" w:rsidRDefault="00766893" w:rsidP="00766893">
            <w:pPr>
              <w:pStyle w:val="XML1"/>
              <w:rPr>
                <w:del w:id="4933" w:author="aas" w:date="2013-10-14T02:06:00Z"/>
              </w:rPr>
            </w:pPr>
            <w:del w:id="4934" w:author="aas" w:date="2013-10-14T02:06:00Z">
              <w:r>
                <w:delText xml:space="preserve">      &lt;xs:element name="pause"&gt;</w:delText>
              </w:r>
            </w:del>
          </w:p>
          <w:p w14:paraId="5E6984FB" w14:textId="77777777" w:rsidR="00766893" w:rsidRDefault="00766893" w:rsidP="00766893">
            <w:pPr>
              <w:pStyle w:val="XML1"/>
              <w:rPr>
                <w:del w:id="4935" w:author="aas" w:date="2013-10-14T02:06:00Z"/>
              </w:rPr>
            </w:pPr>
            <w:del w:id="4936" w:author="aas" w:date="2013-10-14T02:06:00Z">
              <w:r>
                <w:delText xml:space="preserve">        &lt;xs:annotation&gt;</w:delText>
              </w:r>
            </w:del>
          </w:p>
          <w:p w14:paraId="111F701F" w14:textId="77777777" w:rsidR="00766893" w:rsidRDefault="00766893" w:rsidP="00766893">
            <w:pPr>
              <w:pStyle w:val="XML1"/>
              <w:rPr>
                <w:del w:id="4937" w:author="aas" w:date="2013-10-14T02:06:00Z"/>
              </w:rPr>
            </w:pPr>
            <w:del w:id="4938" w:author="aas" w:date="2013-10-14T02:06:00Z">
              <w:r>
                <w:delText xml:space="preserve">          &lt;xs:documentation&gt;</w:delText>
              </w:r>
            </w:del>
          </w:p>
          <w:p w14:paraId="7E1D0E0E" w14:textId="77777777" w:rsidR="00766893" w:rsidRDefault="00766893" w:rsidP="00766893">
            <w:pPr>
              <w:pStyle w:val="XML1"/>
              <w:rPr>
                <w:del w:id="4939" w:author="aas" w:date="2013-10-14T02:06:00Z"/>
              </w:rPr>
            </w:pPr>
            <w:del w:id="4940" w:author="aas" w:date="2013-10-14T02:06:00Z">
              <w:r>
                <w:delText xml:space="preserve">            Specifies if pausing of transmission is</w:delText>
              </w:r>
            </w:del>
          </w:p>
          <w:p w14:paraId="3BB12327" w14:textId="77777777" w:rsidR="00766893" w:rsidRDefault="00766893" w:rsidP="00766893">
            <w:pPr>
              <w:pStyle w:val="XML1"/>
              <w:rPr>
                <w:del w:id="4941" w:author="aas" w:date="2013-10-14T02:06:00Z"/>
              </w:rPr>
            </w:pPr>
            <w:del w:id="4942" w:author="aas" w:date="2013-10-14T02:06:00Z">
              <w:r>
                <w:delText xml:space="preserve">            supported at all and if yes if it is asymmetric or</w:delText>
              </w:r>
            </w:del>
          </w:p>
          <w:p w14:paraId="159E5095" w14:textId="77777777" w:rsidR="00766893" w:rsidRDefault="00766893" w:rsidP="00766893">
            <w:pPr>
              <w:pStyle w:val="XML1"/>
              <w:rPr>
                <w:del w:id="4943" w:author="aas" w:date="2013-10-14T02:06:00Z"/>
              </w:rPr>
            </w:pPr>
            <w:del w:id="4944" w:author="aas" w:date="2013-10-14T02:06:00Z">
              <w:r>
                <w:delText xml:space="preserve">            symmetric.</w:delText>
              </w:r>
            </w:del>
          </w:p>
          <w:p w14:paraId="75862D8E" w14:textId="77777777" w:rsidR="00766893" w:rsidRDefault="00766893" w:rsidP="00766893">
            <w:pPr>
              <w:pStyle w:val="XML1"/>
              <w:rPr>
                <w:del w:id="4945" w:author="aas" w:date="2013-10-14T02:06:00Z"/>
              </w:rPr>
            </w:pPr>
            <w:del w:id="4946" w:author="aas" w:date="2013-10-14T02:06:00Z">
              <w:r>
                <w:delText xml:space="preserve">          &lt;/xs:documentation&gt;</w:delText>
              </w:r>
            </w:del>
          </w:p>
          <w:p w14:paraId="378EA117" w14:textId="77777777" w:rsidR="00766893" w:rsidRDefault="00766893" w:rsidP="00766893">
            <w:pPr>
              <w:pStyle w:val="XML1"/>
              <w:rPr>
                <w:del w:id="4947" w:author="aas" w:date="2013-10-14T02:06:00Z"/>
              </w:rPr>
            </w:pPr>
            <w:del w:id="4948" w:author="aas" w:date="2013-10-14T02:06:00Z">
              <w:r>
                <w:delText xml:space="preserve">        &lt;/xs:annotation&gt;</w:delText>
              </w:r>
            </w:del>
          </w:p>
          <w:p w14:paraId="75C6B69C" w14:textId="77777777" w:rsidR="00766893" w:rsidRDefault="00766893" w:rsidP="00766893">
            <w:pPr>
              <w:pStyle w:val="XML1"/>
              <w:rPr>
                <w:del w:id="4949" w:author="aas" w:date="2013-10-14T02:06:00Z"/>
              </w:rPr>
            </w:pPr>
            <w:del w:id="4950" w:author="aas" w:date="2013-10-14T02:06:00Z">
              <w:r>
                <w:delText xml:space="preserve">        &lt;xs:simpleType&gt;</w:delText>
              </w:r>
            </w:del>
          </w:p>
          <w:p w14:paraId="635874E8" w14:textId="77777777" w:rsidR="00766893" w:rsidRDefault="00766893" w:rsidP="00766893">
            <w:pPr>
              <w:pStyle w:val="XML1"/>
              <w:rPr>
                <w:del w:id="4951" w:author="aas" w:date="2013-10-14T02:06:00Z"/>
              </w:rPr>
            </w:pPr>
            <w:del w:id="4952" w:author="aas" w:date="2013-10-14T02:06:00Z">
              <w:r>
                <w:delText xml:space="preserve">          &lt;xs:restriction base="xs:string"&gt;</w:delText>
              </w:r>
            </w:del>
          </w:p>
          <w:p w14:paraId="5389DA65" w14:textId="77777777" w:rsidR="00766893" w:rsidRDefault="00766893" w:rsidP="00766893">
            <w:pPr>
              <w:pStyle w:val="XML1"/>
              <w:rPr>
                <w:del w:id="4953" w:author="aas" w:date="2013-10-14T02:06:00Z"/>
              </w:rPr>
            </w:pPr>
            <w:del w:id="4954" w:author="aas" w:date="2013-10-14T02:06:00Z">
              <w:r>
                <w:delText xml:space="preserve">            &lt;xs:enumeration value="unsupported"/&gt;</w:delText>
              </w:r>
            </w:del>
          </w:p>
          <w:p w14:paraId="6A8C4708" w14:textId="77777777" w:rsidR="00766893" w:rsidRDefault="00766893" w:rsidP="00766893">
            <w:pPr>
              <w:pStyle w:val="XML1"/>
              <w:rPr>
                <w:del w:id="4955" w:author="aas" w:date="2013-10-14T02:06:00Z"/>
              </w:rPr>
            </w:pPr>
            <w:del w:id="4956" w:author="aas" w:date="2013-10-14T02:06:00Z">
              <w:r>
                <w:delText xml:space="preserve">            &lt;xs:enumeration value="symmetric"/&gt;</w:delText>
              </w:r>
            </w:del>
          </w:p>
          <w:p w14:paraId="228DDECA" w14:textId="77777777" w:rsidR="00766893" w:rsidRDefault="00766893" w:rsidP="00766893">
            <w:pPr>
              <w:pStyle w:val="XML1"/>
              <w:rPr>
                <w:del w:id="4957" w:author="aas" w:date="2013-10-14T02:06:00Z"/>
              </w:rPr>
            </w:pPr>
            <w:del w:id="4958" w:author="aas" w:date="2013-10-14T02:06:00Z">
              <w:r>
                <w:delText xml:space="preserve">            &lt;xs:enumeration value="asymmetric"/&gt;</w:delText>
              </w:r>
            </w:del>
          </w:p>
          <w:p w14:paraId="37A8BFE7" w14:textId="77777777" w:rsidR="00766893" w:rsidRDefault="00766893" w:rsidP="00766893">
            <w:pPr>
              <w:pStyle w:val="XML1"/>
              <w:rPr>
                <w:del w:id="4959" w:author="aas" w:date="2013-10-14T02:06:00Z"/>
              </w:rPr>
            </w:pPr>
            <w:del w:id="4960" w:author="aas" w:date="2013-10-14T02:06:00Z">
              <w:r>
                <w:delText xml:space="preserve">          &lt;/xs:restriction&gt;</w:delText>
              </w:r>
            </w:del>
          </w:p>
          <w:p w14:paraId="5FD6D68F" w14:textId="77777777" w:rsidR="00766893" w:rsidRDefault="00766893" w:rsidP="00766893">
            <w:pPr>
              <w:pStyle w:val="XML1"/>
              <w:rPr>
                <w:del w:id="4961" w:author="aas" w:date="2013-10-14T02:06:00Z"/>
              </w:rPr>
            </w:pPr>
            <w:del w:id="4962" w:author="aas" w:date="2013-10-14T02:06:00Z">
              <w:r>
                <w:delText xml:space="preserve">        &lt;/xs:simpleType&gt;</w:delText>
              </w:r>
            </w:del>
          </w:p>
          <w:p w14:paraId="4FF21D64" w14:textId="77777777" w:rsidR="00766893" w:rsidRDefault="00766893" w:rsidP="00766893">
            <w:pPr>
              <w:pStyle w:val="XML1"/>
              <w:rPr>
                <w:del w:id="4963" w:author="aas" w:date="2013-10-14T02:06:00Z"/>
              </w:rPr>
            </w:pPr>
            <w:del w:id="4964" w:author="aas" w:date="2013-10-14T02:06:00Z">
              <w:r>
                <w:delText xml:space="preserve">      &lt;/xs:element&gt;</w:delText>
              </w:r>
            </w:del>
          </w:p>
          <w:p w14:paraId="165E5F52" w14:textId="77777777" w:rsidR="00766893" w:rsidRDefault="00766893" w:rsidP="00766893">
            <w:pPr>
              <w:pStyle w:val="XML1"/>
              <w:rPr>
                <w:del w:id="4965" w:author="aas" w:date="2013-10-14T02:06:00Z"/>
              </w:rPr>
            </w:pPr>
            <w:del w:id="4966" w:author="aas" w:date="2013-10-14T02:06:00Z">
              <w:r>
                <w:delText xml:space="preserve">    &lt;/xs:sequence&gt;</w:delText>
              </w:r>
            </w:del>
          </w:p>
          <w:p w14:paraId="3D7B8609" w14:textId="77777777" w:rsidR="00766893" w:rsidRDefault="00766893" w:rsidP="00766893">
            <w:pPr>
              <w:pStyle w:val="XML1"/>
              <w:rPr>
                <w:del w:id="4967" w:author="aas" w:date="2013-10-14T02:06:00Z"/>
              </w:rPr>
            </w:pPr>
            <w:del w:id="4968" w:author="aas" w:date="2013-10-14T02:06:00Z">
              <w:r>
                <w:delText xml:space="preserve">  &lt;/xs:group&gt;</w:delText>
              </w:r>
            </w:del>
          </w:p>
          <w:p w14:paraId="46D1D86B" w14:textId="77777777" w:rsidR="00766893" w:rsidRDefault="00766893" w:rsidP="00766893">
            <w:pPr>
              <w:pStyle w:val="XML1"/>
              <w:rPr>
                <w:del w:id="4969" w:author="aas" w:date="2013-10-14T02:06:00Z"/>
              </w:rPr>
            </w:pPr>
          </w:p>
          <w:p w14:paraId="7B684FD8" w14:textId="77777777" w:rsidR="00766893" w:rsidRDefault="00766893" w:rsidP="00766893">
            <w:pPr>
              <w:pStyle w:val="XML1"/>
              <w:rPr>
                <w:del w:id="4970" w:author="aas" w:date="2013-10-14T02:06:00Z"/>
              </w:rPr>
            </w:pPr>
            <w:del w:id="4971" w:author="aas" w:date="2013-10-14T02:06:00Z">
              <w:r>
                <w:delText xml:space="preserve">  &lt;xs:group name="OFPortOtherFeatureListType"&gt;</w:delText>
              </w:r>
            </w:del>
          </w:p>
          <w:p w14:paraId="6BCBFC8A" w14:textId="77777777" w:rsidR="00766893" w:rsidRDefault="00766893" w:rsidP="00766893">
            <w:pPr>
              <w:pStyle w:val="XML1"/>
              <w:rPr>
                <w:del w:id="4972" w:author="aas" w:date="2013-10-14T02:06:00Z"/>
              </w:rPr>
            </w:pPr>
            <w:del w:id="4973" w:author="aas" w:date="2013-10-14T02:06:00Z">
              <w:r>
                <w:delText xml:space="preserve">    &lt;xs:annotation&gt;</w:delText>
              </w:r>
            </w:del>
          </w:p>
          <w:p w14:paraId="0BA429B4" w14:textId="77777777" w:rsidR="00766893" w:rsidRDefault="00766893" w:rsidP="00766893">
            <w:pPr>
              <w:pStyle w:val="XML1"/>
              <w:rPr>
                <w:del w:id="4974" w:author="aas" w:date="2013-10-14T02:06:00Z"/>
              </w:rPr>
            </w:pPr>
            <w:del w:id="4975" w:author="aas" w:date="2013-10-14T02:06:00Z">
              <w:r>
                <w:delText xml:space="preserve">      &lt;xs:documentation&gt;</w:delText>
              </w:r>
            </w:del>
          </w:p>
          <w:p w14:paraId="33E0A3B3" w14:textId="77777777" w:rsidR="00766893" w:rsidRDefault="00766893" w:rsidP="00766893">
            <w:pPr>
              <w:pStyle w:val="XML1"/>
              <w:rPr>
                <w:del w:id="4976" w:author="aas" w:date="2013-10-14T02:06:00Z"/>
              </w:rPr>
            </w:pPr>
            <w:del w:id="4977" w:author="aas" w:date="2013-10-14T02:06:00Z">
              <w:r>
                <w:delText xml:space="preserve">        The features of a port that are supported or</w:delText>
              </w:r>
            </w:del>
          </w:p>
          <w:p w14:paraId="4BF4E48A" w14:textId="77777777" w:rsidR="00766893" w:rsidRDefault="00766893" w:rsidP="00766893">
            <w:pPr>
              <w:pStyle w:val="XML1"/>
              <w:rPr>
                <w:del w:id="4978" w:author="aas" w:date="2013-10-14T02:06:00Z"/>
              </w:rPr>
            </w:pPr>
            <w:del w:id="4979" w:author="aas" w:date="2013-10-14T02:06:00Z">
              <w:r>
                <w:delText xml:space="preserve">        advertised.</w:delText>
              </w:r>
            </w:del>
          </w:p>
          <w:p w14:paraId="0CF06C29" w14:textId="77777777" w:rsidR="00766893" w:rsidRDefault="00766893" w:rsidP="00766893">
            <w:pPr>
              <w:pStyle w:val="XML1"/>
              <w:rPr>
                <w:del w:id="4980" w:author="aas" w:date="2013-10-14T02:06:00Z"/>
              </w:rPr>
            </w:pPr>
          </w:p>
          <w:p w14:paraId="7E721531" w14:textId="77777777" w:rsidR="00766893" w:rsidRDefault="00766893" w:rsidP="00766893">
            <w:pPr>
              <w:pStyle w:val="XML1"/>
              <w:rPr>
                <w:del w:id="4981" w:author="aas" w:date="2013-10-14T02:06:00Z"/>
              </w:rPr>
            </w:pPr>
            <w:del w:id="4982" w:author="aas" w:date="2013-10-14T02:06:00Z">
              <w:r>
                <w:delText xml:space="preserve">        If the elements in the OFPortOtherFeatureListType ares used</w:delText>
              </w:r>
            </w:del>
          </w:p>
          <w:p w14:paraId="79A3F0C2" w14:textId="77777777" w:rsidR="00766893" w:rsidRDefault="00766893" w:rsidP="00766893">
            <w:pPr>
              <w:pStyle w:val="XML1"/>
              <w:rPr>
                <w:del w:id="4983" w:author="aas" w:date="2013-10-14T02:06:00Z"/>
              </w:rPr>
            </w:pPr>
            <w:del w:id="4984" w:author="aas" w:date="2013-10-14T02:06:00Z">
              <w:r>
                <w:delText xml:space="preserve">        as configurable elements the NETCONF &amp;lt;edit-config&amp;gt; operations</w:delText>
              </w:r>
            </w:del>
          </w:p>
          <w:p w14:paraId="21583B57" w14:textId="77777777" w:rsidR="00766893" w:rsidRDefault="00766893" w:rsidP="00766893">
            <w:pPr>
              <w:pStyle w:val="XML1"/>
              <w:rPr>
                <w:del w:id="4985" w:author="aas" w:date="2013-10-14T02:06:00Z"/>
              </w:rPr>
            </w:pPr>
            <w:del w:id="4986" w:author="aas" w:date="2013-10-14T02:06:00Z">
              <w:r>
                <w:delText xml:space="preserve">        MUST be implemented as follows: </w:delText>
              </w:r>
            </w:del>
          </w:p>
          <w:p w14:paraId="50E92BA2" w14:textId="77777777" w:rsidR="00766893" w:rsidRDefault="00766893" w:rsidP="00766893">
            <w:pPr>
              <w:pStyle w:val="XML1"/>
              <w:rPr>
                <w:del w:id="4987" w:author="aas" w:date="2013-10-14T02:06:00Z"/>
              </w:rPr>
            </w:pPr>
          </w:p>
          <w:p w14:paraId="1C3BB414" w14:textId="77777777" w:rsidR="00766893" w:rsidRDefault="00766893" w:rsidP="00766893">
            <w:pPr>
              <w:pStyle w:val="XML1"/>
              <w:rPr>
                <w:del w:id="4988" w:author="aas" w:date="2013-10-14T02:06:00Z"/>
              </w:rPr>
            </w:pPr>
            <w:del w:id="4989" w:author="aas" w:date="2013-10-14T02:06:00Z">
              <w:r>
                <w:delText xml:space="preserve">        * The 'resource-id' element MUST be present in the path or in</w:delText>
              </w:r>
            </w:del>
          </w:p>
          <w:p w14:paraId="39782F05" w14:textId="77777777" w:rsidR="00766893" w:rsidRDefault="00766893" w:rsidP="00766893">
            <w:pPr>
              <w:pStyle w:val="XML1"/>
              <w:rPr>
                <w:del w:id="4990" w:author="aas" w:date="2013-10-14T02:06:00Z"/>
              </w:rPr>
            </w:pPr>
            <w:del w:id="4991" w:author="aas" w:date="2013-10-14T02:06:00Z">
              <w:r>
                <w:delText xml:space="preserve">        the filter at all &amp;lt;edit-config&amp;gt; operations to identify the</w:delText>
              </w:r>
            </w:del>
          </w:p>
          <w:p w14:paraId="52B09ECB" w14:textId="77777777" w:rsidR="00766893" w:rsidRDefault="00766893" w:rsidP="00766893">
            <w:pPr>
              <w:pStyle w:val="XML1"/>
              <w:rPr>
                <w:del w:id="4992" w:author="aas" w:date="2013-10-14T02:06:00Z"/>
              </w:rPr>
            </w:pPr>
            <w:del w:id="4993" w:author="aas" w:date="2013-10-14T02:06:00Z">
              <w:r>
                <w:delText xml:space="preserve">        resource.</w:delText>
              </w:r>
            </w:del>
          </w:p>
          <w:p w14:paraId="5CC8B2A0" w14:textId="77777777" w:rsidR="00766893" w:rsidRDefault="00766893" w:rsidP="00766893">
            <w:pPr>
              <w:pStyle w:val="XML1"/>
              <w:rPr>
                <w:del w:id="4994" w:author="aas" w:date="2013-10-14T02:06:00Z"/>
              </w:rPr>
            </w:pPr>
            <w:del w:id="4995" w:author="aas" w:date="2013-10-14T02:06:00Z">
              <w:r>
                <w:delText xml:space="preserve">        * If the operation is 'merge' or 'replace', the element is</w:delText>
              </w:r>
            </w:del>
          </w:p>
          <w:p w14:paraId="1A799F03" w14:textId="77777777" w:rsidR="00766893" w:rsidRDefault="00766893" w:rsidP="00766893">
            <w:pPr>
              <w:pStyle w:val="XML1"/>
              <w:rPr>
                <w:del w:id="4996" w:author="aas" w:date="2013-10-14T02:06:00Z"/>
              </w:rPr>
            </w:pPr>
            <w:del w:id="4997" w:author="aas" w:date="2013-10-14T02:06:00Z">
              <w:r>
                <w:delText xml:space="preserve">        created if it does not exist, and its value is set to the</w:delText>
              </w:r>
            </w:del>
          </w:p>
          <w:p w14:paraId="46D5E55F" w14:textId="77777777" w:rsidR="00766893" w:rsidRDefault="00766893" w:rsidP="00766893">
            <w:pPr>
              <w:pStyle w:val="XML1"/>
              <w:rPr>
                <w:del w:id="4998" w:author="aas" w:date="2013-10-14T02:06:00Z"/>
              </w:rPr>
            </w:pPr>
            <w:del w:id="4999" w:author="aas" w:date="2013-10-14T02:06:00Z">
              <w:r>
                <w:delText xml:space="preserve">        value found in the XML RPC data.</w:delText>
              </w:r>
            </w:del>
          </w:p>
          <w:p w14:paraId="16CD3898" w14:textId="77777777" w:rsidR="00766893" w:rsidRDefault="00766893" w:rsidP="00766893">
            <w:pPr>
              <w:pStyle w:val="XML1"/>
              <w:rPr>
                <w:del w:id="5000" w:author="aas" w:date="2013-10-14T02:06:00Z"/>
              </w:rPr>
            </w:pPr>
            <w:del w:id="5001" w:author="aas" w:date="2013-10-14T02:06:00Z">
              <w:r>
                <w:delText xml:space="preserve">        * If the operation is 'create', the element is created if it</w:delText>
              </w:r>
            </w:del>
          </w:p>
          <w:p w14:paraId="5A00D2D8" w14:textId="77777777" w:rsidR="00766893" w:rsidRDefault="00766893" w:rsidP="00766893">
            <w:pPr>
              <w:pStyle w:val="XML1"/>
              <w:rPr>
                <w:del w:id="5002" w:author="aas" w:date="2013-10-14T02:06:00Z"/>
              </w:rPr>
            </w:pPr>
            <w:del w:id="5003" w:author="aas" w:date="2013-10-14T02:06:00Z">
              <w:r>
                <w:delText xml:space="preserve">        does not exist. If the element already exists, a</w:delText>
              </w:r>
            </w:del>
          </w:p>
          <w:p w14:paraId="6CA58813" w14:textId="77777777" w:rsidR="00766893" w:rsidRDefault="00766893" w:rsidP="00766893">
            <w:pPr>
              <w:pStyle w:val="XML1"/>
              <w:rPr>
                <w:del w:id="5004" w:author="aas" w:date="2013-10-14T02:06:00Z"/>
              </w:rPr>
            </w:pPr>
            <w:del w:id="5005"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06" w:author="aas" w:date="2013-10-14T02:06:00Z"/>
              </w:rPr>
            </w:pPr>
            <w:del w:id="5007" w:author="aas" w:date="2013-10-14T02:06:00Z">
              <w:r>
                <w:delText xml:space="preserve">        * If the operation is 'delete', the element is deleted if it</w:delText>
              </w:r>
            </w:del>
          </w:p>
          <w:p w14:paraId="441B098F" w14:textId="77777777" w:rsidR="00766893" w:rsidRDefault="00766893" w:rsidP="00766893">
            <w:pPr>
              <w:pStyle w:val="XML1"/>
              <w:rPr>
                <w:del w:id="5008" w:author="aas" w:date="2013-10-14T02:06:00Z"/>
              </w:rPr>
            </w:pPr>
            <w:del w:id="500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10" w:author="aas" w:date="2013-10-14T02:06:00Z"/>
              </w:rPr>
            </w:pPr>
            <w:del w:id="5011" w:author="aas" w:date="2013-10-14T02:06:00Z">
              <w:r>
                <w:delText xml:space="preserve">        error is returned.</w:delText>
              </w:r>
            </w:del>
          </w:p>
          <w:p w14:paraId="30E8AB80" w14:textId="77777777" w:rsidR="00766893" w:rsidRDefault="00766893" w:rsidP="00766893">
            <w:pPr>
              <w:pStyle w:val="XML1"/>
              <w:rPr>
                <w:del w:id="5012" w:author="aas" w:date="2013-10-14T02:06:00Z"/>
              </w:rPr>
            </w:pPr>
          </w:p>
          <w:p w14:paraId="69080C23" w14:textId="77777777" w:rsidR="00766893" w:rsidRDefault="00766893" w:rsidP="00766893">
            <w:pPr>
              <w:pStyle w:val="XML1"/>
              <w:rPr>
                <w:del w:id="5013" w:author="aas" w:date="2013-10-14T02:06:00Z"/>
              </w:rPr>
            </w:pPr>
            <w:del w:id="5014" w:author="aas" w:date="2013-10-14T02:06:00Z">
              <w:r>
                <w:delText xml:space="preserve">        If elements in the type OFPortOtherFeatureListType are used</w:delText>
              </w:r>
            </w:del>
          </w:p>
          <w:p w14:paraId="74C69538" w14:textId="77777777" w:rsidR="00766893" w:rsidRDefault="00766893" w:rsidP="00766893">
            <w:pPr>
              <w:pStyle w:val="XML1"/>
              <w:rPr>
                <w:del w:id="5015" w:author="aas" w:date="2013-10-14T02:06:00Z"/>
              </w:rPr>
            </w:pPr>
            <w:del w:id="5016" w:author="aas" w:date="2013-10-14T02:06:00Z">
              <w:r>
                <w:delText xml:space="preserve">        in an non-configurable way, they only be retrieved by NETCONF</w:delText>
              </w:r>
            </w:del>
          </w:p>
          <w:p w14:paraId="015784E0" w14:textId="77777777" w:rsidR="00766893" w:rsidRDefault="00766893" w:rsidP="00766893">
            <w:pPr>
              <w:pStyle w:val="XML1"/>
              <w:rPr>
                <w:del w:id="5017" w:author="aas" w:date="2013-10-14T02:06:00Z"/>
              </w:rPr>
            </w:pPr>
            <w:del w:id="5018" w:author="aas" w:date="2013-10-14T02:06:00Z">
              <w:r>
                <w:delText xml:space="preserve">        &amp;lt;get&amp;gt; operations. Attemps to modify this element and its</w:delText>
              </w:r>
            </w:del>
          </w:p>
          <w:p w14:paraId="15913ED9" w14:textId="77777777" w:rsidR="00766893" w:rsidRDefault="00766893" w:rsidP="00766893">
            <w:pPr>
              <w:pStyle w:val="XML1"/>
              <w:rPr>
                <w:del w:id="5019" w:author="aas" w:date="2013-10-14T02:06:00Z"/>
              </w:rPr>
            </w:pPr>
            <w:del w:id="5020" w:author="aas" w:date="2013-10-14T02:06:00Z">
              <w:r>
                <w:delText xml:space="preserve">        children with a NETCONF &amp;lt;edit-config&amp;gt; operation MUST result</w:delText>
              </w:r>
            </w:del>
          </w:p>
          <w:p w14:paraId="0024CA87" w14:textId="77777777" w:rsidR="00766893" w:rsidRDefault="00766893" w:rsidP="00766893">
            <w:pPr>
              <w:pStyle w:val="XML1"/>
              <w:rPr>
                <w:del w:id="5021" w:author="aas" w:date="2013-10-14T02:06:00Z"/>
              </w:rPr>
            </w:pPr>
            <w:del w:id="5022" w:author="aas" w:date="2013-10-14T02:06:00Z">
              <w:r>
                <w:delText xml:space="preserve">        in an 'operation-not-supported' error with type</w:delText>
              </w:r>
            </w:del>
          </w:p>
          <w:p w14:paraId="1E7A44CB" w14:textId="77777777" w:rsidR="00766893" w:rsidRDefault="00766893" w:rsidP="00766893">
            <w:pPr>
              <w:pStyle w:val="XML1"/>
              <w:rPr>
                <w:del w:id="5023" w:author="aas" w:date="2013-10-14T02:06:00Z"/>
              </w:rPr>
            </w:pPr>
            <w:del w:id="5024" w:author="aas" w:date="2013-10-14T02:06:00Z">
              <w:r>
                <w:delText xml:space="preserve">        'application'.</w:delText>
              </w:r>
            </w:del>
          </w:p>
          <w:p w14:paraId="53ADF43A" w14:textId="77777777" w:rsidR="00766893" w:rsidRDefault="00766893" w:rsidP="00766893">
            <w:pPr>
              <w:pStyle w:val="XML1"/>
              <w:rPr>
                <w:del w:id="5025" w:author="aas" w:date="2013-10-14T02:06:00Z"/>
              </w:rPr>
            </w:pPr>
            <w:del w:id="5026" w:author="aas" w:date="2013-10-14T02:06:00Z">
              <w:r>
                <w:delText xml:space="preserve">      &lt;/xs:documentation&gt;</w:delText>
              </w:r>
            </w:del>
          </w:p>
          <w:p w14:paraId="537F48CC" w14:textId="77777777" w:rsidR="00766893" w:rsidRDefault="00766893" w:rsidP="00766893">
            <w:pPr>
              <w:pStyle w:val="XML1"/>
              <w:rPr>
                <w:del w:id="5027" w:author="aas" w:date="2013-10-14T02:06:00Z"/>
              </w:rPr>
            </w:pPr>
            <w:del w:id="5028" w:author="aas" w:date="2013-10-14T02:06:00Z">
              <w:r>
                <w:delText xml:space="preserve">    &lt;/xs:annotation&gt;</w:delText>
              </w:r>
            </w:del>
          </w:p>
          <w:p w14:paraId="551895AC" w14:textId="77777777" w:rsidR="00766893" w:rsidRDefault="00766893" w:rsidP="00766893">
            <w:pPr>
              <w:pStyle w:val="XML1"/>
              <w:rPr>
                <w:del w:id="5029" w:author="aas" w:date="2013-10-14T02:06:00Z"/>
              </w:rPr>
            </w:pPr>
          </w:p>
          <w:p w14:paraId="2B32BFFA" w14:textId="77777777" w:rsidR="00766893" w:rsidRDefault="00766893" w:rsidP="00766893">
            <w:pPr>
              <w:pStyle w:val="XML1"/>
              <w:rPr>
                <w:del w:id="5030" w:author="aas" w:date="2013-10-14T02:06:00Z"/>
              </w:rPr>
            </w:pPr>
            <w:del w:id="5031" w:author="aas" w:date="2013-10-14T02:06:00Z">
              <w:r>
                <w:delText xml:space="preserve">    &lt;xs:sequence&gt;</w:delText>
              </w:r>
            </w:del>
          </w:p>
          <w:p w14:paraId="54FBA127" w14:textId="77777777" w:rsidR="00766893" w:rsidRDefault="00766893" w:rsidP="00766893">
            <w:pPr>
              <w:pStyle w:val="XML1"/>
              <w:rPr>
                <w:del w:id="5032" w:author="aas" w:date="2013-10-14T02:06:00Z"/>
              </w:rPr>
            </w:pPr>
            <w:del w:id="5033" w:author="aas" w:date="2013-10-14T02:06:00Z">
              <w:r>
                <w:delText xml:space="preserve">      &lt;xs:element name="rate"  type="OFPortRateType"&gt;</w:delText>
              </w:r>
            </w:del>
          </w:p>
          <w:p w14:paraId="54622C02" w14:textId="77777777" w:rsidR="00766893" w:rsidRDefault="00766893" w:rsidP="00766893">
            <w:pPr>
              <w:pStyle w:val="XML1"/>
              <w:rPr>
                <w:del w:id="5034" w:author="aas" w:date="2013-10-14T02:06:00Z"/>
              </w:rPr>
            </w:pPr>
            <w:del w:id="5035" w:author="aas" w:date="2013-10-14T02:06:00Z">
              <w:r>
                <w:delText xml:space="preserve">        &lt;xs:annotation&gt;</w:delText>
              </w:r>
            </w:del>
          </w:p>
          <w:p w14:paraId="553F3692" w14:textId="77777777" w:rsidR="00766893" w:rsidRDefault="00766893" w:rsidP="00766893">
            <w:pPr>
              <w:pStyle w:val="XML1"/>
              <w:rPr>
                <w:del w:id="5036" w:author="aas" w:date="2013-10-14T02:06:00Z"/>
              </w:rPr>
            </w:pPr>
            <w:del w:id="5037" w:author="aas" w:date="2013-10-14T02:06:00Z">
              <w:r>
                <w:delText xml:space="preserve">          &lt;xs:documentation&gt;</w:delText>
              </w:r>
            </w:del>
          </w:p>
          <w:p w14:paraId="751D63D1" w14:textId="77777777" w:rsidR="00766893" w:rsidRDefault="00766893" w:rsidP="00766893">
            <w:pPr>
              <w:pStyle w:val="XML1"/>
              <w:rPr>
                <w:del w:id="5038" w:author="aas" w:date="2013-10-14T02:06:00Z"/>
              </w:rPr>
            </w:pPr>
            <w:del w:id="5039" w:author="aas" w:date="2013-10-14T02:06:00Z">
              <w:r>
                <w:delText xml:space="preserve">            The transmission rate that is supported or</w:delText>
              </w:r>
            </w:del>
          </w:p>
          <w:p w14:paraId="038B2E88" w14:textId="77777777" w:rsidR="00766893" w:rsidRDefault="00766893" w:rsidP="00766893">
            <w:pPr>
              <w:pStyle w:val="XML1"/>
              <w:rPr>
                <w:del w:id="5040" w:author="aas" w:date="2013-10-14T02:06:00Z"/>
              </w:rPr>
            </w:pPr>
            <w:del w:id="5041" w:author="aas" w:date="2013-10-14T02:06:00Z">
              <w:r>
                <w:delText xml:space="preserve">            advertised. Multiple transmissions rates are allowed.</w:delText>
              </w:r>
            </w:del>
          </w:p>
          <w:p w14:paraId="0D84D693" w14:textId="77777777" w:rsidR="00766893" w:rsidRDefault="00766893" w:rsidP="00766893">
            <w:pPr>
              <w:pStyle w:val="XML1"/>
              <w:rPr>
                <w:del w:id="5042" w:author="aas" w:date="2013-10-14T02:06:00Z"/>
              </w:rPr>
            </w:pPr>
          </w:p>
          <w:p w14:paraId="3C287D99" w14:textId="77777777" w:rsidR="00766893" w:rsidRDefault="00766893" w:rsidP="00766893">
            <w:pPr>
              <w:pStyle w:val="XML1"/>
              <w:rPr>
                <w:del w:id="5043" w:author="aas" w:date="2013-10-14T02:06:00Z"/>
              </w:rPr>
            </w:pPr>
            <w:del w:id="5044" w:author="aas" w:date="2013-10-14T02:06:00Z">
              <w:r>
                <w:delText xml:space="preserve">            At least one element MUST be present in the NETCONF data</w:delText>
              </w:r>
            </w:del>
          </w:p>
          <w:p w14:paraId="78673942" w14:textId="77777777" w:rsidR="00766893" w:rsidRDefault="00766893" w:rsidP="00766893">
            <w:pPr>
              <w:pStyle w:val="XML1"/>
              <w:rPr>
                <w:del w:id="5045" w:author="aas" w:date="2013-10-14T02:06:00Z"/>
              </w:rPr>
            </w:pPr>
            <w:del w:id="5046" w:author="aas" w:date="2013-10-14T02:06:00Z">
              <w:r>
                <w:delText xml:space="preserve">            store. If none of this elements is are present in a NETCONF</w:delText>
              </w:r>
            </w:del>
          </w:p>
          <w:p w14:paraId="2B0CA1A6" w14:textId="77777777" w:rsidR="00766893" w:rsidRDefault="00766893" w:rsidP="00766893">
            <w:pPr>
              <w:pStyle w:val="XML1"/>
              <w:rPr>
                <w:del w:id="5047" w:author="aas" w:date="2013-10-14T02:06:00Z"/>
              </w:rPr>
            </w:pPr>
            <w:del w:id="5048" w:author="aas" w:date="2013-10-14T02:06:00Z">
              <w:r>
                <w:delText xml:space="preserve">            &amp;lt;edit-config&amp;gt; operation 'create', 'merge' or 'replace' and</w:delText>
              </w:r>
            </w:del>
          </w:p>
          <w:p w14:paraId="1EA21CC5" w14:textId="77777777" w:rsidR="00766893" w:rsidRDefault="00766893" w:rsidP="00766893">
            <w:pPr>
              <w:pStyle w:val="XML1"/>
              <w:rPr>
                <w:del w:id="5049" w:author="aas" w:date="2013-10-14T02:06:00Z"/>
              </w:rPr>
            </w:pPr>
            <w:del w:id="5050" w:author="aas" w:date="2013-10-14T02:06:00Z">
              <w:r>
                <w:delText xml:space="preserve">            the parent element does not exist, a 'data-missing' error</w:delText>
              </w:r>
            </w:del>
          </w:p>
          <w:p w14:paraId="4C3685A3" w14:textId="77777777" w:rsidR="00766893" w:rsidRDefault="00766893" w:rsidP="00766893">
            <w:pPr>
              <w:pStyle w:val="XML1"/>
              <w:rPr>
                <w:del w:id="5051" w:author="aas" w:date="2013-10-14T02:06:00Z"/>
              </w:rPr>
            </w:pPr>
            <w:del w:id="5052" w:author="aas" w:date="2013-10-14T02:06:00Z">
              <w:r>
                <w:delText xml:space="preserve">            is returned.</w:delText>
              </w:r>
            </w:del>
          </w:p>
          <w:p w14:paraId="62B19069" w14:textId="77777777" w:rsidR="00766893" w:rsidRDefault="00766893" w:rsidP="00766893">
            <w:pPr>
              <w:pStyle w:val="XML1"/>
              <w:rPr>
                <w:del w:id="5053" w:author="aas" w:date="2013-10-14T02:06:00Z"/>
              </w:rPr>
            </w:pPr>
            <w:del w:id="5054" w:author="aas" w:date="2013-10-14T02:06:00Z">
              <w:r>
                <w:delText xml:space="preserve">          &lt;/xs:documentation&gt;</w:delText>
              </w:r>
            </w:del>
          </w:p>
          <w:p w14:paraId="50FDEFF3" w14:textId="77777777" w:rsidR="00766893" w:rsidRDefault="00766893" w:rsidP="00766893">
            <w:pPr>
              <w:pStyle w:val="XML1"/>
              <w:rPr>
                <w:del w:id="5055" w:author="aas" w:date="2013-10-14T02:06:00Z"/>
              </w:rPr>
            </w:pPr>
            <w:del w:id="5056" w:author="aas" w:date="2013-10-14T02:06:00Z">
              <w:r>
                <w:delText xml:space="preserve">        &lt;/xs:annotation&gt;</w:delText>
              </w:r>
            </w:del>
          </w:p>
          <w:p w14:paraId="38EB1505" w14:textId="77777777" w:rsidR="00766893" w:rsidRDefault="00766893" w:rsidP="00766893">
            <w:pPr>
              <w:pStyle w:val="XML1"/>
              <w:rPr>
                <w:del w:id="5057" w:author="aas" w:date="2013-10-14T02:06:00Z"/>
              </w:rPr>
            </w:pPr>
            <w:del w:id="5058" w:author="aas" w:date="2013-10-14T02:06:00Z">
              <w:r>
                <w:delText xml:space="preserve">      &lt;/xs:element&gt;</w:delText>
              </w:r>
            </w:del>
          </w:p>
          <w:p w14:paraId="2D922F31" w14:textId="77777777" w:rsidR="00766893" w:rsidRDefault="00766893" w:rsidP="00766893">
            <w:pPr>
              <w:pStyle w:val="XML1"/>
              <w:rPr>
                <w:del w:id="5059" w:author="aas" w:date="2013-10-14T02:06:00Z"/>
              </w:rPr>
            </w:pPr>
            <w:del w:id="5060" w:author="aas" w:date="2013-10-14T02:06:00Z">
              <w:r>
                <w:delText xml:space="preserve">      &lt;xs:element name="auto-negotiate"  type="xs:boolean"&gt;</w:delText>
              </w:r>
            </w:del>
          </w:p>
          <w:p w14:paraId="5C29447D" w14:textId="77777777" w:rsidR="00766893" w:rsidRDefault="00766893" w:rsidP="00766893">
            <w:pPr>
              <w:pStyle w:val="XML1"/>
              <w:rPr>
                <w:del w:id="5061" w:author="aas" w:date="2013-10-14T02:06:00Z"/>
              </w:rPr>
            </w:pPr>
            <w:del w:id="5062" w:author="aas" w:date="2013-10-14T02:06:00Z">
              <w:r>
                <w:delText xml:space="preserve">        &lt;xs:annotation&gt;</w:delText>
              </w:r>
            </w:del>
          </w:p>
          <w:p w14:paraId="36355982" w14:textId="77777777" w:rsidR="00766893" w:rsidRDefault="00766893" w:rsidP="00766893">
            <w:pPr>
              <w:pStyle w:val="XML1"/>
              <w:rPr>
                <w:del w:id="5063" w:author="aas" w:date="2013-10-14T02:06:00Z"/>
              </w:rPr>
            </w:pPr>
            <w:del w:id="5064" w:author="aas" w:date="2013-10-14T02:06:00Z">
              <w:r>
                <w:delText xml:space="preserve">          &lt;xs:documentation&gt;</w:delText>
              </w:r>
            </w:del>
          </w:p>
          <w:p w14:paraId="37B7B1DC" w14:textId="77777777" w:rsidR="00766893" w:rsidRDefault="00766893" w:rsidP="00766893">
            <w:pPr>
              <w:pStyle w:val="XML1"/>
              <w:rPr>
                <w:del w:id="5065" w:author="aas" w:date="2013-10-14T02:06:00Z"/>
              </w:rPr>
            </w:pPr>
            <w:del w:id="5066" w:author="aas" w:date="2013-10-14T02:06:00Z">
              <w:r>
                <w:delText xml:space="preserve">            Specifies if auto-negotiation of transmission</w:delText>
              </w:r>
            </w:del>
          </w:p>
          <w:p w14:paraId="1D2F1266" w14:textId="77777777" w:rsidR="00766893" w:rsidRDefault="00766893" w:rsidP="00766893">
            <w:pPr>
              <w:pStyle w:val="XML1"/>
              <w:rPr>
                <w:del w:id="5067" w:author="aas" w:date="2013-10-14T02:06:00Z"/>
              </w:rPr>
            </w:pPr>
            <w:del w:id="5068" w:author="aas" w:date="2013-10-14T02:06:00Z">
              <w:r>
                <w:delText xml:space="preserve">            parameters is enabled for the port.</w:delText>
              </w:r>
            </w:del>
          </w:p>
          <w:p w14:paraId="31E1A5DA" w14:textId="77777777" w:rsidR="00766893" w:rsidRDefault="00766893" w:rsidP="00766893">
            <w:pPr>
              <w:pStyle w:val="XML1"/>
              <w:rPr>
                <w:del w:id="5069" w:author="aas" w:date="2013-10-14T02:06:00Z"/>
              </w:rPr>
            </w:pPr>
          </w:p>
          <w:p w14:paraId="38A46B05" w14:textId="77777777" w:rsidR="00766893" w:rsidRDefault="00766893" w:rsidP="00766893">
            <w:pPr>
              <w:pStyle w:val="XML1"/>
              <w:rPr>
                <w:del w:id="5070" w:author="aas" w:date="2013-10-14T02:06:00Z"/>
              </w:rPr>
            </w:pPr>
            <w:del w:id="5071" w:author="aas" w:date="2013-10-14T02:06:00Z">
              <w:r>
                <w:delText xml:space="preserve">            This element is optional. If this element is not present it</w:delText>
              </w:r>
            </w:del>
          </w:p>
          <w:p w14:paraId="16AA7BF5" w14:textId="77777777" w:rsidR="00766893" w:rsidRDefault="00766893" w:rsidP="00766893">
            <w:pPr>
              <w:pStyle w:val="XML1"/>
              <w:rPr>
                <w:del w:id="5072" w:author="aas" w:date="2013-10-14T02:06:00Z"/>
              </w:rPr>
            </w:pPr>
            <w:del w:id="5073" w:author="aas" w:date="2013-10-14T02:06:00Z">
              <w:r>
                <w:delText xml:space="preserve">            defaults to 'true'.</w:delText>
              </w:r>
            </w:del>
          </w:p>
          <w:p w14:paraId="25621104" w14:textId="77777777" w:rsidR="00766893" w:rsidRDefault="00766893" w:rsidP="00766893">
            <w:pPr>
              <w:pStyle w:val="XML1"/>
              <w:rPr>
                <w:del w:id="5074" w:author="aas" w:date="2013-10-14T02:06:00Z"/>
              </w:rPr>
            </w:pPr>
            <w:del w:id="5075" w:author="aas" w:date="2013-10-14T02:06:00Z">
              <w:r>
                <w:delText xml:space="preserve">          &lt;/xs:documentation&gt;</w:delText>
              </w:r>
            </w:del>
          </w:p>
          <w:p w14:paraId="3E3383F8" w14:textId="77777777" w:rsidR="00766893" w:rsidRDefault="00766893" w:rsidP="00766893">
            <w:pPr>
              <w:pStyle w:val="XML1"/>
              <w:rPr>
                <w:del w:id="5076" w:author="aas" w:date="2013-10-14T02:06:00Z"/>
              </w:rPr>
            </w:pPr>
            <w:del w:id="5077" w:author="aas" w:date="2013-10-14T02:06:00Z">
              <w:r>
                <w:delText xml:space="preserve">        &lt;/xs:annotation&gt;</w:delText>
              </w:r>
            </w:del>
          </w:p>
          <w:p w14:paraId="595A9FCD" w14:textId="77777777" w:rsidR="00766893" w:rsidRDefault="00766893" w:rsidP="00766893">
            <w:pPr>
              <w:pStyle w:val="XML1"/>
              <w:rPr>
                <w:del w:id="5078" w:author="aas" w:date="2013-10-14T02:06:00Z"/>
              </w:rPr>
            </w:pPr>
            <w:del w:id="5079" w:author="aas" w:date="2013-10-14T02:06:00Z">
              <w:r>
                <w:delText xml:space="preserve">      &lt;/xs:element&gt;</w:delText>
              </w:r>
            </w:del>
          </w:p>
          <w:p w14:paraId="04B16C18" w14:textId="77777777" w:rsidR="00766893" w:rsidRDefault="00766893" w:rsidP="00766893">
            <w:pPr>
              <w:pStyle w:val="XML1"/>
              <w:rPr>
                <w:del w:id="5080" w:author="aas" w:date="2013-10-14T02:06:00Z"/>
              </w:rPr>
            </w:pPr>
            <w:del w:id="5081" w:author="aas" w:date="2013-10-14T02:06:00Z">
              <w:r>
                <w:delText xml:space="preserve">      &lt;xs:element name="medium"&gt;</w:delText>
              </w:r>
            </w:del>
          </w:p>
          <w:p w14:paraId="258C886C" w14:textId="77777777" w:rsidR="00766893" w:rsidRDefault="00766893" w:rsidP="00766893">
            <w:pPr>
              <w:pStyle w:val="XML1"/>
              <w:rPr>
                <w:del w:id="5082" w:author="aas" w:date="2013-10-14T02:06:00Z"/>
              </w:rPr>
            </w:pPr>
            <w:del w:id="5083" w:author="aas" w:date="2013-10-14T02:06:00Z">
              <w:r>
                <w:delText xml:space="preserve">        &lt;xs:annotation&gt;</w:delText>
              </w:r>
            </w:del>
          </w:p>
          <w:p w14:paraId="1B5A5773" w14:textId="77777777" w:rsidR="00766893" w:rsidRDefault="00766893" w:rsidP="00766893">
            <w:pPr>
              <w:pStyle w:val="XML1"/>
              <w:rPr>
                <w:del w:id="5084" w:author="aas" w:date="2013-10-14T02:06:00Z"/>
              </w:rPr>
            </w:pPr>
            <w:del w:id="5085" w:author="aas" w:date="2013-10-14T02:06:00Z">
              <w:r>
                <w:delText xml:space="preserve">          &lt;xs:documentation&gt;</w:delText>
              </w:r>
            </w:del>
          </w:p>
          <w:p w14:paraId="73D9A3CD" w14:textId="77777777" w:rsidR="00766893" w:rsidRDefault="00766893" w:rsidP="00766893">
            <w:pPr>
              <w:pStyle w:val="XML1"/>
              <w:rPr>
                <w:del w:id="5086" w:author="aas" w:date="2013-10-14T02:06:00Z"/>
              </w:rPr>
            </w:pPr>
            <w:del w:id="5087" w:author="aas" w:date="2013-10-14T02:06:00Z">
              <w:r>
                <w:delText xml:space="preserve">            The transmission medium used by the port.</w:delText>
              </w:r>
            </w:del>
          </w:p>
          <w:p w14:paraId="7F6DE52E" w14:textId="77777777" w:rsidR="00766893" w:rsidRDefault="00766893" w:rsidP="00766893">
            <w:pPr>
              <w:pStyle w:val="XML1"/>
              <w:rPr>
                <w:del w:id="5088" w:author="aas" w:date="2013-10-14T02:06:00Z"/>
              </w:rPr>
            </w:pPr>
            <w:del w:id="5089" w:author="aas" w:date="2013-10-14T02:06:00Z">
              <w:r>
                <w:delText xml:space="preserve">            Multiple media are allowed.</w:delText>
              </w:r>
            </w:del>
          </w:p>
          <w:p w14:paraId="35FE23B3" w14:textId="77777777" w:rsidR="00766893" w:rsidRDefault="00766893" w:rsidP="00766893">
            <w:pPr>
              <w:pStyle w:val="XML1"/>
              <w:rPr>
                <w:del w:id="5090" w:author="aas" w:date="2013-10-14T02:06:00Z"/>
              </w:rPr>
            </w:pPr>
          </w:p>
          <w:p w14:paraId="71AC6BF5" w14:textId="77777777" w:rsidR="00766893" w:rsidRDefault="00766893" w:rsidP="00766893">
            <w:pPr>
              <w:pStyle w:val="XML1"/>
              <w:rPr>
                <w:del w:id="5091" w:author="aas" w:date="2013-10-14T02:06:00Z"/>
              </w:rPr>
            </w:pPr>
            <w:del w:id="5092" w:author="aas" w:date="2013-10-14T02:06:00Z">
              <w:r>
                <w:delText xml:space="preserve">            At least one element MUST be present in the NETCONF data</w:delText>
              </w:r>
            </w:del>
          </w:p>
          <w:p w14:paraId="7EB67F59" w14:textId="77777777" w:rsidR="00766893" w:rsidRDefault="00766893" w:rsidP="00766893">
            <w:pPr>
              <w:pStyle w:val="XML1"/>
              <w:rPr>
                <w:del w:id="5093" w:author="aas" w:date="2013-10-14T02:06:00Z"/>
              </w:rPr>
            </w:pPr>
            <w:del w:id="5094" w:author="aas" w:date="2013-10-14T02:06:00Z">
              <w:r>
                <w:delText xml:space="preserve">            store. If none of this elements is are present in a NETCONF</w:delText>
              </w:r>
            </w:del>
          </w:p>
          <w:p w14:paraId="3A408885" w14:textId="77777777" w:rsidR="00766893" w:rsidRDefault="00766893" w:rsidP="00766893">
            <w:pPr>
              <w:pStyle w:val="XML1"/>
              <w:rPr>
                <w:del w:id="5095" w:author="aas" w:date="2013-10-14T02:06:00Z"/>
              </w:rPr>
            </w:pPr>
            <w:del w:id="5096" w:author="aas" w:date="2013-10-14T02:06:00Z">
              <w:r>
                <w:delText xml:space="preserve">            &amp;lt;edit-config&amp;gt; operation 'create', 'merge' or 'replace' and</w:delText>
              </w:r>
            </w:del>
          </w:p>
          <w:p w14:paraId="58C234A6" w14:textId="77777777" w:rsidR="00766893" w:rsidRDefault="00766893" w:rsidP="00766893">
            <w:pPr>
              <w:pStyle w:val="XML1"/>
              <w:rPr>
                <w:del w:id="5097" w:author="aas" w:date="2013-10-14T02:06:00Z"/>
              </w:rPr>
            </w:pPr>
            <w:del w:id="5098" w:author="aas" w:date="2013-10-14T02:06:00Z">
              <w:r>
                <w:delText xml:space="preserve">            the parent element does not exist, a 'data-missing' error</w:delText>
              </w:r>
            </w:del>
          </w:p>
          <w:p w14:paraId="2D6AB872" w14:textId="77777777" w:rsidR="00766893" w:rsidRDefault="00766893" w:rsidP="00766893">
            <w:pPr>
              <w:pStyle w:val="XML1"/>
              <w:rPr>
                <w:del w:id="5099" w:author="aas" w:date="2013-10-14T02:06:00Z"/>
              </w:rPr>
            </w:pPr>
            <w:del w:id="5100" w:author="aas" w:date="2013-10-14T02:06:00Z">
              <w:r>
                <w:delText xml:space="preserve">            is returned.</w:delText>
              </w:r>
            </w:del>
          </w:p>
          <w:p w14:paraId="7232B5B8" w14:textId="77777777" w:rsidR="00766893" w:rsidRDefault="00766893" w:rsidP="00766893">
            <w:pPr>
              <w:pStyle w:val="XML1"/>
              <w:rPr>
                <w:del w:id="5101" w:author="aas" w:date="2013-10-14T02:06:00Z"/>
              </w:rPr>
            </w:pPr>
            <w:del w:id="5102" w:author="aas" w:date="2013-10-14T02:06:00Z">
              <w:r>
                <w:delText xml:space="preserve">          &lt;/xs:documentation&gt;</w:delText>
              </w:r>
            </w:del>
          </w:p>
          <w:p w14:paraId="1E72388D" w14:textId="77777777" w:rsidR="00766893" w:rsidRDefault="00766893" w:rsidP="00766893">
            <w:pPr>
              <w:pStyle w:val="XML1"/>
              <w:rPr>
                <w:del w:id="5103" w:author="aas" w:date="2013-10-14T02:06:00Z"/>
              </w:rPr>
            </w:pPr>
            <w:del w:id="5104" w:author="aas" w:date="2013-10-14T02:06:00Z">
              <w:r>
                <w:delText xml:space="preserve">        &lt;/xs:annotation&gt;</w:delText>
              </w:r>
            </w:del>
          </w:p>
          <w:p w14:paraId="1EF0317F" w14:textId="77777777" w:rsidR="00766893" w:rsidRDefault="00766893" w:rsidP="00766893">
            <w:pPr>
              <w:pStyle w:val="XML1"/>
              <w:rPr>
                <w:del w:id="5105" w:author="aas" w:date="2013-10-14T02:06:00Z"/>
              </w:rPr>
            </w:pPr>
            <w:del w:id="5106" w:author="aas" w:date="2013-10-14T02:06:00Z">
              <w:r>
                <w:delText xml:space="preserve">        &lt;xs:simpleType&gt;</w:delText>
              </w:r>
            </w:del>
          </w:p>
          <w:p w14:paraId="7FA7986B" w14:textId="77777777" w:rsidR="00766893" w:rsidRDefault="00766893" w:rsidP="00766893">
            <w:pPr>
              <w:pStyle w:val="XML1"/>
              <w:rPr>
                <w:del w:id="5107" w:author="aas" w:date="2013-10-14T02:06:00Z"/>
              </w:rPr>
            </w:pPr>
            <w:del w:id="5108" w:author="aas" w:date="2013-10-14T02:06:00Z">
              <w:r>
                <w:delText xml:space="preserve">          &lt;xs:restriction base="xs:string"&gt;</w:delText>
              </w:r>
            </w:del>
          </w:p>
          <w:p w14:paraId="5B8F456B" w14:textId="77777777" w:rsidR="00766893" w:rsidRDefault="00766893" w:rsidP="00766893">
            <w:pPr>
              <w:pStyle w:val="XML1"/>
              <w:rPr>
                <w:del w:id="5109" w:author="aas" w:date="2013-10-14T02:06:00Z"/>
              </w:rPr>
            </w:pPr>
            <w:del w:id="5110" w:author="aas" w:date="2013-10-14T02:06:00Z">
              <w:r>
                <w:delText xml:space="preserve">            &lt;xs:enumeration value="copper"/&gt;</w:delText>
              </w:r>
            </w:del>
          </w:p>
          <w:p w14:paraId="22670026" w14:textId="77777777" w:rsidR="00766893" w:rsidRDefault="00766893" w:rsidP="00766893">
            <w:pPr>
              <w:pStyle w:val="XML1"/>
              <w:rPr>
                <w:del w:id="5111" w:author="aas" w:date="2013-10-14T02:06:00Z"/>
              </w:rPr>
            </w:pPr>
            <w:del w:id="5112" w:author="aas" w:date="2013-10-14T02:06:00Z">
              <w:r>
                <w:delText xml:space="preserve">            &lt;xs:enumeration value="fiber"/&gt;</w:delText>
              </w:r>
            </w:del>
          </w:p>
          <w:p w14:paraId="647D8952" w14:textId="77777777" w:rsidR="00766893" w:rsidRDefault="00766893" w:rsidP="00766893">
            <w:pPr>
              <w:pStyle w:val="XML1"/>
              <w:rPr>
                <w:del w:id="5113" w:author="aas" w:date="2013-10-14T02:06:00Z"/>
              </w:rPr>
            </w:pPr>
            <w:del w:id="5114" w:author="aas" w:date="2013-10-14T02:06:00Z">
              <w:r>
                <w:delText xml:space="preserve">          &lt;/xs:restriction&gt;</w:delText>
              </w:r>
            </w:del>
          </w:p>
          <w:p w14:paraId="3F09EE9F" w14:textId="77777777" w:rsidR="00766893" w:rsidRDefault="00766893" w:rsidP="00766893">
            <w:pPr>
              <w:pStyle w:val="XML1"/>
              <w:rPr>
                <w:del w:id="5115" w:author="aas" w:date="2013-10-14T02:06:00Z"/>
              </w:rPr>
            </w:pPr>
            <w:del w:id="5116" w:author="aas" w:date="2013-10-14T02:06:00Z">
              <w:r>
                <w:delText xml:space="preserve">        &lt;/xs:simpleType&gt;</w:delText>
              </w:r>
            </w:del>
          </w:p>
          <w:p w14:paraId="7B142FD0" w14:textId="77777777" w:rsidR="00766893" w:rsidRDefault="00766893" w:rsidP="00766893">
            <w:pPr>
              <w:pStyle w:val="XML1"/>
              <w:rPr>
                <w:del w:id="5117" w:author="aas" w:date="2013-10-14T02:06:00Z"/>
              </w:rPr>
            </w:pPr>
            <w:del w:id="5118" w:author="aas" w:date="2013-10-14T02:06:00Z">
              <w:r>
                <w:delText xml:space="preserve">      &lt;/xs:element&gt;</w:delText>
              </w:r>
            </w:del>
          </w:p>
          <w:p w14:paraId="507B2789" w14:textId="77777777" w:rsidR="00766893" w:rsidRDefault="00766893" w:rsidP="00766893">
            <w:pPr>
              <w:pStyle w:val="XML1"/>
              <w:rPr>
                <w:del w:id="5119" w:author="aas" w:date="2013-10-14T02:06:00Z"/>
              </w:rPr>
            </w:pPr>
            <w:del w:id="5120" w:author="aas" w:date="2013-10-14T02:06:00Z">
              <w:r>
                <w:delText xml:space="preserve">      &lt;xs:element name="pause"&gt;</w:delText>
              </w:r>
            </w:del>
          </w:p>
          <w:p w14:paraId="1FA89F0B" w14:textId="77777777" w:rsidR="00766893" w:rsidRDefault="00766893" w:rsidP="00766893">
            <w:pPr>
              <w:pStyle w:val="XML1"/>
              <w:rPr>
                <w:del w:id="5121" w:author="aas" w:date="2013-10-14T02:06:00Z"/>
              </w:rPr>
            </w:pPr>
            <w:del w:id="5122" w:author="aas" w:date="2013-10-14T02:06:00Z">
              <w:r>
                <w:delText xml:space="preserve">        &lt;xs:annotation&gt;</w:delText>
              </w:r>
            </w:del>
          </w:p>
          <w:p w14:paraId="22EA2E88" w14:textId="77777777" w:rsidR="00766893" w:rsidRDefault="00766893" w:rsidP="00766893">
            <w:pPr>
              <w:pStyle w:val="XML1"/>
              <w:rPr>
                <w:del w:id="5123" w:author="aas" w:date="2013-10-14T02:06:00Z"/>
              </w:rPr>
            </w:pPr>
            <w:del w:id="5124" w:author="aas" w:date="2013-10-14T02:06:00Z">
              <w:r>
                <w:delText xml:space="preserve">          &lt;xs:documentation&gt;</w:delText>
              </w:r>
            </w:del>
          </w:p>
          <w:p w14:paraId="0D07E077" w14:textId="77777777" w:rsidR="00766893" w:rsidRDefault="00766893" w:rsidP="00766893">
            <w:pPr>
              <w:pStyle w:val="XML1"/>
              <w:rPr>
                <w:del w:id="5125" w:author="aas" w:date="2013-10-14T02:06:00Z"/>
              </w:rPr>
            </w:pPr>
            <w:del w:id="5126" w:author="aas" w:date="2013-10-14T02:06:00Z">
              <w:r>
                <w:delText xml:space="preserve">            Specifies if pausing of transmission is</w:delText>
              </w:r>
            </w:del>
          </w:p>
          <w:p w14:paraId="023AEC88" w14:textId="77777777" w:rsidR="00766893" w:rsidRDefault="00766893" w:rsidP="00766893">
            <w:pPr>
              <w:pStyle w:val="XML1"/>
              <w:rPr>
                <w:del w:id="5127" w:author="aas" w:date="2013-10-14T02:06:00Z"/>
              </w:rPr>
            </w:pPr>
            <w:del w:id="5128" w:author="aas" w:date="2013-10-14T02:06:00Z">
              <w:r>
                <w:delText xml:space="preserve">            supported at all and if yes if it is asymmetric or</w:delText>
              </w:r>
            </w:del>
          </w:p>
          <w:p w14:paraId="2990D2D5" w14:textId="77777777" w:rsidR="00766893" w:rsidRDefault="00766893" w:rsidP="00766893">
            <w:pPr>
              <w:pStyle w:val="XML1"/>
              <w:rPr>
                <w:del w:id="5129" w:author="aas" w:date="2013-10-14T02:06:00Z"/>
              </w:rPr>
            </w:pPr>
            <w:del w:id="5130" w:author="aas" w:date="2013-10-14T02:06:00Z">
              <w:r>
                <w:delText xml:space="preserve">            symmetric.</w:delText>
              </w:r>
            </w:del>
          </w:p>
          <w:p w14:paraId="33F4FC6A" w14:textId="77777777" w:rsidR="00766893" w:rsidRDefault="00766893" w:rsidP="00766893">
            <w:pPr>
              <w:pStyle w:val="XML1"/>
              <w:rPr>
                <w:del w:id="5131" w:author="aas" w:date="2013-10-14T02:06:00Z"/>
              </w:rPr>
            </w:pPr>
          </w:p>
          <w:p w14:paraId="5884407A" w14:textId="77777777" w:rsidR="00766893" w:rsidRDefault="00766893" w:rsidP="00766893">
            <w:pPr>
              <w:pStyle w:val="XML1"/>
              <w:rPr>
                <w:del w:id="5132" w:author="aas" w:date="2013-10-14T02:06:00Z"/>
              </w:rPr>
            </w:pPr>
            <w:del w:id="5133" w:author="aas" w:date="2013-10-14T02:06:00Z">
              <w:r>
                <w:delText xml:space="preserve">            This element MUST be present in the NETCONF data store.</w:delText>
              </w:r>
            </w:del>
          </w:p>
          <w:p w14:paraId="64AA7D95" w14:textId="77777777" w:rsidR="00766893" w:rsidRDefault="00766893" w:rsidP="00766893">
            <w:pPr>
              <w:pStyle w:val="XML1"/>
              <w:rPr>
                <w:del w:id="5134" w:author="aas" w:date="2013-10-14T02:06:00Z"/>
              </w:rPr>
            </w:pPr>
            <w:del w:id="5135" w:author="aas" w:date="2013-10-14T02:06:00Z">
              <w:r>
                <w:delText xml:space="preserve">            If this element is not present in a NETCONF &amp;lt;edit-config&amp;gt;</w:delText>
              </w:r>
            </w:del>
          </w:p>
          <w:p w14:paraId="7BA0A13B" w14:textId="77777777" w:rsidR="00766893" w:rsidRDefault="00766893" w:rsidP="00766893">
            <w:pPr>
              <w:pStyle w:val="XML1"/>
              <w:rPr>
                <w:del w:id="5136" w:author="aas" w:date="2013-10-14T02:06:00Z"/>
              </w:rPr>
            </w:pPr>
            <w:del w:id="5137" w:author="aas" w:date="2013-10-14T02:06:00Z">
              <w:r>
                <w:delText xml:space="preserve">            operation 'create', 'merge' or 'replace' and the parent</w:delText>
              </w:r>
            </w:del>
          </w:p>
          <w:p w14:paraId="5C56480C" w14:textId="77777777" w:rsidR="00766893" w:rsidRDefault="00766893" w:rsidP="00766893">
            <w:pPr>
              <w:pStyle w:val="XML1"/>
              <w:rPr>
                <w:del w:id="5138" w:author="aas" w:date="2013-10-14T02:06:00Z"/>
              </w:rPr>
            </w:pPr>
            <w:del w:id="5139" w:author="aas" w:date="2013-10-14T02:06:00Z">
              <w:r>
                <w:delText xml:space="preserve">            element does not exist, a 'data-missing' error is</w:delText>
              </w:r>
            </w:del>
          </w:p>
          <w:p w14:paraId="7516D8AF" w14:textId="77777777" w:rsidR="00766893" w:rsidRDefault="00766893" w:rsidP="00766893">
            <w:pPr>
              <w:pStyle w:val="XML1"/>
              <w:rPr>
                <w:del w:id="5140" w:author="aas" w:date="2013-10-14T02:06:00Z"/>
              </w:rPr>
            </w:pPr>
            <w:del w:id="5141" w:author="aas" w:date="2013-10-14T02:06:00Z">
              <w:r>
                <w:delText xml:space="preserve">            returned.</w:delText>
              </w:r>
            </w:del>
          </w:p>
          <w:p w14:paraId="0883BA19" w14:textId="77777777" w:rsidR="00766893" w:rsidRDefault="00766893" w:rsidP="00766893">
            <w:pPr>
              <w:pStyle w:val="XML1"/>
              <w:rPr>
                <w:del w:id="5142" w:author="aas" w:date="2013-10-14T02:06:00Z"/>
              </w:rPr>
            </w:pPr>
            <w:del w:id="5143" w:author="aas" w:date="2013-10-14T02:06:00Z">
              <w:r>
                <w:delText xml:space="preserve">          &lt;/xs:documentation&gt;</w:delText>
              </w:r>
            </w:del>
          </w:p>
          <w:p w14:paraId="408702C3" w14:textId="77777777" w:rsidR="00766893" w:rsidRDefault="00766893" w:rsidP="00766893">
            <w:pPr>
              <w:pStyle w:val="XML1"/>
              <w:rPr>
                <w:del w:id="5144" w:author="aas" w:date="2013-10-14T02:06:00Z"/>
              </w:rPr>
            </w:pPr>
            <w:del w:id="5145" w:author="aas" w:date="2013-10-14T02:06:00Z">
              <w:r>
                <w:delText xml:space="preserve">        &lt;/xs:annotation&gt;</w:delText>
              </w:r>
            </w:del>
          </w:p>
          <w:p w14:paraId="1681B6BA" w14:textId="77777777" w:rsidR="00766893" w:rsidRDefault="00766893" w:rsidP="00766893">
            <w:pPr>
              <w:pStyle w:val="XML1"/>
              <w:rPr>
                <w:del w:id="5146" w:author="aas" w:date="2013-10-14T02:06:00Z"/>
              </w:rPr>
            </w:pPr>
            <w:del w:id="5147" w:author="aas" w:date="2013-10-14T02:06:00Z">
              <w:r>
                <w:delText xml:space="preserve">        &lt;xs:simpleType&gt;</w:delText>
              </w:r>
            </w:del>
          </w:p>
          <w:p w14:paraId="094BC6C7" w14:textId="77777777" w:rsidR="00766893" w:rsidRDefault="00766893" w:rsidP="00766893">
            <w:pPr>
              <w:pStyle w:val="XML1"/>
              <w:rPr>
                <w:del w:id="5148" w:author="aas" w:date="2013-10-14T02:06:00Z"/>
              </w:rPr>
            </w:pPr>
            <w:del w:id="5149" w:author="aas" w:date="2013-10-14T02:06:00Z">
              <w:r>
                <w:delText xml:space="preserve">          &lt;xs:restriction base="xs:string"&gt;</w:delText>
              </w:r>
            </w:del>
          </w:p>
          <w:p w14:paraId="3B158587" w14:textId="77777777" w:rsidR="00766893" w:rsidRDefault="00766893" w:rsidP="00766893">
            <w:pPr>
              <w:pStyle w:val="XML1"/>
              <w:rPr>
                <w:del w:id="5150" w:author="aas" w:date="2013-10-14T02:06:00Z"/>
              </w:rPr>
            </w:pPr>
            <w:del w:id="5151" w:author="aas" w:date="2013-10-14T02:06:00Z">
              <w:r>
                <w:delText xml:space="preserve">            &lt;xs:enumeration value="unsupported"/&gt;</w:delText>
              </w:r>
            </w:del>
          </w:p>
          <w:p w14:paraId="43B05F97" w14:textId="77777777" w:rsidR="00766893" w:rsidRDefault="00766893" w:rsidP="00766893">
            <w:pPr>
              <w:pStyle w:val="XML1"/>
              <w:rPr>
                <w:del w:id="5152" w:author="aas" w:date="2013-10-14T02:06:00Z"/>
              </w:rPr>
            </w:pPr>
            <w:del w:id="5153" w:author="aas" w:date="2013-10-14T02:06:00Z">
              <w:r>
                <w:delText xml:space="preserve">            &lt;xs:enumeration value="symmetric"/&gt;</w:delText>
              </w:r>
            </w:del>
          </w:p>
          <w:p w14:paraId="604FEBA3" w14:textId="77777777" w:rsidR="00766893" w:rsidRDefault="00766893" w:rsidP="00766893">
            <w:pPr>
              <w:pStyle w:val="XML1"/>
              <w:rPr>
                <w:del w:id="5154" w:author="aas" w:date="2013-10-14T02:06:00Z"/>
              </w:rPr>
            </w:pPr>
            <w:del w:id="5155" w:author="aas" w:date="2013-10-14T02:06:00Z">
              <w:r>
                <w:delText xml:space="preserve">            &lt;xs:enumeration value="asymmetric"/&gt;</w:delText>
              </w:r>
            </w:del>
          </w:p>
          <w:p w14:paraId="750FA680" w14:textId="77777777" w:rsidR="00766893" w:rsidRDefault="00766893" w:rsidP="00766893">
            <w:pPr>
              <w:pStyle w:val="XML1"/>
              <w:rPr>
                <w:del w:id="5156" w:author="aas" w:date="2013-10-14T02:06:00Z"/>
              </w:rPr>
            </w:pPr>
            <w:del w:id="5157" w:author="aas" w:date="2013-10-14T02:06:00Z">
              <w:r>
                <w:delText xml:space="preserve">          &lt;/xs:restriction&gt;</w:delText>
              </w:r>
            </w:del>
          </w:p>
          <w:p w14:paraId="747377FB" w14:textId="77777777" w:rsidR="00766893" w:rsidRDefault="00766893" w:rsidP="00766893">
            <w:pPr>
              <w:pStyle w:val="XML1"/>
              <w:rPr>
                <w:del w:id="5158" w:author="aas" w:date="2013-10-14T02:06:00Z"/>
              </w:rPr>
            </w:pPr>
            <w:del w:id="5159" w:author="aas" w:date="2013-10-14T02:06:00Z">
              <w:r>
                <w:delText xml:space="preserve">        &lt;/xs:simpleType&gt;</w:delText>
              </w:r>
            </w:del>
          </w:p>
          <w:p w14:paraId="0CCEBF37" w14:textId="77777777" w:rsidR="00766893" w:rsidRDefault="00766893" w:rsidP="00766893">
            <w:pPr>
              <w:pStyle w:val="XML1"/>
              <w:rPr>
                <w:del w:id="5160" w:author="aas" w:date="2013-10-14T02:06:00Z"/>
              </w:rPr>
            </w:pPr>
            <w:del w:id="5161" w:author="aas" w:date="2013-10-14T02:06:00Z">
              <w:r>
                <w:delText xml:space="preserve">      &lt;/xs:element&gt;</w:delText>
              </w:r>
            </w:del>
          </w:p>
          <w:p w14:paraId="728A4B2A" w14:textId="77777777" w:rsidR="00766893" w:rsidRDefault="00766893" w:rsidP="00766893">
            <w:pPr>
              <w:pStyle w:val="XML1"/>
              <w:rPr>
                <w:del w:id="5162" w:author="aas" w:date="2013-10-14T02:06:00Z"/>
              </w:rPr>
            </w:pPr>
            <w:del w:id="5163" w:author="aas" w:date="2013-10-14T02:06:00Z">
              <w:r>
                <w:delText xml:space="preserve">    &lt;/xs:sequence&gt;</w:delText>
              </w:r>
            </w:del>
          </w:p>
          <w:p w14:paraId="3E726E36" w14:textId="77777777" w:rsidR="00766893" w:rsidRDefault="00766893" w:rsidP="00766893">
            <w:pPr>
              <w:pStyle w:val="XML1"/>
              <w:rPr>
                <w:del w:id="5164" w:author="aas" w:date="2013-10-14T02:06:00Z"/>
              </w:rPr>
            </w:pPr>
            <w:del w:id="5165" w:author="aas" w:date="2013-10-14T02:06:00Z">
              <w:r>
                <w:delText xml:space="preserve">  &lt;/xs:group&gt;</w:delText>
              </w:r>
            </w:del>
          </w:p>
          <w:p w14:paraId="46FAF372" w14:textId="77777777" w:rsidR="00766893" w:rsidRDefault="00766893" w:rsidP="00766893">
            <w:pPr>
              <w:pStyle w:val="XML1"/>
              <w:rPr>
                <w:del w:id="5166" w:author="aas" w:date="2013-10-14T02:06:00Z"/>
              </w:rPr>
            </w:pPr>
          </w:p>
          <w:p w14:paraId="245A307C" w14:textId="77777777" w:rsidR="00766893" w:rsidRDefault="00766893" w:rsidP="00766893">
            <w:pPr>
              <w:pStyle w:val="XML1"/>
              <w:rPr>
                <w:del w:id="5167" w:author="aas" w:date="2013-10-14T02:06:00Z"/>
              </w:rPr>
            </w:pPr>
            <w:del w:id="5168" w:author="aas" w:date="2013-10-14T02:06:00Z">
              <w:r>
                <w:delText xml:space="preserve">  &lt;xs:simpleType name="OFPortRateType"&gt;</w:delText>
              </w:r>
            </w:del>
          </w:p>
          <w:p w14:paraId="3302D73F" w14:textId="77777777" w:rsidR="00766893" w:rsidRDefault="00766893" w:rsidP="00766893">
            <w:pPr>
              <w:pStyle w:val="XML1"/>
              <w:rPr>
                <w:del w:id="5169" w:author="aas" w:date="2013-10-14T02:06:00Z"/>
              </w:rPr>
            </w:pPr>
            <w:del w:id="5170" w:author="aas" w:date="2013-10-14T02:06:00Z">
              <w:r>
                <w:delText xml:space="preserve">    &lt;xs:annotation&gt;</w:delText>
              </w:r>
            </w:del>
          </w:p>
          <w:p w14:paraId="0F084955" w14:textId="77777777" w:rsidR="00766893" w:rsidRDefault="00766893" w:rsidP="00766893">
            <w:pPr>
              <w:pStyle w:val="XML1"/>
              <w:rPr>
                <w:del w:id="5171" w:author="aas" w:date="2013-10-14T02:06:00Z"/>
              </w:rPr>
            </w:pPr>
            <w:del w:id="5172" w:author="aas" w:date="2013-10-14T02:06:00Z">
              <w:r>
                <w:delText xml:space="preserve">      &lt;xs:documentation&gt;</w:delText>
              </w:r>
            </w:del>
          </w:p>
          <w:p w14:paraId="4BF1F342" w14:textId="77777777" w:rsidR="00766893" w:rsidRDefault="00766893" w:rsidP="00766893">
            <w:pPr>
              <w:pStyle w:val="XML1"/>
              <w:rPr>
                <w:del w:id="5173" w:author="aas" w:date="2013-10-14T02:06:00Z"/>
              </w:rPr>
            </w:pPr>
            <w:del w:id="5174" w:author="aas" w:date="2013-10-14T02:06:00Z">
              <w:r>
                <w:delText xml:space="preserve">        Type to specify the rate of a port including the</w:delText>
              </w:r>
            </w:del>
          </w:p>
          <w:p w14:paraId="1C0DF95B" w14:textId="77777777" w:rsidR="00766893" w:rsidRDefault="00766893" w:rsidP="00766893">
            <w:pPr>
              <w:pStyle w:val="XML1"/>
              <w:rPr>
                <w:del w:id="5175" w:author="aas" w:date="2013-10-14T02:06:00Z"/>
              </w:rPr>
            </w:pPr>
            <w:del w:id="5176" w:author="aas" w:date="2013-10-14T02:06:00Z">
              <w:r>
                <w:delText xml:space="preserve">        duplex transmission feature. Possible rates are 10Mb, 100Mb,</w:delText>
              </w:r>
            </w:del>
          </w:p>
          <w:p w14:paraId="5F23CB62" w14:textId="77777777" w:rsidR="00766893" w:rsidRDefault="00766893" w:rsidP="00766893">
            <w:pPr>
              <w:pStyle w:val="XML1"/>
              <w:rPr>
                <w:del w:id="5177" w:author="aas" w:date="2013-10-14T02:06:00Z"/>
              </w:rPr>
            </w:pPr>
            <w:del w:id="5178" w:author="aas" w:date="2013-10-14T02:06:00Z">
              <w:r>
                <w:delText xml:space="preserve">        1Gb, 10Gb, 40Gb, 100Gb, 1Tb or other. Rates of 10Mb, 100Mb</w:delText>
              </w:r>
            </w:del>
          </w:p>
          <w:p w14:paraId="7B3E58B2" w14:textId="77777777" w:rsidR="00766893" w:rsidRDefault="00766893" w:rsidP="00766893">
            <w:pPr>
              <w:pStyle w:val="XML1"/>
              <w:rPr>
                <w:del w:id="5179" w:author="aas" w:date="2013-10-14T02:06:00Z"/>
              </w:rPr>
            </w:pPr>
            <w:del w:id="5180" w:author="aas" w:date="2013-10-14T02:06:00Z">
              <w:r>
                <w:delText xml:space="preserve">        and 1 Gb can support half or full duplex transmission.</w:delText>
              </w:r>
            </w:del>
          </w:p>
          <w:p w14:paraId="21DDACA9" w14:textId="77777777" w:rsidR="00766893" w:rsidRDefault="00766893" w:rsidP="00766893">
            <w:pPr>
              <w:pStyle w:val="XML1"/>
              <w:rPr>
                <w:del w:id="5181" w:author="aas" w:date="2013-10-14T02:06:00Z"/>
              </w:rPr>
            </w:pPr>
            <w:del w:id="5182" w:author="aas" w:date="2013-10-14T02:06:00Z">
              <w:r>
                <w:delText xml:space="preserve">      &lt;/xs:documentation&gt;</w:delText>
              </w:r>
            </w:del>
          </w:p>
          <w:p w14:paraId="50359CF2" w14:textId="77777777" w:rsidR="00766893" w:rsidRDefault="00766893" w:rsidP="00766893">
            <w:pPr>
              <w:pStyle w:val="XML1"/>
              <w:rPr>
                <w:del w:id="5183" w:author="aas" w:date="2013-10-14T02:06:00Z"/>
              </w:rPr>
            </w:pPr>
            <w:del w:id="5184" w:author="aas" w:date="2013-10-14T02:06:00Z">
              <w:r>
                <w:delText xml:space="preserve">    &lt;/xs:annotation&gt;</w:delText>
              </w:r>
            </w:del>
          </w:p>
          <w:p w14:paraId="33D2C9AE" w14:textId="77777777" w:rsidR="00766893" w:rsidRDefault="00766893" w:rsidP="00766893">
            <w:pPr>
              <w:pStyle w:val="XML1"/>
              <w:rPr>
                <w:del w:id="5185" w:author="aas" w:date="2013-10-14T02:06:00Z"/>
              </w:rPr>
            </w:pPr>
          </w:p>
          <w:p w14:paraId="388FE2EA" w14:textId="77777777" w:rsidR="00766893" w:rsidRDefault="00766893" w:rsidP="00766893">
            <w:pPr>
              <w:pStyle w:val="XML1"/>
              <w:rPr>
                <w:del w:id="5186" w:author="aas" w:date="2013-10-14T02:06:00Z"/>
              </w:rPr>
            </w:pPr>
            <w:del w:id="5187" w:author="aas" w:date="2013-10-14T02:06:00Z">
              <w:r>
                <w:delText xml:space="preserve">    &lt;xs:restriction base="xs:string"&gt;</w:delText>
              </w:r>
            </w:del>
          </w:p>
          <w:p w14:paraId="03010886" w14:textId="77777777" w:rsidR="00766893" w:rsidRDefault="00766893" w:rsidP="00766893">
            <w:pPr>
              <w:pStyle w:val="XML1"/>
              <w:rPr>
                <w:del w:id="5188" w:author="aas" w:date="2013-10-14T02:06:00Z"/>
              </w:rPr>
            </w:pPr>
            <w:del w:id="5189" w:author="aas" w:date="2013-10-14T02:06:00Z">
              <w:r>
                <w:delText xml:space="preserve">      &lt;xs:enumeration value="10Mb-HD"/&gt;</w:delText>
              </w:r>
            </w:del>
          </w:p>
          <w:p w14:paraId="59B0A42A" w14:textId="77777777" w:rsidR="00766893" w:rsidRDefault="00766893" w:rsidP="00766893">
            <w:pPr>
              <w:pStyle w:val="XML1"/>
              <w:rPr>
                <w:del w:id="5190" w:author="aas" w:date="2013-10-14T02:06:00Z"/>
              </w:rPr>
            </w:pPr>
            <w:del w:id="5191" w:author="aas" w:date="2013-10-14T02:06:00Z">
              <w:r>
                <w:delText xml:space="preserve">      &lt;xs:enumeration value="10Mb-FD"/&gt;</w:delText>
              </w:r>
            </w:del>
          </w:p>
          <w:p w14:paraId="6896D4E5" w14:textId="77777777" w:rsidR="00766893" w:rsidRDefault="00766893" w:rsidP="00766893">
            <w:pPr>
              <w:pStyle w:val="XML1"/>
              <w:rPr>
                <w:del w:id="5192" w:author="aas" w:date="2013-10-14T02:06:00Z"/>
              </w:rPr>
            </w:pPr>
            <w:del w:id="5193" w:author="aas" w:date="2013-10-14T02:06:00Z">
              <w:r>
                <w:delText xml:space="preserve">      &lt;xs:enumeration value="100Mb-HD"/&gt;</w:delText>
              </w:r>
            </w:del>
          </w:p>
          <w:p w14:paraId="7D724CC6" w14:textId="77777777" w:rsidR="00766893" w:rsidRDefault="00766893" w:rsidP="00766893">
            <w:pPr>
              <w:pStyle w:val="XML1"/>
              <w:rPr>
                <w:del w:id="5194" w:author="aas" w:date="2013-10-14T02:06:00Z"/>
              </w:rPr>
            </w:pPr>
            <w:del w:id="5195" w:author="aas" w:date="2013-10-14T02:06:00Z">
              <w:r>
                <w:delText xml:space="preserve">      &lt;xs:enumeration value="100Mb-FD"/&gt;</w:delText>
              </w:r>
            </w:del>
          </w:p>
          <w:p w14:paraId="24F8443D" w14:textId="77777777" w:rsidR="00766893" w:rsidRDefault="00766893" w:rsidP="00766893">
            <w:pPr>
              <w:pStyle w:val="XML1"/>
              <w:rPr>
                <w:del w:id="5196" w:author="aas" w:date="2013-10-14T02:06:00Z"/>
              </w:rPr>
            </w:pPr>
            <w:del w:id="5197" w:author="aas" w:date="2013-10-14T02:06:00Z">
              <w:r>
                <w:delText xml:space="preserve">      &lt;xs:enumeration value="1Gb-HD"/&gt;</w:delText>
              </w:r>
            </w:del>
          </w:p>
          <w:p w14:paraId="635E98D2" w14:textId="77777777" w:rsidR="00766893" w:rsidRDefault="00766893" w:rsidP="00766893">
            <w:pPr>
              <w:pStyle w:val="XML1"/>
              <w:rPr>
                <w:del w:id="5198" w:author="aas" w:date="2013-10-14T02:06:00Z"/>
              </w:rPr>
            </w:pPr>
            <w:del w:id="5199" w:author="aas" w:date="2013-10-14T02:06:00Z">
              <w:r>
                <w:delText xml:space="preserve">      &lt;xs:enumeration value="1Gb-FD"/&gt;</w:delText>
              </w:r>
            </w:del>
          </w:p>
          <w:p w14:paraId="3F19A720" w14:textId="77777777" w:rsidR="00766893" w:rsidRDefault="00766893" w:rsidP="00766893">
            <w:pPr>
              <w:pStyle w:val="XML1"/>
              <w:rPr>
                <w:del w:id="5200" w:author="aas" w:date="2013-10-14T02:06:00Z"/>
              </w:rPr>
            </w:pPr>
            <w:del w:id="5201" w:author="aas" w:date="2013-10-14T02:06:00Z">
              <w:r>
                <w:delText xml:space="preserve">      &lt;xs:enumeration value="10Gb"/&gt;</w:delText>
              </w:r>
            </w:del>
          </w:p>
          <w:p w14:paraId="562D539C" w14:textId="77777777" w:rsidR="00766893" w:rsidRDefault="00766893" w:rsidP="00766893">
            <w:pPr>
              <w:pStyle w:val="XML1"/>
              <w:rPr>
                <w:del w:id="5202" w:author="aas" w:date="2013-10-14T02:06:00Z"/>
              </w:rPr>
            </w:pPr>
            <w:del w:id="5203" w:author="aas" w:date="2013-10-14T02:06:00Z">
              <w:r>
                <w:delText xml:space="preserve">      &lt;xs:enumeration value="40Gb"/&gt;</w:delText>
              </w:r>
            </w:del>
          </w:p>
          <w:p w14:paraId="23ED7179" w14:textId="77777777" w:rsidR="00766893" w:rsidRDefault="00766893" w:rsidP="00766893">
            <w:pPr>
              <w:pStyle w:val="XML1"/>
              <w:rPr>
                <w:del w:id="5204" w:author="aas" w:date="2013-10-14T02:06:00Z"/>
              </w:rPr>
            </w:pPr>
            <w:del w:id="5205" w:author="aas" w:date="2013-10-14T02:06:00Z">
              <w:r>
                <w:delText xml:space="preserve">      &lt;xs:enumeration value="100Gb"/&gt;</w:delText>
              </w:r>
            </w:del>
          </w:p>
          <w:p w14:paraId="6726F4B7" w14:textId="77777777" w:rsidR="00766893" w:rsidRDefault="00766893" w:rsidP="00766893">
            <w:pPr>
              <w:pStyle w:val="XML1"/>
              <w:rPr>
                <w:del w:id="5206" w:author="aas" w:date="2013-10-14T02:06:00Z"/>
              </w:rPr>
            </w:pPr>
            <w:del w:id="5207" w:author="aas" w:date="2013-10-14T02:06:00Z">
              <w:r>
                <w:delText xml:space="preserve">      &lt;xs:enumeration value="1Tb"/&gt;</w:delText>
              </w:r>
            </w:del>
          </w:p>
          <w:p w14:paraId="5C86EE70" w14:textId="77777777" w:rsidR="00766893" w:rsidRDefault="00766893" w:rsidP="00766893">
            <w:pPr>
              <w:pStyle w:val="XML1"/>
              <w:rPr>
                <w:del w:id="5208" w:author="aas" w:date="2013-10-14T02:06:00Z"/>
              </w:rPr>
            </w:pPr>
            <w:del w:id="5209" w:author="aas" w:date="2013-10-14T02:06:00Z">
              <w:r>
                <w:delText xml:space="preserve">      &lt;xs:enumeration value="other"/&gt;</w:delText>
              </w:r>
            </w:del>
          </w:p>
          <w:p w14:paraId="3F763659" w14:textId="77777777" w:rsidR="00766893" w:rsidRDefault="00766893" w:rsidP="00766893">
            <w:pPr>
              <w:pStyle w:val="XML1"/>
              <w:rPr>
                <w:del w:id="5210" w:author="aas" w:date="2013-10-14T02:06:00Z"/>
              </w:rPr>
            </w:pPr>
            <w:del w:id="5211" w:author="aas" w:date="2013-10-14T02:06:00Z">
              <w:r>
                <w:delText xml:space="preserve">    &lt;/xs:restriction&gt;</w:delText>
              </w:r>
            </w:del>
          </w:p>
          <w:p w14:paraId="350FD13E" w14:textId="77777777" w:rsidR="0094763A" w:rsidRPr="009F1B7D" w:rsidRDefault="00766893" w:rsidP="00011096">
            <w:pPr>
              <w:pStyle w:val="XML1"/>
              <w:rPr>
                <w:del w:id="5212" w:author="aas" w:date="2013-10-14T02:06:00Z"/>
              </w:rPr>
            </w:pPr>
            <w:del w:id="5213" w:author="aas" w:date="2013-10-14T02:06:00Z">
              <w:r>
                <w:delText xml:space="preserve">  &lt;/xs:simpleType&gt;</w:delText>
              </w:r>
            </w:del>
          </w:p>
        </w:tc>
      </w:tr>
    </w:tbl>
    <w:p w14:paraId="028EDEF1" w14:textId="77777777" w:rsidR="0094763A" w:rsidRPr="009F1B7D" w:rsidRDefault="0094763A" w:rsidP="0094763A">
      <w:pPr>
        <w:rPr>
          <w:del w:id="5214" w:author="aas" w:date="2013-10-14T02:06:00Z"/>
        </w:rPr>
      </w:pPr>
    </w:p>
    <w:p w14:paraId="0A09909D" w14:textId="77777777" w:rsidR="0094763A" w:rsidRPr="009F1B7D" w:rsidRDefault="0094763A" w:rsidP="00D14D27">
      <w:pPr>
        <w:pStyle w:val="Heading3"/>
      </w:pPr>
      <w:bookmarkStart w:id="5215" w:name="_Toc243774077"/>
      <w:r w:rsidRPr="00DB42FD">
        <w:t>XML Example</w:t>
      </w:r>
      <w:bookmarkEnd w:id="4817"/>
      <w:bookmarkEnd w:id="4818"/>
      <w:bookmarkEnd w:id="5215"/>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w:t>
            </w:r>
            <w:proofErr w:type="gramStart"/>
            <w:r w:rsidRPr="009F1B7D">
              <w:t>rate</w:t>
            </w:r>
            <w:proofErr w:type="gramEnd"/>
            <w:r w:rsidRPr="009F1B7D">
              <w:t>&gt;10Mb-FD&lt;/rate&gt;</w:t>
            </w:r>
          </w:p>
          <w:p w14:paraId="3BA2F3A3" w14:textId="77777777" w:rsidR="0094763A" w:rsidRPr="009F1B7D" w:rsidRDefault="0094763A" w:rsidP="00011096">
            <w:pPr>
              <w:pStyle w:val="XML1"/>
            </w:pPr>
            <w:r w:rsidRPr="009F1B7D">
              <w:t>&lt;</w:t>
            </w:r>
            <w:proofErr w:type="gramStart"/>
            <w:r w:rsidRPr="009F1B7D">
              <w:t>auto</w:t>
            </w:r>
            <w:proofErr w:type="gramEnd"/>
            <w:r w:rsidRPr="009F1B7D">
              <w:t>-negotiate&gt;enabled&lt;/auto-negotiate&gt;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16" w:name="_Toc333523948"/>
      <w:bookmarkStart w:id="5217" w:name="_Toc335148035"/>
      <w:bookmarkStart w:id="5218" w:name="_Toc333523949"/>
      <w:bookmarkStart w:id="5219" w:name="_Toc335148036"/>
      <w:bookmarkStart w:id="5220" w:name="_Toc333523950"/>
      <w:bookmarkStart w:id="5221" w:name="_Toc335148037"/>
      <w:bookmarkStart w:id="5222" w:name="_Toc333523951"/>
      <w:bookmarkStart w:id="5223" w:name="_Toc335148038"/>
      <w:bookmarkStart w:id="5224" w:name="_Toc333523952"/>
      <w:bookmarkStart w:id="5225" w:name="_Toc335148039"/>
      <w:bookmarkStart w:id="5226" w:name="_Toc333523953"/>
      <w:bookmarkStart w:id="5227" w:name="_Toc335148040"/>
      <w:bookmarkStart w:id="5228" w:name="_Toc333523954"/>
      <w:bookmarkStart w:id="5229" w:name="_Toc335148041"/>
      <w:bookmarkStart w:id="5230" w:name="_Toc333523955"/>
      <w:bookmarkStart w:id="5231" w:name="_Toc335148042"/>
      <w:bookmarkStart w:id="5232" w:name="_Toc243774078"/>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proofErr w:type="spellStart"/>
      <w:r>
        <w:t>OpenFlow</w:t>
      </w:r>
      <w:proofErr w:type="spellEnd"/>
      <w:r>
        <w:t xml:space="preserve"> Queue</w:t>
      </w:r>
      <w:bookmarkEnd w:id="5232"/>
    </w:p>
    <w:p w14:paraId="5869BF7D" w14:textId="77777777" w:rsidR="00F07D3E" w:rsidRDefault="00F07D3E" w:rsidP="00F07D3E">
      <w:r>
        <w:t xml:space="preserve">The </w:t>
      </w:r>
      <w:proofErr w:type="spellStart"/>
      <w:r>
        <w:t>OpenFlow</w:t>
      </w:r>
      <w:proofErr w:type="spellEnd"/>
      <w:r>
        <w:t xml:space="preserve"> Queue is an instance of an </w:t>
      </w:r>
      <w:proofErr w:type="spellStart"/>
      <w:r>
        <w:t>OpenFlow</w:t>
      </w:r>
      <w:proofErr w:type="spellEnd"/>
      <w:r>
        <w:t xml:space="preserve"> resource. It contains list of queue properties. The </w:t>
      </w:r>
      <w:proofErr w:type="spellStart"/>
      <w:r>
        <w:t>OpenFlow</w:t>
      </w:r>
      <w:proofErr w:type="spellEnd"/>
      <w:r>
        <w:t xml:space="preserve"> Queue is a logical </w:t>
      </w:r>
      <w:proofErr w:type="gramStart"/>
      <w:r>
        <w:t>context which</w:t>
      </w:r>
      <w:proofErr w:type="gramEnd"/>
      <w:r>
        <w:t xml:space="preserve"> represents a queue as described in the </w:t>
      </w:r>
      <w:proofErr w:type="spellStart"/>
      <w:r>
        <w:t>OpenFlow</w:t>
      </w:r>
      <w:proofErr w:type="spellEnd"/>
      <w:r>
        <w:t xml:space="preserve"> protocol specification.</w:t>
      </w:r>
    </w:p>
    <w:p w14:paraId="6BE3F4CD" w14:textId="77777777" w:rsidR="00F07D3E" w:rsidRPr="009F1B7D" w:rsidRDefault="00F07D3E" w:rsidP="00D14D27">
      <w:pPr>
        <w:pStyle w:val="Heading3"/>
      </w:pPr>
      <w:bookmarkStart w:id="5233" w:name="_Toc315954025"/>
      <w:bookmarkStart w:id="5234" w:name="_Toc316542535"/>
      <w:bookmarkStart w:id="5235" w:name="_Toc243774079"/>
      <w:r w:rsidRPr="00DB42FD">
        <w:t>UML Diagram</w:t>
      </w:r>
      <w:bookmarkEnd w:id="5233"/>
      <w:bookmarkEnd w:id="5234"/>
      <w:bookmarkEnd w:id="5235"/>
    </w:p>
    <w:p w14:paraId="233346DF" w14:textId="42949E1C" w:rsidR="00F07D3E" w:rsidRPr="009F1B7D" w:rsidRDefault="00891460" w:rsidP="00F07D3E">
      <w:pPr>
        <w:keepNext/>
        <w:jc w:val="center"/>
      </w:pPr>
      <w:r>
        <w:object w:dxaOrig="5625" w:dyaOrig="7610" w14:anchorId="474BD0C3">
          <v:shape id="_x0000_i1036" type="#_x0000_t75" style="width:282pt;height:381pt" o:ole="">
            <v:imagedata r:id="rId38" o:title=""/>
          </v:shape>
          <o:OLEObject Type="Embed" ProgID="Visio.Drawing.11" ShapeID="_x0000_i1036" DrawAspect="Content" ObjectID="_1320699991" r:id="rId39"/>
        </w:object>
      </w:r>
    </w:p>
    <w:p w14:paraId="4A737A45" w14:textId="32BBBC33" w:rsidR="00F07D3E" w:rsidRPr="009F1B7D" w:rsidRDefault="00F07D3E" w:rsidP="001026D4">
      <w:pPr>
        <w:pStyle w:val="Caption"/>
      </w:pPr>
      <w:r w:rsidRPr="00CE3A81">
        <w:t xml:space="preserve">Figure </w:t>
      </w:r>
      <w:r w:rsidR="00F23DEE">
        <w:t>12</w:t>
      </w:r>
      <w:r w:rsidRPr="00CE3A81">
        <w:t xml:space="preserve">: Data Model Diagram for an </w:t>
      </w:r>
      <w:proofErr w:type="spellStart"/>
      <w:r w:rsidRPr="00CE3A81">
        <w:t>OpenFlow</w:t>
      </w:r>
      <w:proofErr w:type="spellEnd"/>
      <w:r w:rsidRPr="00CE3A81">
        <w:t xml:space="preserve"> Queue</w:t>
      </w:r>
    </w:p>
    <w:p w14:paraId="3E0B7AC6" w14:textId="77777777" w:rsidR="00F07D3E" w:rsidRPr="009F1B7D" w:rsidRDefault="00F07D3E" w:rsidP="00D14D27">
      <w:pPr>
        <w:pStyle w:val="Heading3"/>
        <w:rPr>
          <w:del w:id="5236" w:author="aas" w:date="2013-10-14T02:06:00Z"/>
        </w:rPr>
      </w:pPr>
      <w:bookmarkStart w:id="5237" w:name="_Toc315954026"/>
      <w:bookmarkStart w:id="5238" w:name="_Toc316542536"/>
      <w:bookmarkStart w:id="5239" w:name="_Toc315954027"/>
      <w:bookmarkStart w:id="5240" w:name="_Toc316542537"/>
      <w:del w:id="5241" w:author="aas" w:date="2013-10-14T02:06:00Z">
        <w:r w:rsidRPr="00DB42FD">
          <w:delText>XML Schema</w:delText>
        </w:r>
        <w:bookmarkEnd w:id="5237"/>
        <w:bookmarkEnd w:id="5238"/>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42" w:author="aas" w:date="2013-10-14T02:06:00Z"/>
        </w:trPr>
        <w:tc>
          <w:tcPr>
            <w:tcW w:w="5000" w:type="pct"/>
          </w:tcPr>
          <w:p w14:paraId="5971D2C0" w14:textId="77777777" w:rsidR="00766893" w:rsidRDefault="00766893" w:rsidP="00766893">
            <w:pPr>
              <w:pStyle w:val="XML1"/>
              <w:rPr>
                <w:del w:id="5243" w:author="aas" w:date="2013-10-14T02:06:00Z"/>
              </w:rPr>
            </w:pPr>
            <w:del w:id="5244" w:author="aas" w:date="2013-10-14T02:06:00Z">
              <w:r>
                <w:delText xml:space="preserve">  &lt;xs:group name="OFQueueType"&gt;</w:delText>
              </w:r>
            </w:del>
          </w:p>
          <w:p w14:paraId="7EAEF1E7" w14:textId="77777777" w:rsidR="00766893" w:rsidRDefault="00766893" w:rsidP="00766893">
            <w:pPr>
              <w:pStyle w:val="XML1"/>
              <w:rPr>
                <w:del w:id="5245" w:author="aas" w:date="2013-10-14T02:06:00Z"/>
              </w:rPr>
            </w:pPr>
            <w:del w:id="5246" w:author="aas" w:date="2013-10-14T02:06:00Z">
              <w:r>
                <w:delText xml:space="preserve">    &lt;xs:annotation&gt;</w:delText>
              </w:r>
            </w:del>
          </w:p>
          <w:p w14:paraId="1883292D" w14:textId="77777777" w:rsidR="00766893" w:rsidRDefault="00766893" w:rsidP="00766893">
            <w:pPr>
              <w:pStyle w:val="XML1"/>
              <w:rPr>
                <w:del w:id="5247" w:author="aas" w:date="2013-10-14T02:06:00Z"/>
              </w:rPr>
            </w:pPr>
            <w:del w:id="5248" w:author="aas" w:date="2013-10-14T02:06:00Z">
              <w:r>
                <w:delText xml:space="preserve">      &lt;xs:documentation&gt;</w:delText>
              </w:r>
            </w:del>
          </w:p>
          <w:p w14:paraId="7ACF595E" w14:textId="77777777" w:rsidR="00766893" w:rsidRDefault="00766893" w:rsidP="00766893">
            <w:pPr>
              <w:pStyle w:val="XML1"/>
              <w:rPr>
                <w:del w:id="5249" w:author="aas" w:date="2013-10-14T02:06:00Z"/>
              </w:rPr>
            </w:pPr>
            <w:del w:id="5250" w:author="aas" w:date="2013-10-14T02:06:00Z">
              <w:r>
                <w:delText xml:space="preserve">        This grouping specifies all properties of a queue</w:delText>
              </w:r>
            </w:del>
          </w:p>
          <w:p w14:paraId="7FA469EC" w14:textId="77777777" w:rsidR="00766893" w:rsidRDefault="00766893" w:rsidP="00766893">
            <w:pPr>
              <w:pStyle w:val="XML1"/>
              <w:rPr>
                <w:del w:id="5251" w:author="aas" w:date="2013-10-14T02:06:00Z"/>
              </w:rPr>
            </w:pPr>
            <w:del w:id="5252" w:author="aas" w:date="2013-10-14T02:06:00Z">
              <w:r>
                <w:delText xml:space="preserve">        resource.</w:delText>
              </w:r>
            </w:del>
          </w:p>
          <w:p w14:paraId="61808FD3" w14:textId="77777777" w:rsidR="00766893" w:rsidRDefault="00766893" w:rsidP="00766893">
            <w:pPr>
              <w:pStyle w:val="XML1"/>
              <w:rPr>
                <w:del w:id="5253" w:author="aas" w:date="2013-10-14T02:06:00Z"/>
              </w:rPr>
            </w:pPr>
          </w:p>
          <w:p w14:paraId="1C1A6CB1" w14:textId="77777777" w:rsidR="00766893" w:rsidRDefault="00766893" w:rsidP="00766893">
            <w:pPr>
              <w:pStyle w:val="XML1"/>
              <w:rPr>
                <w:del w:id="5254" w:author="aas" w:date="2013-10-14T02:06:00Z"/>
              </w:rPr>
            </w:pPr>
            <w:del w:id="5255" w:author="aas" w:date="2013-10-14T02:06:00Z">
              <w:r>
                <w:delText xml:space="preserve">        NETCONF &amp;lt;edit-config&amp;gt; operations MUST be implemented as </w:delText>
              </w:r>
            </w:del>
          </w:p>
          <w:p w14:paraId="3CC89060" w14:textId="77777777" w:rsidR="00766893" w:rsidRDefault="00766893" w:rsidP="00766893">
            <w:pPr>
              <w:pStyle w:val="XML1"/>
              <w:rPr>
                <w:del w:id="5256" w:author="aas" w:date="2013-10-14T02:06:00Z"/>
              </w:rPr>
            </w:pPr>
            <w:del w:id="5257" w:author="aas" w:date="2013-10-14T02:06:00Z">
              <w:r>
                <w:delText xml:space="preserve">        follows: </w:delText>
              </w:r>
            </w:del>
          </w:p>
          <w:p w14:paraId="7557970D" w14:textId="77777777" w:rsidR="00766893" w:rsidRDefault="00766893" w:rsidP="00766893">
            <w:pPr>
              <w:pStyle w:val="XML1"/>
              <w:rPr>
                <w:del w:id="5258" w:author="aas" w:date="2013-10-14T02:06:00Z"/>
              </w:rPr>
            </w:pPr>
          </w:p>
          <w:p w14:paraId="3C4AC84E" w14:textId="77777777" w:rsidR="00766893" w:rsidRDefault="00766893" w:rsidP="00766893">
            <w:pPr>
              <w:pStyle w:val="XML1"/>
              <w:rPr>
                <w:del w:id="5259" w:author="aas" w:date="2013-10-14T02:06:00Z"/>
              </w:rPr>
            </w:pPr>
            <w:del w:id="5260" w:author="aas" w:date="2013-10-14T02:06:00Z">
              <w:r>
                <w:delText xml:space="preserve">        * The 'resource-id' element of OFResoureType MUST be present</w:delText>
              </w:r>
            </w:del>
          </w:p>
          <w:p w14:paraId="1BF33879" w14:textId="77777777" w:rsidR="00766893" w:rsidRDefault="00766893" w:rsidP="00766893">
            <w:pPr>
              <w:pStyle w:val="XML1"/>
              <w:rPr>
                <w:del w:id="5261" w:author="aas" w:date="2013-10-14T02:06:00Z"/>
              </w:rPr>
            </w:pPr>
            <w:del w:id="5262" w:author="aas" w:date="2013-10-14T02:06:00Z">
              <w:r>
                <w:delText xml:space="preserve">        at all &amp;lt;edit-config&amp;gt; operations to identify the port.</w:delText>
              </w:r>
            </w:del>
          </w:p>
          <w:p w14:paraId="5CCA2F28" w14:textId="77777777" w:rsidR="00766893" w:rsidRDefault="00766893" w:rsidP="00766893">
            <w:pPr>
              <w:pStyle w:val="XML1"/>
              <w:rPr>
                <w:del w:id="5263" w:author="aas" w:date="2013-10-14T02:06:00Z"/>
              </w:rPr>
            </w:pPr>
            <w:del w:id="5264" w:author="aas" w:date="2013-10-14T02:06:00Z">
              <w:r>
                <w:delText xml:space="preserve">        * If the operation is 'merge' or 'replace', the element is</w:delText>
              </w:r>
            </w:del>
          </w:p>
          <w:p w14:paraId="537FEA05" w14:textId="77777777" w:rsidR="00766893" w:rsidRDefault="00766893" w:rsidP="00766893">
            <w:pPr>
              <w:pStyle w:val="XML1"/>
              <w:rPr>
                <w:del w:id="5265" w:author="aas" w:date="2013-10-14T02:06:00Z"/>
              </w:rPr>
            </w:pPr>
            <w:del w:id="5266" w:author="aas" w:date="2013-10-14T02:06:00Z">
              <w:r>
                <w:delText xml:space="preserve">        created if it does not exist, and its value is set to the</w:delText>
              </w:r>
            </w:del>
          </w:p>
          <w:p w14:paraId="6D41AF82" w14:textId="77777777" w:rsidR="00766893" w:rsidRDefault="00766893" w:rsidP="00766893">
            <w:pPr>
              <w:pStyle w:val="XML1"/>
              <w:rPr>
                <w:del w:id="5267" w:author="aas" w:date="2013-10-14T02:06:00Z"/>
              </w:rPr>
            </w:pPr>
            <w:del w:id="5268" w:author="aas" w:date="2013-10-14T02:06:00Z">
              <w:r>
                <w:delText xml:space="preserve">        value found in the XML RPC data.</w:delText>
              </w:r>
            </w:del>
          </w:p>
          <w:p w14:paraId="0BF70B6F" w14:textId="77777777" w:rsidR="00766893" w:rsidRDefault="00766893" w:rsidP="00766893">
            <w:pPr>
              <w:pStyle w:val="XML1"/>
              <w:rPr>
                <w:del w:id="5269" w:author="aas" w:date="2013-10-14T02:06:00Z"/>
              </w:rPr>
            </w:pPr>
            <w:del w:id="5270" w:author="aas" w:date="2013-10-14T02:06:00Z">
              <w:r>
                <w:delText xml:space="preserve">        * If the operation is 'create', the element is created if it</w:delText>
              </w:r>
            </w:del>
          </w:p>
          <w:p w14:paraId="1F7E68E2" w14:textId="77777777" w:rsidR="00766893" w:rsidRDefault="00766893" w:rsidP="00766893">
            <w:pPr>
              <w:pStyle w:val="XML1"/>
              <w:rPr>
                <w:del w:id="5271" w:author="aas" w:date="2013-10-14T02:06:00Z"/>
              </w:rPr>
            </w:pPr>
            <w:del w:id="5272" w:author="aas" w:date="2013-10-14T02:06:00Z">
              <w:r>
                <w:delText xml:space="preserve">        does not exist. If the element already exists, a</w:delText>
              </w:r>
            </w:del>
          </w:p>
          <w:p w14:paraId="4F8A6B7C" w14:textId="77777777" w:rsidR="00766893" w:rsidRDefault="00766893" w:rsidP="00766893">
            <w:pPr>
              <w:pStyle w:val="XML1"/>
              <w:rPr>
                <w:del w:id="5273" w:author="aas" w:date="2013-10-14T02:06:00Z"/>
              </w:rPr>
            </w:pPr>
            <w:del w:id="5274"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75" w:author="aas" w:date="2013-10-14T02:06:00Z"/>
              </w:rPr>
            </w:pPr>
            <w:del w:id="5276" w:author="aas" w:date="2013-10-14T02:06:00Z">
              <w:r>
                <w:delText xml:space="preserve">        * If the operation is 'delete', the element is deleted if it</w:delText>
              </w:r>
            </w:del>
          </w:p>
          <w:p w14:paraId="1AC001F3" w14:textId="77777777" w:rsidR="00766893" w:rsidRDefault="00766893" w:rsidP="00766893">
            <w:pPr>
              <w:pStyle w:val="XML1"/>
              <w:rPr>
                <w:del w:id="5277" w:author="aas" w:date="2013-10-14T02:06:00Z"/>
              </w:rPr>
            </w:pPr>
            <w:del w:id="527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279" w:author="aas" w:date="2013-10-14T02:06:00Z"/>
              </w:rPr>
            </w:pPr>
            <w:del w:id="5280" w:author="aas" w:date="2013-10-14T02:06:00Z">
              <w:r>
                <w:delText xml:space="preserve">        error is returned.</w:delText>
              </w:r>
            </w:del>
          </w:p>
          <w:p w14:paraId="46FB0DB7" w14:textId="77777777" w:rsidR="00766893" w:rsidRDefault="00766893" w:rsidP="00766893">
            <w:pPr>
              <w:pStyle w:val="XML1"/>
              <w:rPr>
                <w:del w:id="5281" w:author="aas" w:date="2013-10-14T02:06:00Z"/>
              </w:rPr>
            </w:pPr>
            <w:del w:id="5282" w:author="aas" w:date="2013-10-14T02:06:00Z">
              <w:r>
                <w:delText xml:space="preserve">      &lt;/xs:documentation&gt;</w:delText>
              </w:r>
            </w:del>
          </w:p>
          <w:p w14:paraId="284A09A9" w14:textId="77777777" w:rsidR="00766893" w:rsidRDefault="00766893" w:rsidP="00766893">
            <w:pPr>
              <w:pStyle w:val="XML1"/>
              <w:rPr>
                <w:del w:id="5283" w:author="aas" w:date="2013-10-14T02:06:00Z"/>
              </w:rPr>
            </w:pPr>
            <w:del w:id="5284" w:author="aas" w:date="2013-10-14T02:06:00Z">
              <w:r>
                <w:delText xml:space="preserve">    &lt;/xs:annotation&gt;</w:delText>
              </w:r>
            </w:del>
          </w:p>
          <w:p w14:paraId="3B616C9D" w14:textId="77777777" w:rsidR="00766893" w:rsidRDefault="00766893" w:rsidP="00766893">
            <w:pPr>
              <w:pStyle w:val="XML1"/>
              <w:rPr>
                <w:del w:id="5285" w:author="aas" w:date="2013-10-14T02:06:00Z"/>
              </w:rPr>
            </w:pPr>
          </w:p>
          <w:p w14:paraId="2390A32C" w14:textId="77777777" w:rsidR="00766893" w:rsidRDefault="00766893" w:rsidP="00766893">
            <w:pPr>
              <w:pStyle w:val="XML1"/>
              <w:rPr>
                <w:del w:id="5286" w:author="aas" w:date="2013-10-14T02:06:00Z"/>
              </w:rPr>
            </w:pPr>
            <w:del w:id="5287" w:author="aas" w:date="2013-10-14T02:06:00Z">
              <w:r>
                <w:delText xml:space="preserve">    &lt;xs:sequence&gt;</w:delText>
              </w:r>
            </w:del>
          </w:p>
          <w:p w14:paraId="7ED0842E" w14:textId="77777777" w:rsidR="00766893" w:rsidRDefault="00766893" w:rsidP="00766893">
            <w:pPr>
              <w:pStyle w:val="XML1"/>
              <w:rPr>
                <w:del w:id="5288" w:author="aas" w:date="2013-10-14T02:06:00Z"/>
              </w:rPr>
            </w:pPr>
            <w:del w:id="5289" w:author="aas" w:date="2013-10-14T02:06:00Z">
              <w:r>
                <w:delText xml:space="preserve">      &lt;xs:group ref="OFResourceType"/&gt;</w:delText>
              </w:r>
            </w:del>
          </w:p>
          <w:p w14:paraId="206BD791" w14:textId="77777777" w:rsidR="00766893" w:rsidRDefault="00766893" w:rsidP="00766893">
            <w:pPr>
              <w:pStyle w:val="XML1"/>
              <w:rPr>
                <w:del w:id="5290" w:author="aas" w:date="2013-10-14T02:06:00Z"/>
              </w:rPr>
            </w:pPr>
            <w:del w:id="5291" w:author="aas" w:date="2013-10-14T02:06:00Z">
              <w:r>
                <w:delText xml:space="preserve">      &lt;xs:element name="id"  type="xs:unsignedLong"&gt;</w:delText>
              </w:r>
            </w:del>
          </w:p>
          <w:p w14:paraId="64399D15" w14:textId="77777777" w:rsidR="00766893" w:rsidRDefault="00766893" w:rsidP="00766893">
            <w:pPr>
              <w:pStyle w:val="XML1"/>
              <w:rPr>
                <w:del w:id="5292" w:author="aas" w:date="2013-10-14T02:06:00Z"/>
              </w:rPr>
            </w:pPr>
            <w:del w:id="5293" w:author="aas" w:date="2013-10-14T02:06:00Z">
              <w:r>
                <w:delText xml:space="preserve">        &lt;xs:annotation&gt;</w:delText>
              </w:r>
            </w:del>
          </w:p>
          <w:p w14:paraId="114C0C71" w14:textId="77777777" w:rsidR="00766893" w:rsidRDefault="00766893" w:rsidP="00766893">
            <w:pPr>
              <w:pStyle w:val="XML1"/>
              <w:rPr>
                <w:del w:id="5294" w:author="aas" w:date="2013-10-14T02:06:00Z"/>
              </w:rPr>
            </w:pPr>
            <w:del w:id="5295" w:author="aas" w:date="2013-10-14T02:06:00Z">
              <w:r>
                <w:delText xml:space="preserve">          &lt;xs:documentation&gt;</w:delText>
              </w:r>
            </w:del>
          </w:p>
          <w:p w14:paraId="2D860E6A" w14:textId="77777777" w:rsidR="00766893" w:rsidRDefault="00766893" w:rsidP="00766893">
            <w:pPr>
              <w:pStyle w:val="XML1"/>
              <w:rPr>
                <w:del w:id="5296" w:author="aas" w:date="2013-10-14T02:06:00Z"/>
              </w:rPr>
            </w:pPr>
            <w:del w:id="5297" w:author="aas" w:date="2013-10-14T02:06:00Z">
              <w:r>
                <w:delText xml:space="preserve">            This id identifies the OpenFlow Queue to </w:delText>
              </w:r>
            </w:del>
          </w:p>
          <w:p w14:paraId="0AE3B74D" w14:textId="77777777" w:rsidR="00766893" w:rsidRDefault="00766893" w:rsidP="00766893">
            <w:pPr>
              <w:pStyle w:val="XML1"/>
              <w:rPr>
                <w:del w:id="5298" w:author="aas" w:date="2013-10-14T02:06:00Z"/>
              </w:rPr>
            </w:pPr>
            <w:del w:id="5299" w:author="aas" w:date="2013-10-14T02:06:00Z">
              <w:r>
                <w:delText xml:space="preserve">            OpenFlow Controllers. It is assigned to an OpenFlow Queue </w:delText>
              </w:r>
            </w:del>
          </w:p>
          <w:p w14:paraId="5CFBC0B0" w14:textId="77777777" w:rsidR="00766893" w:rsidRDefault="00766893" w:rsidP="00766893">
            <w:pPr>
              <w:pStyle w:val="XML1"/>
              <w:rPr>
                <w:del w:id="5300" w:author="aas" w:date="2013-10-14T02:06:00Z"/>
              </w:rPr>
            </w:pPr>
            <w:del w:id="5301" w:author="aas" w:date="2013-10-14T02:06:00Z">
              <w:r>
                <w:delText xml:space="preserve">            latest when the OpenFlow Queue is associated with and</w:delText>
              </w:r>
            </w:del>
          </w:p>
          <w:p w14:paraId="411C1739" w14:textId="77777777" w:rsidR="00766893" w:rsidRDefault="00766893" w:rsidP="00766893">
            <w:pPr>
              <w:pStyle w:val="XML1"/>
              <w:rPr>
                <w:del w:id="5302" w:author="aas" w:date="2013-10-14T02:06:00Z"/>
              </w:rPr>
            </w:pPr>
            <w:del w:id="5303" w:author="aas" w:date="2013-10-14T02:06:00Z">
              <w:r>
                <w:delText xml:space="preserve">            OpenFlow Logical Switch.  If the OpenFlow Queue is</w:delText>
              </w:r>
            </w:del>
          </w:p>
          <w:p w14:paraId="6DB3C623" w14:textId="77777777" w:rsidR="00766893" w:rsidRDefault="00766893" w:rsidP="00766893">
            <w:pPr>
              <w:pStyle w:val="XML1"/>
              <w:rPr>
                <w:del w:id="5304" w:author="aas" w:date="2013-10-14T02:06:00Z"/>
              </w:rPr>
            </w:pPr>
            <w:del w:id="5305" w:author="aas" w:date="2013-10-14T02:06:00Z">
              <w:r>
                <w:delText xml:space="preserve">            associated with an OpenFlow Logical Switch, this element</w:delText>
              </w:r>
            </w:del>
          </w:p>
          <w:p w14:paraId="24C52427" w14:textId="77777777" w:rsidR="00766893" w:rsidRDefault="00766893" w:rsidP="00766893">
            <w:pPr>
              <w:pStyle w:val="XML1"/>
              <w:rPr>
                <w:del w:id="5306" w:author="aas" w:date="2013-10-14T02:06:00Z"/>
              </w:rPr>
            </w:pPr>
            <w:del w:id="5307" w:author="aas" w:date="2013-10-14T02:06:00Z">
              <w:r>
                <w:delText xml:space="preserve">            MUST be unique within the context of the OpenFlow Logical</w:delText>
              </w:r>
            </w:del>
          </w:p>
          <w:p w14:paraId="3A08B453" w14:textId="77777777" w:rsidR="00766893" w:rsidRDefault="00766893" w:rsidP="00766893">
            <w:pPr>
              <w:pStyle w:val="XML1"/>
              <w:rPr>
                <w:del w:id="5308" w:author="aas" w:date="2013-10-14T02:06:00Z"/>
              </w:rPr>
            </w:pPr>
            <w:del w:id="5309" w:author="aas" w:date="2013-10-14T02:06:00Z">
              <w:r>
                <w:delText xml:space="preserve">            Switch.  </w:delText>
              </w:r>
            </w:del>
          </w:p>
          <w:p w14:paraId="7AFAAAEB" w14:textId="77777777" w:rsidR="00766893" w:rsidRDefault="00766893" w:rsidP="00766893">
            <w:pPr>
              <w:pStyle w:val="XML1"/>
              <w:rPr>
                <w:del w:id="5310" w:author="aas" w:date="2013-10-14T02:06:00Z"/>
              </w:rPr>
            </w:pPr>
            <w:del w:id="5311" w:author="aas" w:date="2013-10-14T02:06:00Z">
              <w:r>
                <w:delText xml:space="preserve">                  </w:delText>
              </w:r>
            </w:del>
          </w:p>
          <w:p w14:paraId="7D7BE03F" w14:textId="77777777" w:rsidR="00766893" w:rsidRDefault="00766893" w:rsidP="00766893">
            <w:pPr>
              <w:pStyle w:val="XML1"/>
              <w:rPr>
                <w:del w:id="5312" w:author="aas" w:date="2013-10-14T02:06:00Z"/>
              </w:rPr>
            </w:pPr>
            <w:del w:id="5313" w:author="aas" w:date="2013-10-14T02:06:00Z">
              <w:r>
                <w:delText xml:space="preserve">            OpenFlow Capable Switch implementations may choose to</w:delText>
              </w:r>
            </w:del>
          </w:p>
          <w:p w14:paraId="1456B9DD" w14:textId="77777777" w:rsidR="00766893" w:rsidRDefault="00766893" w:rsidP="00766893">
            <w:pPr>
              <w:pStyle w:val="XML1"/>
              <w:rPr>
                <w:del w:id="5314" w:author="aas" w:date="2013-10-14T02:06:00Z"/>
              </w:rPr>
            </w:pPr>
            <w:del w:id="5315" w:author="aas" w:date="2013-10-14T02:06:00Z">
              <w:r>
                <w:delText xml:space="preserve">            assign values to OpenFlow Queues that are unique within the</w:delText>
              </w:r>
            </w:del>
          </w:p>
          <w:p w14:paraId="5E251931" w14:textId="77777777" w:rsidR="00766893" w:rsidRDefault="00766893" w:rsidP="00766893">
            <w:pPr>
              <w:pStyle w:val="XML1"/>
              <w:rPr>
                <w:del w:id="5316" w:author="aas" w:date="2013-10-14T02:06:00Z"/>
              </w:rPr>
            </w:pPr>
            <w:del w:id="5317" w:author="aas" w:date="2013-10-14T02:06:00Z">
              <w:r>
                <w:delText xml:space="preserve">            context of the OpenFlow Logical Switch.  These id can be</w:delText>
              </w:r>
            </w:del>
          </w:p>
          <w:p w14:paraId="504458B2" w14:textId="77777777" w:rsidR="00766893" w:rsidRDefault="00766893" w:rsidP="00766893">
            <w:pPr>
              <w:pStyle w:val="XML1"/>
              <w:rPr>
                <w:del w:id="5318" w:author="aas" w:date="2013-10-14T02:06:00Z"/>
              </w:rPr>
            </w:pPr>
            <w:del w:id="5319" w:author="aas" w:date="2013-10-14T02:06:00Z">
              <w:r>
                <w:delText xml:space="preserve">            used independent of assignments to OpenFlow Logical</w:delText>
              </w:r>
            </w:del>
          </w:p>
          <w:p w14:paraId="690B9415" w14:textId="77777777" w:rsidR="00766893" w:rsidRDefault="00766893" w:rsidP="00766893">
            <w:pPr>
              <w:pStyle w:val="XML1"/>
              <w:rPr>
                <w:del w:id="5320" w:author="aas" w:date="2013-10-14T02:06:00Z"/>
              </w:rPr>
            </w:pPr>
            <w:del w:id="5321" w:author="aas" w:date="2013-10-14T02:06:00Z">
              <w:r>
                <w:delText xml:space="preserve">            Switches. </w:delText>
              </w:r>
            </w:del>
          </w:p>
          <w:p w14:paraId="7C3CC749" w14:textId="77777777" w:rsidR="00766893" w:rsidRDefault="00766893" w:rsidP="00766893">
            <w:pPr>
              <w:pStyle w:val="XML1"/>
              <w:rPr>
                <w:del w:id="5322" w:author="aas" w:date="2013-10-14T02:06:00Z"/>
              </w:rPr>
            </w:pPr>
            <w:del w:id="5323" w:author="aas" w:date="2013-10-14T02:06:00Z">
              <w:r>
                <w:delText xml:space="preserve">                  </w:delText>
              </w:r>
            </w:del>
          </w:p>
          <w:p w14:paraId="42B63DAC" w14:textId="77777777" w:rsidR="00766893" w:rsidRDefault="00766893" w:rsidP="00766893">
            <w:pPr>
              <w:pStyle w:val="XML1"/>
              <w:rPr>
                <w:del w:id="5324" w:author="aas" w:date="2013-10-14T02:06:00Z"/>
              </w:rPr>
            </w:pPr>
            <w:del w:id="5325" w:author="aas" w:date="2013-10-14T02:06:00Z">
              <w:r>
                <w:delText xml:space="preserve">            Other implementations may assign values to this element</w:delText>
              </w:r>
            </w:del>
          </w:p>
          <w:p w14:paraId="6468B697" w14:textId="77777777" w:rsidR="00766893" w:rsidRDefault="00766893" w:rsidP="00766893">
            <w:pPr>
              <w:pStyle w:val="XML1"/>
              <w:rPr>
                <w:del w:id="5326" w:author="aas" w:date="2013-10-14T02:06:00Z"/>
              </w:rPr>
            </w:pPr>
            <w:del w:id="5327" w:author="aas" w:date="2013-10-14T02:06:00Z">
              <w:r>
                <w:delText xml:space="preserve">            only if the OpenFlow Queue is assigned to an OpenFlow</w:delText>
              </w:r>
            </w:del>
          </w:p>
          <w:p w14:paraId="2031A728" w14:textId="77777777" w:rsidR="00766893" w:rsidRDefault="00766893" w:rsidP="00766893">
            <w:pPr>
              <w:pStyle w:val="XML1"/>
              <w:rPr>
                <w:del w:id="5328" w:author="aas" w:date="2013-10-14T02:06:00Z"/>
              </w:rPr>
            </w:pPr>
            <w:del w:id="5329" w:author="aas" w:date="2013-10-14T02:06:00Z">
              <w:r>
                <w:delText xml:space="preserve">            Logical Switch.  If no value is currently assigned to this</w:delText>
              </w:r>
            </w:del>
          </w:p>
          <w:p w14:paraId="2BE67D61" w14:textId="77777777" w:rsidR="00766893" w:rsidRDefault="00766893" w:rsidP="00766893">
            <w:pPr>
              <w:pStyle w:val="XML1"/>
              <w:rPr>
                <w:del w:id="5330" w:author="aas" w:date="2013-10-14T02:06:00Z"/>
              </w:rPr>
            </w:pPr>
            <w:del w:id="5331" w:author="aas" w:date="2013-10-14T02:06:00Z">
              <w:r>
                <w:delText xml:space="preserve">            element then this element MUST NOT be included in replies</w:delText>
              </w:r>
            </w:del>
          </w:p>
          <w:p w14:paraId="4464AF88" w14:textId="77777777" w:rsidR="00766893" w:rsidRDefault="00766893" w:rsidP="00766893">
            <w:pPr>
              <w:pStyle w:val="XML1"/>
              <w:rPr>
                <w:del w:id="5332" w:author="aas" w:date="2013-10-14T02:06:00Z"/>
              </w:rPr>
            </w:pPr>
            <w:del w:id="5333" w:author="aas" w:date="2013-10-14T02:06:00Z">
              <w:r>
                <w:delText xml:space="preserve">            to NETCONF &amp;lt;get&amp;gt; requests. Since this element is not</w:delText>
              </w:r>
            </w:del>
          </w:p>
          <w:p w14:paraId="65AEBE35" w14:textId="77777777" w:rsidR="00766893" w:rsidRDefault="00766893" w:rsidP="00766893">
            <w:pPr>
              <w:pStyle w:val="XML1"/>
              <w:rPr>
                <w:del w:id="5334" w:author="aas" w:date="2013-10-14T02:06:00Z"/>
              </w:rPr>
            </w:pPr>
            <w:del w:id="5335" w:author="aas" w:date="2013-10-14T02:06:00Z">
              <w:r>
                <w:delText xml:space="preserve">            configurable with the NETCONF protocol it MUST NOT be</w:delText>
              </w:r>
            </w:del>
          </w:p>
          <w:p w14:paraId="7BC3F43B" w14:textId="77777777" w:rsidR="00766893" w:rsidRDefault="00766893" w:rsidP="00766893">
            <w:pPr>
              <w:pStyle w:val="XML1"/>
              <w:rPr>
                <w:del w:id="5336" w:author="aas" w:date="2013-10-14T02:06:00Z"/>
              </w:rPr>
            </w:pPr>
            <w:del w:id="5337" w:author="aas" w:date="2013-10-14T02:06:00Z">
              <w:r>
                <w:delText xml:space="preserve">            included in replies to NETCONF &amp;lt;get-config&amp;gt; requests.</w:delText>
              </w:r>
            </w:del>
          </w:p>
          <w:p w14:paraId="277D7ABD" w14:textId="77777777" w:rsidR="00766893" w:rsidRDefault="00766893" w:rsidP="00766893">
            <w:pPr>
              <w:pStyle w:val="XML1"/>
              <w:rPr>
                <w:del w:id="5338" w:author="aas" w:date="2013-10-14T02:06:00Z"/>
              </w:rPr>
            </w:pPr>
            <w:del w:id="5339" w:author="aas" w:date="2013-10-14T02:06:00Z">
              <w:r>
                <w:delText xml:space="preserve">          &lt;/xs:documentation&gt;</w:delText>
              </w:r>
            </w:del>
          </w:p>
          <w:p w14:paraId="13DA6F84" w14:textId="77777777" w:rsidR="00766893" w:rsidRDefault="00766893" w:rsidP="00766893">
            <w:pPr>
              <w:pStyle w:val="XML1"/>
              <w:rPr>
                <w:del w:id="5340" w:author="aas" w:date="2013-10-14T02:06:00Z"/>
              </w:rPr>
            </w:pPr>
            <w:del w:id="5341" w:author="aas" w:date="2013-10-14T02:06:00Z">
              <w:r>
                <w:delText xml:space="preserve">        &lt;/xs:annotation&gt;</w:delText>
              </w:r>
            </w:del>
          </w:p>
          <w:p w14:paraId="3DF4E00A" w14:textId="77777777" w:rsidR="00766893" w:rsidRDefault="00766893" w:rsidP="00766893">
            <w:pPr>
              <w:pStyle w:val="XML1"/>
              <w:rPr>
                <w:del w:id="5342" w:author="aas" w:date="2013-10-14T02:06:00Z"/>
              </w:rPr>
            </w:pPr>
            <w:del w:id="5343" w:author="aas" w:date="2013-10-14T02:06:00Z">
              <w:r>
                <w:delText xml:space="preserve">      &lt;/xs:element&gt;</w:delText>
              </w:r>
            </w:del>
          </w:p>
          <w:p w14:paraId="7643A53D" w14:textId="77777777" w:rsidR="00766893" w:rsidRDefault="00766893" w:rsidP="00766893">
            <w:pPr>
              <w:pStyle w:val="XML1"/>
              <w:rPr>
                <w:del w:id="5344" w:author="aas" w:date="2013-10-14T02:06:00Z"/>
              </w:rPr>
            </w:pPr>
            <w:del w:id="5345" w:author="aas" w:date="2013-10-14T02:06:00Z">
              <w:r>
                <w:delText xml:space="preserve">      &lt;xs:element name="port"&gt;</w:delText>
              </w:r>
            </w:del>
          </w:p>
          <w:p w14:paraId="1C270B8D" w14:textId="77777777" w:rsidR="00766893" w:rsidRDefault="00766893" w:rsidP="00766893">
            <w:pPr>
              <w:pStyle w:val="XML1"/>
              <w:rPr>
                <w:del w:id="5346" w:author="aas" w:date="2013-10-14T02:06:00Z"/>
              </w:rPr>
            </w:pPr>
            <w:del w:id="5347" w:author="aas" w:date="2013-10-14T02:06:00Z">
              <w:r>
                <w:delText xml:space="preserve">        &lt;xs:annotation&gt;</w:delText>
              </w:r>
            </w:del>
          </w:p>
          <w:p w14:paraId="20F2D367" w14:textId="77777777" w:rsidR="00766893" w:rsidRDefault="00766893" w:rsidP="00766893">
            <w:pPr>
              <w:pStyle w:val="XML1"/>
              <w:rPr>
                <w:del w:id="5348" w:author="aas" w:date="2013-10-14T02:06:00Z"/>
              </w:rPr>
            </w:pPr>
            <w:del w:id="5349" w:author="aas" w:date="2013-10-14T02:06:00Z">
              <w:r>
                <w:delText xml:space="preserve">          &lt;xs:documentation&gt;</w:delText>
              </w:r>
            </w:del>
          </w:p>
          <w:p w14:paraId="1EA4CC38" w14:textId="77777777" w:rsidR="00766893" w:rsidRDefault="00766893" w:rsidP="00766893">
            <w:pPr>
              <w:pStyle w:val="XML1"/>
              <w:rPr>
                <w:del w:id="5350" w:author="aas" w:date="2013-10-14T02:06:00Z"/>
              </w:rPr>
            </w:pPr>
            <w:del w:id="5351" w:author="aas" w:date="2013-10-14T02:06:00Z">
              <w:r>
                <w:delText xml:space="preserve">            Reference to port resources in the Capable</w:delText>
              </w:r>
            </w:del>
          </w:p>
          <w:p w14:paraId="333B43DB" w14:textId="77777777" w:rsidR="00766893" w:rsidRDefault="00766893" w:rsidP="00766893">
            <w:pPr>
              <w:pStyle w:val="XML1"/>
              <w:rPr>
                <w:del w:id="5352" w:author="aas" w:date="2013-10-14T02:06:00Z"/>
              </w:rPr>
            </w:pPr>
            <w:del w:id="5353" w:author="aas" w:date="2013-10-14T02:06:00Z">
              <w:r>
                <w:delText xml:space="preserve">            Switch.</w:delText>
              </w:r>
            </w:del>
          </w:p>
          <w:p w14:paraId="03A6F54A" w14:textId="77777777" w:rsidR="00766893" w:rsidRDefault="00766893" w:rsidP="00766893">
            <w:pPr>
              <w:pStyle w:val="XML1"/>
              <w:rPr>
                <w:del w:id="5354" w:author="aas" w:date="2013-10-14T02:06:00Z"/>
              </w:rPr>
            </w:pPr>
            <w:del w:id="5355" w:author="aas" w:date="2013-10-14T02:06:00Z">
              <w:r>
                <w:delText xml:space="preserve">                  </w:delText>
              </w:r>
            </w:del>
          </w:p>
          <w:p w14:paraId="371CCB5C" w14:textId="77777777" w:rsidR="00766893" w:rsidRDefault="00766893" w:rsidP="00766893">
            <w:pPr>
              <w:pStyle w:val="XML1"/>
              <w:rPr>
                <w:del w:id="5356" w:author="aas" w:date="2013-10-14T02:06:00Z"/>
              </w:rPr>
            </w:pPr>
            <w:del w:id="5357" w:author="aas" w:date="2013-10-14T02:06:00Z">
              <w:r>
                <w:delText xml:space="preserve">            This element associates an OpenFlow Queue with an OpenFlow </w:delText>
              </w:r>
            </w:del>
          </w:p>
          <w:p w14:paraId="66B25A17" w14:textId="77777777" w:rsidR="00766893" w:rsidRDefault="00766893" w:rsidP="00766893">
            <w:pPr>
              <w:pStyle w:val="XML1"/>
              <w:rPr>
                <w:del w:id="5358" w:author="aas" w:date="2013-10-14T02:06:00Z"/>
              </w:rPr>
            </w:pPr>
            <w:del w:id="5359" w:author="aas" w:date="2013-10-14T02:06:00Z">
              <w:r>
                <w:delText xml:space="preserve">            Port. If the OpenFlow Queue is associated with an OpenFlow </w:delText>
              </w:r>
            </w:del>
          </w:p>
          <w:p w14:paraId="6337241B" w14:textId="77777777" w:rsidR="00766893" w:rsidRDefault="00766893" w:rsidP="00766893">
            <w:pPr>
              <w:pStyle w:val="XML1"/>
              <w:rPr>
                <w:del w:id="5360" w:author="aas" w:date="2013-10-14T02:06:00Z"/>
              </w:rPr>
            </w:pPr>
            <w:del w:id="5361" w:author="aas" w:date="2013-10-14T02:06:00Z">
              <w:r>
                <w:delText xml:space="preserve">            Logical Switch S and this element is present, then it MUST </w:delText>
              </w:r>
            </w:del>
          </w:p>
          <w:p w14:paraId="55711465" w14:textId="77777777" w:rsidR="00766893" w:rsidRDefault="00766893" w:rsidP="00766893">
            <w:pPr>
              <w:pStyle w:val="XML1"/>
              <w:rPr>
                <w:del w:id="5362" w:author="aas" w:date="2013-10-14T02:06:00Z"/>
              </w:rPr>
            </w:pPr>
            <w:del w:id="5363" w:author="aas" w:date="2013-10-14T02:06:00Z">
              <w:r>
                <w:delText xml:space="preserve">            be set to the value of element resource-id of an OpenFlow</w:delText>
              </w:r>
            </w:del>
          </w:p>
          <w:p w14:paraId="6E2858CE" w14:textId="77777777" w:rsidR="00766893" w:rsidRDefault="00766893" w:rsidP="00766893">
            <w:pPr>
              <w:pStyle w:val="XML1"/>
              <w:rPr>
                <w:del w:id="5364" w:author="aas" w:date="2013-10-14T02:06:00Z"/>
              </w:rPr>
            </w:pPr>
            <w:del w:id="5365" w:author="aas" w:date="2013-10-14T02:06:00Z">
              <w:r>
                <w:delText xml:space="preserve">            Port which is associated with the OpenFlow Logical Switch</w:delText>
              </w:r>
            </w:del>
          </w:p>
          <w:p w14:paraId="1CE3C92E" w14:textId="77777777" w:rsidR="00766893" w:rsidRDefault="00766893" w:rsidP="00766893">
            <w:pPr>
              <w:pStyle w:val="XML1"/>
              <w:rPr>
                <w:del w:id="5366" w:author="aas" w:date="2013-10-14T02:06:00Z"/>
              </w:rPr>
            </w:pPr>
            <w:del w:id="5367" w:author="aas" w:date="2013-10-14T02:06:00Z">
              <w:r>
                <w:delText xml:space="preserve">            S.</w:delText>
              </w:r>
            </w:del>
          </w:p>
          <w:p w14:paraId="69A9A461" w14:textId="77777777" w:rsidR="00766893" w:rsidRDefault="00766893" w:rsidP="00766893">
            <w:pPr>
              <w:pStyle w:val="XML1"/>
              <w:rPr>
                <w:del w:id="5368" w:author="aas" w:date="2013-10-14T02:06:00Z"/>
              </w:rPr>
            </w:pPr>
          </w:p>
          <w:p w14:paraId="2C13FFB2" w14:textId="77777777" w:rsidR="00766893" w:rsidRDefault="00766893" w:rsidP="00766893">
            <w:pPr>
              <w:pStyle w:val="XML1"/>
              <w:rPr>
                <w:del w:id="5369" w:author="aas" w:date="2013-10-14T02:06:00Z"/>
              </w:rPr>
            </w:pPr>
            <w:del w:id="5370" w:author="aas" w:date="2013-10-14T02:06:00Z">
              <w:r>
                <w:delText xml:space="preserve">            The element MUST refer to an element at the following path:</w:delText>
              </w:r>
            </w:del>
          </w:p>
          <w:p w14:paraId="16451D11" w14:textId="77777777" w:rsidR="00766893" w:rsidRDefault="00766893" w:rsidP="00766893">
            <w:pPr>
              <w:pStyle w:val="XML1"/>
              <w:rPr>
                <w:del w:id="5371" w:author="aas" w:date="2013-10-14T02:06:00Z"/>
              </w:rPr>
            </w:pPr>
            <w:del w:id="5372" w:author="aas" w:date="2013-10-14T02:06:00Z">
              <w:r>
                <w:delText xml:space="preserve">            /capable-switch/resources/port/resource-id</w:delText>
              </w:r>
            </w:del>
          </w:p>
          <w:p w14:paraId="7478E100" w14:textId="77777777" w:rsidR="00766893" w:rsidRDefault="00766893" w:rsidP="00766893">
            <w:pPr>
              <w:pStyle w:val="XML1"/>
              <w:rPr>
                <w:del w:id="5373" w:author="aas" w:date="2013-10-14T02:06:00Z"/>
              </w:rPr>
            </w:pPr>
            <w:del w:id="5374" w:author="aas" w:date="2013-10-14T02:06:00Z">
              <w:r>
                <w:delText xml:space="preserve">          &lt;/xs:documentation&gt;</w:delText>
              </w:r>
            </w:del>
          </w:p>
          <w:p w14:paraId="5C5CB64F" w14:textId="77777777" w:rsidR="00766893" w:rsidRDefault="00766893" w:rsidP="00766893">
            <w:pPr>
              <w:pStyle w:val="XML1"/>
              <w:rPr>
                <w:del w:id="5375" w:author="aas" w:date="2013-10-14T02:06:00Z"/>
              </w:rPr>
            </w:pPr>
            <w:del w:id="5376" w:author="aas" w:date="2013-10-14T02:06:00Z">
              <w:r>
                <w:delText xml:space="preserve">        &lt;/xs:annotation&gt;</w:delText>
              </w:r>
            </w:del>
          </w:p>
          <w:p w14:paraId="6BCAD188" w14:textId="77777777" w:rsidR="00766893" w:rsidRDefault="00766893" w:rsidP="00766893">
            <w:pPr>
              <w:pStyle w:val="XML1"/>
              <w:rPr>
                <w:del w:id="5377" w:author="aas" w:date="2013-10-14T02:06:00Z"/>
              </w:rPr>
            </w:pPr>
            <w:del w:id="5378" w:author="aas" w:date="2013-10-14T02:06:00Z">
              <w:r>
                <w:delText xml:space="preserve">        &lt;xs:simpleType&gt;</w:delText>
              </w:r>
            </w:del>
          </w:p>
          <w:p w14:paraId="5ED550A1" w14:textId="77777777" w:rsidR="00766893" w:rsidRDefault="00766893" w:rsidP="00766893">
            <w:pPr>
              <w:pStyle w:val="XML1"/>
              <w:rPr>
                <w:del w:id="5379" w:author="aas" w:date="2013-10-14T02:06:00Z"/>
              </w:rPr>
            </w:pPr>
            <w:del w:id="5380" w:author="aas" w:date="2013-10-14T02:06:00Z">
              <w:r>
                <w:delText xml:space="preserve">          &lt;xs:restriction base="inet:uri"&gt;</w:delText>
              </w:r>
            </w:del>
          </w:p>
          <w:p w14:paraId="38832501" w14:textId="77777777" w:rsidR="00766893" w:rsidRDefault="00766893" w:rsidP="00766893">
            <w:pPr>
              <w:pStyle w:val="XML1"/>
              <w:rPr>
                <w:del w:id="5381" w:author="aas" w:date="2013-10-14T02:06:00Z"/>
              </w:rPr>
            </w:pPr>
            <w:del w:id="5382" w:author="aas" w:date="2013-10-14T02:06:00Z">
              <w:r>
                <w:delText xml:space="preserve">          &lt;/xs:restriction&gt;</w:delText>
              </w:r>
            </w:del>
          </w:p>
          <w:p w14:paraId="1A2F5C26" w14:textId="77777777" w:rsidR="00766893" w:rsidRDefault="00766893" w:rsidP="00766893">
            <w:pPr>
              <w:pStyle w:val="XML1"/>
              <w:rPr>
                <w:del w:id="5383" w:author="aas" w:date="2013-10-14T02:06:00Z"/>
              </w:rPr>
            </w:pPr>
            <w:del w:id="5384" w:author="aas" w:date="2013-10-14T02:06:00Z">
              <w:r>
                <w:delText xml:space="preserve">        &lt;/xs:simpleType&gt;</w:delText>
              </w:r>
            </w:del>
          </w:p>
          <w:p w14:paraId="25EEEDE8" w14:textId="77777777" w:rsidR="00766893" w:rsidRDefault="00766893" w:rsidP="00766893">
            <w:pPr>
              <w:pStyle w:val="XML1"/>
              <w:rPr>
                <w:del w:id="5385" w:author="aas" w:date="2013-10-14T02:06:00Z"/>
              </w:rPr>
            </w:pPr>
            <w:del w:id="5386" w:author="aas" w:date="2013-10-14T02:06:00Z">
              <w:r>
                <w:delText xml:space="preserve">      &lt;/xs:element&gt;</w:delText>
              </w:r>
            </w:del>
          </w:p>
          <w:p w14:paraId="5A29976D" w14:textId="77777777" w:rsidR="00766893" w:rsidRDefault="00766893" w:rsidP="00766893">
            <w:pPr>
              <w:pStyle w:val="XML1"/>
              <w:rPr>
                <w:del w:id="5387" w:author="aas" w:date="2013-10-14T02:06:00Z"/>
              </w:rPr>
            </w:pPr>
            <w:del w:id="5388" w:author="aas" w:date="2013-10-14T02:06:00Z">
              <w:r>
                <w:delText xml:space="preserve">      &lt;xs:element name="properties"&gt;</w:delText>
              </w:r>
            </w:del>
          </w:p>
          <w:p w14:paraId="08A308A4" w14:textId="77777777" w:rsidR="00766893" w:rsidRDefault="00766893" w:rsidP="00766893">
            <w:pPr>
              <w:pStyle w:val="XML1"/>
              <w:rPr>
                <w:del w:id="5389" w:author="aas" w:date="2013-10-14T02:06:00Z"/>
              </w:rPr>
            </w:pPr>
            <w:del w:id="5390" w:author="aas" w:date="2013-10-14T02:06:00Z">
              <w:r>
                <w:delText xml:space="preserve">        &lt;xs:annotation&gt;</w:delText>
              </w:r>
            </w:del>
          </w:p>
          <w:p w14:paraId="718F3F76" w14:textId="77777777" w:rsidR="00766893" w:rsidRDefault="00766893" w:rsidP="00766893">
            <w:pPr>
              <w:pStyle w:val="XML1"/>
              <w:rPr>
                <w:del w:id="5391" w:author="aas" w:date="2013-10-14T02:06:00Z"/>
              </w:rPr>
            </w:pPr>
            <w:del w:id="5392" w:author="aas" w:date="2013-10-14T02:06:00Z">
              <w:r>
                <w:delText xml:space="preserve">          &lt;xs:documentation&gt;</w:delText>
              </w:r>
            </w:del>
          </w:p>
          <w:p w14:paraId="1F828170" w14:textId="77777777" w:rsidR="00766893" w:rsidRDefault="00766893" w:rsidP="00766893">
            <w:pPr>
              <w:pStyle w:val="XML1"/>
              <w:rPr>
                <w:del w:id="5393" w:author="aas" w:date="2013-10-14T02:06:00Z"/>
              </w:rPr>
            </w:pPr>
            <w:del w:id="5394" w:author="aas" w:date="2013-10-14T02:06:00Z">
              <w:r>
                <w:delText xml:space="preserve">            The queue properties currently configured.</w:delText>
              </w:r>
            </w:del>
          </w:p>
          <w:p w14:paraId="6CAC6AFE" w14:textId="77777777" w:rsidR="00766893" w:rsidRDefault="00766893" w:rsidP="00766893">
            <w:pPr>
              <w:pStyle w:val="XML1"/>
              <w:rPr>
                <w:del w:id="5395" w:author="aas" w:date="2013-10-14T02:06:00Z"/>
              </w:rPr>
            </w:pPr>
            <w:del w:id="5396" w:author="aas" w:date="2013-10-14T02:06:00Z">
              <w:r>
                <w:delText xml:space="preserve">          &lt;/xs:documentation&gt;</w:delText>
              </w:r>
            </w:del>
          </w:p>
          <w:p w14:paraId="2D919327" w14:textId="77777777" w:rsidR="00766893" w:rsidRDefault="00766893" w:rsidP="00766893">
            <w:pPr>
              <w:pStyle w:val="XML1"/>
              <w:rPr>
                <w:del w:id="5397" w:author="aas" w:date="2013-10-14T02:06:00Z"/>
              </w:rPr>
            </w:pPr>
            <w:del w:id="5398" w:author="aas" w:date="2013-10-14T02:06:00Z">
              <w:r>
                <w:delText xml:space="preserve">        &lt;/xs:annotation&gt;</w:delText>
              </w:r>
            </w:del>
          </w:p>
          <w:p w14:paraId="44C702D4" w14:textId="77777777" w:rsidR="00766893" w:rsidRDefault="00766893" w:rsidP="00766893">
            <w:pPr>
              <w:pStyle w:val="XML1"/>
              <w:rPr>
                <w:del w:id="5399" w:author="aas" w:date="2013-10-14T02:06:00Z"/>
              </w:rPr>
            </w:pPr>
            <w:del w:id="5400" w:author="aas" w:date="2013-10-14T02:06:00Z">
              <w:r>
                <w:delText xml:space="preserve">        &lt;xs:complexType&gt;</w:delText>
              </w:r>
            </w:del>
          </w:p>
          <w:p w14:paraId="21C459AE" w14:textId="77777777" w:rsidR="00766893" w:rsidRDefault="00766893" w:rsidP="00766893">
            <w:pPr>
              <w:pStyle w:val="XML1"/>
              <w:rPr>
                <w:del w:id="5401" w:author="aas" w:date="2013-10-14T02:06:00Z"/>
              </w:rPr>
            </w:pPr>
            <w:del w:id="5402" w:author="aas" w:date="2013-10-14T02:06:00Z">
              <w:r>
                <w:delText xml:space="preserve">          &lt;xs:sequence&gt;</w:delText>
              </w:r>
            </w:del>
          </w:p>
          <w:p w14:paraId="04B139D0" w14:textId="77777777" w:rsidR="00766893" w:rsidRDefault="00766893" w:rsidP="00766893">
            <w:pPr>
              <w:pStyle w:val="XML1"/>
              <w:rPr>
                <w:del w:id="5403" w:author="aas" w:date="2013-10-14T02:06:00Z"/>
              </w:rPr>
            </w:pPr>
            <w:del w:id="5404" w:author="aas" w:date="2013-10-14T02:06:00Z">
              <w:r>
                <w:delText xml:space="preserve">            &lt;xs:element name="min-rate" minOccurs="0"  type="OFTenthOfAPercentType"&gt;</w:delText>
              </w:r>
            </w:del>
          </w:p>
          <w:p w14:paraId="1E038C9F" w14:textId="77777777" w:rsidR="00766893" w:rsidRDefault="00766893" w:rsidP="00766893">
            <w:pPr>
              <w:pStyle w:val="XML1"/>
              <w:rPr>
                <w:del w:id="5405" w:author="aas" w:date="2013-10-14T02:06:00Z"/>
              </w:rPr>
            </w:pPr>
            <w:del w:id="5406" w:author="aas" w:date="2013-10-14T02:06:00Z">
              <w:r>
                <w:delText xml:space="preserve">              &lt;xs:annotation&gt;</w:delText>
              </w:r>
            </w:del>
          </w:p>
          <w:p w14:paraId="0936821D" w14:textId="77777777" w:rsidR="00766893" w:rsidRDefault="00766893" w:rsidP="00766893">
            <w:pPr>
              <w:pStyle w:val="XML1"/>
              <w:rPr>
                <w:del w:id="5407" w:author="aas" w:date="2013-10-14T02:06:00Z"/>
              </w:rPr>
            </w:pPr>
            <w:del w:id="5408" w:author="aas" w:date="2013-10-14T02:06:00Z">
              <w:r>
                <w:delText xml:space="preserve">                &lt;xs:documentation&gt;</w:delText>
              </w:r>
            </w:del>
          </w:p>
          <w:p w14:paraId="0B2A378E" w14:textId="77777777" w:rsidR="00766893" w:rsidRDefault="00766893" w:rsidP="00766893">
            <w:pPr>
              <w:pStyle w:val="XML1"/>
              <w:rPr>
                <w:del w:id="5409" w:author="aas" w:date="2013-10-14T02:06:00Z"/>
              </w:rPr>
            </w:pPr>
            <w:del w:id="5410" w:author="aas" w:date="2013-10-14T02:06:00Z">
              <w:r>
                <w:delText xml:space="preserve">                  The minimal rate that is reserved for this</w:delText>
              </w:r>
            </w:del>
          </w:p>
          <w:p w14:paraId="6DA1EBB8" w14:textId="77777777" w:rsidR="00766893" w:rsidRDefault="00766893" w:rsidP="00766893">
            <w:pPr>
              <w:pStyle w:val="XML1"/>
              <w:rPr>
                <w:del w:id="5411" w:author="aas" w:date="2013-10-14T02:06:00Z"/>
              </w:rPr>
            </w:pPr>
            <w:del w:id="5412" w:author="aas" w:date="2013-10-14T02:06:00Z">
              <w:r>
                <w:delText xml:space="preserve">                  queue in 1/10 of a percent of the actual rate.</w:delText>
              </w:r>
            </w:del>
          </w:p>
          <w:p w14:paraId="77DCE754" w14:textId="77777777" w:rsidR="00766893" w:rsidRDefault="00766893" w:rsidP="00766893">
            <w:pPr>
              <w:pStyle w:val="XML1"/>
              <w:rPr>
                <w:del w:id="5413" w:author="aas" w:date="2013-10-14T02:06:00Z"/>
              </w:rPr>
            </w:pPr>
          </w:p>
          <w:p w14:paraId="70A37A86" w14:textId="77777777" w:rsidR="00766893" w:rsidRDefault="00766893" w:rsidP="00766893">
            <w:pPr>
              <w:pStyle w:val="XML1"/>
              <w:rPr>
                <w:del w:id="5414" w:author="aas" w:date="2013-10-14T02:06:00Z"/>
              </w:rPr>
            </w:pPr>
            <w:del w:id="5415" w:author="aas" w:date="2013-10-14T02:06:00Z">
              <w:r>
                <w:delText xml:space="preserve">                  This element is optional. If not present a min-rate is</w:delText>
              </w:r>
            </w:del>
          </w:p>
          <w:p w14:paraId="4AA04E01" w14:textId="77777777" w:rsidR="00766893" w:rsidRDefault="00766893" w:rsidP="00766893">
            <w:pPr>
              <w:pStyle w:val="XML1"/>
              <w:rPr>
                <w:del w:id="5416" w:author="aas" w:date="2013-10-14T02:06:00Z"/>
              </w:rPr>
            </w:pPr>
            <w:del w:id="5417" w:author="aas" w:date="2013-10-14T02:06:00Z">
              <w:r>
                <w:delText xml:space="preserve">                  not set.</w:delText>
              </w:r>
            </w:del>
          </w:p>
          <w:p w14:paraId="02DD68CA" w14:textId="77777777" w:rsidR="00766893" w:rsidRDefault="00766893" w:rsidP="00766893">
            <w:pPr>
              <w:pStyle w:val="XML1"/>
              <w:rPr>
                <w:del w:id="5418" w:author="aas" w:date="2013-10-14T02:06:00Z"/>
              </w:rPr>
            </w:pPr>
            <w:del w:id="5419" w:author="aas" w:date="2013-10-14T02:06:00Z">
              <w:r>
                <w:delText xml:space="preserve">                &lt;/xs:documentation&gt;</w:delText>
              </w:r>
            </w:del>
          </w:p>
          <w:p w14:paraId="0309BA7E" w14:textId="77777777" w:rsidR="00766893" w:rsidRDefault="00766893" w:rsidP="00766893">
            <w:pPr>
              <w:pStyle w:val="XML1"/>
              <w:rPr>
                <w:del w:id="5420" w:author="aas" w:date="2013-10-14T02:06:00Z"/>
              </w:rPr>
            </w:pPr>
            <w:del w:id="5421" w:author="aas" w:date="2013-10-14T02:06:00Z">
              <w:r>
                <w:delText xml:space="preserve">              &lt;/xs:annotation&gt;</w:delText>
              </w:r>
            </w:del>
          </w:p>
          <w:p w14:paraId="27443497" w14:textId="77777777" w:rsidR="00766893" w:rsidRDefault="00766893" w:rsidP="00766893">
            <w:pPr>
              <w:pStyle w:val="XML1"/>
              <w:rPr>
                <w:del w:id="5422" w:author="aas" w:date="2013-10-14T02:06:00Z"/>
              </w:rPr>
            </w:pPr>
            <w:del w:id="5423" w:author="aas" w:date="2013-10-14T02:06:00Z">
              <w:r>
                <w:delText xml:space="preserve">            &lt;/xs:element&gt;</w:delText>
              </w:r>
            </w:del>
          </w:p>
          <w:p w14:paraId="7EA253E6" w14:textId="77777777" w:rsidR="00766893" w:rsidRDefault="00766893" w:rsidP="00766893">
            <w:pPr>
              <w:pStyle w:val="XML1"/>
              <w:rPr>
                <w:del w:id="5424" w:author="aas" w:date="2013-10-14T02:06:00Z"/>
              </w:rPr>
            </w:pPr>
            <w:del w:id="5425" w:author="aas" w:date="2013-10-14T02:06:00Z">
              <w:r>
                <w:delText xml:space="preserve">            &lt;xs:element name="max-rate" minOccurs="0"  type="OFTenthOfAPercentType"&gt;</w:delText>
              </w:r>
            </w:del>
          </w:p>
          <w:p w14:paraId="347988F4" w14:textId="77777777" w:rsidR="00766893" w:rsidRDefault="00766893" w:rsidP="00766893">
            <w:pPr>
              <w:pStyle w:val="XML1"/>
              <w:rPr>
                <w:del w:id="5426" w:author="aas" w:date="2013-10-14T02:06:00Z"/>
              </w:rPr>
            </w:pPr>
            <w:del w:id="5427" w:author="aas" w:date="2013-10-14T02:06:00Z">
              <w:r>
                <w:delText xml:space="preserve">              &lt;xs:annotation&gt;</w:delText>
              </w:r>
            </w:del>
          </w:p>
          <w:p w14:paraId="3587CFC8" w14:textId="77777777" w:rsidR="00766893" w:rsidRDefault="00766893" w:rsidP="00766893">
            <w:pPr>
              <w:pStyle w:val="XML1"/>
              <w:rPr>
                <w:del w:id="5428" w:author="aas" w:date="2013-10-14T02:06:00Z"/>
              </w:rPr>
            </w:pPr>
            <w:del w:id="5429" w:author="aas" w:date="2013-10-14T02:06:00Z">
              <w:r>
                <w:delText xml:space="preserve">                &lt;xs:documentation&gt;</w:delText>
              </w:r>
            </w:del>
          </w:p>
          <w:p w14:paraId="363B0F03" w14:textId="77777777" w:rsidR="00766893" w:rsidRDefault="00766893" w:rsidP="00766893">
            <w:pPr>
              <w:pStyle w:val="XML1"/>
              <w:rPr>
                <w:del w:id="5430" w:author="aas" w:date="2013-10-14T02:06:00Z"/>
              </w:rPr>
            </w:pPr>
            <w:del w:id="5431" w:author="aas" w:date="2013-10-14T02:06:00Z">
              <w:r>
                <w:delText xml:space="preserve">                  The maximum rate that is reserved for this</w:delText>
              </w:r>
            </w:del>
          </w:p>
          <w:p w14:paraId="12BBBA63" w14:textId="77777777" w:rsidR="00766893" w:rsidRDefault="00766893" w:rsidP="00766893">
            <w:pPr>
              <w:pStyle w:val="XML1"/>
              <w:rPr>
                <w:del w:id="5432" w:author="aas" w:date="2013-10-14T02:06:00Z"/>
              </w:rPr>
            </w:pPr>
            <w:del w:id="5433" w:author="aas" w:date="2013-10-14T02:06:00Z">
              <w:r>
                <w:delText xml:space="preserve">                  queue in 1/10 of a percent of the actual rate.</w:delText>
              </w:r>
            </w:del>
          </w:p>
          <w:p w14:paraId="46EA28B4" w14:textId="77777777" w:rsidR="00766893" w:rsidRDefault="00766893" w:rsidP="00766893">
            <w:pPr>
              <w:pStyle w:val="XML1"/>
              <w:rPr>
                <w:del w:id="5434" w:author="aas" w:date="2013-10-14T02:06:00Z"/>
              </w:rPr>
            </w:pPr>
          </w:p>
          <w:p w14:paraId="202858D6" w14:textId="77777777" w:rsidR="00766893" w:rsidRDefault="00766893" w:rsidP="00766893">
            <w:pPr>
              <w:pStyle w:val="XML1"/>
              <w:rPr>
                <w:del w:id="5435" w:author="aas" w:date="2013-10-14T02:06:00Z"/>
              </w:rPr>
            </w:pPr>
            <w:del w:id="5436" w:author="aas" w:date="2013-10-14T02:06:00Z">
              <w:r>
                <w:delText xml:space="preserve">                  This element is optional. If not present the max-rate is</w:delText>
              </w:r>
            </w:del>
          </w:p>
          <w:p w14:paraId="46E4BC3E" w14:textId="77777777" w:rsidR="00766893" w:rsidRDefault="00766893" w:rsidP="00766893">
            <w:pPr>
              <w:pStyle w:val="XML1"/>
              <w:rPr>
                <w:del w:id="5437" w:author="aas" w:date="2013-10-14T02:06:00Z"/>
              </w:rPr>
            </w:pPr>
            <w:del w:id="5438" w:author="aas" w:date="2013-10-14T02:06:00Z">
              <w:r>
                <w:delText xml:space="preserve">                  not set.</w:delText>
              </w:r>
            </w:del>
          </w:p>
          <w:p w14:paraId="501680B2" w14:textId="77777777" w:rsidR="00766893" w:rsidRDefault="00766893" w:rsidP="00766893">
            <w:pPr>
              <w:pStyle w:val="XML1"/>
              <w:rPr>
                <w:del w:id="5439" w:author="aas" w:date="2013-10-14T02:06:00Z"/>
              </w:rPr>
            </w:pPr>
            <w:del w:id="5440" w:author="aas" w:date="2013-10-14T02:06:00Z">
              <w:r>
                <w:delText xml:space="preserve">                &lt;/xs:documentation&gt;</w:delText>
              </w:r>
            </w:del>
          </w:p>
          <w:p w14:paraId="0A541544" w14:textId="77777777" w:rsidR="00766893" w:rsidRDefault="00766893" w:rsidP="00766893">
            <w:pPr>
              <w:pStyle w:val="XML1"/>
              <w:rPr>
                <w:del w:id="5441" w:author="aas" w:date="2013-10-14T02:06:00Z"/>
              </w:rPr>
            </w:pPr>
            <w:del w:id="5442" w:author="aas" w:date="2013-10-14T02:06:00Z">
              <w:r>
                <w:delText xml:space="preserve">              &lt;/xs:annotation&gt;</w:delText>
              </w:r>
            </w:del>
          </w:p>
          <w:p w14:paraId="56C09B0F" w14:textId="77777777" w:rsidR="00766893" w:rsidRDefault="00766893" w:rsidP="00766893">
            <w:pPr>
              <w:pStyle w:val="XML1"/>
              <w:rPr>
                <w:del w:id="5443" w:author="aas" w:date="2013-10-14T02:06:00Z"/>
              </w:rPr>
            </w:pPr>
            <w:del w:id="5444" w:author="aas" w:date="2013-10-14T02:06:00Z">
              <w:r>
                <w:delText xml:space="preserve">            &lt;/xs:element&gt;</w:delText>
              </w:r>
            </w:del>
          </w:p>
          <w:p w14:paraId="3609619F" w14:textId="77777777" w:rsidR="00766893" w:rsidRDefault="00766893" w:rsidP="00766893">
            <w:pPr>
              <w:pStyle w:val="XML1"/>
              <w:rPr>
                <w:del w:id="5445" w:author="aas" w:date="2013-10-14T02:06:00Z"/>
              </w:rPr>
            </w:pPr>
            <w:del w:id="5446"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47" w:author="aas" w:date="2013-10-14T02:06:00Z"/>
              </w:rPr>
            </w:pPr>
            <w:del w:id="5448" w:author="aas" w:date="2013-10-14T02:06:00Z">
              <w:r>
                <w:delText xml:space="preserve">              &lt;xs:annotation&gt;</w:delText>
              </w:r>
            </w:del>
          </w:p>
          <w:p w14:paraId="1FF140B5" w14:textId="77777777" w:rsidR="00766893" w:rsidRDefault="00766893" w:rsidP="00766893">
            <w:pPr>
              <w:pStyle w:val="XML1"/>
              <w:rPr>
                <w:del w:id="5449" w:author="aas" w:date="2013-10-14T02:06:00Z"/>
              </w:rPr>
            </w:pPr>
            <w:del w:id="5450" w:author="aas" w:date="2013-10-14T02:06:00Z">
              <w:r>
                <w:delText xml:space="preserve">                &lt;xs:documentation&gt;</w:delText>
              </w:r>
            </w:del>
          </w:p>
          <w:p w14:paraId="054C3301" w14:textId="77777777" w:rsidR="00766893" w:rsidRDefault="00766893" w:rsidP="00766893">
            <w:pPr>
              <w:pStyle w:val="XML1"/>
              <w:rPr>
                <w:del w:id="5451" w:author="aas" w:date="2013-10-14T02:06:00Z"/>
              </w:rPr>
            </w:pPr>
            <w:del w:id="5452" w:author="aas" w:date="2013-10-14T02:06:00Z">
              <w:r>
                <w:delText xml:space="preserve">                  A list of experimenter identifiers of queue</w:delText>
              </w:r>
            </w:del>
          </w:p>
          <w:p w14:paraId="574D5945" w14:textId="77777777" w:rsidR="00766893" w:rsidRDefault="00766893" w:rsidP="00766893">
            <w:pPr>
              <w:pStyle w:val="XML1"/>
              <w:rPr>
                <w:del w:id="5453" w:author="aas" w:date="2013-10-14T02:06:00Z"/>
              </w:rPr>
            </w:pPr>
            <w:del w:id="5454" w:author="aas" w:date="2013-10-14T02:06:00Z">
              <w:r>
                <w:delText xml:space="preserve">                  properties used.</w:delText>
              </w:r>
            </w:del>
          </w:p>
          <w:p w14:paraId="4D6696D7" w14:textId="77777777" w:rsidR="00766893" w:rsidRDefault="00766893" w:rsidP="00766893">
            <w:pPr>
              <w:pStyle w:val="XML1"/>
              <w:rPr>
                <w:del w:id="5455" w:author="aas" w:date="2013-10-14T02:06:00Z"/>
              </w:rPr>
            </w:pPr>
          </w:p>
          <w:p w14:paraId="73B589B9" w14:textId="77777777" w:rsidR="00766893" w:rsidRDefault="00766893" w:rsidP="00766893">
            <w:pPr>
              <w:pStyle w:val="XML1"/>
              <w:rPr>
                <w:del w:id="5456" w:author="aas" w:date="2013-10-14T02:06:00Z"/>
              </w:rPr>
            </w:pPr>
            <w:del w:id="5457" w:author="aas" w:date="2013-10-14T02:06:00Z">
              <w:r>
                <w:delText xml:space="preserve">                  This element is optional.</w:delText>
              </w:r>
            </w:del>
          </w:p>
          <w:p w14:paraId="16717353" w14:textId="77777777" w:rsidR="00766893" w:rsidRDefault="00766893" w:rsidP="00766893">
            <w:pPr>
              <w:pStyle w:val="XML1"/>
              <w:rPr>
                <w:del w:id="5458" w:author="aas" w:date="2013-10-14T02:06:00Z"/>
              </w:rPr>
            </w:pPr>
            <w:del w:id="5459" w:author="aas" w:date="2013-10-14T02:06:00Z">
              <w:r>
                <w:delText xml:space="preserve">                &lt;/xs:documentation&gt;</w:delText>
              </w:r>
            </w:del>
          </w:p>
          <w:p w14:paraId="1961E709" w14:textId="77777777" w:rsidR="00766893" w:rsidRDefault="00766893" w:rsidP="00766893">
            <w:pPr>
              <w:pStyle w:val="XML1"/>
              <w:rPr>
                <w:del w:id="5460" w:author="aas" w:date="2013-10-14T02:06:00Z"/>
              </w:rPr>
            </w:pPr>
            <w:del w:id="5461" w:author="aas" w:date="2013-10-14T02:06:00Z">
              <w:r>
                <w:delText xml:space="preserve">              &lt;/xs:annotation&gt;</w:delText>
              </w:r>
            </w:del>
          </w:p>
          <w:p w14:paraId="5BE8FA5E" w14:textId="77777777" w:rsidR="00766893" w:rsidRDefault="00766893" w:rsidP="00766893">
            <w:pPr>
              <w:pStyle w:val="XML1"/>
              <w:rPr>
                <w:del w:id="5462" w:author="aas" w:date="2013-10-14T02:06:00Z"/>
              </w:rPr>
            </w:pPr>
            <w:del w:id="5463" w:author="aas" w:date="2013-10-14T02:06:00Z">
              <w:r>
                <w:delText xml:space="preserve">            &lt;/xs:element&gt;</w:delText>
              </w:r>
            </w:del>
          </w:p>
          <w:p w14:paraId="13D9C789" w14:textId="77777777" w:rsidR="00766893" w:rsidRDefault="00766893" w:rsidP="00766893">
            <w:pPr>
              <w:pStyle w:val="XML1"/>
              <w:rPr>
                <w:del w:id="5464" w:author="aas" w:date="2013-10-14T02:06:00Z"/>
              </w:rPr>
            </w:pPr>
            <w:del w:id="5465" w:author="aas" w:date="2013-10-14T02:06:00Z">
              <w:r>
                <w:delText xml:space="preserve">          &lt;/xs:sequence&gt;</w:delText>
              </w:r>
            </w:del>
          </w:p>
          <w:p w14:paraId="24C88F04" w14:textId="77777777" w:rsidR="00766893" w:rsidRDefault="00766893" w:rsidP="00766893">
            <w:pPr>
              <w:pStyle w:val="XML1"/>
              <w:rPr>
                <w:del w:id="5466" w:author="aas" w:date="2013-10-14T02:06:00Z"/>
              </w:rPr>
            </w:pPr>
            <w:del w:id="5467" w:author="aas" w:date="2013-10-14T02:06:00Z">
              <w:r>
                <w:delText xml:space="preserve">        &lt;/xs:complexType&gt;</w:delText>
              </w:r>
            </w:del>
          </w:p>
          <w:p w14:paraId="3D23416E" w14:textId="77777777" w:rsidR="00766893" w:rsidRDefault="00766893" w:rsidP="00766893">
            <w:pPr>
              <w:pStyle w:val="XML1"/>
              <w:rPr>
                <w:del w:id="5468" w:author="aas" w:date="2013-10-14T02:06:00Z"/>
              </w:rPr>
            </w:pPr>
            <w:del w:id="5469" w:author="aas" w:date="2013-10-14T02:06:00Z">
              <w:r>
                <w:delText xml:space="preserve">      &lt;/xs:element&gt;</w:delText>
              </w:r>
            </w:del>
          </w:p>
          <w:p w14:paraId="0C91DC8D" w14:textId="77777777" w:rsidR="00766893" w:rsidRDefault="00766893" w:rsidP="00766893">
            <w:pPr>
              <w:pStyle w:val="XML1"/>
              <w:rPr>
                <w:del w:id="5470" w:author="aas" w:date="2013-10-14T02:06:00Z"/>
              </w:rPr>
            </w:pPr>
            <w:del w:id="5471" w:author="aas" w:date="2013-10-14T02:06:00Z">
              <w:r>
                <w:delText xml:space="preserve">    &lt;/xs:sequence&gt;</w:delText>
              </w:r>
            </w:del>
          </w:p>
          <w:p w14:paraId="52C6BA8E" w14:textId="77777777" w:rsidR="00F07D3E" w:rsidRDefault="00766893" w:rsidP="00766893">
            <w:pPr>
              <w:pStyle w:val="XML1"/>
              <w:rPr>
                <w:del w:id="5472" w:author="aas" w:date="2013-10-14T02:06:00Z"/>
              </w:rPr>
            </w:pPr>
            <w:del w:id="5473" w:author="aas" w:date="2013-10-14T02:06:00Z">
              <w:r>
                <w:delText xml:space="preserve">  &lt;/xs:group&gt;</w:delText>
              </w:r>
            </w:del>
          </w:p>
          <w:p w14:paraId="2CEFAF4E" w14:textId="77777777" w:rsidR="00766893" w:rsidRDefault="00766893" w:rsidP="00766893">
            <w:pPr>
              <w:pStyle w:val="XML1"/>
              <w:rPr>
                <w:del w:id="5474" w:author="aas" w:date="2013-10-14T02:06:00Z"/>
              </w:rPr>
            </w:pPr>
          </w:p>
          <w:p w14:paraId="02251563" w14:textId="77777777" w:rsidR="0089627C" w:rsidRDefault="0089627C" w:rsidP="0089627C">
            <w:pPr>
              <w:pStyle w:val="XML1"/>
              <w:rPr>
                <w:del w:id="5475" w:author="aas" w:date="2013-10-14T02:06:00Z"/>
              </w:rPr>
            </w:pPr>
            <w:del w:id="5476" w:author="aas" w:date="2013-10-14T02:06:00Z">
              <w:r>
                <w:delText xml:space="preserve">  &lt;xs:simpleType name="OFTenthOfAPercentType"&gt;</w:delText>
              </w:r>
            </w:del>
          </w:p>
          <w:p w14:paraId="63B22678" w14:textId="77777777" w:rsidR="0089627C" w:rsidRDefault="0089627C" w:rsidP="0089627C">
            <w:pPr>
              <w:pStyle w:val="XML1"/>
              <w:rPr>
                <w:del w:id="5477" w:author="aas" w:date="2013-10-14T02:06:00Z"/>
              </w:rPr>
            </w:pPr>
            <w:del w:id="5478" w:author="aas" w:date="2013-10-14T02:06:00Z">
              <w:r>
                <w:delText xml:space="preserve">    &lt;xs:annotation&gt;</w:delText>
              </w:r>
            </w:del>
          </w:p>
          <w:p w14:paraId="447AA994" w14:textId="77777777" w:rsidR="0089627C" w:rsidRDefault="0089627C" w:rsidP="0089627C">
            <w:pPr>
              <w:pStyle w:val="XML1"/>
              <w:rPr>
                <w:del w:id="5479" w:author="aas" w:date="2013-10-14T02:06:00Z"/>
              </w:rPr>
            </w:pPr>
            <w:del w:id="5480" w:author="aas" w:date="2013-10-14T02:06:00Z">
              <w:r>
                <w:delText xml:space="preserve">      &lt;xs:documentation&gt;</w:delText>
              </w:r>
            </w:del>
          </w:p>
          <w:p w14:paraId="30C87765" w14:textId="77777777" w:rsidR="0089627C" w:rsidRDefault="0089627C" w:rsidP="0089627C">
            <w:pPr>
              <w:pStyle w:val="XML1"/>
              <w:rPr>
                <w:del w:id="5481" w:author="aas" w:date="2013-10-14T02:06:00Z"/>
              </w:rPr>
            </w:pPr>
            <w:del w:id="5482" w:author="aas" w:date="2013-10-14T02:06:00Z">
              <w:r>
                <w:delText xml:space="preserve">        This type defines a value in tenth of a percent.</w:delText>
              </w:r>
            </w:del>
          </w:p>
          <w:p w14:paraId="1599355C" w14:textId="77777777" w:rsidR="0089627C" w:rsidRDefault="0089627C" w:rsidP="0089627C">
            <w:pPr>
              <w:pStyle w:val="XML1"/>
              <w:rPr>
                <w:del w:id="5483" w:author="aas" w:date="2013-10-14T02:06:00Z"/>
              </w:rPr>
            </w:pPr>
            <w:del w:id="5484" w:author="aas" w:date="2013-10-14T02:06:00Z">
              <w:r>
                <w:delText xml:space="preserve">      &lt;/xs:documentation&gt;</w:delText>
              </w:r>
            </w:del>
          </w:p>
          <w:p w14:paraId="31A0D1D4" w14:textId="77777777" w:rsidR="0089627C" w:rsidRDefault="0089627C" w:rsidP="0089627C">
            <w:pPr>
              <w:pStyle w:val="XML1"/>
              <w:rPr>
                <w:del w:id="5485" w:author="aas" w:date="2013-10-14T02:06:00Z"/>
              </w:rPr>
            </w:pPr>
            <w:del w:id="5486" w:author="aas" w:date="2013-10-14T02:06:00Z">
              <w:r>
                <w:delText xml:space="preserve">    &lt;/xs:annotation&gt;</w:delText>
              </w:r>
            </w:del>
          </w:p>
          <w:p w14:paraId="019E8FD4" w14:textId="77777777" w:rsidR="0089627C" w:rsidRDefault="0089627C" w:rsidP="0089627C">
            <w:pPr>
              <w:pStyle w:val="XML1"/>
              <w:rPr>
                <w:del w:id="5487" w:author="aas" w:date="2013-10-14T02:06:00Z"/>
              </w:rPr>
            </w:pPr>
          </w:p>
          <w:p w14:paraId="3B007B60" w14:textId="77777777" w:rsidR="0089627C" w:rsidRDefault="0089627C" w:rsidP="0089627C">
            <w:pPr>
              <w:pStyle w:val="XML1"/>
              <w:rPr>
                <w:del w:id="5488" w:author="aas" w:date="2013-10-14T02:06:00Z"/>
              </w:rPr>
            </w:pPr>
            <w:del w:id="5489" w:author="aas" w:date="2013-10-14T02:06:00Z">
              <w:r>
                <w:delText xml:space="preserve">    &lt;xs:restriction base="xs:unsignedShort"&gt;</w:delText>
              </w:r>
            </w:del>
          </w:p>
          <w:p w14:paraId="1C89F708" w14:textId="77777777" w:rsidR="0089627C" w:rsidRDefault="0089627C" w:rsidP="0089627C">
            <w:pPr>
              <w:pStyle w:val="XML1"/>
              <w:rPr>
                <w:del w:id="5490" w:author="aas" w:date="2013-10-14T02:06:00Z"/>
              </w:rPr>
            </w:pPr>
            <w:del w:id="5491" w:author="aas" w:date="2013-10-14T02:06:00Z">
              <w:r>
                <w:delText xml:space="preserve">      &lt;xs:minInclusive value="0"/&gt;</w:delText>
              </w:r>
            </w:del>
          </w:p>
          <w:p w14:paraId="73D6B516" w14:textId="77777777" w:rsidR="0089627C" w:rsidRDefault="0089627C" w:rsidP="0089627C">
            <w:pPr>
              <w:pStyle w:val="XML1"/>
              <w:rPr>
                <w:del w:id="5492" w:author="aas" w:date="2013-10-14T02:06:00Z"/>
              </w:rPr>
            </w:pPr>
            <w:del w:id="5493" w:author="aas" w:date="2013-10-14T02:06:00Z">
              <w:r>
                <w:delText xml:space="preserve">      &lt;xs:maxInclusive value="1000"/&gt;</w:delText>
              </w:r>
            </w:del>
          </w:p>
          <w:p w14:paraId="0EEDFC44" w14:textId="77777777" w:rsidR="0089627C" w:rsidRDefault="0089627C" w:rsidP="0089627C">
            <w:pPr>
              <w:pStyle w:val="XML1"/>
              <w:rPr>
                <w:del w:id="5494" w:author="aas" w:date="2013-10-14T02:06:00Z"/>
              </w:rPr>
            </w:pPr>
            <w:del w:id="5495" w:author="aas" w:date="2013-10-14T02:06:00Z">
              <w:r>
                <w:delText xml:space="preserve">    &lt;/xs:restriction&gt;</w:delText>
              </w:r>
            </w:del>
          </w:p>
          <w:p w14:paraId="5AF36623" w14:textId="77777777" w:rsidR="00766893" w:rsidRPr="009F1B7D" w:rsidRDefault="0089627C" w:rsidP="0089627C">
            <w:pPr>
              <w:pStyle w:val="XML1"/>
              <w:rPr>
                <w:del w:id="5496" w:author="aas" w:date="2013-10-14T02:06:00Z"/>
              </w:rPr>
            </w:pPr>
            <w:del w:id="5497" w:author="aas" w:date="2013-10-14T02:06:00Z">
              <w:r>
                <w:delText xml:space="preserve">  &lt;/xs:simpleType&gt;</w:delText>
              </w:r>
            </w:del>
          </w:p>
        </w:tc>
      </w:tr>
    </w:tbl>
    <w:p w14:paraId="584029A4" w14:textId="77777777" w:rsidR="00F07D3E" w:rsidRPr="009F1B7D" w:rsidRDefault="00F07D3E" w:rsidP="00F07D3E">
      <w:pPr>
        <w:rPr>
          <w:del w:id="5498" w:author="aas" w:date="2013-10-14T02:06:00Z"/>
        </w:rPr>
      </w:pPr>
    </w:p>
    <w:p w14:paraId="4B268707" w14:textId="77777777" w:rsidR="00F07D3E" w:rsidRPr="009F1B7D" w:rsidRDefault="00F07D3E" w:rsidP="00D14D27">
      <w:pPr>
        <w:pStyle w:val="Heading3"/>
      </w:pPr>
      <w:bookmarkStart w:id="5499" w:name="_Toc243774080"/>
      <w:r w:rsidRPr="00DB42FD">
        <w:t>XML Example</w:t>
      </w:r>
      <w:bookmarkEnd w:id="5239"/>
      <w:bookmarkEnd w:id="5240"/>
      <w:bookmarkEnd w:id="5499"/>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w:t>
            </w:r>
            <w:proofErr w:type="gramStart"/>
            <w:r w:rsidRPr="009F1B7D">
              <w:t>queue</w:t>
            </w:r>
            <w:proofErr w:type="gramEnd"/>
            <w:r w:rsidRPr="009F1B7D">
              <w:t>&gt;</w:t>
            </w:r>
          </w:p>
          <w:p w14:paraId="29EF5D05" w14:textId="77777777" w:rsidR="00F07D3E" w:rsidRPr="009F1B7D" w:rsidRDefault="00F07D3E" w:rsidP="00011096">
            <w:pPr>
              <w:pStyle w:val="XML2"/>
            </w:pPr>
            <w:r w:rsidRPr="009F1B7D">
              <w:t>&lt;</w:t>
            </w:r>
            <w:proofErr w:type="gramStart"/>
            <w:r w:rsidRPr="009F1B7D">
              <w:t>resource</w:t>
            </w:r>
            <w:proofErr w:type="gramEnd"/>
            <w:r w:rsidRPr="009F1B7D">
              <w:t>-id&gt;Queue2&lt;/resource-id&gt;</w:t>
            </w:r>
          </w:p>
          <w:p w14:paraId="5ED04548" w14:textId="77777777" w:rsidR="00F07D3E" w:rsidRPr="009F1B7D" w:rsidRDefault="00F07D3E" w:rsidP="00011096">
            <w:pPr>
              <w:pStyle w:val="XML2"/>
            </w:pPr>
            <w:r w:rsidRPr="009F1B7D">
              <w:t>&lt;</w:t>
            </w:r>
            <w:proofErr w:type="gramStart"/>
            <w:r w:rsidRPr="009F1B7D">
              <w:t>id</w:t>
            </w:r>
            <w:proofErr w:type="gramEnd"/>
            <w:r w:rsidRPr="009F1B7D">
              <w:t>&gt;2&lt;/id&gt;</w:t>
            </w:r>
          </w:p>
          <w:p w14:paraId="76FECB65" w14:textId="77777777" w:rsidR="00F07D3E" w:rsidRPr="009F1B7D" w:rsidRDefault="00F07D3E" w:rsidP="00011096">
            <w:pPr>
              <w:pStyle w:val="XML2"/>
            </w:pPr>
            <w:r w:rsidRPr="009F1B7D">
              <w:t>&lt;</w:t>
            </w:r>
            <w:proofErr w:type="gramStart"/>
            <w:r w:rsidRPr="009F1B7D">
              <w:t>port</w:t>
            </w:r>
            <w:proofErr w:type="gramEnd"/>
            <w:r w:rsidRPr="009F1B7D">
              <w:t>&gt;4&lt;/port&gt;</w:t>
            </w:r>
          </w:p>
          <w:p w14:paraId="27CDE5A4" w14:textId="77777777" w:rsidR="00F07D3E" w:rsidRPr="009F1B7D" w:rsidRDefault="00F07D3E" w:rsidP="00011096">
            <w:pPr>
              <w:pStyle w:val="XML2"/>
            </w:pPr>
            <w:r w:rsidRPr="009F1B7D">
              <w:t>&lt;</w:t>
            </w:r>
            <w:proofErr w:type="gramStart"/>
            <w:r w:rsidRPr="009F1B7D">
              <w:t>properties</w:t>
            </w:r>
            <w:proofErr w:type="gramEnd"/>
            <w:r w:rsidRPr="009F1B7D">
              <w:t>&gt;</w:t>
            </w:r>
          </w:p>
          <w:p w14:paraId="20EF9979" w14:textId="77777777" w:rsidR="00F07D3E" w:rsidRPr="009F1B7D" w:rsidRDefault="00F07D3E" w:rsidP="00011096">
            <w:pPr>
              <w:pStyle w:val="XML3"/>
            </w:pPr>
            <w:r w:rsidRPr="009F1B7D">
              <w:t>&lt;</w:t>
            </w:r>
            <w:proofErr w:type="gramStart"/>
            <w:r w:rsidRPr="009F1B7D">
              <w:t>min</w:t>
            </w:r>
            <w:proofErr w:type="gramEnd"/>
            <w:r w:rsidRPr="009F1B7D">
              <w:t>-rate&gt;10&lt;/min-rate&gt;</w:t>
            </w:r>
          </w:p>
          <w:p w14:paraId="22DF8915" w14:textId="50F4C351" w:rsidR="00F07D3E" w:rsidRPr="009F1B7D" w:rsidDel="00FE1A17" w:rsidRDefault="00F07D3E" w:rsidP="00011096">
            <w:pPr>
              <w:pStyle w:val="XML3"/>
              <w:rPr>
                <w:del w:id="5500" w:author="Anees Shaikh" w:date="2013-11-24T22:56:00Z"/>
              </w:rPr>
            </w:pPr>
            <w:r w:rsidRPr="009F1B7D">
              <w:t>&lt;</w:t>
            </w:r>
            <w:proofErr w:type="gramStart"/>
            <w:r w:rsidRPr="009F1B7D">
              <w:t>max</w:t>
            </w:r>
            <w:proofErr w:type="gramEnd"/>
            <w:r w:rsidRPr="009F1B7D">
              <w:t>-rate&gt;500&lt;/max-rate&gt;</w:t>
            </w:r>
          </w:p>
          <w:p w14:paraId="749AA119" w14:textId="20388642" w:rsidR="00F07D3E" w:rsidRPr="009F1B7D" w:rsidDel="00FE1A17" w:rsidRDefault="00F07D3E" w:rsidP="00FE1A17">
            <w:pPr>
              <w:pStyle w:val="XML3"/>
              <w:rPr>
                <w:del w:id="5501" w:author="Anees Shaikh" w:date="2013-11-24T22:56:00Z"/>
              </w:rPr>
              <w:pPrChange w:id="5502" w:author="Anees Shaikh" w:date="2013-11-24T22:56:00Z">
                <w:pPr>
                  <w:pStyle w:val="XML3"/>
                </w:pPr>
              </w:pPrChange>
            </w:pPr>
            <w:del w:id="5503" w:author="Anees Shaikh" w:date="2013-11-24T22:56:00Z">
              <w:r w:rsidRPr="009F1B7D" w:rsidDel="00FE1A17">
                <w:delText>&lt;experimenter&gt;123498&lt;/experimenter&gt;</w:delText>
              </w:r>
            </w:del>
          </w:p>
          <w:p w14:paraId="6B233E4E" w14:textId="338358DC" w:rsidR="00F07D3E" w:rsidRPr="009F1B7D" w:rsidRDefault="00F07D3E" w:rsidP="00FE1A17">
            <w:pPr>
              <w:pStyle w:val="XML3"/>
              <w:ind w:left="504" w:firstLine="0"/>
              <w:pPrChange w:id="5504" w:author="Anees Shaikh" w:date="2013-11-24T22:56:00Z">
                <w:pPr>
                  <w:pStyle w:val="XML3"/>
                </w:pPr>
              </w:pPrChange>
            </w:pPr>
            <w:del w:id="5505"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06" w:name="_Toc333524189"/>
      <w:bookmarkStart w:id="5507" w:name="_Toc335148276"/>
      <w:bookmarkStart w:id="5508" w:name="_Toc333524190"/>
      <w:bookmarkStart w:id="5509" w:name="_Toc335148277"/>
      <w:bookmarkStart w:id="5510" w:name="_Toc333524191"/>
      <w:bookmarkStart w:id="5511" w:name="_Toc335148278"/>
      <w:bookmarkStart w:id="5512" w:name="_Toc333524192"/>
      <w:bookmarkStart w:id="5513" w:name="_Toc335148279"/>
      <w:bookmarkStart w:id="5514" w:name="_Toc333524193"/>
      <w:bookmarkStart w:id="5515" w:name="_Toc335148280"/>
      <w:bookmarkStart w:id="5516" w:name="_Toc333524194"/>
      <w:bookmarkStart w:id="5517" w:name="_Toc335148281"/>
      <w:bookmarkStart w:id="5518" w:name="_Toc333524195"/>
      <w:bookmarkStart w:id="5519" w:name="_Toc335148282"/>
      <w:bookmarkStart w:id="5520" w:name="_Toc333524196"/>
      <w:bookmarkStart w:id="5521" w:name="_Toc335148283"/>
      <w:bookmarkStart w:id="5522" w:name="_Toc333524197"/>
      <w:bookmarkStart w:id="5523" w:name="_Toc335148284"/>
      <w:bookmarkStart w:id="5524" w:name="_Toc333524198"/>
      <w:bookmarkStart w:id="5525" w:name="_Toc335148285"/>
      <w:bookmarkStart w:id="5526" w:name="_Toc243774081"/>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r>
        <w:t>External Certificate</w:t>
      </w:r>
      <w:bookmarkEnd w:id="5526"/>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w:t>
      </w:r>
      <w:proofErr w:type="spellStart"/>
      <w:r w:rsidR="00325239">
        <w:t>OpenFlow</w:t>
      </w:r>
      <w:proofErr w:type="spellEnd"/>
      <w:r w:rsidR="00325239">
        <w:t xml:space="preserve">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27" w:name="_Toc243774082"/>
      <w:r w:rsidRPr="00DB42FD">
        <w:t>UML Diagram</w:t>
      </w:r>
      <w:bookmarkEnd w:id="5527"/>
    </w:p>
    <w:p w14:paraId="72061590" w14:textId="65BA7BFF" w:rsidR="002A5300" w:rsidRPr="009F1B7D" w:rsidRDefault="00BB307B" w:rsidP="002A5300">
      <w:pPr>
        <w:keepNext/>
        <w:jc w:val="center"/>
      </w:pPr>
      <w:r>
        <w:object w:dxaOrig="3114" w:dyaOrig="2210" w14:anchorId="55CAF233">
          <v:shape id="_x0000_i1037" type="#_x0000_t75" style="width:154pt;height:111pt" o:ole="">
            <v:imagedata r:id="rId40" o:title=""/>
          </v:shape>
          <o:OLEObject Type="Embed" ProgID="Visio.Drawing.11" ShapeID="_x0000_i1037" DrawAspect="Content" ObjectID="_1320699992" r:id="rId41"/>
        </w:object>
      </w:r>
    </w:p>
    <w:p w14:paraId="4FD97B30" w14:textId="659241E6" w:rsidR="002A5300" w:rsidRPr="009F1B7D" w:rsidRDefault="002A5300" w:rsidP="001026D4">
      <w:pPr>
        <w:pStyle w:val="Caption"/>
      </w:pPr>
      <w:r w:rsidRPr="00A3202A">
        <w:t xml:space="preserve">Figure </w:t>
      </w:r>
      <w:r w:rsidR="001026D4">
        <w:rPr>
          <w:b w:val="0"/>
          <w:rPrChange w:id="5528" w:author="aas" w:date="2013-10-14T02:06:00Z">
            <w:rPr>
              <w:lang w:bidi="ar-SA"/>
            </w:rPr>
          </w:rPrChange>
        </w:rPr>
        <w:fldChar w:fldCharType="begin"/>
      </w:r>
      <w:r w:rsidR="001026D4">
        <w:rPr>
          <w:b w:val="0"/>
          <w:rPrChange w:id="5529" w:author="aas" w:date="2013-10-14T02:06:00Z">
            <w:rPr/>
          </w:rPrChange>
        </w:rPr>
        <w:instrText xml:space="preserve"> SEQ Figure \* ARABIC </w:instrText>
      </w:r>
      <w:r w:rsidR="001026D4">
        <w:rPr>
          <w:b w:val="0"/>
          <w:rPrChange w:id="5530" w:author="aas" w:date="2013-10-14T02:06:00Z">
            <w:rPr>
              <w:lang w:bidi="ar-SA"/>
            </w:rPr>
          </w:rPrChange>
        </w:rPr>
        <w:fldChar w:fldCharType="separate"/>
      </w:r>
      <w:ins w:id="5531" w:author="Anees Shaikh" w:date="2013-10-19T23:57:00Z">
        <w:r w:rsidR="00EE43EB">
          <w:rPr>
            <w:b w:val="0"/>
            <w:noProof/>
          </w:rPr>
          <w:t>9</w:t>
        </w:r>
      </w:ins>
      <w:del w:id="5532" w:author="Anees Shaikh" w:date="2013-10-19T23:57:00Z">
        <w:r w:rsidRPr="00A3202A" w:rsidDel="00EE43EB">
          <w:rPr>
            <w:noProof/>
          </w:rPr>
          <w:delText>1</w:delText>
        </w:r>
      </w:del>
      <w:r w:rsidR="001026D4">
        <w:rPr>
          <w:rFonts w:asciiTheme="minorHAnsi" w:hAnsiTheme="minorHAnsi"/>
          <w:b w:val="0"/>
          <w:color w:val="auto"/>
          <w:sz w:val="22"/>
          <w:rPrChange w:id="5533"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34" w:author="aas" w:date="2013-10-14T02:06:00Z"/>
        </w:rPr>
      </w:pPr>
      <w:del w:id="5535"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36" w:author="aas" w:date="2013-10-14T02:06:00Z"/>
        </w:trPr>
        <w:tc>
          <w:tcPr>
            <w:tcW w:w="8820" w:type="dxa"/>
          </w:tcPr>
          <w:p w14:paraId="47C4AACF" w14:textId="77777777" w:rsidR="002610E5" w:rsidRDefault="002610E5" w:rsidP="002610E5">
            <w:pPr>
              <w:pStyle w:val="XML1"/>
              <w:rPr>
                <w:del w:id="5537" w:author="aas" w:date="2013-10-14T02:06:00Z"/>
              </w:rPr>
            </w:pPr>
            <w:del w:id="5538" w:author="aas" w:date="2013-10-14T02:06:00Z">
              <w:r>
                <w:delText xml:space="preserve">  &lt;xs:group name="OFExternalCertificateType"&gt;</w:delText>
              </w:r>
            </w:del>
          </w:p>
          <w:p w14:paraId="5ED99220" w14:textId="77777777" w:rsidR="002610E5" w:rsidRDefault="002610E5" w:rsidP="002610E5">
            <w:pPr>
              <w:pStyle w:val="XML1"/>
              <w:rPr>
                <w:del w:id="5539" w:author="aas" w:date="2013-10-14T02:06:00Z"/>
              </w:rPr>
            </w:pPr>
            <w:del w:id="5540" w:author="aas" w:date="2013-10-14T02:06:00Z">
              <w:r>
                <w:delText xml:space="preserve">    &lt;xs:annotation&gt;</w:delText>
              </w:r>
            </w:del>
          </w:p>
          <w:p w14:paraId="5BC7C80A" w14:textId="77777777" w:rsidR="002610E5" w:rsidRDefault="002610E5" w:rsidP="002610E5">
            <w:pPr>
              <w:pStyle w:val="XML1"/>
              <w:rPr>
                <w:del w:id="5541" w:author="aas" w:date="2013-10-14T02:06:00Z"/>
              </w:rPr>
            </w:pPr>
            <w:del w:id="5542" w:author="aas" w:date="2013-10-14T02:06:00Z">
              <w:r>
                <w:delText xml:space="preserve">      &lt;xs:documentation&gt;</w:delText>
              </w:r>
            </w:del>
          </w:p>
          <w:p w14:paraId="1A520F7C" w14:textId="77777777" w:rsidR="002610E5" w:rsidRDefault="002610E5" w:rsidP="002610E5">
            <w:pPr>
              <w:pStyle w:val="XML1"/>
              <w:rPr>
                <w:del w:id="5543" w:author="aas" w:date="2013-10-14T02:06:00Z"/>
              </w:rPr>
            </w:pPr>
            <w:del w:id="5544" w:author="aas" w:date="2013-10-14T02:06:00Z">
              <w:r>
                <w:delText xml:space="preserve">        This grouping specifies a certificate that can be</w:delText>
              </w:r>
            </w:del>
          </w:p>
          <w:p w14:paraId="5928D872" w14:textId="77777777" w:rsidR="002610E5" w:rsidRDefault="002610E5" w:rsidP="002610E5">
            <w:pPr>
              <w:pStyle w:val="XML1"/>
              <w:rPr>
                <w:del w:id="5545" w:author="aas" w:date="2013-10-14T02:06:00Z"/>
              </w:rPr>
            </w:pPr>
            <w:del w:id="5546" w:author="aas" w:date="2013-10-14T02:06:00Z">
              <w:r>
                <w:delText xml:space="preserve">        used by an OpenFlow Logical Switch for authenticating a </w:delText>
              </w:r>
            </w:del>
          </w:p>
          <w:p w14:paraId="0F04636F" w14:textId="77777777" w:rsidR="002610E5" w:rsidRDefault="002610E5" w:rsidP="002610E5">
            <w:pPr>
              <w:pStyle w:val="XML1"/>
              <w:rPr>
                <w:del w:id="5547" w:author="aas" w:date="2013-10-14T02:06:00Z"/>
              </w:rPr>
            </w:pPr>
            <w:del w:id="5548" w:author="aas" w:date="2013-10-14T02:06:00Z">
              <w:r>
                <w:delText xml:space="preserve">        controller when a TLS connection is established.</w:delText>
              </w:r>
            </w:del>
          </w:p>
          <w:p w14:paraId="366760E2" w14:textId="77777777" w:rsidR="002610E5" w:rsidRDefault="002610E5" w:rsidP="002610E5">
            <w:pPr>
              <w:pStyle w:val="XML1"/>
              <w:rPr>
                <w:del w:id="5549" w:author="aas" w:date="2013-10-14T02:06:00Z"/>
              </w:rPr>
            </w:pPr>
            <w:del w:id="5550" w:author="aas" w:date="2013-10-14T02:06:00Z">
              <w:r>
                <w:delText xml:space="preserve">      &lt;/xs:documentation&gt;</w:delText>
              </w:r>
            </w:del>
          </w:p>
          <w:p w14:paraId="36FC837C" w14:textId="77777777" w:rsidR="002610E5" w:rsidRDefault="002610E5" w:rsidP="002610E5">
            <w:pPr>
              <w:pStyle w:val="XML1"/>
              <w:rPr>
                <w:del w:id="5551" w:author="aas" w:date="2013-10-14T02:06:00Z"/>
              </w:rPr>
            </w:pPr>
            <w:del w:id="5552" w:author="aas" w:date="2013-10-14T02:06:00Z">
              <w:r>
                <w:delText xml:space="preserve">    &lt;/xs:annotation&gt;</w:delText>
              </w:r>
            </w:del>
          </w:p>
          <w:p w14:paraId="104D0D88" w14:textId="77777777" w:rsidR="002610E5" w:rsidRDefault="002610E5" w:rsidP="002610E5">
            <w:pPr>
              <w:pStyle w:val="XML1"/>
              <w:rPr>
                <w:del w:id="5553" w:author="aas" w:date="2013-10-14T02:06:00Z"/>
              </w:rPr>
            </w:pPr>
          </w:p>
          <w:p w14:paraId="770CD9F1" w14:textId="77777777" w:rsidR="002610E5" w:rsidRDefault="002610E5" w:rsidP="002610E5">
            <w:pPr>
              <w:pStyle w:val="XML1"/>
              <w:rPr>
                <w:del w:id="5554" w:author="aas" w:date="2013-10-14T02:06:00Z"/>
              </w:rPr>
            </w:pPr>
            <w:del w:id="5555" w:author="aas" w:date="2013-10-14T02:06:00Z">
              <w:r>
                <w:delText xml:space="preserve">    &lt;xs:sequence&gt;</w:delText>
              </w:r>
            </w:del>
          </w:p>
          <w:p w14:paraId="4311F3F4" w14:textId="77777777" w:rsidR="002610E5" w:rsidRDefault="002610E5" w:rsidP="002610E5">
            <w:pPr>
              <w:pStyle w:val="XML1"/>
              <w:rPr>
                <w:del w:id="5556" w:author="aas" w:date="2013-10-14T02:06:00Z"/>
              </w:rPr>
            </w:pPr>
            <w:del w:id="5557" w:author="aas" w:date="2013-10-14T02:06:00Z">
              <w:r>
                <w:delText xml:space="preserve">      &lt;xs:group ref="OFResourceType"/&gt;</w:delText>
              </w:r>
            </w:del>
          </w:p>
          <w:p w14:paraId="22C8A5CB" w14:textId="77777777" w:rsidR="002610E5" w:rsidRDefault="002610E5" w:rsidP="002610E5">
            <w:pPr>
              <w:pStyle w:val="XML1"/>
              <w:rPr>
                <w:del w:id="5558" w:author="aas" w:date="2013-10-14T02:06:00Z"/>
              </w:rPr>
            </w:pPr>
            <w:del w:id="5559" w:author="aas" w:date="2013-10-14T02:06:00Z">
              <w:r>
                <w:delText xml:space="preserve">      &lt;xs:element name="certificate"  type="xs:string"&gt;</w:delText>
              </w:r>
            </w:del>
          </w:p>
          <w:p w14:paraId="068D2189" w14:textId="77777777" w:rsidR="002610E5" w:rsidRDefault="002610E5" w:rsidP="002610E5">
            <w:pPr>
              <w:pStyle w:val="XML1"/>
              <w:rPr>
                <w:del w:id="5560" w:author="aas" w:date="2013-10-14T02:06:00Z"/>
              </w:rPr>
            </w:pPr>
            <w:del w:id="5561" w:author="aas" w:date="2013-10-14T02:06:00Z">
              <w:r>
                <w:delText xml:space="preserve">        &lt;xs:annotation&gt;</w:delText>
              </w:r>
            </w:del>
          </w:p>
          <w:p w14:paraId="6F4C2E81" w14:textId="77777777" w:rsidR="002610E5" w:rsidRDefault="002610E5" w:rsidP="002610E5">
            <w:pPr>
              <w:pStyle w:val="XML1"/>
              <w:rPr>
                <w:del w:id="5562" w:author="aas" w:date="2013-10-14T02:06:00Z"/>
              </w:rPr>
            </w:pPr>
            <w:del w:id="5563" w:author="aas" w:date="2013-10-14T02:06:00Z">
              <w:r>
                <w:delText xml:space="preserve">          &lt;xs:documentation&gt;</w:delText>
              </w:r>
            </w:del>
          </w:p>
          <w:p w14:paraId="58A0EB5F" w14:textId="77777777" w:rsidR="002610E5" w:rsidRDefault="002610E5" w:rsidP="002610E5">
            <w:pPr>
              <w:pStyle w:val="XML1"/>
              <w:rPr>
                <w:del w:id="5564" w:author="aas" w:date="2013-10-14T02:06:00Z"/>
              </w:rPr>
            </w:pPr>
            <w:del w:id="5565" w:author="aas" w:date="2013-10-14T02:06:00Z">
              <w:r>
                <w:delText xml:space="preserve">            An X.509 certificate in DER format base64</w:delText>
              </w:r>
            </w:del>
          </w:p>
          <w:p w14:paraId="3072738E" w14:textId="77777777" w:rsidR="002610E5" w:rsidRDefault="002610E5" w:rsidP="002610E5">
            <w:pPr>
              <w:pStyle w:val="XML1"/>
              <w:rPr>
                <w:del w:id="5566" w:author="aas" w:date="2013-10-14T02:06:00Z"/>
              </w:rPr>
            </w:pPr>
            <w:del w:id="5567" w:author="aas" w:date="2013-10-14T02:06:00Z">
              <w:r>
                <w:delText xml:space="preserve">            encoded.</w:delText>
              </w:r>
            </w:del>
          </w:p>
          <w:p w14:paraId="31C7D279" w14:textId="77777777" w:rsidR="002610E5" w:rsidRDefault="002610E5" w:rsidP="002610E5">
            <w:pPr>
              <w:pStyle w:val="XML1"/>
              <w:rPr>
                <w:del w:id="5568" w:author="aas" w:date="2013-10-14T02:06:00Z"/>
              </w:rPr>
            </w:pPr>
          </w:p>
          <w:p w14:paraId="59E23529" w14:textId="77777777" w:rsidR="002610E5" w:rsidRDefault="002610E5" w:rsidP="002610E5">
            <w:pPr>
              <w:pStyle w:val="XML1"/>
              <w:rPr>
                <w:del w:id="5569" w:author="aas" w:date="2013-10-14T02:06:00Z"/>
              </w:rPr>
            </w:pPr>
            <w:del w:id="5570" w:author="aas" w:date="2013-10-14T02:06:00Z">
              <w:r>
                <w:delText xml:space="preserve">            This element MUST be present in the NETCONF data store.</w:delText>
              </w:r>
            </w:del>
          </w:p>
          <w:p w14:paraId="561E517E" w14:textId="77777777" w:rsidR="002610E5" w:rsidRDefault="002610E5" w:rsidP="002610E5">
            <w:pPr>
              <w:pStyle w:val="XML1"/>
              <w:rPr>
                <w:del w:id="5571" w:author="aas" w:date="2013-10-14T02:06:00Z"/>
              </w:rPr>
            </w:pPr>
            <w:del w:id="5572" w:author="aas" w:date="2013-10-14T02:06:00Z">
              <w:r>
                <w:delText xml:space="preserve">            If this element is not present in a NETCONF &amp;lt;edit-config&amp;gt;</w:delText>
              </w:r>
            </w:del>
          </w:p>
          <w:p w14:paraId="64292251" w14:textId="77777777" w:rsidR="002610E5" w:rsidRDefault="002610E5" w:rsidP="002610E5">
            <w:pPr>
              <w:pStyle w:val="XML1"/>
              <w:rPr>
                <w:del w:id="5573" w:author="aas" w:date="2013-10-14T02:06:00Z"/>
              </w:rPr>
            </w:pPr>
            <w:del w:id="5574" w:author="aas" w:date="2013-10-14T02:06:00Z">
              <w:r>
                <w:delText xml:space="preserve">            operation 'create', 'merge' or 'replace' and the parent</w:delText>
              </w:r>
            </w:del>
          </w:p>
          <w:p w14:paraId="19166B93" w14:textId="77777777" w:rsidR="002610E5" w:rsidRDefault="002610E5" w:rsidP="002610E5">
            <w:pPr>
              <w:pStyle w:val="XML1"/>
              <w:rPr>
                <w:del w:id="5575" w:author="aas" w:date="2013-10-14T02:06:00Z"/>
              </w:rPr>
            </w:pPr>
            <w:del w:id="5576" w:author="aas" w:date="2013-10-14T02:06:00Z">
              <w:r>
                <w:delText xml:space="preserve">            element does not exist, a 'data-missing' error is</w:delText>
              </w:r>
            </w:del>
          </w:p>
          <w:p w14:paraId="0C299A55" w14:textId="77777777" w:rsidR="002610E5" w:rsidRDefault="002610E5" w:rsidP="002610E5">
            <w:pPr>
              <w:pStyle w:val="XML1"/>
              <w:rPr>
                <w:del w:id="5577" w:author="aas" w:date="2013-10-14T02:06:00Z"/>
              </w:rPr>
            </w:pPr>
            <w:del w:id="5578" w:author="aas" w:date="2013-10-14T02:06:00Z">
              <w:r>
                <w:delText xml:space="preserve">            returned.</w:delText>
              </w:r>
            </w:del>
          </w:p>
          <w:p w14:paraId="33125DA3" w14:textId="77777777" w:rsidR="002610E5" w:rsidRDefault="002610E5" w:rsidP="002610E5">
            <w:pPr>
              <w:pStyle w:val="XML1"/>
              <w:rPr>
                <w:del w:id="5579" w:author="aas" w:date="2013-10-14T02:06:00Z"/>
              </w:rPr>
            </w:pPr>
            <w:del w:id="5580" w:author="aas" w:date="2013-10-14T02:06:00Z">
              <w:r>
                <w:delText xml:space="preserve">          &lt;/xs:documentation&gt;</w:delText>
              </w:r>
            </w:del>
          </w:p>
          <w:p w14:paraId="629EF6E0" w14:textId="77777777" w:rsidR="002610E5" w:rsidRDefault="002610E5" w:rsidP="002610E5">
            <w:pPr>
              <w:pStyle w:val="XML1"/>
              <w:rPr>
                <w:del w:id="5581" w:author="aas" w:date="2013-10-14T02:06:00Z"/>
              </w:rPr>
            </w:pPr>
            <w:del w:id="5582" w:author="aas" w:date="2013-10-14T02:06:00Z">
              <w:r>
                <w:delText xml:space="preserve">        &lt;/xs:annotation&gt;</w:delText>
              </w:r>
            </w:del>
          </w:p>
          <w:p w14:paraId="0771E637" w14:textId="77777777" w:rsidR="002610E5" w:rsidRDefault="002610E5" w:rsidP="002610E5">
            <w:pPr>
              <w:pStyle w:val="XML1"/>
              <w:rPr>
                <w:del w:id="5583" w:author="aas" w:date="2013-10-14T02:06:00Z"/>
              </w:rPr>
            </w:pPr>
            <w:del w:id="5584" w:author="aas" w:date="2013-10-14T02:06:00Z">
              <w:r>
                <w:delText xml:space="preserve">      &lt;/xs:element&gt;</w:delText>
              </w:r>
            </w:del>
          </w:p>
          <w:p w14:paraId="3799829B" w14:textId="77777777" w:rsidR="002610E5" w:rsidRDefault="002610E5" w:rsidP="002610E5">
            <w:pPr>
              <w:pStyle w:val="XML1"/>
              <w:rPr>
                <w:del w:id="5585" w:author="aas" w:date="2013-10-14T02:06:00Z"/>
              </w:rPr>
            </w:pPr>
            <w:del w:id="5586" w:author="aas" w:date="2013-10-14T02:06:00Z">
              <w:r>
                <w:delText xml:space="preserve">    &lt;/xs:sequence&gt;</w:delText>
              </w:r>
            </w:del>
          </w:p>
          <w:p w14:paraId="173437BF" w14:textId="77777777" w:rsidR="00DC3719" w:rsidRPr="009F1B7D" w:rsidRDefault="002610E5" w:rsidP="002610E5">
            <w:pPr>
              <w:pStyle w:val="XML1"/>
              <w:rPr>
                <w:del w:id="5587" w:author="aas" w:date="2013-10-14T02:06:00Z"/>
              </w:rPr>
            </w:pPr>
            <w:del w:id="5588" w:author="aas" w:date="2013-10-14T02:06:00Z">
              <w:r>
                <w:delText xml:space="preserve">  &lt;/xs:group&gt;</w:delText>
              </w:r>
            </w:del>
          </w:p>
        </w:tc>
      </w:tr>
    </w:tbl>
    <w:p w14:paraId="6BB44966" w14:textId="77777777" w:rsidR="002A5300" w:rsidRPr="009F1B7D" w:rsidRDefault="002A5300" w:rsidP="002A5300">
      <w:pPr>
        <w:rPr>
          <w:del w:id="5589" w:author="aas" w:date="2013-10-14T02:06:00Z"/>
        </w:rPr>
      </w:pPr>
    </w:p>
    <w:p w14:paraId="6557C01E" w14:textId="77777777" w:rsidR="002A5300" w:rsidRPr="009F1B7D" w:rsidRDefault="002A5300" w:rsidP="002A5300">
      <w:pPr>
        <w:pStyle w:val="Heading3"/>
        <w:keepLines w:val="0"/>
        <w:ind w:left="720" w:hanging="720"/>
      </w:pPr>
      <w:bookmarkStart w:id="5590" w:name="_Toc243774083"/>
      <w:r w:rsidRPr="00DB42FD">
        <w:t>XML Example</w:t>
      </w:r>
      <w:bookmarkEnd w:id="5590"/>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proofErr w:type="gramStart"/>
            <w:r>
              <w:t>external</w:t>
            </w:r>
            <w:proofErr w:type="gramEnd"/>
            <w:r>
              <w:t>-certificate</w:t>
            </w:r>
            <w:r w:rsidRPr="009F1B7D">
              <w:t>&gt;</w:t>
            </w:r>
          </w:p>
          <w:p w14:paraId="23A97D18" w14:textId="06C24831" w:rsidR="002A5300" w:rsidRPr="009F1B7D" w:rsidRDefault="002A5300" w:rsidP="009D0278">
            <w:pPr>
              <w:pStyle w:val="XML2"/>
            </w:pPr>
            <w:r>
              <w:t>&lt;</w:t>
            </w:r>
            <w:proofErr w:type="gramStart"/>
            <w:r>
              <w:t>resource</w:t>
            </w:r>
            <w:proofErr w:type="gramEnd"/>
            <w:r>
              <w:t>-id&gt;ownedCertificate3</w:t>
            </w:r>
            <w:r w:rsidRPr="009F1B7D">
              <w:t>&lt;/resource-id&gt;</w:t>
            </w:r>
          </w:p>
          <w:p w14:paraId="3830C6E1" w14:textId="77777777" w:rsidR="002A5300" w:rsidRDefault="002A5300" w:rsidP="009D0278">
            <w:pPr>
              <w:pStyle w:val="XML2"/>
            </w:pPr>
            <w:r w:rsidRPr="009F1B7D">
              <w:t>&lt;</w:t>
            </w:r>
            <w:proofErr w:type="gramStart"/>
            <w:r>
              <w:t>certificate</w:t>
            </w:r>
            <w:proofErr w:type="gramEnd"/>
            <w:r>
              <w:t>&gt;AEF134F56EDB667DFA4320AEF134F56EDB667DFA4320AEF134F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591" w:name="_Toc333524340"/>
      <w:bookmarkStart w:id="5592" w:name="_Toc335148427"/>
      <w:bookmarkStart w:id="5593" w:name="_Toc333524341"/>
      <w:bookmarkStart w:id="5594" w:name="_Toc335148428"/>
      <w:bookmarkStart w:id="5595" w:name="_Toc333524342"/>
      <w:bookmarkStart w:id="5596" w:name="_Toc335148429"/>
      <w:bookmarkStart w:id="5597" w:name="_Toc333524343"/>
      <w:bookmarkStart w:id="5598" w:name="_Toc335148430"/>
      <w:bookmarkStart w:id="5599" w:name="_Toc243774084"/>
      <w:bookmarkEnd w:id="5591"/>
      <w:bookmarkEnd w:id="5592"/>
      <w:bookmarkEnd w:id="5593"/>
      <w:bookmarkEnd w:id="5594"/>
      <w:bookmarkEnd w:id="5595"/>
      <w:bookmarkEnd w:id="5596"/>
      <w:bookmarkEnd w:id="5597"/>
      <w:bookmarkEnd w:id="5598"/>
      <w:r>
        <w:t>Owned Certificate</w:t>
      </w:r>
      <w:bookmarkEnd w:id="5599"/>
    </w:p>
    <w:p w14:paraId="782DC9AE" w14:textId="0A7BB2D2" w:rsidR="00325239" w:rsidRPr="009F1B7D" w:rsidRDefault="00325239" w:rsidP="00325239">
      <w:r>
        <w:t>Instances of an Owned</w:t>
      </w:r>
      <w:r w:rsidRPr="00DB42FD">
        <w:t xml:space="preserve"> </w:t>
      </w:r>
      <w:r>
        <w:t>Certificate</w:t>
      </w:r>
      <w:r w:rsidRPr="00DB42FD">
        <w:t xml:space="preserve"> </w:t>
      </w:r>
      <w:r>
        <w:t xml:space="preserve">contain a certificate and a private key. </w:t>
      </w:r>
      <w:proofErr w:type="gramStart"/>
      <w:r>
        <w:t xml:space="preserve">It can be used by an </w:t>
      </w:r>
      <w:proofErr w:type="spellStart"/>
      <w:r>
        <w:t>OpenFlow</w:t>
      </w:r>
      <w:proofErr w:type="spellEnd"/>
      <w:r>
        <w:t xml:space="preserve"> Logical Switch for authenticatin</w:t>
      </w:r>
      <w:r w:rsidR="00430AD4">
        <w:t>g</w:t>
      </w:r>
      <w:r>
        <w:t xml:space="preserve"> itself to a controller when a TLS connection is established</w:t>
      </w:r>
      <w:proofErr w:type="gramEnd"/>
      <w:r w:rsidRPr="00DB42FD">
        <w:t>.</w:t>
      </w:r>
    </w:p>
    <w:p w14:paraId="0F9F1053" w14:textId="77777777" w:rsidR="00325239" w:rsidRPr="009F1B7D" w:rsidRDefault="00325239" w:rsidP="00325239">
      <w:pPr>
        <w:pStyle w:val="Heading3"/>
        <w:keepLines w:val="0"/>
        <w:ind w:left="720" w:hanging="720"/>
      </w:pPr>
      <w:bookmarkStart w:id="5600" w:name="_Toc243774085"/>
      <w:r w:rsidRPr="00DB42FD">
        <w:t>UML Diagram</w:t>
      </w:r>
      <w:bookmarkEnd w:id="5600"/>
    </w:p>
    <w:p w14:paraId="6441FA38" w14:textId="394CA52C" w:rsidR="00325239" w:rsidRPr="009F1B7D" w:rsidRDefault="001D1E49" w:rsidP="00325239">
      <w:pPr>
        <w:keepNext/>
        <w:jc w:val="center"/>
      </w:pPr>
      <w:r>
        <w:object w:dxaOrig="6235" w:dyaOrig="6805" w14:anchorId="283792EB">
          <v:shape id="_x0000_i1038" type="#_x0000_t75" style="width:312pt;height:340pt" o:ole="">
            <v:imagedata r:id="rId42" o:title=""/>
          </v:shape>
          <o:OLEObject Type="Embed" ProgID="Visio.Drawing.11" ShapeID="_x0000_i1038" DrawAspect="Content" ObjectID="_1320699993" r:id="rId43"/>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01" w:author="aas" w:date="2013-10-14T02:06:00Z"/>
        </w:rPr>
      </w:pPr>
      <w:del w:id="5602"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03" w:author="aas" w:date="2013-10-14T02:06:00Z"/>
        </w:trPr>
        <w:tc>
          <w:tcPr>
            <w:tcW w:w="8820" w:type="dxa"/>
          </w:tcPr>
          <w:p w14:paraId="475DDA77" w14:textId="77777777" w:rsidR="002610E5" w:rsidRDefault="002610E5" w:rsidP="002610E5">
            <w:pPr>
              <w:pStyle w:val="XML1"/>
              <w:rPr>
                <w:del w:id="5604" w:author="aas" w:date="2013-10-14T02:06:00Z"/>
              </w:rPr>
            </w:pPr>
            <w:del w:id="5605" w:author="aas" w:date="2013-10-14T02:06:00Z">
              <w:r>
                <w:delText xml:space="preserve">  &lt;xs:group name="OFOwnedCertificateType"&gt;</w:delText>
              </w:r>
            </w:del>
          </w:p>
          <w:p w14:paraId="7692F11A" w14:textId="77777777" w:rsidR="002610E5" w:rsidRDefault="002610E5" w:rsidP="002610E5">
            <w:pPr>
              <w:pStyle w:val="XML1"/>
              <w:rPr>
                <w:del w:id="5606" w:author="aas" w:date="2013-10-14T02:06:00Z"/>
              </w:rPr>
            </w:pPr>
            <w:del w:id="5607" w:author="aas" w:date="2013-10-14T02:06:00Z">
              <w:r>
                <w:delText xml:space="preserve">    &lt;xs:annotation&gt;</w:delText>
              </w:r>
            </w:del>
          </w:p>
          <w:p w14:paraId="7E386588" w14:textId="77777777" w:rsidR="002610E5" w:rsidRDefault="002610E5" w:rsidP="002610E5">
            <w:pPr>
              <w:pStyle w:val="XML1"/>
              <w:rPr>
                <w:del w:id="5608" w:author="aas" w:date="2013-10-14T02:06:00Z"/>
              </w:rPr>
            </w:pPr>
            <w:del w:id="5609" w:author="aas" w:date="2013-10-14T02:06:00Z">
              <w:r>
                <w:delText xml:space="preserve">      &lt;xs:documentation&gt;</w:delText>
              </w:r>
            </w:del>
          </w:p>
          <w:p w14:paraId="549C129C" w14:textId="77777777" w:rsidR="002610E5" w:rsidRDefault="002610E5" w:rsidP="002610E5">
            <w:pPr>
              <w:pStyle w:val="XML1"/>
              <w:rPr>
                <w:del w:id="5610" w:author="aas" w:date="2013-10-14T02:06:00Z"/>
              </w:rPr>
            </w:pPr>
            <w:del w:id="5611" w:author="aas" w:date="2013-10-14T02:06:00Z">
              <w:r>
                <w:delText xml:space="preserve">        This grouping specifies a certificate and a</w:delText>
              </w:r>
            </w:del>
          </w:p>
          <w:p w14:paraId="0282BC6C" w14:textId="77777777" w:rsidR="002610E5" w:rsidRDefault="002610E5" w:rsidP="002610E5">
            <w:pPr>
              <w:pStyle w:val="XML1"/>
              <w:rPr>
                <w:del w:id="5612" w:author="aas" w:date="2013-10-14T02:06:00Z"/>
              </w:rPr>
            </w:pPr>
            <w:del w:id="5613" w:author="aas" w:date="2013-10-14T02:06:00Z">
              <w:r>
                <w:delText xml:space="preserve">        private key. It can be used by an OpenFlow Logical Switch for</w:delText>
              </w:r>
            </w:del>
          </w:p>
          <w:p w14:paraId="6C83353A" w14:textId="77777777" w:rsidR="002610E5" w:rsidRDefault="002610E5" w:rsidP="002610E5">
            <w:pPr>
              <w:pStyle w:val="XML1"/>
              <w:rPr>
                <w:del w:id="5614" w:author="aas" w:date="2013-10-14T02:06:00Z"/>
              </w:rPr>
            </w:pPr>
            <w:del w:id="5615" w:author="aas" w:date="2013-10-14T02:06:00Z">
              <w:r>
                <w:delText xml:space="preserve">        authenticating itself to a controller when a TLS connection</w:delText>
              </w:r>
            </w:del>
          </w:p>
          <w:p w14:paraId="009DE28B" w14:textId="77777777" w:rsidR="002610E5" w:rsidRDefault="002610E5" w:rsidP="002610E5">
            <w:pPr>
              <w:pStyle w:val="XML1"/>
              <w:rPr>
                <w:del w:id="5616" w:author="aas" w:date="2013-10-14T02:06:00Z"/>
              </w:rPr>
            </w:pPr>
            <w:del w:id="5617" w:author="aas" w:date="2013-10-14T02:06:00Z">
              <w:r>
                <w:delText xml:space="preserve">        is established.</w:delText>
              </w:r>
            </w:del>
          </w:p>
          <w:p w14:paraId="4408AB43" w14:textId="77777777" w:rsidR="002610E5" w:rsidRDefault="002610E5" w:rsidP="002610E5">
            <w:pPr>
              <w:pStyle w:val="XML1"/>
              <w:rPr>
                <w:del w:id="5618" w:author="aas" w:date="2013-10-14T02:06:00Z"/>
              </w:rPr>
            </w:pPr>
            <w:del w:id="5619" w:author="aas" w:date="2013-10-14T02:06:00Z">
              <w:r>
                <w:delText xml:space="preserve">      &lt;/xs:documentation&gt;</w:delText>
              </w:r>
            </w:del>
          </w:p>
          <w:p w14:paraId="1B9F0F19" w14:textId="77777777" w:rsidR="002610E5" w:rsidRDefault="002610E5" w:rsidP="002610E5">
            <w:pPr>
              <w:pStyle w:val="XML1"/>
              <w:rPr>
                <w:del w:id="5620" w:author="aas" w:date="2013-10-14T02:06:00Z"/>
              </w:rPr>
            </w:pPr>
            <w:del w:id="5621" w:author="aas" w:date="2013-10-14T02:06:00Z">
              <w:r>
                <w:delText xml:space="preserve">    &lt;/xs:annotation&gt;</w:delText>
              </w:r>
            </w:del>
          </w:p>
          <w:p w14:paraId="4012E449" w14:textId="77777777" w:rsidR="002610E5" w:rsidRDefault="002610E5" w:rsidP="002610E5">
            <w:pPr>
              <w:pStyle w:val="XML1"/>
              <w:rPr>
                <w:del w:id="5622" w:author="aas" w:date="2013-10-14T02:06:00Z"/>
              </w:rPr>
            </w:pPr>
          </w:p>
          <w:p w14:paraId="2FCC92D2" w14:textId="77777777" w:rsidR="002610E5" w:rsidRDefault="002610E5" w:rsidP="002610E5">
            <w:pPr>
              <w:pStyle w:val="XML1"/>
              <w:rPr>
                <w:del w:id="5623" w:author="aas" w:date="2013-10-14T02:06:00Z"/>
              </w:rPr>
            </w:pPr>
            <w:del w:id="5624" w:author="aas" w:date="2013-10-14T02:06:00Z">
              <w:r>
                <w:delText xml:space="preserve">    &lt;xs:sequence&gt;</w:delText>
              </w:r>
            </w:del>
          </w:p>
          <w:p w14:paraId="56295502" w14:textId="77777777" w:rsidR="002610E5" w:rsidRDefault="002610E5" w:rsidP="002610E5">
            <w:pPr>
              <w:pStyle w:val="XML1"/>
              <w:rPr>
                <w:del w:id="5625" w:author="aas" w:date="2013-10-14T02:06:00Z"/>
              </w:rPr>
            </w:pPr>
            <w:del w:id="5626" w:author="aas" w:date="2013-10-14T02:06:00Z">
              <w:r>
                <w:delText xml:space="preserve">      &lt;xs:group ref="OFResourceType"/&gt;</w:delText>
              </w:r>
            </w:del>
          </w:p>
          <w:p w14:paraId="0AAF1BF3" w14:textId="77777777" w:rsidR="002610E5" w:rsidRDefault="002610E5" w:rsidP="002610E5">
            <w:pPr>
              <w:pStyle w:val="XML1"/>
              <w:rPr>
                <w:del w:id="5627" w:author="aas" w:date="2013-10-14T02:06:00Z"/>
              </w:rPr>
            </w:pPr>
            <w:del w:id="5628" w:author="aas" w:date="2013-10-14T02:06:00Z">
              <w:r>
                <w:delText xml:space="preserve">      &lt;xs:element name="certificate"  type="xs:string"&gt;</w:delText>
              </w:r>
            </w:del>
          </w:p>
          <w:p w14:paraId="7ACFF42B" w14:textId="77777777" w:rsidR="002610E5" w:rsidRDefault="002610E5" w:rsidP="002610E5">
            <w:pPr>
              <w:pStyle w:val="XML1"/>
              <w:rPr>
                <w:del w:id="5629" w:author="aas" w:date="2013-10-14T02:06:00Z"/>
              </w:rPr>
            </w:pPr>
            <w:del w:id="5630" w:author="aas" w:date="2013-10-14T02:06:00Z">
              <w:r>
                <w:delText xml:space="preserve">        &lt;xs:annotation&gt;</w:delText>
              </w:r>
            </w:del>
          </w:p>
          <w:p w14:paraId="16D70CFC" w14:textId="77777777" w:rsidR="002610E5" w:rsidRDefault="002610E5" w:rsidP="002610E5">
            <w:pPr>
              <w:pStyle w:val="XML1"/>
              <w:rPr>
                <w:del w:id="5631" w:author="aas" w:date="2013-10-14T02:06:00Z"/>
              </w:rPr>
            </w:pPr>
            <w:del w:id="5632" w:author="aas" w:date="2013-10-14T02:06:00Z">
              <w:r>
                <w:delText xml:space="preserve">          &lt;xs:documentation&gt;</w:delText>
              </w:r>
            </w:del>
          </w:p>
          <w:p w14:paraId="5319E0A9" w14:textId="77777777" w:rsidR="002610E5" w:rsidRDefault="002610E5" w:rsidP="002610E5">
            <w:pPr>
              <w:pStyle w:val="XML1"/>
              <w:rPr>
                <w:del w:id="5633" w:author="aas" w:date="2013-10-14T02:06:00Z"/>
              </w:rPr>
            </w:pPr>
            <w:del w:id="5634" w:author="aas" w:date="2013-10-14T02:06:00Z">
              <w:r>
                <w:delText xml:space="preserve">            An X.509 certificate in DER format base64</w:delText>
              </w:r>
            </w:del>
          </w:p>
          <w:p w14:paraId="22CC8751" w14:textId="77777777" w:rsidR="002610E5" w:rsidRDefault="002610E5" w:rsidP="002610E5">
            <w:pPr>
              <w:pStyle w:val="XML1"/>
              <w:rPr>
                <w:del w:id="5635" w:author="aas" w:date="2013-10-14T02:06:00Z"/>
              </w:rPr>
            </w:pPr>
            <w:del w:id="5636" w:author="aas" w:date="2013-10-14T02:06:00Z">
              <w:r>
                <w:delText xml:space="preserve">            encoded.</w:delText>
              </w:r>
            </w:del>
          </w:p>
          <w:p w14:paraId="1B6FF2B0" w14:textId="77777777" w:rsidR="002610E5" w:rsidRDefault="002610E5" w:rsidP="002610E5">
            <w:pPr>
              <w:pStyle w:val="XML1"/>
              <w:rPr>
                <w:del w:id="5637" w:author="aas" w:date="2013-10-14T02:06:00Z"/>
              </w:rPr>
            </w:pPr>
          </w:p>
          <w:p w14:paraId="30BE0F9F" w14:textId="77777777" w:rsidR="002610E5" w:rsidRDefault="002610E5" w:rsidP="002610E5">
            <w:pPr>
              <w:pStyle w:val="XML1"/>
              <w:rPr>
                <w:del w:id="5638" w:author="aas" w:date="2013-10-14T02:06:00Z"/>
              </w:rPr>
            </w:pPr>
            <w:del w:id="5639" w:author="aas" w:date="2013-10-14T02:06:00Z">
              <w:r>
                <w:delText xml:space="preserve">            This element MUST be present in the NETCONF data store.</w:delText>
              </w:r>
            </w:del>
          </w:p>
          <w:p w14:paraId="066A1DC2" w14:textId="77777777" w:rsidR="002610E5" w:rsidRDefault="002610E5" w:rsidP="002610E5">
            <w:pPr>
              <w:pStyle w:val="XML1"/>
              <w:rPr>
                <w:del w:id="5640" w:author="aas" w:date="2013-10-14T02:06:00Z"/>
              </w:rPr>
            </w:pPr>
            <w:del w:id="5641" w:author="aas" w:date="2013-10-14T02:06:00Z">
              <w:r>
                <w:delText xml:space="preserve">            If this element is not present in a NETCONF &amp;lt;edit-config&amp;gt;</w:delText>
              </w:r>
            </w:del>
          </w:p>
          <w:p w14:paraId="30044A88" w14:textId="77777777" w:rsidR="002610E5" w:rsidRDefault="002610E5" w:rsidP="002610E5">
            <w:pPr>
              <w:pStyle w:val="XML1"/>
              <w:rPr>
                <w:del w:id="5642" w:author="aas" w:date="2013-10-14T02:06:00Z"/>
              </w:rPr>
            </w:pPr>
            <w:del w:id="5643" w:author="aas" w:date="2013-10-14T02:06:00Z">
              <w:r>
                <w:delText xml:space="preserve">            operation 'create', 'merge' or 'replace' and the parent</w:delText>
              </w:r>
            </w:del>
          </w:p>
          <w:p w14:paraId="2FAC1FF2" w14:textId="77777777" w:rsidR="002610E5" w:rsidRDefault="002610E5" w:rsidP="002610E5">
            <w:pPr>
              <w:pStyle w:val="XML1"/>
              <w:rPr>
                <w:del w:id="5644" w:author="aas" w:date="2013-10-14T02:06:00Z"/>
              </w:rPr>
            </w:pPr>
            <w:del w:id="5645" w:author="aas" w:date="2013-10-14T02:06:00Z">
              <w:r>
                <w:delText xml:space="preserve">            element does not exist, a 'data-missing' error is</w:delText>
              </w:r>
            </w:del>
          </w:p>
          <w:p w14:paraId="795246E6" w14:textId="77777777" w:rsidR="002610E5" w:rsidRDefault="002610E5" w:rsidP="002610E5">
            <w:pPr>
              <w:pStyle w:val="XML1"/>
              <w:rPr>
                <w:del w:id="5646" w:author="aas" w:date="2013-10-14T02:06:00Z"/>
              </w:rPr>
            </w:pPr>
            <w:del w:id="5647" w:author="aas" w:date="2013-10-14T02:06:00Z">
              <w:r>
                <w:delText xml:space="preserve">            returned.</w:delText>
              </w:r>
            </w:del>
          </w:p>
          <w:p w14:paraId="6476EA67" w14:textId="77777777" w:rsidR="002610E5" w:rsidRDefault="002610E5" w:rsidP="002610E5">
            <w:pPr>
              <w:pStyle w:val="XML1"/>
              <w:rPr>
                <w:del w:id="5648" w:author="aas" w:date="2013-10-14T02:06:00Z"/>
              </w:rPr>
            </w:pPr>
            <w:del w:id="5649" w:author="aas" w:date="2013-10-14T02:06:00Z">
              <w:r>
                <w:delText xml:space="preserve">          &lt;/xs:documentation&gt;</w:delText>
              </w:r>
            </w:del>
          </w:p>
          <w:p w14:paraId="410B4D35" w14:textId="77777777" w:rsidR="002610E5" w:rsidRDefault="002610E5" w:rsidP="002610E5">
            <w:pPr>
              <w:pStyle w:val="XML1"/>
              <w:rPr>
                <w:del w:id="5650" w:author="aas" w:date="2013-10-14T02:06:00Z"/>
              </w:rPr>
            </w:pPr>
            <w:del w:id="5651" w:author="aas" w:date="2013-10-14T02:06:00Z">
              <w:r>
                <w:delText xml:space="preserve">        &lt;/xs:annotation&gt;</w:delText>
              </w:r>
            </w:del>
          </w:p>
          <w:p w14:paraId="699DB149" w14:textId="77777777" w:rsidR="002610E5" w:rsidRDefault="002610E5" w:rsidP="002610E5">
            <w:pPr>
              <w:pStyle w:val="XML1"/>
              <w:rPr>
                <w:del w:id="5652" w:author="aas" w:date="2013-10-14T02:06:00Z"/>
              </w:rPr>
            </w:pPr>
            <w:del w:id="5653" w:author="aas" w:date="2013-10-14T02:06:00Z">
              <w:r>
                <w:delText xml:space="preserve">      &lt;/xs:element&gt;</w:delText>
              </w:r>
            </w:del>
          </w:p>
          <w:p w14:paraId="61A71EDA" w14:textId="77777777" w:rsidR="002610E5" w:rsidRDefault="002610E5" w:rsidP="002610E5">
            <w:pPr>
              <w:pStyle w:val="XML1"/>
              <w:rPr>
                <w:del w:id="5654" w:author="aas" w:date="2013-10-14T02:06:00Z"/>
              </w:rPr>
            </w:pPr>
            <w:del w:id="5655" w:author="aas" w:date="2013-10-14T02:06:00Z">
              <w:r>
                <w:delText xml:space="preserve">      &lt;xs:element name="private-key"&gt;</w:delText>
              </w:r>
            </w:del>
          </w:p>
          <w:p w14:paraId="63576929" w14:textId="77777777" w:rsidR="002610E5" w:rsidRDefault="002610E5" w:rsidP="002610E5">
            <w:pPr>
              <w:pStyle w:val="XML1"/>
              <w:rPr>
                <w:del w:id="5656" w:author="aas" w:date="2013-10-14T02:06:00Z"/>
              </w:rPr>
            </w:pPr>
            <w:del w:id="5657" w:author="aas" w:date="2013-10-14T02:06:00Z">
              <w:r>
                <w:delText xml:space="preserve">        &lt;xs:annotation&gt;</w:delText>
              </w:r>
            </w:del>
          </w:p>
          <w:p w14:paraId="2B6A2D2D" w14:textId="77777777" w:rsidR="002610E5" w:rsidRDefault="002610E5" w:rsidP="002610E5">
            <w:pPr>
              <w:pStyle w:val="XML1"/>
              <w:rPr>
                <w:del w:id="5658" w:author="aas" w:date="2013-10-14T02:06:00Z"/>
              </w:rPr>
            </w:pPr>
            <w:del w:id="5659" w:author="aas" w:date="2013-10-14T02:06:00Z">
              <w:r>
                <w:delText xml:space="preserve">          &lt;xs:documentation&gt;</w:delText>
              </w:r>
            </w:del>
          </w:p>
          <w:p w14:paraId="2353E4AD" w14:textId="77777777" w:rsidR="002610E5" w:rsidRDefault="002610E5" w:rsidP="002610E5">
            <w:pPr>
              <w:pStyle w:val="XML1"/>
              <w:rPr>
                <w:del w:id="5660" w:author="aas" w:date="2013-10-14T02:06:00Z"/>
              </w:rPr>
            </w:pPr>
            <w:del w:id="5661" w:author="aas" w:date="2013-10-14T02:06:00Z">
              <w:r>
                <w:delText xml:space="preserve">            This element contains the private key</w:delText>
              </w:r>
            </w:del>
          </w:p>
          <w:p w14:paraId="647885B4" w14:textId="77777777" w:rsidR="002610E5" w:rsidRDefault="002610E5" w:rsidP="002610E5">
            <w:pPr>
              <w:pStyle w:val="XML1"/>
              <w:rPr>
                <w:del w:id="5662" w:author="aas" w:date="2013-10-14T02:06:00Z"/>
              </w:rPr>
            </w:pPr>
            <w:del w:id="5663" w:author="aas" w:date="2013-10-14T02:06:00Z">
              <w:r>
                <w:delText xml:space="preserve">            corresponding to the certificate. The private key is</w:delText>
              </w:r>
            </w:del>
          </w:p>
          <w:p w14:paraId="7EAE47D1" w14:textId="77777777" w:rsidR="002610E5" w:rsidRDefault="002610E5" w:rsidP="002610E5">
            <w:pPr>
              <w:pStyle w:val="XML1"/>
              <w:rPr>
                <w:del w:id="5664" w:author="aas" w:date="2013-10-14T02:06:00Z"/>
              </w:rPr>
            </w:pPr>
            <w:del w:id="5665" w:author="aas" w:date="2013-10-14T02:06:00Z">
              <w:r>
                <w:delText xml:space="preserve">            encoded as specified in XML-Signature Syntax and Processing</w:delText>
              </w:r>
            </w:del>
          </w:p>
          <w:p w14:paraId="7F061FAC" w14:textId="77777777" w:rsidR="002610E5" w:rsidRDefault="002610E5" w:rsidP="002610E5">
            <w:pPr>
              <w:pStyle w:val="XML1"/>
              <w:rPr>
                <w:del w:id="5666" w:author="aas" w:date="2013-10-14T02:06:00Z"/>
              </w:rPr>
            </w:pPr>
            <w:del w:id="5667" w:author="aas" w:date="2013-10-14T02:06:00Z">
              <w:r>
                <w:delText xml:space="preserve">            (http://www.w3.org/TR/2001/PR-xmldsig-core-20010820/).  </w:delText>
              </w:r>
            </w:del>
          </w:p>
          <w:p w14:paraId="28FA0857" w14:textId="77777777" w:rsidR="002610E5" w:rsidRDefault="002610E5" w:rsidP="002610E5">
            <w:pPr>
              <w:pStyle w:val="XML1"/>
              <w:rPr>
                <w:del w:id="5668" w:author="aas" w:date="2013-10-14T02:06:00Z"/>
              </w:rPr>
            </w:pPr>
            <w:del w:id="5669" w:author="aas" w:date="2013-10-14T02:06:00Z">
              <w:r>
                <w:delText xml:space="preserve">            Currently the specification only support DSA and RSA keys.</w:delText>
              </w:r>
            </w:del>
          </w:p>
          <w:p w14:paraId="1B1EB904" w14:textId="77777777" w:rsidR="002610E5" w:rsidRDefault="002610E5" w:rsidP="002610E5">
            <w:pPr>
              <w:pStyle w:val="XML1"/>
              <w:rPr>
                <w:del w:id="5670" w:author="aas" w:date="2013-10-14T02:06:00Z"/>
              </w:rPr>
            </w:pPr>
          </w:p>
          <w:p w14:paraId="04AC85E7" w14:textId="77777777" w:rsidR="002610E5" w:rsidRDefault="002610E5" w:rsidP="002610E5">
            <w:pPr>
              <w:pStyle w:val="XML1"/>
              <w:rPr>
                <w:del w:id="5671" w:author="aas" w:date="2013-10-14T02:06:00Z"/>
              </w:rPr>
            </w:pPr>
            <w:del w:id="5672" w:author="aas" w:date="2013-10-14T02:06:00Z">
              <w:r>
                <w:delText xml:space="preserve">            This element MUST be present in the NETCONF data store.</w:delText>
              </w:r>
            </w:del>
          </w:p>
          <w:p w14:paraId="6999B247" w14:textId="77777777" w:rsidR="002610E5" w:rsidRDefault="002610E5" w:rsidP="002610E5">
            <w:pPr>
              <w:pStyle w:val="XML1"/>
              <w:rPr>
                <w:del w:id="5673" w:author="aas" w:date="2013-10-14T02:06:00Z"/>
              </w:rPr>
            </w:pPr>
            <w:del w:id="5674" w:author="aas" w:date="2013-10-14T02:06:00Z">
              <w:r>
                <w:delText xml:space="preserve">            If this element is not present in a NETCONF &amp;lt;edit-config&amp;gt;</w:delText>
              </w:r>
            </w:del>
          </w:p>
          <w:p w14:paraId="485932F2" w14:textId="77777777" w:rsidR="002610E5" w:rsidRDefault="002610E5" w:rsidP="002610E5">
            <w:pPr>
              <w:pStyle w:val="XML1"/>
              <w:rPr>
                <w:del w:id="5675" w:author="aas" w:date="2013-10-14T02:06:00Z"/>
              </w:rPr>
            </w:pPr>
            <w:del w:id="5676" w:author="aas" w:date="2013-10-14T02:06:00Z">
              <w:r>
                <w:delText xml:space="preserve">            operation 'create', 'merge' or 'replace' and the parent</w:delText>
              </w:r>
            </w:del>
          </w:p>
          <w:p w14:paraId="21044FFF" w14:textId="77777777" w:rsidR="002610E5" w:rsidRDefault="002610E5" w:rsidP="002610E5">
            <w:pPr>
              <w:pStyle w:val="XML1"/>
              <w:rPr>
                <w:del w:id="5677" w:author="aas" w:date="2013-10-14T02:06:00Z"/>
              </w:rPr>
            </w:pPr>
            <w:del w:id="5678" w:author="aas" w:date="2013-10-14T02:06:00Z">
              <w:r>
                <w:delText xml:space="preserve">            element does not exist, a 'data-missing' error is</w:delText>
              </w:r>
            </w:del>
          </w:p>
          <w:p w14:paraId="3D7DBA8F" w14:textId="77777777" w:rsidR="002610E5" w:rsidRDefault="002610E5" w:rsidP="002610E5">
            <w:pPr>
              <w:pStyle w:val="XML1"/>
              <w:rPr>
                <w:del w:id="5679" w:author="aas" w:date="2013-10-14T02:06:00Z"/>
              </w:rPr>
            </w:pPr>
            <w:del w:id="5680" w:author="aas" w:date="2013-10-14T02:06:00Z">
              <w:r>
                <w:delText xml:space="preserve">            returned.</w:delText>
              </w:r>
            </w:del>
          </w:p>
          <w:p w14:paraId="1B6AE062" w14:textId="77777777" w:rsidR="002610E5" w:rsidRDefault="002610E5" w:rsidP="002610E5">
            <w:pPr>
              <w:pStyle w:val="XML1"/>
              <w:rPr>
                <w:del w:id="5681" w:author="aas" w:date="2013-10-14T02:06:00Z"/>
              </w:rPr>
            </w:pPr>
            <w:del w:id="5682" w:author="aas" w:date="2013-10-14T02:06:00Z">
              <w:r>
                <w:delText xml:space="preserve">          &lt;/xs:documentation&gt;</w:delText>
              </w:r>
            </w:del>
          </w:p>
          <w:p w14:paraId="6E2EE0AC" w14:textId="77777777" w:rsidR="002610E5" w:rsidRDefault="002610E5" w:rsidP="002610E5">
            <w:pPr>
              <w:pStyle w:val="XML1"/>
              <w:rPr>
                <w:del w:id="5683" w:author="aas" w:date="2013-10-14T02:06:00Z"/>
              </w:rPr>
            </w:pPr>
            <w:del w:id="5684" w:author="aas" w:date="2013-10-14T02:06:00Z">
              <w:r>
                <w:delText xml:space="preserve">        &lt;/xs:annotation&gt;</w:delText>
              </w:r>
            </w:del>
          </w:p>
          <w:p w14:paraId="176E14DB" w14:textId="77777777" w:rsidR="002610E5" w:rsidRDefault="002610E5" w:rsidP="002610E5">
            <w:pPr>
              <w:pStyle w:val="XML1"/>
              <w:rPr>
                <w:del w:id="5685" w:author="aas" w:date="2013-10-14T02:06:00Z"/>
              </w:rPr>
            </w:pPr>
            <w:del w:id="5686" w:author="aas" w:date="2013-10-14T02:06:00Z">
              <w:r>
                <w:delText xml:space="preserve">        &lt;xs:complexType&gt;</w:delText>
              </w:r>
            </w:del>
          </w:p>
          <w:p w14:paraId="7522DE76" w14:textId="77777777" w:rsidR="002610E5" w:rsidRDefault="002610E5" w:rsidP="002610E5">
            <w:pPr>
              <w:pStyle w:val="XML1"/>
              <w:rPr>
                <w:del w:id="5687" w:author="aas" w:date="2013-10-14T02:06:00Z"/>
              </w:rPr>
            </w:pPr>
            <w:del w:id="5688" w:author="aas" w:date="2013-10-14T02:06:00Z">
              <w:r>
                <w:delText xml:space="preserve">          &lt;xs:sequence&gt;</w:delText>
              </w:r>
            </w:del>
          </w:p>
          <w:p w14:paraId="55BD4AF4" w14:textId="77777777" w:rsidR="002610E5" w:rsidRDefault="002610E5" w:rsidP="002610E5">
            <w:pPr>
              <w:pStyle w:val="XML1"/>
              <w:rPr>
                <w:del w:id="5689" w:author="aas" w:date="2013-10-14T02:06:00Z"/>
              </w:rPr>
            </w:pPr>
            <w:del w:id="5690" w:author="aas" w:date="2013-10-14T02:06:00Z">
              <w:r>
                <w:delText xml:space="preserve">            &lt;xs:group ref="KeyValueType"/&gt;</w:delText>
              </w:r>
            </w:del>
          </w:p>
          <w:p w14:paraId="59F156AB" w14:textId="77777777" w:rsidR="002610E5" w:rsidRDefault="002610E5" w:rsidP="002610E5">
            <w:pPr>
              <w:pStyle w:val="XML1"/>
              <w:rPr>
                <w:del w:id="5691" w:author="aas" w:date="2013-10-14T02:06:00Z"/>
              </w:rPr>
            </w:pPr>
            <w:del w:id="5692" w:author="aas" w:date="2013-10-14T02:06:00Z">
              <w:r>
                <w:delText xml:space="preserve">          &lt;/xs:sequence&gt;</w:delText>
              </w:r>
            </w:del>
          </w:p>
          <w:p w14:paraId="1A96CAC5" w14:textId="77777777" w:rsidR="002610E5" w:rsidRDefault="002610E5" w:rsidP="002610E5">
            <w:pPr>
              <w:pStyle w:val="XML1"/>
              <w:rPr>
                <w:del w:id="5693" w:author="aas" w:date="2013-10-14T02:06:00Z"/>
              </w:rPr>
            </w:pPr>
            <w:del w:id="5694" w:author="aas" w:date="2013-10-14T02:06:00Z">
              <w:r>
                <w:delText xml:space="preserve">        &lt;/xs:complexType&gt;</w:delText>
              </w:r>
            </w:del>
          </w:p>
          <w:p w14:paraId="25EDA995" w14:textId="77777777" w:rsidR="002610E5" w:rsidRDefault="002610E5" w:rsidP="002610E5">
            <w:pPr>
              <w:pStyle w:val="XML1"/>
              <w:rPr>
                <w:del w:id="5695" w:author="aas" w:date="2013-10-14T02:06:00Z"/>
              </w:rPr>
            </w:pPr>
            <w:del w:id="5696" w:author="aas" w:date="2013-10-14T02:06:00Z">
              <w:r>
                <w:delText xml:space="preserve">      &lt;/xs:element&gt;</w:delText>
              </w:r>
            </w:del>
          </w:p>
          <w:p w14:paraId="298F6D95" w14:textId="77777777" w:rsidR="002610E5" w:rsidRDefault="002610E5" w:rsidP="002610E5">
            <w:pPr>
              <w:pStyle w:val="XML1"/>
              <w:rPr>
                <w:del w:id="5697" w:author="aas" w:date="2013-10-14T02:06:00Z"/>
              </w:rPr>
            </w:pPr>
            <w:del w:id="5698" w:author="aas" w:date="2013-10-14T02:06:00Z">
              <w:r>
                <w:delText xml:space="preserve">    &lt;/xs:sequence&gt;</w:delText>
              </w:r>
            </w:del>
          </w:p>
          <w:p w14:paraId="7E6BA64C" w14:textId="77777777" w:rsidR="00325239" w:rsidRDefault="002610E5" w:rsidP="002610E5">
            <w:pPr>
              <w:pStyle w:val="XML1"/>
              <w:rPr>
                <w:del w:id="5699" w:author="aas" w:date="2013-10-14T02:06:00Z"/>
              </w:rPr>
            </w:pPr>
            <w:del w:id="5700" w:author="aas" w:date="2013-10-14T02:06:00Z">
              <w:r>
                <w:delText xml:space="preserve">  &lt;/xs:group&gt;</w:delText>
              </w:r>
            </w:del>
          </w:p>
          <w:p w14:paraId="02D7A228" w14:textId="77777777" w:rsidR="002610E5" w:rsidRDefault="002610E5" w:rsidP="002610E5">
            <w:pPr>
              <w:pStyle w:val="XML1"/>
              <w:rPr>
                <w:del w:id="5701" w:author="aas" w:date="2013-10-14T02:06:00Z"/>
              </w:rPr>
            </w:pPr>
          </w:p>
          <w:p w14:paraId="2574856A" w14:textId="77777777" w:rsidR="002610E5" w:rsidRDefault="002610E5" w:rsidP="002610E5">
            <w:pPr>
              <w:pStyle w:val="XML1"/>
              <w:rPr>
                <w:del w:id="5702" w:author="aas" w:date="2013-10-14T02:06:00Z"/>
              </w:rPr>
            </w:pPr>
            <w:del w:id="5703" w:author="aas" w:date="2013-10-14T02:06:00Z">
              <w:r>
                <w:delText xml:space="preserve">  &lt;xs:group name="KeyValueType"&gt;</w:delText>
              </w:r>
            </w:del>
          </w:p>
          <w:p w14:paraId="022F05C9" w14:textId="77777777" w:rsidR="002610E5" w:rsidRDefault="002610E5" w:rsidP="002610E5">
            <w:pPr>
              <w:pStyle w:val="XML1"/>
              <w:rPr>
                <w:del w:id="5704" w:author="aas" w:date="2013-10-14T02:06:00Z"/>
              </w:rPr>
            </w:pPr>
            <w:del w:id="5705" w:author="aas" w:date="2013-10-14T02:06:00Z">
              <w:r>
                <w:delText xml:space="preserve">    &lt;xs:annotation&gt;</w:delText>
              </w:r>
            </w:del>
          </w:p>
          <w:p w14:paraId="60FDA511" w14:textId="77777777" w:rsidR="002610E5" w:rsidRDefault="002610E5" w:rsidP="002610E5">
            <w:pPr>
              <w:pStyle w:val="XML1"/>
              <w:rPr>
                <w:del w:id="5706" w:author="aas" w:date="2013-10-14T02:06:00Z"/>
              </w:rPr>
            </w:pPr>
            <w:del w:id="5707" w:author="aas" w:date="2013-10-14T02:06:00Z">
              <w:r>
                <w:delText xml:space="preserve">      &lt;xs:documentation&gt;</w:delText>
              </w:r>
            </w:del>
          </w:p>
          <w:p w14:paraId="7DB26E17" w14:textId="77777777" w:rsidR="002610E5" w:rsidRDefault="002610E5" w:rsidP="002610E5">
            <w:pPr>
              <w:pStyle w:val="XML1"/>
              <w:rPr>
                <w:del w:id="5708" w:author="aas" w:date="2013-10-14T02:06:00Z"/>
              </w:rPr>
            </w:pPr>
            <w:del w:id="5709" w:author="aas" w:date="2013-10-14T02:06:00Z">
              <w:r>
                <w:delText xml:space="preserve">        The KeyValue element contains a single public key</w:delText>
              </w:r>
            </w:del>
          </w:p>
          <w:p w14:paraId="4136754C" w14:textId="77777777" w:rsidR="002610E5" w:rsidRDefault="002610E5" w:rsidP="002610E5">
            <w:pPr>
              <w:pStyle w:val="XML1"/>
              <w:rPr>
                <w:del w:id="5710" w:author="aas" w:date="2013-10-14T02:06:00Z"/>
              </w:rPr>
            </w:pPr>
            <w:del w:id="5711" w:author="aas" w:date="2013-10-14T02:06:00Z">
              <w:r>
                <w:delText xml:space="preserve">        that may be useful in validating the signature.</w:delText>
              </w:r>
            </w:del>
          </w:p>
          <w:p w14:paraId="613EB1B5" w14:textId="77777777" w:rsidR="002610E5" w:rsidRDefault="002610E5" w:rsidP="002610E5">
            <w:pPr>
              <w:pStyle w:val="XML1"/>
              <w:rPr>
                <w:del w:id="5712" w:author="aas" w:date="2013-10-14T02:06:00Z"/>
              </w:rPr>
            </w:pPr>
          </w:p>
          <w:p w14:paraId="3D34696F" w14:textId="77777777" w:rsidR="002610E5" w:rsidRDefault="002610E5" w:rsidP="002610E5">
            <w:pPr>
              <w:pStyle w:val="XML1"/>
              <w:rPr>
                <w:del w:id="5713" w:author="aas" w:date="2013-10-14T02:06:00Z"/>
              </w:rPr>
            </w:pPr>
            <w:del w:id="5714" w:author="aas" w:date="2013-10-14T02:06:00Z">
              <w:r>
                <w:delText xml:space="preserve">        NETCONF &amp;lt;edit-config&amp;gt; operations MUST be implemented as </w:delText>
              </w:r>
            </w:del>
          </w:p>
          <w:p w14:paraId="1EBDAAC2" w14:textId="77777777" w:rsidR="002610E5" w:rsidRDefault="002610E5" w:rsidP="002610E5">
            <w:pPr>
              <w:pStyle w:val="XML1"/>
              <w:rPr>
                <w:del w:id="5715" w:author="aas" w:date="2013-10-14T02:06:00Z"/>
              </w:rPr>
            </w:pPr>
            <w:del w:id="5716" w:author="aas" w:date="2013-10-14T02:06:00Z">
              <w:r>
                <w:delText xml:space="preserve">        follows: </w:delText>
              </w:r>
            </w:del>
          </w:p>
          <w:p w14:paraId="6D4C8960" w14:textId="77777777" w:rsidR="002610E5" w:rsidRDefault="002610E5" w:rsidP="002610E5">
            <w:pPr>
              <w:pStyle w:val="XML1"/>
              <w:rPr>
                <w:del w:id="5717" w:author="aas" w:date="2013-10-14T02:06:00Z"/>
              </w:rPr>
            </w:pPr>
          </w:p>
          <w:p w14:paraId="2C3F0ADB" w14:textId="77777777" w:rsidR="002610E5" w:rsidRDefault="002610E5" w:rsidP="002610E5">
            <w:pPr>
              <w:pStyle w:val="XML1"/>
              <w:rPr>
                <w:del w:id="5718" w:author="aas" w:date="2013-10-14T02:06:00Z"/>
              </w:rPr>
            </w:pPr>
            <w:del w:id="5719" w:author="aas" w:date="2013-10-14T02:06:00Z">
              <w:r>
                <w:delText xml:space="preserve">        * Exactly one of the elemenst 'DSAKeyValue' or 'RSAKeyValue'</w:delText>
              </w:r>
            </w:del>
          </w:p>
          <w:p w14:paraId="09904B74" w14:textId="77777777" w:rsidR="002610E5" w:rsidRDefault="002610E5" w:rsidP="002610E5">
            <w:pPr>
              <w:pStyle w:val="XML1"/>
              <w:rPr>
                <w:del w:id="5720" w:author="aas" w:date="2013-10-14T02:06:00Z"/>
              </w:rPr>
            </w:pPr>
            <w:del w:id="5721" w:author="aas" w:date="2013-10-14T02:06:00Z">
              <w:r>
                <w:delText xml:space="preserve">        all &amp;lt;edit-config&amp;gt; operations.</w:delText>
              </w:r>
            </w:del>
          </w:p>
          <w:p w14:paraId="7FAB5716" w14:textId="77777777" w:rsidR="002610E5" w:rsidRDefault="002610E5" w:rsidP="002610E5">
            <w:pPr>
              <w:pStyle w:val="XML1"/>
              <w:rPr>
                <w:del w:id="5722" w:author="aas" w:date="2013-10-14T02:06:00Z"/>
              </w:rPr>
            </w:pPr>
            <w:del w:id="5723" w:author="aas" w:date="2013-10-14T02:06:00Z">
              <w:r>
                <w:delText xml:space="preserve">        * If the operation is 'merge' or 'replace', the element is</w:delText>
              </w:r>
            </w:del>
          </w:p>
          <w:p w14:paraId="6B38DECD" w14:textId="77777777" w:rsidR="002610E5" w:rsidRDefault="002610E5" w:rsidP="002610E5">
            <w:pPr>
              <w:pStyle w:val="XML1"/>
              <w:rPr>
                <w:del w:id="5724" w:author="aas" w:date="2013-10-14T02:06:00Z"/>
              </w:rPr>
            </w:pPr>
            <w:del w:id="5725" w:author="aas" w:date="2013-10-14T02:06:00Z">
              <w:r>
                <w:delText xml:space="preserve">        created if it does not exist, and its value is set to the</w:delText>
              </w:r>
            </w:del>
          </w:p>
          <w:p w14:paraId="7FC84964" w14:textId="77777777" w:rsidR="002610E5" w:rsidRDefault="002610E5" w:rsidP="002610E5">
            <w:pPr>
              <w:pStyle w:val="XML1"/>
              <w:rPr>
                <w:del w:id="5726" w:author="aas" w:date="2013-10-14T02:06:00Z"/>
              </w:rPr>
            </w:pPr>
            <w:del w:id="5727" w:author="aas" w:date="2013-10-14T02:06:00Z">
              <w:r>
                <w:delText xml:space="preserve">        value found in the XML RPC data.</w:delText>
              </w:r>
            </w:del>
          </w:p>
          <w:p w14:paraId="41B48953" w14:textId="77777777" w:rsidR="002610E5" w:rsidRDefault="002610E5" w:rsidP="002610E5">
            <w:pPr>
              <w:pStyle w:val="XML1"/>
              <w:rPr>
                <w:del w:id="5728" w:author="aas" w:date="2013-10-14T02:06:00Z"/>
              </w:rPr>
            </w:pPr>
            <w:del w:id="5729" w:author="aas" w:date="2013-10-14T02:06:00Z">
              <w:r>
                <w:delText xml:space="preserve">        * If the operation is 'create', the element is created if it</w:delText>
              </w:r>
            </w:del>
          </w:p>
          <w:p w14:paraId="460502B4" w14:textId="77777777" w:rsidR="002610E5" w:rsidRDefault="002610E5" w:rsidP="002610E5">
            <w:pPr>
              <w:pStyle w:val="XML1"/>
              <w:rPr>
                <w:del w:id="5730" w:author="aas" w:date="2013-10-14T02:06:00Z"/>
              </w:rPr>
            </w:pPr>
            <w:del w:id="5731" w:author="aas" w:date="2013-10-14T02:06:00Z">
              <w:r>
                <w:delText xml:space="preserve">        does not exist. If the element already exists, a</w:delText>
              </w:r>
            </w:del>
          </w:p>
          <w:p w14:paraId="49458D28" w14:textId="77777777" w:rsidR="002610E5" w:rsidRDefault="002610E5" w:rsidP="002610E5">
            <w:pPr>
              <w:pStyle w:val="XML1"/>
              <w:rPr>
                <w:del w:id="5732" w:author="aas" w:date="2013-10-14T02:06:00Z"/>
              </w:rPr>
            </w:pPr>
            <w:del w:id="5733"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34" w:author="aas" w:date="2013-10-14T02:06:00Z"/>
              </w:rPr>
            </w:pPr>
            <w:del w:id="5735" w:author="aas" w:date="2013-10-14T02:06:00Z">
              <w:r>
                <w:delText xml:space="preserve">        * If the operation is 'delete', the element is deleted if it</w:delText>
              </w:r>
            </w:del>
          </w:p>
          <w:p w14:paraId="4E73954F" w14:textId="77777777" w:rsidR="002610E5" w:rsidRDefault="002610E5" w:rsidP="002610E5">
            <w:pPr>
              <w:pStyle w:val="XML1"/>
              <w:rPr>
                <w:del w:id="5736" w:author="aas" w:date="2013-10-14T02:06:00Z"/>
              </w:rPr>
            </w:pPr>
            <w:del w:id="573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38" w:author="aas" w:date="2013-10-14T02:06:00Z"/>
              </w:rPr>
            </w:pPr>
            <w:del w:id="5739" w:author="aas" w:date="2013-10-14T02:06:00Z">
              <w:r>
                <w:delText xml:space="preserve">        error is returned.</w:delText>
              </w:r>
            </w:del>
          </w:p>
          <w:p w14:paraId="342E817F" w14:textId="77777777" w:rsidR="002610E5" w:rsidRDefault="002610E5" w:rsidP="002610E5">
            <w:pPr>
              <w:pStyle w:val="XML1"/>
              <w:rPr>
                <w:del w:id="5740" w:author="aas" w:date="2013-10-14T02:06:00Z"/>
              </w:rPr>
            </w:pPr>
            <w:del w:id="5741" w:author="aas" w:date="2013-10-14T02:06:00Z">
              <w:r>
                <w:delText xml:space="preserve">      &lt;/xs:documentation&gt;</w:delText>
              </w:r>
            </w:del>
          </w:p>
          <w:p w14:paraId="772AC5B7" w14:textId="77777777" w:rsidR="002610E5" w:rsidRDefault="002610E5" w:rsidP="002610E5">
            <w:pPr>
              <w:pStyle w:val="XML1"/>
              <w:rPr>
                <w:del w:id="5742" w:author="aas" w:date="2013-10-14T02:06:00Z"/>
              </w:rPr>
            </w:pPr>
            <w:del w:id="5743" w:author="aas" w:date="2013-10-14T02:06:00Z">
              <w:r>
                <w:delText xml:space="preserve">    &lt;/xs:annotation&gt;</w:delText>
              </w:r>
            </w:del>
          </w:p>
          <w:p w14:paraId="3EF002DA" w14:textId="77777777" w:rsidR="002610E5" w:rsidRDefault="002610E5" w:rsidP="002610E5">
            <w:pPr>
              <w:pStyle w:val="XML1"/>
              <w:rPr>
                <w:del w:id="5744" w:author="aas" w:date="2013-10-14T02:06:00Z"/>
              </w:rPr>
            </w:pPr>
          </w:p>
          <w:p w14:paraId="18AA4B53" w14:textId="77777777" w:rsidR="002610E5" w:rsidRDefault="002610E5" w:rsidP="002610E5">
            <w:pPr>
              <w:pStyle w:val="XML1"/>
              <w:rPr>
                <w:del w:id="5745" w:author="aas" w:date="2013-10-14T02:06:00Z"/>
              </w:rPr>
            </w:pPr>
            <w:del w:id="5746" w:author="aas" w:date="2013-10-14T02:06:00Z">
              <w:r>
                <w:delText xml:space="preserve">    &lt;xs:sequence&gt;</w:delText>
              </w:r>
            </w:del>
          </w:p>
          <w:p w14:paraId="581878BB" w14:textId="77777777" w:rsidR="002610E5" w:rsidRDefault="002610E5" w:rsidP="002610E5">
            <w:pPr>
              <w:pStyle w:val="XML1"/>
              <w:rPr>
                <w:del w:id="5747" w:author="aas" w:date="2013-10-14T02:06:00Z"/>
              </w:rPr>
            </w:pPr>
            <w:del w:id="5748" w:author="aas" w:date="2013-10-14T02:06:00Z">
              <w:r>
                <w:delText xml:space="preserve">      &lt;xs:choice&gt;</w:delText>
              </w:r>
            </w:del>
          </w:p>
          <w:p w14:paraId="3DDC8602" w14:textId="77777777" w:rsidR="002610E5" w:rsidRDefault="002610E5" w:rsidP="002610E5">
            <w:pPr>
              <w:pStyle w:val="XML1"/>
              <w:rPr>
                <w:del w:id="5749" w:author="aas" w:date="2013-10-14T02:06:00Z"/>
              </w:rPr>
            </w:pPr>
            <w:del w:id="5750" w:author="aas" w:date="2013-10-14T02:06:00Z">
              <w:r>
                <w:delText xml:space="preserve">        &lt;xs:sequence&gt;</w:delText>
              </w:r>
            </w:del>
          </w:p>
          <w:p w14:paraId="500DE007" w14:textId="77777777" w:rsidR="002610E5" w:rsidRDefault="002610E5" w:rsidP="002610E5">
            <w:pPr>
              <w:pStyle w:val="XML1"/>
              <w:rPr>
                <w:del w:id="5751" w:author="aas" w:date="2013-10-14T02:06:00Z"/>
              </w:rPr>
            </w:pPr>
            <w:del w:id="5752" w:author="aas" w:date="2013-10-14T02:06:00Z">
              <w:r>
                <w:delText xml:space="preserve">          &lt;xs:element name="DSAKeyValue"&gt;</w:delText>
              </w:r>
            </w:del>
          </w:p>
          <w:p w14:paraId="3F585C90" w14:textId="77777777" w:rsidR="002610E5" w:rsidRDefault="002610E5" w:rsidP="002610E5">
            <w:pPr>
              <w:pStyle w:val="XML1"/>
              <w:rPr>
                <w:del w:id="5753" w:author="aas" w:date="2013-10-14T02:06:00Z"/>
              </w:rPr>
            </w:pPr>
            <w:del w:id="5754" w:author="aas" w:date="2013-10-14T02:06:00Z">
              <w:r>
                <w:delText xml:space="preserve">            &lt;xs:complexType&gt;</w:delText>
              </w:r>
            </w:del>
          </w:p>
          <w:p w14:paraId="3BE3C8FE" w14:textId="77777777" w:rsidR="002610E5" w:rsidRDefault="002610E5" w:rsidP="002610E5">
            <w:pPr>
              <w:pStyle w:val="XML1"/>
              <w:rPr>
                <w:del w:id="5755" w:author="aas" w:date="2013-10-14T02:06:00Z"/>
              </w:rPr>
            </w:pPr>
            <w:del w:id="5756" w:author="aas" w:date="2013-10-14T02:06:00Z">
              <w:r>
                <w:delText xml:space="preserve">              &lt;xs:sequence&gt;</w:delText>
              </w:r>
            </w:del>
          </w:p>
          <w:p w14:paraId="2CA29975" w14:textId="77777777" w:rsidR="002610E5" w:rsidRDefault="002610E5" w:rsidP="002610E5">
            <w:pPr>
              <w:pStyle w:val="XML1"/>
              <w:rPr>
                <w:del w:id="5757" w:author="aas" w:date="2013-10-14T02:06:00Z"/>
              </w:rPr>
            </w:pPr>
            <w:del w:id="5758" w:author="aas" w:date="2013-10-14T02:06:00Z">
              <w:r>
                <w:delText xml:space="preserve">                &lt;xs:group ref="DSAKeyValueType"/&gt;</w:delText>
              </w:r>
            </w:del>
          </w:p>
          <w:p w14:paraId="74E5E788" w14:textId="77777777" w:rsidR="002610E5" w:rsidRDefault="002610E5" w:rsidP="002610E5">
            <w:pPr>
              <w:pStyle w:val="XML1"/>
              <w:rPr>
                <w:del w:id="5759" w:author="aas" w:date="2013-10-14T02:06:00Z"/>
              </w:rPr>
            </w:pPr>
            <w:del w:id="5760" w:author="aas" w:date="2013-10-14T02:06:00Z">
              <w:r>
                <w:delText xml:space="preserve">              &lt;/xs:sequence&gt;</w:delText>
              </w:r>
            </w:del>
          </w:p>
          <w:p w14:paraId="32F037EE" w14:textId="77777777" w:rsidR="002610E5" w:rsidRDefault="002610E5" w:rsidP="002610E5">
            <w:pPr>
              <w:pStyle w:val="XML1"/>
              <w:rPr>
                <w:del w:id="5761" w:author="aas" w:date="2013-10-14T02:06:00Z"/>
              </w:rPr>
            </w:pPr>
            <w:del w:id="5762" w:author="aas" w:date="2013-10-14T02:06:00Z">
              <w:r>
                <w:delText xml:space="preserve">            &lt;/xs:complexType&gt;</w:delText>
              </w:r>
            </w:del>
          </w:p>
          <w:p w14:paraId="449E721D" w14:textId="77777777" w:rsidR="002610E5" w:rsidRDefault="002610E5" w:rsidP="002610E5">
            <w:pPr>
              <w:pStyle w:val="XML1"/>
              <w:rPr>
                <w:del w:id="5763" w:author="aas" w:date="2013-10-14T02:06:00Z"/>
              </w:rPr>
            </w:pPr>
            <w:del w:id="5764" w:author="aas" w:date="2013-10-14T02:06:00Z">
              <w:r>
                <w:delText xml:space="preserve">          &lt;/xs:element&gt;</w:delText>
              </w:r>
            </w:del>
          </w:p>
          <w:p w14:paraId="0D8C9569" w14:textId="77777777" w:rsidR="002610E5" w:rsidRDefault="002610E5" w:rsidP="002610E5">
            <w:pPr>
              <w:pStyle w:val="XML1"/>
              <w:rPr>
                <w:del w:id="5765" w:author="aas" w:date="2013-10-14T02:06:00Z"/>
              </w:rPr>
            </w:pPr>
            <w:del w:id="5766" w:author="aas" w:date="2013-10-14T02:06:00Z">
              <w:r>
                <w:delText xml:space="preserve">        &lt;/xs:sequence&gt;</w:delText>
              </w:r>
            </w:del>
          </w:p>
          <w:p w14:paraId="654C8C92" w14:textId="77777777" w:rsidR="002610E5" w:rsidRDefault="002610E5" w:rsidP="002610E5">
            <w:pPr>
              <w:pStyle w:val="XML1"/>
              <w:rPr>
                <w:del w:id="5767" w:author="aas" w:date="2013-10-14T02:06:00Z"/>
              </w:rPr>
            </w:pPr>
            <w:del w:id="5768" w:author="aas" w:date="2013-10-14T02:06:00Z">
              <w:r>
                <w:delText xml:space="preserve">        &lt;xs:sequence&gt;</w:delText>
              </w:r>
            </w:del>
          </w:p>
          <w:p w14:paraId="44B9BC6B" w14:textId="77777777" w:rsidR="002610E5" w:rsidRDefault="002610E5" w:rsidP="002610E5">
            <w:pPr>
              <w:pStyle w:val="XML1"/>
              <w:rPr>
                <w:del w:id="5769" w:author="aas" w:date="2013-10-14T02:06:00Z"/>
              </w:rPr>
            </w:pPr>
            <w:del w:id="5770" w:author="aas" w:date="2013-10-14T02:06:00Z">
              <w:r>
                <w:delText xml:space="preserve">          &lt;xs:element name="RSAKeyValue"&gt;</w:delText>
              </w:r>
            </w:del>
          </w:p>
          <w:p w14:paraId="247E269F" w14:textId="77777777" w:rsidR="002610E5" w:rsidRDefault="002610E5" w:rsidP="002610E5">
            <w:pPr>
              <w:pStyle w:val="XML1"/>
              <w:rPr>
                <w:del w:id="5771" w:author="aas" w:date="2013-10-14T02:06:00Z"/>
              </w:rPr>
            </w:pPr>
            <w:del w:id="5772" w:author="aas" w:date="2013-10-14T02:06:00Z">
              <w:r>
                <w:delText xml:space="preserve">            &lt;xs:complexType&gt;</w:delText>
              </w:r>
            </w:del>
          </w:p>
          <w:p w14:paraId="169C5BC2" w14:textId="77777777" w:rsidR="002610E5" w:rsidRDefault="002610E5" w:rsidP="002610E5">
            <w:pPr>
              <w:pStyle w:val="XML1"/>
              <w:rPr>
                <w:del w:id="5773" w:author="aas" w:date="2013-10-14T02:06:00Z"/>
              </w:rPr>
            </w:pPr>
            <w:del w:id="5774" w:author="aas" w:date="2013-10-14T02:06:00Z">
              <w:r>
                <w:delText xml:space="preserve">              &lt;xs:sequence&gt;</w:delText>
              </w:r>
            </w:del>
          </w:p>
          <w:p w14:paraId="0778EB96" w14:textId="77777777" w:rsidR="002610E5" w:rsidRDefault="002610E5" w:rsidP="002610E5">
            <w:pPr>
              <w:pStyle w:val="XML1"/>
              <w:rPr>
                <w:del w:id="5775" w:author="aas" w:date="2013-10-14T02:06:00Z"/>
              </w:rPr>
            </w:pPr>
            <w:del w:id="5776" w:author="aas" w:date="2013-10-14T02:06:00Z">
              <w:r>
                <w:delText xml:space="preserve">                &lt;xs:group ref="RSAKeyValueType"/&gt;</w:delText>
              </w:r>
            </w:del>
          </w:p>
          <w:p w14:paraId="44F27F42" w14:textId="77777777" w:rsidR="002610E5" w:rsidRDefault="002610E5" w:rsidP="002610E5">
            <w:pPr>
              <w:pStyle w:val="XML1"/>
              <w:rPr>
                <w:del w:id="5777" w:author="aas" w:date="2013-10-14T02:06:00Z"/>
              </w:rPr>
            </w:pPr>
            <w:del w:id="5778" w:author="aas" w:date="2013-10-14T02:06:00Z">
              <w:r>
                <w:delText xml:space="preserve">              &lt;/xs:sequence&gt;</w:delText>
              </w:r>
            </w:del>
          </w:p>
          <w:p w14:paraId="2608CF6F" w14:textId="77777777" w:rsidR="002610E5" w:rsidRDefault="002610E5" w:rsidP="002610E5">
            <w:pPr>
              <w:pStyle w:val="XML1"/>
              <w:rPr>
                <w:del w:id="5779" w:author="aas" w:date="2013-10-14T02:06:00Z"/>
              </w:rPr>
            </w:pPr>
            <w:del w:id="5780" w:author="aas" w:date="2013-10-14T02:06:00Z">
              <w:r>
                <w:delText xml:space="preserve">            &lt;/xs:complexType&gt;</w:delText>
              </w:r>
            </w:del>
          </w:p>
          <w:p w14:paraId="3B0AA19A" w14:textId="77777777" w:rsidR="002610E5" w:rsidRDefault="002610E5" w:rsidP="002610E5">
            <w:pPr>
              <w:pStyle w:val="XML1"/>
              <w:rPr>
                <w:del w:id="5781" w:author="aas" w:date="2013-10-14T02:06:00Z"/>
              </w:rPr>
            </w:pPr>
            <w:del w:id="5782" w:author="aas" w:date="2013-10-14T02:06:00Z">
              <w:r>
                <w:delText xml:space="preserve">          &lt;/xs:element&gt;</w:delText>
              </w:r>
            </w:del>
          </w:p>
          <w:p w14:paraId="21E66757" w14:textId="77777777" w:rsidR="002610E5" w:rsidRDefault="002610E5" w:rsidP="002610E5">
            <w:pPr>
              <w:pStyle w:val="XML1"/>
              <w:rPr>
                <w:del w:id="5783" w:author="aas" w:date="2013-10-14T02:06:00Z"/>
              </w:rPr>
            </w:pPr>
            <w:del w:id="5784" w:author="aas" w:date="2013-10-14T02:06:00Z">
              <w:r>
                <w:delText xml:space="preserve">        &lt;/xs:sequence&gt;</w:delText>
              </w:r>
            </w:del>
          </w:p>
          <w:p w14:paraId="1F1738A5" w14:textId="77777777" w:rsidR="002610E5" w:rsidRDefault="002610E5" w:rsidP="002610E5">
            <w:pPr>
              <w:pStyle w:val="XML1"/>
              <w:rPr>
                <w:del w:id="5785" w:author="aas" w:date="2013-10-14T02:06:00Z"/>
              </w:rPr>
            </w:pPr>
            <w:del w:id="5786" w:author="aas" w:date="2013-10-14T02:06:00Z">
              <w:r>
                <w:delText xml:space="preserve">      &lt;/xs:choice&gt;</w:delText>
              </w:r>
            </w:del>
          </w:p>
          <w:p w14:paraId="58E4C2B8" w14:textId="77777777" w:rsidR="002610E5" w:rsidRDefault="002610E5" w:rsidP="002610E5">
            <w:pPr>
              <w:pStyle w:val="XML1"/>
              <w:rPr>
                <w:del w:id="5787" w:author="aas" w:date="2013-10-14T02:06:00Z"/>
              </w:rPr>
            </w:pPr>
            <w:del w:id="5788" w:author="aas" w:date="2013-10-14T02:06:00Z">
              <w:r>
                <w:delText xml:space="preserve">    &lt;/xs:sequence&gt;</w:delText>
              </w:r>
            </w:del>
          </w:p>
          <w:p w14:paraId="5B0EF033" w14:textId="77777777" w:rsidR="002610E5" w:rsidRDefault="002610E5" w:rsidP="002610E5">
            <w:pPr>
              <w:pStyle w:val="XML1"/>
              <w:rPr>
                <w:del w:id="5789" w:author="aas" w:date="2013-10-14T02:06:00Z"/>
              </w:rPr>
            </w:pPr>
            <w:del w:id="5790" w:author="aas" w:date="2013-10-14T02:06:00Z">
              <w:r>
                <w:delText xml:space="preserve">  &lt;/xs:group&gt;</w:delText>
              </w:r>
            </w:del>
          </w:p>
          <w:p w14:paraId="6721A8D2" w14:textId="77777777" w:rsidR="002610E5" w:rsidRDefault="002610E5" w:rsidP="002610E5">
            <w:pPr>
              <w:pStyle w:val="XML1"/>
              <w:rPr>
                <w:del w:id="5791" w:author="aas" w:date="2013-10-14T02:06:00Z"/>
              </w:rPr>
            </w:pPr>
          </w:p>
          <w:p w14:paraId="11566765" w14:textId="77777777" w:rsidR="002610E5" w:rsidRDefault="002610E5" w:rsidP="002610E5">
            <w:pPr>
              <w:pStyle w:val="XML1"/>
              <w:rPr>
                <w:del w:id="5792" w:author="aas" w:date="2013-10-14T02:06:00Z"/>
              </w:rPr>
            </w:pPr>
            <w:del w:id="5793" w:author="aas" w:date="2013-10-14T02:06:00Z">
              <w:r>
                <w:delText xml:space="preserve">  &lt;xs:group name="DSAKeyValueType"&gt;</w:delText>
              </w:r>
            </w:del>
          </w:p>
          <w:p w14:paraId="3AC93EC5" w14:textId="77777777" w:rsidR="002610E5" w:rsidRDefault="002610E5" w:rsidP="002610E5">
            <w:pPr>
              <w:pStyle w:val="XML1"/>
              <w:rPr>
                <w:del w:id="5794" w:author="aas" w:date="2013-10-14T02:06:00Z"/>
              </w:rPr>
            </w:pPr>
            <w:del w:id="5795" w:author="aas" w:date="2013-10-14T02:06:00Z">
              <w:r>
                <w:delText xml:space="preserve">    &lt;xs:annotation&gt;</w:delText>
              </w:r>
            </w:del>
          </w:p>
          <w:p w14:paraId="5579E46E" w14:textId="77777777" w:rsidR="002610E5" w:rsidRDefault="002610E5" w:rsidP="002610E5">
            <w:pPr>
              <w:pStyle w:val="XML1"/>
              <w:rPr>
                <w:del w:id="5796" w:author="aas" w:date="2013-10-14T02:06:00Z"/>
              </w:rPr>
            </w:pPr>
            <w:del w:id="5797" w:author="aas" w:date="2013-10-14T02:06:00Z">
              <w:r>
                <w:delText xml:space="preserve">      &lt;xs:documentation&gt;</w:delText>
              </w:r>
            </w:del>
          </w:p>
          <w:p w14:paraId="403D3A22" w14:textId="77777777" w:rsidR="002610E5" w:rsidRDefault="002610E5" w:rsidP="002610E5">
            <w:pPr>
              <w:pStyle w:val="XML1"/>
              <w:rPr>
                <w:del w:id="5798" w:author="aas" w:date="2013-10-14T02:06:00Z"/>
              </w:rPr>
            </w:pPr>
            <w:del w:id="5799" w:author="aas" w:date="2013-10-14T02:06:00Z">
              <w:r>
                <w:delText xml:space="preserve">        DSA keys and the DSA signature algorithm are</w:delText>
              </w:r>
            </w:del>
          </w:p>
          <w:p w14:paraId="07EC12F5" w14:textId="77777777" w:rsidR="002610E5" w:rsidRDefault="002610E5" w:rsidP="002610E5">
            <w:pPr>
              <w:pStyle w:val="XML1"/>
              <w:rPr>
                <w:del w:id="5800" w:author="aas" w:date="2013-10-14T02:06:00Z"/>
              </w:rPr>
            </w:pPr>
            <w:del w:id="5801" w:author="aas" w:date="2013-10-14T02:06:00Z">
              <w:r>
                <w:delText xml:space="preserve">        specified in 'FIPS PUB 186-2, Digital Signature Standard (DSS),</w:delText>
              </w:r>
            </w:del>
          </w:p>
          <w:p w14:paraId="069FE400" w14:textId="77777777" w:rsidR="002610E5" w:rsidRDefault="002610E5" w:rsidP="002610E5">
            <w:pPr>
              <w:pStyle w:val="XML1"/>
              <w:rPr>
                <w:del w:id="5802" w:author="aas" w:date="2013-10-14T02:06:00Z"/>
              </w:rPr>
            </w:pPr>
            <w:del w:id="5803" w:author="aas" w:date="2013-10-14T02:06:00Z">
              <w:r>
                <w:delText xml:space="preserve">        U.S. Department of Commerce/National Institute of Standards and</w:delText>
              </w:r>
            </w:del>
          </w:p>
          <w:p w14:paraId="3EFA80CF" w14:textId="77777777" w:rsidR="002610E5" w:rsidRDefault="002610E5" w:rsidP="002610E5">
            <w:pPr>
              <w:pStyle w:val="XML1"/>
              <w:rPr>
                <w:del w:id="5804" w:author="aas" w:date="2013-10-14T02:06:00Z"/>
              </w:rPr>
            </w:pPr>
            <w:del w:id="5805" w:author="aas" w:date="2013-10-14T02:06:00Z">
              <w:r>
                <w:delText xml:space="preserve">        Technology,</w:delText>
              </w:r>
            </w:del>
          </w:p>
          <w:p w14:paraId="2B2C5081" w14:textId="77777777" w:rsidR="002610E5" w:rsidRDefault="002610E5" w:rsidP="002610E5">
            <w:pPr>
              <w:pStyle w:val="XML1"/>
              <w:rPr>
                <w:del w:id="5806" w:author="aas" w:date="2013-10-14T02:06:00Z"/>
              </w:rPr>
            </w:pPr>
            <w:del w:id="5807" w:author="aas" w:date="2013-10-14T02:06:00Z">
              <w:r>
                <w:delText xml:space="preserve">        http://csrc.nist.gov/publications/fips/fips186-2/fips186-2.pdf'.</w:delText>
              </w:r>
            </w:del>
          </w:p>
          <w:p w14:paraId="5E192D64" w14:textId="77777777" w:rsidR="002610E5" w:rsidRDefault="002610E5" w:rsidP="002610E5">
            <w:pPr>
              <w:pStyle w:val="XML1"/>
              <w:rPr>
                <w:del w:id="5808" w:author="aas" w:date="2013-10-14T02:06:00Z"/>
              </w:rPr>
            </w:pPr>
            <w:del w:id="5809" w:author="aas" w:date="2013-10-14T02:06:00Z">
              <w:r>
                <w:delText xml:space="preserve">        DSA public key values can have the following fields:</w:delText>
              </w:r>
            </w:del>
          </w:p>
          <w:p w14:paraId="06EF4EF1" w14:textId="77777777" w:rsidR="002610E5" w:rsidRDefault="002610E5" w:rsidP="002610E5">
            <w:pPr>
              <w:pStyle w:val="XML1"/>
              <w:rPr>
                <w:del w:id="5810" w:author="aas" w:date="2013-10-14T02:06:00Z"/>
              </w:rPr>
            </w:pPr>
          </w:p>
          <w:p w14:paraId="25B41F76" w14:textId="77777777" w:rsidR="002610E5" w:rsidRDefault="002610E5" w:rsidP="002610E5">
            <w:pPr>
              <w:pStyle w:val="XML1"/>
              <w:rPr>
                <w:del w:id="5811" w:author="aas" w:date="2013-10-14T02:06:00Z"/>
              </w:rPr>
            </w:pPr>
            <w:del w:id="5812" w:author="aas" w:date="2013-10-14T02:06:00Z">
              <w:r>
                <w:delText xml:space="preserve">        P</w:delText>
              </w:r>
            </w:del>
          </w:p>
          <w:p w14:paraId="0A27B648" w14:textId="77777777" w:rsidR="002610E5" w:rsidRDefault="002610E5" w:rsidP="002610E5">
            <w:pPr>
              <w:pStyle w:val="XML1"/>
              <w:rPr>
                <w:del w:id="5813" w:author="aas" w:date="2013-10-14T02:06:00Z"/>
              </w:rPr>
            </w:pPr>
            <w:del w:id="5814" w:author="aas" w:date="2013-10-14T02:06:00Z">
              <w:r>
                <w:delText xml:space="preserve">        a prime modulus meeting the requirements of the standard</w:delText>
              </w:r>
            </w:del>
          </w:p>
          <w:p w14:paraId="3088956A" w14:textId="77777777" w:rsidR="002610E5" w:rsidRDefault="002610E5" w:rsidP="002610E5">
            <w:pPr>
              <w:pStyle w:val="XML1"/>
              <w:rPr>
                <w:del w:id="5815" w:author="aas" w:date="2013-10-14T02:06:00Z"/>
              </w:rPr>
            </w:pPr>
            <w:del w:id="5816" w:author="aas" w:date="2013-10-14T02:06:00Z">
              <w:r>
                <w:delText xml:space="preserve">        above</w:delText>
              </w:r>
            </w:del>
          </w:p>
          <w:p w14:paraId="02D8D243" w14:textId="77777777" w:rsidR="002610E5" w:rsidRDefault="002610E5" w:rsidP="002610E5">
            <w:pPr>
              <w:pStyle w:val="XML1"/>
              <w:rPr>
                <w:del w:id="5817" w:author="aas" w:date="2013-10-14T02:06:00Z"/>
              </w:rPr>
            </w:pPr>
            <w:del w:id="5818" w:author="aas" w:date="2013-10-14T02:06:00Z">
              <w:r>
                <w:delText xml:space="preserve">        Q</w:delText>
              </w:r>
            </w:del>
          </w:p>
          <w:p w14:paraId="53070425" w14:textId="77777777" w:rsidR="002610E5" w:rsidRDefault="002610E5" w:rsidP="002610E5">
            <w:pPr>
              <w:pStyle w:val="XML1"/>
              <w:rPr>
                <w:del w:id="5819" w:author="aas" w:date="2013-10-14T02:06:00Z"/>
              </w:rPr>
            </w:pPr>
            <w:del w:id="5820" w:author="aas" w:date="2013-10-14T02:06:00Z">
              <w:r>
                <w:delText xml:space="preserve">        an integer in the range 2**159 &amp;lt; Q &amp;lt; 2**160 which is a</w:delText>
              </w:r>
            </w:del>
          </w:p>
          <w:p w14:paraId="4F36D4F0" w14:textId="77777777" w:rsidR="002610E5" w:rsidRDefault="002610E5" w:rsidP="002610E5">
            <w:pPr>
              <w:pStyle w:val="XML1"/>
              <w:rPr>
                <w:del w:id="5821" w:author="aas" w:date="2013-10-14T02:06:00Z"/>
              </w:rPr>
            </w:pPr>
            <w:del w:id="5822" w:author="aas" w:date="2013-10-14T02:06:00Z">
              <w:r>
                <w:delText xml:space="preserve">        prime divisor of P-1</w:delText>
              </w:r>
            </w:del>
          </w:p>
          <w:p w14:paraId="0593CF56" w14:textId="77777777" w:rsidR="002610E5" w:rsidRDefault="002610E5" w:rsidP="002610E5">
            <w:pPr>
              <w:pStyle w:val="XML1"/>
              <w:rPr>
                <w:del w:id="5823" w:author="aas" w:date="2013-10-14T02:06:00Z"/>
              </w:rPr>
            </w:pPr>
            <w:del w:id="5824" w:author="aas" w:date="2013-10-14T02:06:00Z">
              <w:r>
                <w:delText xml:space="preserve">        G</w:delText>
              </w:r>
            </w:del>
          </w:p>
          <w:p w14:paraId="1285C90C" w14:textId="77777777" w:rsidR="002610E5" w:rsidRDefault="002610E5" w:rsidP="002610E5">
            <w:pPr>
              <w:pStyle w:val="XML1"/>
              <w:rPr>
                <w:del w:id="5825" w:author="aas" w:date="2013-10-14T02:06:00Z"/>
              </w:rPr>
            </w:pPr>
            <w:del w:id="5826" w:author="aas" w:date="2013-10-14T02:06:00Z">
              <w:r>
                <w:delText xml:space="preserve">        an integer with certain properties with respect to P and Q</w:delText>
              </w:r>
            </w:del>
          </w:p>
          <w:p w14:paraId="317E8AAE" w14:textId="77777777" w:rsidR="002610E5" w:rsidRDefault="002610E5" w:rsidP="002610E5">
            <w:pPr>
              <w:pStyle w:val="XML1"/>
              <w:rPr>
                <w:del w:id="5827" w:author="aas" w:date="2013-10-14T02:06:00Z"/>
              </w:rPr>
            </w:pPr>
            <w:del w:id="5828" w:author="aas" w:date="2013-10-14T02:06:00Z">
              <w:r>
                <w:delText xml:space="preserve">        J</w:delText>
              </w:r>
            </w:del>
          </w:p>
          <w:p w14:paraId="5E9B0D53" w14:textId="77777777" w:rsidR="002610E5" w:rsidRDefault="002610E5" w:rsidP="002610E5">
            <w:pPr>
              <w:pStyle w:val="XML1"/>
              <w:rPr>
                <w:del w:id="5829" w:author="aas" w:date="2013-10-14T02:06:00Z"/>
              </w:rPr>
            </w:pPr>
            <w:del w:id="5830" w:author="aas" w:date="2013-10-14T02:06:00Z">
              <w:r>
                <w:delText xml:space="preserve">        (P - 1) / Q</w:delText>
              </w:r>
            </w:del>
          </w:p>
          <w:p w14:paraId="7D5B1A5E" w14:textId="77777777" w:rsidR="002610E5" w:rsidRDefault="002610E5" w:rsidP="002610E5">
            <w:pPr>
              <w:pStyle w:val="XML1"/>
              <w:rPr>
                <w:del w:id="5831" w:author="aas" w:date="2013-10-14T02:06:00Z"/>
              </w:rPr>
            </w:pPr>
            <w:del w:id="5832" w:author="aas" w:date="2013-10-14T02:06:00Z">
              <w:r>
                <w:delText xml:space="preserve">        Y</w:delText>
              </w:r>
            </w:del>
          </w:p>
          <w:p w14:paraId="2B0F7399" w14:textId="77777777" w:rsidR="002610E5" w:rsidRDefault="002610E5" w:rsidP="002610E5">
            <w:pPr>
              <w:pStyle w:val="XML1"/>
              <w:rPr>
                <w:del w:id="5833" w:author="aas" w:date="2013-10-14T02:06:00Z"/>
              </w:rPr>
            </w:pPr>
            <w:del w:id="5834" w:author="aas" w:date="2013-10-14T02:06:00Z">
              <w:r>
                <w:delText xml:space="preserve">        G**X mod P (where X is part of the private key and not made</w:delText>
              </w:r>
            </w:del>
          </w:p>
          <w:p w14:paraId="0AD27A58" w14:textId="77777777" w:rsidR="002610E5" w:rsidRDefault="002610E5" w:rsidP="002610E5">
            <w:pPr>
              <w:pStyle w:val="XML1"/>
              <w:rPr>
                <w:del w:id="5835" w:author="aas" w:date="2013-10-14T02:06:00Z"/>
              </w:rPr>
            </w:pPr>
            <w:del w:id="5836" w:author="aas" w:date="2013-10-14T02:06:00Z">
              <w:r>
                <w:delText xml:space="preserve">        public)</w:delText>
              </w:r>
            </w:del>
          </w:p>
          <w:p w14:paraId="47AC3991" w14:textId="77777777" w:rsidR="002610E5" w:rsidRDefault="002610E5" w:rsidP="002610E5">
            <w:pPr>
              <w:pStyle w:val="XML1"/>
              <w:rPr>
                <w:del w:id="5837" w:author="aas" w:date="2013-10-14T02:06:00Z"/>
              </w:rPr>
            </w:pPr>
            <w:del w:id="5838" w:author="aas" w:date="2013-10-14T02:06:00Z">
              <w:r>
                <w:delText xml:space="preserve">        seed</w:delText>
              </w:r>
            </w:del>
          </w:p>
          <w:p w14:paraId="352940F9" w14:textId="77777777" w:rsidR="002610E5" w:rsidRDefault="002610E5" w:rsidP="002610E5">
            <w:pPr>
              <w:pStyle w:val="XML1"/>
              <w:rPr>
                <w:del w:id="5839" w:author="aas" w:date="2013-10-14T02:06:00Z"/>
              </w:rPr>
            </w:pPr>
            <w:del w:id="5840" w:author="aas" w:date="2013-10-14T02:06:00Z">
              <w:r>
                <w:delText xml:space="preserve">        a DSA prime generation seed</w:delText>
              </w:r>
            </w:del>
          </w:p>
          <w:p w14:paraId="0AAE6D5F" w14:textId="77777777" w:rsidR="002610E5" w:rsidRDefault="002610E5" w:rsidP="002610E5">
            <w:pPr>
              <w:pStyle w:val="XML1"/>
              <w:rPr>
                <w:del w:id="5841" w:author="aas" w:date="2013-10-14T02:06:00Z"/>
              </w:rPr>
            </w:pPr>
            <w:del w:id="5842" w:author="aas" w:date="2013-10-14T02:06:00Z">
              <w:r>
                <w:delText xml:space="preserve">        pgenCounter</w:delText>
              </w:r>
            </w:del>
          </w:p>
          <w:p w14:paraId="60A691FA" w14:textId="77777777" w:rsidR="002610E5" w:rsidRDefault="002610E5" w:rsidP="002610E5">
            <w:pPr>
              <w:pStyle w:val="XML1"/>
              <w:rPr>
                <w:del w:id="5843" w:author="aas" w:date="2013-10-14T02:06:00Z"/>
              </w:rPr>
            </w:pPr>
            <w:del w:id="5844" w:author="aas" w:date="2013-10-14T02:06:00Z">
              <w:r>
                <w:delText xml:space="preserve">        a DSA prime generation counter</w:delText>
              </w:r>
            </w:del>
          </w:p>
          <w:p w14:paraId="713B140F" w14:textId="77777777" w:rsidR="002610E5" w:rsidRDefault="002610E5" w:rsidP="002610E5">
            <w:pPr>
              <w:pStyle w:val="XML1"/>
              <w:rPr>
                <w:del w:id="5845" w:author="aas" w:date="2013-10-14T02:06:00Z"/>
              </w:rPr>
            </w:pPr>
          </w:p>
          <w:p w14:paraId="027D8767" w14:textId="77777777" w:rsidR="002610E5" w:rsidRDefault="002610E5" w:rsidP="002610E5">
            <w:pPr>
              <w:pStyle w:val="XML1"/>
              <w:rPr>
                <w:del w:id="5846" w:author="aas" w:date="2013-10-14T02:06:00Z"/>
              </w:rPr>
            </w:pPr>
            <w:del w:id="5847" w:author="aas" w:date="2013-10-14T02:06:00Z">
              <w:r>
                <w:delText xml:space="preserve">        Parameter J is avilable for inclusion solely for efficiency as</w:delText>
              </w:r>
            </w:del>
          </w:p>
          <w:p w14:paraId="24C028F3" w14:textId="77777777" w:rsidR="002610E5" w:rsidRDefault="002610E5" w:rsidP="002610E5">
            <w:pPr>
              <w:pStyle w:val="XML1"/>
              <w:rPr>
                <w:del w:id="5848" w:author="aas" w:date="2013-10-14T02:06:00Z"/>
              </w:rPr>
            </w:pPr>
            <w:del w:id="5849" w:author="aas" w:date="2013-10-14T02:06:00Z">
              <w:r>
                <w:delText xml:space="preserve">        it is calculatable from P and Q. Parameters seed and</w:delText>
              </w:r>
            </w:del>
          </w:p>
          <w:p w14:paraId="7AEFC466" w14:textId="77777777" w:rsidR="002610E5" w:rsidRDefault="002610E5" w:rsidP="002610E5">
            <w:pPr>
              <w:pStyle w:val="XML1"/>
              <w:rPr>
                <w:del w:id="5850" w:author="aas" w:date="2013-10-14T02:06:00Z"/>
              </w:rPr>
            </w:pPr>
            <w:del w:id="5851" w:author="aas" w:date="2013-10-14T02:06:00Z">
              <w:r>
                <w:delText xml:space="preserve">        pgenCounter are used in the DSA prime number generation</w:delText>
              </w:r>
            </w:del>
          </w:p>
          <w:p w14:paraId="5B4E70E4" w14:textId="77777777" w:rsidR="002610E5" w:rsidRDefault="002610E5" w:rsidP="002610E5">
            <w:pPr>
              <w:pStyle w:val="XML1"/>
              <w:rPr>
                <w:del w:id="5852" w:author="aas" w:date="2013-10-14T02:06:00Z"/>
              </w:rPr>
            </w:pPr>
            <w:del w:id="5853" w:author="aas" w:date="2013-10-14T02:06:00Z">
              <w:r>
                <w:delText xml:space="preserve">        algorithm specified in the above standard. As such, they are</w:delText>
              </w:r>
            </w:del>
          </w:p>
          <w:p w14:paraId="6B4DD422" w14:textId="77777777" w:rsidR="002610E5" w:rsidRDefault="002610E5" w:rsidP="002610E5">
            <w:pPr>
              <w:pStyle w:val="XML1"/>
              <w:rPr>
                <w:del w:id="5854" w:author="aas" w:date="2013-10-14T02:06:00Z"/>
              </w:rPr>
            </w:pPr>
            <w:del w:id="5855" w:author="aas" w:date="2013-10-14T02:06:00Z">
              <w:r>
                <w:delText xml:space="preserve">        optional but MUST either both be present or both be absent.</w:delText>
              </w:r>
            </w:del>
          </w:p>
          <w:p w14:paraId="23D01F7A" w14:textId="77777777" w:rsidR="002610E5" w:rsidRDefault="002610E5" w:rsidP="002610E5">
            <w:pPr>
              <w:pStyle w:val="XML1"/>
              <w:rPr>
                <w:del w:id="5856" w:author="aas" w:date="2013-10-14T02:06:00Z"/>
              </w:rPr>
            </w:pPr>
            <w:del w:id="5857" w:author="aas" w:date="2013-10-14T02:06:00Z">
              <w:r>
                <w:delText xml:space="preserve">        This prime generation algorithm is designed to provide</w:delText>
              </w:r>
            </w:del>
          </w:p>
          <w:p w14:paraId="0254605E" w14:textId="77777777" w:rsidR="002610E5" w:rsidRDefault="002610E5" w:rsidP="002610E5">
            <w:pPr>
              <w:pStyle w:val="XML1"/>
              <w:rPr>
                <w:del w:id="5858" w:author="aas" w:date="2013-10-14T02:06:00Z"/>
              </w:rPr>
            </w:pPr>
            <w:del w:id="5859" w:author="aas" w:date="2013-10-14T02:06:00Z">
              <w:r>
                <w:delText xml:space="preserve">        assurance that a weak prime is not being used and it yields a P</w:delText>
              </w:r>
            </w:del>
          </w:p>
          <w:p w14:paraId="7A01AFD7" w14:textId="77777777" w:rsidR="002610E5" w:rsidRDefault="002610E5" w:rsidP="002610E5">
            <w:pPr>
              <w:pStyle w:val="XML1"/>
              <w:rPr>
                <w:del w:id="5860" w:author="aas" w:date="2013-10-14T02:06:00Z"/>
              </w:rPr>
            </w:pPr>
            <w:del w:id="5861" w:author="aas" w:date="2013-10-14T02:06:00Z">
              <w:r>
                <w:delText xml:space="preserve">        and Q value. Parameters P, Q, and G can be public and common to</w:delText>
              </w:r>
            </w:del>
          </w:p>
          <w:p w14:paraId="2DC3C611" w14:textId="77777777" w:rsidR="002610E5" w:rsidRDefault="002610E5" w:rsidP="002610E5">
            <w:pPr>
              <w:pStyle w:val="XML1"/>
              <w:rPr>
                <w:del w:id="5862" w:author="aas" w:date="2013-10-14T02:06:00Z"/>
              </w:rPr>
            </w:pPr>
            <w:del w:id="5863" w:author="aas" w:date="2013-10-14T02:06:00Z">
              <w:r>
                <w:delText xml:space="preserve">        a group of users. They might be known from application context.</w:delText>
              </w:r>
            </w:del>
          </w:p>
          <w:p w14:paraId="4A92476D" w14:textId="77777777" w:rsidR="002610E5" w:rsidRDefault="002610E5" w:rsidP="002610E5">
            <w:pPr>
              <w:pStyle w:val="XML1"/>
              <w:rPr>
                <w:del w:id="5864" w:author="aas" w:date="2013-10-14T02:06:00Z"/>
              </w:rPr>
            </w:pPr>
            <w:del w:id="5865" w:author="aas" w:date="2013-10-14T02:06:00Z">
              <w:r>
                <w:delText xml:space="preserve">        As such, they are optional but P and Q MUST either both appear</w:delText>
              </w:r>
            </w:del>
          </w:p>
          <w:p w14:paraId="68CB04D9" w14:textId="77777777" w:rsidR="002610E5" w:rsidRDefault="002610E5" w:rsidP="002610E5">
            <w:pPr>
              <w:pStyle w:val="XML1"/>
              <w:rPr>
                <w:del w:id="5866" w:author="aas" w:date="2013-10-14T02:06:00Z"/>
              </w:rPr>
            </w:pPr>
            <w:del w:id="5867" w:author="aas" w:date="2013-10-14T02:06:00Z">
              <w:r>
                <w:delText xml:space="preserve">        or both be absent. If all of P, Q, seed, and pgenCounter are</w:delText>
              </w:r>
            </w:del>
          </w:p>
          <w:p w14:paraId="4F85FA62" w14:textId="77777777" w:rsidR="002610E5" w:rsidRDefault="002610E5" w:rsidP="002610E5">
            <w:pPr>
              <w:pStyle w:val="XML1"/>
              <w:rPr>
                <w:del w:id="5868" w:author="aas" w:date="2013-10-14T02:06:00Z"/>
              </w:rPr>
            </w:pPr>
            <w:del w:id="5869" w:author="aas" w:date="2013-10-14T02:06:00Z">
              <w:r>
                <w:delText xml:space="preserve">        present, implementations are not required to check if they are</w:delText>
              </w:r>
            </w:del>
          </w:p>
          <w:p w14:paraId="61E35D9D" w14:textId="77777777" w:rsidR="002610E5" w:rsidRDefault="002610E5" w:rsidP="002610E5">
            <w:pPr>
              <w:pStyle w:val="XML1"/>
              <w:rPr>
                <w:del w:id="5870" w:author="aas" w:date="2013-10-14T02:06:00Z"/>
              </w:rPr>
            </w:pPr>
            <w:del w:id="5871" w:author="aas" w:date="2013-10-14T02:06:00Z">
              <w:r>
                <w:delText xml:space="preserve">        consistent and are free to use either P and Q or seed and</w:delText>
              </w:r>
            </w:del>
          </w:p>
          <w:p w14:paraId="6A8B2BF8" w14:textId="77777777" w:rsidR="002610E5" w:rsidRDefault="002610E5" w:rsidP="002610E5">
            <w:pPr>
              <w:pStyle w:val="XML1"/>
              <w:rPr>
                <w:del w:id="5872" w:author="aas" w:date="2013-10-14T02:06:00Z"/>
              </w:rPr>
            </w:pPr>
            <w:del w:id="5873" w:author="aas" w:date="2013-10-14T02:06:00Z">
              <w:r>
                <w:delText xml:space="preserve">        pgenCounter. All parameters are encoded as base64 values.</w:delText>
              </w:r>
            </w:del>
          </w:p>
          <w:p w14:paraId="7822C46C" w14:textId="77777777" w:rsidR="002610E5" w:rsidRDefault="002610E5" w:rsidP="002610E5">
            <w:pPr>
              <w:pStyle w:val="XML1"/>
              <w:rPr>
                <w:del w:id="5874" w:author="aas" w:date="2013-10-14T02:06:00Z"/>
              </w:rPr>
            </w:pPr>
            <w:del w:id="5875" w:author="aas" w:date="2013-10-14T02:06:00Z">
              <w:r>
                <w:delText xml:space="preserve">      &lt;/xs:documentation&gt;</w:delText>
              </w:r>
            </w:del>
          </w:p>
          <w:p w14:paraId="68D662AF" w14:textId="77777777" w:rsidR="002610E5" w:rsidRDefault="002610E5" w:rsidP="002610E5">
            <w:pPr>
              <w:pStyle w:val="XML1"/>
              <w:rPr>
                <w:del w:id="5876" w:author="aas" w:date="2013-10-14T02:06:00Z"/>
              </w:rPr>
            </w:pPr>
            <w:del w:id="5877" w:author="aas" w:date="2013-10-14T02:06:00Z">
              <w:r>
                <w:delText xml:space="preserve">    &lt;/xs:annotation&gt;</w:delText>
              </w:r>
            </w:del>
          </w:p>
          <w:p w14:paraId="0394D2BB" w14:textId="77777777" w:rsidR="002610E5" w:rsidRDefault="002610E5" w:rsidP="002610E5">
            <w:pPr>
              <w:pStyle w:val="XML1"/>
              <w:rPr>
                <w:del w:id="5878" w:author="aas" w:date="2013-10-14T02:06:00Z"/>
              </w:rPr>
            </w:pPr>
          </w:p>
          <w:p w14:paraId="7F650CC6" w14:textId="77777777" w:rsidR="002610E5" w:rsidRDefault="002610E5" w:rsidP="002610E5">
            <w:pPr>
              <w:pStyle w:val="XML1"/>
              <w:rPr>
                <w:del w:id="5879" w:author="aas" w:date="2013-10-14T02:06:00Z"/>
              </w:rPr>
            </w:pPr>
            <w:del w:id="5880" w:author="aas" w:date="2013-10-14T02:06:00Z">
              <w:r>
                <w:delText xml:space="preserve">    &lt;xs:sequence&gt;</w:delText>
              </w:r>
            </w:del>
          </w:p>
          <w:p w14:paraId="62A7F4A6" w14:textId="77777777" w:rsidR="002610E5" w:rsidRDefault="002610E5" w:rsidP="002610E5">
            <w:pPr>
              <w:pStyle w:val="XML1"/>
              <w:rPr>
                <w:del w:id="5881" w:author="aas" w:date="2013-10-14T02:06:00Z"/>
              </w:rPr>
            </w:pPr>
            <w:del w:id="5882" w:author="aas" w:date="2013-10-14T02:06:00Z">
              <w:r>
                <w:delText xml:space="preserve">      &lt;xs:element name="P"  type="xs:base64Binary"&gt;</w:delText>
              </w:r>
            </w:del>
          </w:p>
          <w:p w14:paraId="606173B9" w14:textId="77777777" w:rsidR="002610E5" w:rsidRDefault="002610E5" w:rsidP="002610E5">
            <w:pPr>
              <w:pStyle w:val="XML1"/>
              <w:rPr>
                <w:del w:id="5883" w:author="aas" w:date="2013-10-14T02:06:00Z"/>
              </w:rPr>
            </w:pPr>
            <w:del w:id="5884" w:author="aas" w:date="2013-10-14T02:06:00Z">
              <w:r>
                <w:delText xml:space="preserve">        &lt;xs:annotation&gt;</w:delText>
              </w:r>
            </w:del>
          </w:p>
          <w:p w14:paraId="15A15DDF" w14:textId="77777777" w:rsidR="002610E5" w:rsidRDefault="002610E5" w:rsidP="002610E5">
            <w:pPr>
              <w:pStyle w:val="XML1"/>
              <w:rPr>
                <w:del w:id="5885" w:author="aas" w:date="2013-10-14T02:06:00Z"/>
              </w:rPr>
            </w:pPr>
            <w:del w:id="5886" w:author="aas" w:date="2013-10-14T02:06:00Z">
              <w:r>
                <w:delText xml:space="preserve">          &lt;xs:documentation&gt;</w:delText>
              </w:r>
            </w:del>
          </w:p>
          <w:p w14:paraId="6A9AE96F" w14:textId="77777777" w:rsidR="002610E5" w:rsidRDefault="002610E5" w:rsidP="002610E5">
            <w:pPr>
              <w:pStyle w:val="XML1"/>
              <w:rPr>
                <w:del w:id="5887" w:author="aas" w:date="2013-10-14T02:06:00Z"/>
              </w:rPr>
            </w:pPr>
            <w:del w:id="5888" w:author="aas" w:date="2013-10-14T02:06:00Z">
              <w:r>
                <w:delText xml:space="preserve">            This element is optional. It MUST be present in</w:delText>
              </w:r>
            </w:del>
          </w:p>
          <w:p w14:paraId="53FA34B8" w14:textId="77777777" w:rsidR="002610E5" w:rsidRDefault="002610E5" w:rsidP="002610E5">
            <w:pPr>
              <w:pStyle w:val="XML1"/>
              <w:rPr>
                <w:del w:id="5889" w:author="aas" w:date="2013-10-14T02:06:00Z"/>
              </w:rPr>
            </w:pPr>
            <w:del w:id="5890" w:author="aas" w:date="2013-10-14T02:06:00Z">
              <w:r>
                <w:delText xml:space="preserve">            the NETCONF data store, if the element 'Q' is present.</w:delText>
              </w:r>
            </w:del>
          </w:p>
          <w:p w14:paraId="40C5582D" w14:textId="77777777" w:rsidR="002610E5" w:rsidRDefault="002610E5" w:rsidP="002610E5">
            <w:pPr>
              <w:pStyle w:val="XML1"/>
              <w:rPr>
                <w:del w:id="5891" w:author="aas" w:date="2013-10-14T02:06:00Z"/>
              </w:rPr>
            </w:pPr>
            <w:del w:id="5892" w:author="aas" w:date="2013-10-14T02:06:00Z">
              <w:r>
                <w:delText xml:space="preserve">                    </w:delText>
              </w:r>
            </w:del>
          </w:p>
          <w:p w14:paraId="6DD48E50" w14:textId="77777777" w:rsidR="002610E5" w:rsidRDefault="002610E5" w:rsidP="002610E5">
            <w:pPr>
              <w:pStyle w:val="XML1"/>
              <w:rPr>
                <w:del w:id="5893" w:author="aas" w:date="2013-10-14T02:06:00Z"/>
              </w:rPr>
            </w:pPr>
            <w:del w:id="5894" w:author="aas" w:date="2013-10-14T02:06:00Z">
              <w:r>
                <w:delText xml:space="preserve">            If element 'Q' is present in a NETCONF &amp;lt;edit-config&amp;gt;</w:delText>
              </w:r>
            </w:del>
          </w:p>
          <w:p w14:paraId="0E647659" w14:textId="77777777" w:rsidR="002610E5" w:rsidRDefault="002610E5" w:rsidP="002610E5">
            <w:pPr>
              <w:pStyle w:val="XML1"/>
              <w:rPr>
                <w:del w:id="5895" w:author="aas" w:date="2013-10-14T02:06:00Z"/>
              </w:rPr>
            </w:pPr>
            <w:del w:id="5896" w:author="aas" w:date="2013-10-14T02:06:00Z">
              <w:r>
                <w:delText xml:space="preserve">            operation 'create', 'merge' or 'replace' and this element</w:delText>
              </w:r>
            </w:del>
          </w:p>
          <w:p w14:paraId="3F1CDB5F" w14:textId="77777777" w:rsidR="002610E5" w:rsidRDefault="002610E5" w:rsidP="002610E5">
            <w:pPr>
              <w:pStyle w:val="XML1"/>
              <w:rPr>
                <w:del w:id="5897" w:author="aas" w:date="2013-10-14T02:06:00Z"/>
              </w:rPr>
            </w:pPr>
            <w:del w:id="5898" w:author="aas" w:date="2013-10-14T02:06:00Z">
              <w:r>
                <w:delText xml:space="preserve">            is missing, a 'data-missing' error is returned.</w:delText>
              </w:r>
            </w:del>
          </w:p>
          <w:p w14:paraId="51189757" w14:textId="77777777" w:rsidR="002610E5" w:rsidRDefault="002610E5" w:rsidP="002610E5">
            <w:pPr>
              <w:pStyle w:val="XML1"/>
              <w:rPr>
                <w:del w:id="5899" w:author="aas" w:date="2013-10-14T02:06:00Z"/>
              </w:rPr>
            </w:pPr>
            <w:del w:id="5900" w:author="aas" w:date="2013-10-14T02:06:00Z">
              <w:r>
                <w:delText xml:space="preserve">          &lt;/xs:documentation&gt;</w:delText>
              </w:r>
            </w:del>
          </w:p>
          <w:p w14:paraId="3772B78D" w14:textId="77777777" w:rsidR="002610E5" w:rsidRDefault="002610E5" w:rsidP="002610E5">
            <w:pPr>
              <w:pStyle w:val="XML1"/>
              <w:rPr>
                <w:del w:id="5901" w:author="aas" w:date="2013-10-14T02:06:00Z"/>
              </w:rPr>
            </w:pPr>
            <w:del w:id="5902" w:author="aas" w:date="2013-10-14T02:06:00Z">
              <w:r>
                <w:delText xml:space="preserve">        &lt;/xs:annotation&gt;</w:delText>
              </w:r>
            </w:del>
          </w:p>
          <w:p w14:paraId="46F878FC" w14:textId="77777777" w:rsidR="002610E5" w:rsidRDefault="002610E5" w:rsidP="002610E5">
            <w:pPr>
              <w:pStyle w:val="XML1"/>
              <w:rPr>
                <w:del w:id="5903" w:author="aas" w:date="2013-10-14T02:06:00Z"/>
              </w:rPr>
            </w:pPr>
            <w:del w:id="5904" w:author="aas" w:date="2013-10-14T02:06:00Z">
              <w:r>
                <w:delText xml:space="preserve">      &lt;/xs:element&gt;</w:delText>
              </w:r>
            </w:del>
          </w:p>
          <w:p w14:paraId="45463071" w14:textId="77777777" w:rsidR="002610E5" w:rsidRDefault="002610E5" w:rsidP="002610E5">
            <w:pPr>
              <w:pStyle w:val="XML1"/>
              <w:rPr>
                <w:del w:id="5905" w:author="aas" w:date="2013-10-14T02:06:00Z"/>
              </w:rPr>
            </w:pPr>
            <w:del w:id="5906" w:author="aas" w:date="2013-10-14T02:06:00Z">
              <w:r>
                <w:delText xml:space="preserve">      &lt;xs:element name="Q"  type="xs:base64Binary"&gt;</w:delText>
              </w:r>
            </w:del>
          </w:p>
          <w:p w14:paraId="30BD312C" w14:textId="77777777" w:rsidR="002610E5" w:rsidRDefault="002610E5" w:rsidP="002610E5">
            <w:pPr>
              <w:pStyle w:val="XML1"/>
              <w:rPr>
                <w:del w:id="5907" w:author="aas" w:date="2013-10-14T02:06:00Z"/>
              </w:rPr>
            </w:pPr>
            <w:del w:id="5908" w:author="aas" w:date="2013-10-14T02:06:00Z">
              <w:r>
                <w:delText xml:space="preserve">        &lt;xs:annotation&gt;</w:delText>
              </w:r>
            </w:del>
          </w:p>
          <w:p w14:paraId="651441D2" w14:textId="77777777" w:rsidR="002610E5" w:rsidRDefault="002610E5" w:rsidP="002610E5">
            <w:pPr>
              <w:pStyle w:val="XML1"/>
              <w:rPr>
                <w:del w:id="5909" w:author="aas" w:date="2013-10-14T02:06:00Z"/>
              </w:rPr>
            </w:pPr>
            <w:del w:id="5910" w:author="aas" w:date="2013-10-14T02:06:00Z">
              <w:r>
                <w:delText xml:space="preserve">          &lt;xs:documentation&gt;</w:delText>
              </w:r>
            </w:del>
          </w:p>
          <w:p w14:paraId="552DF126" w14:textId="77777777" w:rsidR="002610E5" w:rsidRDefault="002610E5" w:rsidP="002610E5">
            <w:pPr>
              <w:pStyle w:val="XML1"/>
              <w:rPr>
                <w:del w:id="5911" w:author="aas" w:date="2013-10-14T02:06:00Z"/>
              </w:rPr>
            </w:pPr>
            <w:del w:id="5912" w:author="aas" w:date="2013-10-14T02:06:00Z">
              <w:r>
                <w:delText xml:space="preserve">            This element is optional. It MUST be present in</w:delText>
              </w:r>
            </w:del>
          </w:p>
          <w:p w14:paraId="5E89332B" w14:textId="77777777" w:rsidR="002610E5" w:rsidRDefault="002610E5" w:rsidP="002610E5">
            <w:pPr>
              <w:pStyle w:val="XML1"/>
              <w:rPr>
                <w:del w:id="5913" w:author="aas" w:date="2013-10-14T02:06:00Z"/>
              </w:rPr>
            </w:pPr>
            <w:del w:id="5914" w:author="aas" w:date="2013-10-14T02:06:00Z">
              <w:r>
                <w:delText xml:space="preserve">            the NETCONF data store, if the element 'P' is present.</w:delText>
              </w:r>
            </w:del>
          </w:p>
          <w:p w14:paraId="507CD5D5" w14:textId="77777777" w:rsidR="002610E5" w:rsidRDefault="002610E5" w:rsidP="002610E5">
            <w:pPr>
              <w:pStyle w:val="XML1"/>
              <w:rPr>
                <w:del w:id="5915" w:author="aas" w:date="2013-10-14T02:06:00Z"/>
              </w:rPr>
            </w:pPr>
            <w:del w:id="5916" w:author="aas" w:date="2013-10-14T02:06:00Z">
              <w:r>
                <w:delText xml:space="preserve">                    </w:delText>
              </w:r>
            </w:del>
          </w:p>
          <w:p w14:paraId="602424B8" w14:textId="77777777" w:rsidR="002610E5" w:rsidRDefault="002610E5" w:rsidP="002610E5">
            <w:pPr>
              <w:pStyle w:val="XML1"/>
              <w:rPr>
                <w:del w:id="5917" w:author="aas" w:date="2013-10-14T02:06:00Z"/>
              </w:rPr>
            </w:pPr>
            <w:del w:id="5918" w:author="aas" w:date="2013-10-14T02:06:00Z">
              <w:r>
                <w:delText xml:space="preserve">            If element 'P' is present in a NETCONF &amp;lt;edit-config&amp;gt;</w:delText>
              </w:r>
            </w:del>
          </w:p>
          <w:p w14:paraId="65A1869A" w14:textId="77777777" w:rsidR="002610E5" w:rsidRDefault="002610E5" w:rsidP="002610E5">
            <w:pPr>
              <w:pStyle w:val="XML1"/>
              <w:rPr>
                <w:del w:id="5919" w:author="aas" w:date="2013-10-14T02:06:00Z"/>
              </w:rPr>
            </w:pPr>
            <w:del w:id="5920" w:author="aas" w:date="2013-10-14T02:06:00Z">
              <w:r>
                <w:delText xml:space="preserve">            operation 'create', 'merge' or 'replace' and this element</w:delText>
              </w:r>
            </w:del>
          </w:p>
          <w:p w14:paraId="00B5A109" w14:textId="77777777" w:rsidR="002610E5" w:rsidRDefault="002610E5" w:rsidP="002610E5">
            <w:pPr>
              <w:pStyle w:val="XML1"/>
              <w:rPr>
                <w:del w:id="5921" w:author="aas" w:date="2013-10-14T02:06:00Z"/>
              </w:rPr>
            </w:pPr>
            <w:del w:id="5922" w:author="aas" w:date="2013-10-14T02:06:00Z">
              <w:r>
                <w:delText xml:space="preserve">            is missing, a 'data-missing' error is returned.</w:delText>
              </w:r>
            </w:del>
          </w:p>
          <w:p w14:paraId="52EF76A3" w14:textId="77777777" w:rsidR="002610E5" w:rsidRDefault="002610E5" w:rsidP="002610E5">
            <w:pPr>
              <w:pStyle w:val="XML1"/>
              <w:rPr>
                <w:del w:id="5923" w:author="aas" w:date="2013-10-14T02:06:00Z"/>
              </w:rPr>
            </w:pPr>
            <w:del w:id="5924" w:author="aas" w:date="2013-10-14T02:06:00Z">
              <w:r>
                <w:delText xml:space="preserve">          &lt;/xs:documentation&gt;</w:delText>
              </w:r>
            </w:del>
          </w:p>
          <w:p w14:paraId="47A7370A" w14:textId="77777777" w:rsidR="002610E5" w:rsidRDefault="002610E5" w:rsidP="002610E5">
            <w:pPr>
              <w:pStyle w:val="XML1"/>
              <w:rPr>
                <w:del w:id="5925" w:author="aas" w:date="2013-10-14T02:06:00Z"/>
              </w:rPr>
            </w:pPr>
            <w:del w:id="5926" w:author="aas" w:date="2013-10-14T02:06:00Z">
              <w:r>
                <w:delText xml:space="preserve">        &lt;/xs:annotation&gt;</w:delText>
              </w:r>
            </w:del>
          </w:p>
          <w:p w14:paraId="74F7482E" w14:textId="77777777" w:rsidR="002610E5" w:rsidRDefault="002610E5" w:rsidP="002610E5">
            <w:pPr>
              <w:pStyle w:val="XML1"/>
              <w:rPr>
                <w:del w:id="5927" w:author="aas" w:date="2013-10-14T02:06:00Z"/>
              </w:rPr>
            </w:pPr>
            <w:del w:id="5928" w:author="aas" w:date="2013-10-14T02:06:00Z">
              <w:r>
                <w:delText xml:space="preserve">      &lt;/xs:element&gt;</w:delText>
              </w:r>
            </w:del>
          </w:p>
          <w:p w14:paraId="4D990CD6" w14:textId="77777777" w:rsidR="002610E5" w:rsidRDefault="002610E5" w:rsidP="002610E5">
            <w:pPr>
              <w:pStyle w:val="XML1"/>
              <w:rPr>
                <w:del w:id="5929" w:author="aas" w:date="2013-10-14T02:06:00Z"/>
              </w:rPr>
            </w:pPr>
            <w:del w:id="5930" w:author="aas" w:date="2013-10-14T02:06:00Z">
              <w:r>
                <w:delText xml:space="preserve">      &lt;xs:element name="J"  type="xs:base64Binary"&gt;</w:delText>
              </w:r>
            </w:del>
          </w:p>
          <w:p w14:paraId="038E5EF6" w14:textId="77777777" w:rsidR="002610E5" w:rsidRDefault="002610E5" w:rsidP="002610E5">
            <w:pPr>
              <w:pStyle w:val="XML1"/>
              <w:rPr>
                <w:del w:id="5931" w:author="aas" w:date="2013-10-14T02:06:00Z"/>
              </w:rPr>
            </w:pPr>
            <w:del w:id="5932" w:author="aas" w:date="2013-10-14T02:06:00Z">
              <w:r>
                <w:delText xml:space="preserve">        &lt;xs:annotation&gt;</w:delText>
              </w:r>
            </w:del>
          </w:p>
          <w:p w14:paraId="07DDC874" w14:textId="77777777" w:rsidR="002610E5" w:rsidRDefault="002610E5" w:rsidP="002610E5">
            <w:pPr>
              <w:pStyle w:val="XML1"/>
              <w:rPr>
                <w:del w:id="5933" w:author="aas" w:date="2013-10-14T02:06:00Z"/>
              </w:rPr>
            </w:pPr>
            <w:del w:id="5934" w:author="aas" w:date="2013-10-14T02:06:00Z">
              <w:r>
                <w:delText xml:space="preserve">          &lt;xs:documentation&gt;</w:delText>
              </w:r>
            </w:del>
          </w:p>
          <w:p w14:paraId="625FCFBF" w14:textId="77777777" w:rsidR="002610E5" w:rsidRDefault="002610E5" w:rsidP="002610E5">
            <w:pPr>
              <w:pStyle w:val="XML1"/>
              <w:rPr>
                <w:del w:id="5935" w:author="aas" w:date="2013-10-14T02:06:00Z"/>
              </w:rPr>
            </w:pPr>
            <w:del w:id="5936" w:author="aas" w:date="2013-10-14T02:06:00Z">
              <w:r>
                <w:delText xml:space="preserve">            This element is optional.</w:delText>
              </w:r>
            </w:del>
          </w:p>
          <w:p w14:paraId="10B1C8C7" w14:textId="77777777" w:rsidR="002610E5" w:rsidRDefault="002610E5" w:rsidP="002610E5">
            <w:pPr>
              <w:pStyle w:val="XML1"/>
              <w:rPr>
                <w:del w:id="5937" w:author="aas" w:date="2013-10-14T02:06:00Z"/>
              </w:rPr>
            </w:pPr>
            <w:del w:id="5938" w:author="aas" w:date="2013-10-14T02:06:00Z">
              <w:r>
                <w:delText xml:space="preserve">          &lt;/xs:documentation&gt;</w:delText>
              </w:r>
            </w:del>
          </w:p>
          <w:p w14:paraId="0F702D79" w14:textId="77777777" w:rsidR="002610E5" w:rsidRDefault="002610E5" w:rsidP="002610E5">
            <w:pPr>
              <w:pStyle w:val="XML1"/>
              <w:rPr>
                <w:del w:id="5939" w:author="aas" w:date="2013-10-14T02:06:00Z"/>
              </w:rPr>
            </w:pPr>
            <w:del w:id="5940" w:author="aas" w:date="2013-10-14T02:06:00Z">
              <w:r>
                <w:delText xml:space="preserve">        &lt;/xs:annotation&gt;</w:delText>
              </w:r>
            </w:del>
          </w:p>
          <w:p w14:paraId="5D8D30C1" w14:textId="77777777" w:rsidR="002610E5" w:rsidRDefault="002610E5" w:rsidP="002610E5">
            <w:pPr>
              <w:pStyle w:val="XML1"/>
              <w:rPr>
                <w:del w:id="5941" w:author="aas" w:date="2013-10-14T02:06:00Z"/>
              </w:rPr>
            </w:pPr>
            <w:del w:id="5942" w:author="aas" w:date="2013-10-14T02:06:00Z">
              <w:r>
                <w:delText xml:space="preserve">      &lt;/xs:element&gt;</w:delText>
              </w:r>
            </w:del>
          </w:p>
          <w:p w14:paraId="0C9445FE" w14:textId="77777777" w:rsidR="002610E5" w:rsidRDefault="002610E5" w:rsidP="002610E5">
            <w:pPr>
              <w:pStyle w:val="XML1"/>
              <w:rPr>
                <w:del w:id="5943" w:author="aas" w:date="2013-10-14T02:06:00Z"/>
              </w:rPr>
            </w:pPr>
            <w:del w:id="5944" w:author="aas" w:date="2013-10-14T02:06:00Z">
              <w:r>
                <w:delText xml:space="preserve">      &lt;xs:element name="G"  type="xs:base64Binary"&gt;</w:delText>
              </w:r>
            </w:del>
          </w:p>
          <w:p w14:paraId="2F4DC7A3" w14:textId="77777777" w:rsidR="002610E5" w:rsidRDefault="002610E5" w:rsidP="002610E5">
            <w:pPr>
              <w:pStyle w:val="XML1"/>
              <w:rPr>
                <w:del w:id="5945" w:author="aas" w:date="2013-10-14T02:06:00Z"/>
              </w:rPr>
            </w:pPr>
            <w:del w:id="5946" w:author="aas" w:date="2013-10-14T02:06:00Z">
              <w:r>
                <w:delText xml:space="preserve">        &lt;xs:annotation&gt;</w:delText>
              </w:r>
            </w:del>
          </w:p>
          <w:p w14:paraId="55F0920E" w14:textId="77777777" w:rsidR="002610E5" w:rsidRDefault="002610E5" w:rsidP="002610E5">
            <w:pPr>
              <w:pStyle w:val="XML1"/>
              <w:rPr>
                <w:del w:id="5947" w:author="aas" w:date="2013-10-14T02:06:00Z"/>
              </w:rPr>
            </w:pPr>
            <w:del w:id="5948" w:author="aas" w:date="2013-10-14T02:06:00Z">
              <w:r>
                <w:delText xml:space="preserve">          &lt;xs:documentation&gt;</w:delText>
              </w:r>
            </w:del>
          </w:p>
          <w:p w14:paraId="091FF4C3" w14:textId="77777777" w:rsidR="002610E5" w:rsidRDefault="002610E5" w:rsidP="002610E5">
            <w:pPr>
              <w:pStyle w:val="XML1"/>
              <w:rPr>
                <w:del w:id="5949" w:author="aas" w:date="2013-10-14T02:06:00Z"/>
              </w:rPr>
            </w:pPr>
            <w:del w:id="5950" w:author="aas" w:date="2013-10-14T02:06:00Z">
              <w:r>
                <w:delText xml:space="preserve">            This element is optional.</w:delText>
              </w:r>
            </w:del>
          </w:p>
          <w:p w14:paraId="29FD8FDE" w14:textId="77777777" w:rsidR="002610E5" w:rsidRDefault="002610E5" w:rsidP="002610E5">
            <w:pPr>
              <w:pStyle w:val="XML1"/>
              <w:rPr>
                <w:del w:id="5951" w:author="aas" w:date="2013-10-14T02:06:00Z"/>
              </w:rPr>
            </w:pPr>
            <w:del w:id="5952" w:author="aas" w:date="2013-10-14T02:06:00Z">
              <w:r>
                <w:delText xml:space="preserve">          &lt;/xs:documentation&gt;</w:delText>
              </w:r>
            </w:del>
          </w:p>
          <w:p w14:paraId="7F8505DF" w14:textId="77777777" w:rsidR="002610E5" w:rsidRDefault="002610E5" w:rsidP="002610E5">
            <w:pPr>
              <w:pStyle w:val="XML1"/>
              <w:rPr>
                <w:del w:id="5953" w:author="aas" w:date="2013-10-14T02:06:00Z"/>
              </w:rPr>
            </w:pPr>
            <w:del w:id="5954" w:author="aas" w:date="2013-10-14T02:06:00Z">
              <w:r>
                <w:delText xml:space="preserve">        &lt;/xs:annotation&gt;</w:delText>
              </w:r>
            </w:del>
          </w:p>
          <w:p w14:paraId="2D3F2E21" w14:textId="77777777" w:rsidR="002610E5" w:rsidRDefault="002610E5" w:rsidP="002610E5">
            <w:pPr>
              <w:pStyle w:val="XML1"/>
              <w:rPr>
                <w:del w:id="5955" w:author="aas" w:date="2013-10-14T02:06:00Z"/>
              </w:rPr>
            </w:pPr>
            <w:del w:id="5956" w:author="aas" w:date="2013-10-14T02:06:00Z">
              <w:r>
                <w:delText xml:space="preserve">      &lt;/xs:element&gt;</w:delText>
              </w:r>
            </w:del>
          </w:p>
          <w:p w14:paraId="6BD9740A" w14:textId="77777777" w:rsidR="002610E5" w:rsidRDefault="002610E5" w:rsidP="002610E5">
            <w:pPr>
              <w:pStyle w:val="XML1"/>
              <w:rPr>
                <w:del w:id="5957" w:author="aas" w:date="2013-10-14T02:06:00Z"/>
              </w:rPr>
            </w:pPr>
            <w:del w:id="5958" w:author="aas" w:date="2013-10-14T02:06:00Z">
              <w:r>
                <w:delText xml:space="preserve">      &lt;xs:element name="Y"  type="xs:base64Binary"&gt;</w:delText>
              </w:r>
            </w:del>
          </w:p>
          <w:p w14:paraId="10458B7D" w14:textId="77777777" w:rsidR="002610E5" w:rsidRDefault="002610E5" w:rsidP="002610E5">
            <w:pPr>
              <w:pStyle w:val="XML1"/>
              <w:rPr>
                <w:del w:id="5959" w:author="aas" w:date="2013-10-14T02:06:00Z"/>
              </w:rPr>
            </w:pPr>
            <w:del w:id="5960" w:author="aas" w:date="2013-10-14T02:06:00Z">
              <w:r>
                <w:delText xml:space="preserve">        &lt;xs:annotation&gt;</w:delText>
              </w:r>
            </w:del>
          </w:p>
          <w:p w14:paraId="5704E498" w14:textId="77777777" w:rsidR="002610E5" w:rsidRDefault="002610E5" w:rsidP="002610E5">
            <w:pPr>
              <w:pStyle w:val="XML1"/>
              <w:rPr>
                <w:del w:id="5961" w:author="aas" w:date="2013-10-14T02:06:00Z"/>
              </w:rPr>
            </w:pPr>
            <w:del w:id="5962" w:author="aas" w:date="2013-10-14T02:06:00Z">
              <w:r>
                <w:delText xml:space="preserve">          &lt;xs:documentation&gt;</w:delText>
              </w:r>
            </w:del>
          </w:p>
          <w:p w14:paraId="71C27F2C" w14:textId="77777777" w:rsidR="002610E5" w:rsidRDefault="002610E5" w:rsidP="002610E5">
            <w:pPr>
              <w:pStyle w:val="XML1"/>
              <w:rPr>
                <w:del w:id="5963" w:author="aas" w:date="2013-10-14T02:06:00Z"/>
              </w:rPr>
            </w:pPr>
            <w:del w:id="5964" w:author="aas" w:date="2013-10-14T02:06:00Z">
              <w:r>
                <w:delText xml:space="preserve">            This element MUST be present in the NETCONF data</w:delText>
              </w:r>
            </w:del>
          </w:p>
          <w:p w14:paraId="4D95A0A9" w14:textId="77777777" w:rsidR="002610E5" w:rsidRDefault="002610E5" w:rsidP="002610E5">
            <w:pPr>
              <w:pStyle w:val="XML1"/>
              <w:rPr>
                <w:del w:id="5965" w:author="aas" w:date="2013-10-14T02:06:00Z"/>
              </w:rPr>
            </w:pPr>
            <w:del w:id="5966" w:author="aas" w:date="2013-10-14T02:06:00Z">
              <w:r>
                <w:delText xml:space="preserve">            store. If this element is not present in a NETCONF</w:delText>
              </w:r>
            </w:del>
          </w:p>
          <w:p w14:paraId="00415FF8" w14:textId="77777777" w:rsidR="002610E5" w:rsidRDefault="002610E5" w:rsidP="002610E5">
            <w:pPr>
              <w:pStyle w:val="XML1"/>
              <w:rPr>
                <w:del w:id="5967" w:author="aas" w:date="2013-10-14T02:06:00Z"/>
              </w:rPr>
            </w:pPr>
            <w:del w:id="5968" w:author="aas" w:date="2013-10-14T02:06:00Z">
              <w:r>
                <w:delText xml:space="preserve">            &amp;lt;edit-config&amp;gt; operation 'create', 'merge' or 'replace' and</w:delText>
              </w:r>
            </w:del>
          </w:p>
          <w:p w14:paraId="670B6823" w14:textId="77777777" w:rsidR="002610E5" w:rsidRDefault="002610E5" w:rsidP="002610E5">
            <w:pPr>
              <w:pStyle w:val="XML1"/>
              <w:rPr>
                <w:del w:id="5969" w:author="aas" w:date="2013-10-14T02:06:00Z"/>
              </w:rPr>
            </w:pPr>
            <w:del w:id="5970" w:author="aas" w:date="2013-10-14T02:06:00Z">
              <w:r>
                <w:delText xml:space="preserve">            the parent element does not exist, a 'data-missing' error</w:delText>
              </w:r>
            </w:del>
          </w:p>
          <w:p w14:paraId="3BA6E5A7" w14:textId="77777777" w:rsidR="002610E5" w:rsidRDefault="002610E5" w:rsidP="002610E5">
            <w:pPr>
              <w:pStyle w:val="XML1"/>
              <w:rPr>
                <w:del w:id="5971" w:author="aas" w:date="2013-10-14T02:06:00Z"/>
              </w:rPr>
            </w:pPr>
            <w:del w:id="5972" w:author="aas" w:date="2013-10-14T02:06:00Z">
              <w:r>
                <w:delText xml:space="preserve">            is returned.</w:delText>
              </w:r>
            </w:del>
          </w:p>
          <w:p w14:paraId="0CC4FEDA" w14:textId="77777777" w:rsidR="002610E5" w:rsidRDefault="002610E5" w:rsidP="002610E5">
            <w:pPr>
              <w:pStyle w:val="XML1"/>
              <w:rPr>
                <w:del w:id="5973" w:author="aas" w:date="2013-10-14T02:06:00Z"/>
              </w:rPr>
            </w:pPr>
            <w:del w:id="5974" w:author="aas" w:date="2013-10-14T02:06:00Z">
              <w:r>
                <w:delText xml:space="preserve">          &lt;/xs:documentation&gt;</w:delText>
              </w:r>
            </w:del>
          </w:p>
          <w:p w14:paraId="7C71BA19" w14:textId="77777777" w:rsidR="002610E5" w:rsidRDefault="002610E5" w:rsidP="002610E5">
            <w:pPr>
              <w:pStyle w:val="XML1"/>
              <w:rPr>
                <w:del w:id="5975" w:author="aas" w:date="2013-10-14T02:06:00Z"/>
              </w:rPr>
            </w:pPr>
            <w:del w:id="5976" w:author="aas" w:date="2013-10-14T02:06:00Z">
              <w:r>
                <w:delText xml:space="preserve">        &lt;/xs:annotation&gt;</w:delText>
              </w:r>
            </w:del>
          </w:p>
          <w:p w14:paraId="31FD472C" w14:textId="77777777" w:rsidR="002610E5" w:rsidRDefault="002610E5" w:rsidP="002610E5">
            <w:pPr>
              <w:pStyle w:val="XML1"/>
              <w:rPr>
                <w:del w:id="5977" w:author="aas" w:date="2013-10-14T02:06:00Z"/>
              </w:rPr>
            </w:pPr>
            <w:del w:id="5978" w:author="aas" w:date="2013-10-14T02:06:00Z">
              <w:r>
                <w:delText xml:space="preserve">      &lt;/xs:element&gt;</w:delText>
              </w:r>
            </w:del>
          </w:p>
          <w:p w14:paraId="5CA020A6" w14:textId="77777777" w:rsidR="002610E5" w:rsidRDefault="002610E5" w:rsidP="002610E5">
            <w:pPr>
              <w:pStyle w:val="XML1"/>
              <w:rPr>
                <w:del w:id="5979" w:author="aas" w:date="2013-10-14T02:06:00Z"/>
              </w:rPr>
            </w:pPr>
            <w:del w:id="5980" w:author="aas" w:date="2013-10-14T02:06:00Z">
              <w:r>
                <w:delText xml:space="preserve">      &lt;xs:element name="Seed"  type="xs:base64Binary"&gt;</w:delText>
              </w:r>
            </w:del>
          </w:p>
          <w:p w14:paraId="06116CF4" w14:textId="77777777" w:rsidR="002610E5" w:rsidRDefault="002610E5" w:rsidP="002610E5">
            <w:pPr>
              <w:pStyle w:val="XML1"/>
              <w:rPr>
                <w:del w:id="5981" w:author="aas" w:date="2013-10-14T02:06:00Z"/>
              </w:rPr>
            </w:pPr>
            <w:del w:id="5982" w:author="aas" w:date="2013-10-14T02:06:00Z">
              <w:r>
                <w:delText xml:space="preserve">        &lt;xs:annotation&gt;</w:delText>
              </w:r>
            </w:del>
          </w:p>
          <w:p w14:paraId="658D8EA7" w14:textId="77777777" w:rsidR="002610E5" w:rsidRDefault="002610E5" w:rsidP="002610E5">
            <w:pPr>
              <w:pStyle w:val="XML1"/>
              <w:rPr>
                <w:del w:id="5983" w:author="aas" w:date="2013-10-14T02:06:00Z"/>
              </w:rPr>
            </w:pPr>
            <w:del w:id="5984" w:author="aas" w:date="2013-10-14T02:06:00Z">
              <w:r>
                <w:delText xml:space="preserve">          &lt;xs:documentation&gt;</w:delText>
              </w:r>
            </w:del>
          </w:p>
          <w:p w14:paraId="02A6777C" w14:textId="77777777" w:rsidR="002610E5" w:rsidRDefault="002610E5" w:rsidP="002610E5">
            <w:pPr>
              <w:pStyle w:val="XML1"/>
              <w:rPr>
                <w:del w:id="5985" w:author="aas" w:date="2013-10-14T02:06:00Z"/>
              </w:rPr>
            </w:pPr>
            <w:del w:id="5986" w:author="aas" w:date="2013-10-14T02:06:00Z">
              <w:r>
                <w:delText xml:space="preserve">            This element is optional. It MUST be present in</w:delText>
              </w:r>
            </w:del>
          </w:p>
          <w:p w14:paraId="47428938" w14:textId="77777777" w:rsidR="002610E5" w:rsidRDefault="002610E5" w:rsidP="002610E5">
            <w:pPr>
              <w:pStyle w:val="XML1"/>
              <w:rPr>
                <w:del w:id="5987" w:author="aas" w:date="2013-10-14T02:06:00Z"/>
              </w:rPr>
            </w:pPr>
            <w:del w:id="5988" w:author="aas" w:date="2013-10-14T02:06:00Z">
              <w:r>
                <w:delText xml:space="preserve">            the NETCONF data store, if the element 'PgenCounter' is</w:delText>
              </w:r>
            </w:del>
          </w:p>
          <w:p w14:paraId="5E96F386" w14:textId="77777777" w:rsidR="002610E5" w:rsidRDefault="002610E5" w:rsidP="002610E5">
            <w:pPr>
              <w:pStyle w:val="XML1"/>
              <w:rPr>
                <w:del w:id="5989" w:author="aas" w:date="2013-10-14T02:06:00Z"/>
              </w:rPr>
            </w:pPr>
            <w:del w:id="5990" w:author="aas" w:date="2013-10-14T02:06:00Z">
              <w:r>
                <w:delText xml:space="preserve">            present.</w:delText>
              </w:r>
            </w:del>
          </w:p>
          <w:p w14:paraId="600945C7" w14:textId="77777777" w:rsidR="002610E5" w:rsidRDefault="002610E5" w:rsidP="002610E5">
            <w:pPr>
              <w:pStyle w:val="XML1"/>
              <w:rPr>
                <w:del w:id="5991" w:author="aas" w:date="2013-10-14T02:06:00Z"/>
              </w:rPr>
            </w:pPr>
            <w:del w:id="5992" w:author="aas" w:date="2013-10-14T02:06:00Z">
              <w:r>
                <w:delText xml:space="preserve">                    </w:delText>
              </w:r>
            </w:del>
          </w:p>
          <w:p w14:paraId="5EC6C4EC" w14:textId="77777777" w:rsidR="002610E5" w:rsidRDefault="002610E5" w:rsidP="002610E5">
            <w:pPr>
              <w:pStyle w:val="XML1"/>
              <w:rPr>
                <w:del w:id="5993" w:author="aas" w:date="2013-10-14T02:06:00Z"/>
              </w:rPr>
            </w:pPr>
            <w:del w:id="5994" w:author="aas" w:date="2013-10-14T02:06:00Z">
              <w:r>
                <w:delText xml:space="preserve">            If element 'PgenCounter' is present in a NETCONF</w:delText>
              </w:r>
            </w:del>
          </w:p>
          <w:p w14:paraId="0A7D8594" w14:textId="77777777" w:rsidR="002610E5" w:rsidRDefault="002610E5" w:rsidP="002610E5">
            <w:pPr>
              <w:pStyle w:val="XML1"/>
              <w:rPr>
                <w:del w:id="5995" w:author="aas" w:date="2013-10-14T02:06:00Z"/>
              </w:rPr>
            </w:pPr>
            <w:del w:id="5996" w:author="aas" w:date="2013-10-14T02:06:00Z">
              <w:r>
                <w:delText xml:space="preserve">            &amp;lt;edit-config&amp;gt; operation 'create', 'merge' or 'replace' and</w:delText>
              </w:r>
            </w:del>
          </w:p>
          <w:p w14:paraId="0C7A2B34" w14:textId="77777777" w:rsidR="002610E5" w:rsidRDefault="002610E5" w:rsidP="002610E5">
            <w:pPr>
              <w:pStyle w:val="XML1"/>
              <w:rPr>
                <w:del w:id="5997" w:author="aas" w:date="2013-10-14T02:06:00Z"/>
              </w:rPr>
            </w:pPr>
            <w:del w:id="5998" w:author="aas" w:date="2013-10-14T02:06:00Z">
              <w:r>
                <w:delText xml:space="preserve">            this element is missing, a 'data-missing' error is</w:delText>
              </w:r>
            </w:del>
          </w:p>
          <w:p w14:paraId="45D8125A" w14:textId="77777777" w:rsidR="002610E5" w:rsidRDefault="002610E5" w:rsidP="002610E5">
            <w:pPr>
              <w:pStyle w:val="XML1"/>
              <w:rPr>
                <w:del w:id="5999" w:author="aas" w:date="2013-10-14T02:06:00Z"/>
              </w:rPr>
            </w:pPr>
            <w:del w:id="6000" w:author="aas" w:date="2013-10-14T02:06:00Z">
              <w:r>
                <w:delText xml:space="preserve">            returned.</w:delText>
              </w:r>
            </w:del>
          </w:p>
          <w:p w14:paraId="0D44E3D6" w14:textId="77777777" w:rsidR="002610E5" w:rsidRDefault="002610E5" w:rsidP="002610E5">
            <w:pPr>
              <w:pStyle w:val="XML1"/>
              <w:rPr>
                <w:del w:id="6001" w:author="aas" w:date="2013-10-14T02:06:00Z"/>
              </w:rPr>
            </w:pPr>
            <w:del w:id="6002" w:author="aas" w:date="2013-10-14T02:06:00Z">
              <w:r>
                <w:delText xml:space="preserve">          &lt;/xs:documentation&gt;</w:delText>
              </w:r>
            </w:del>
          </w:p>
          <w:p w14:paraId="26E533C1" w14:textId="77777777" w:rsidR="002610E5" w:rsidRDefault="002610E5" w:rsidP="002610E5">
            <w:pPr>
              <w:pStyle w:val="XML1"/>
              <w:rPr>
                <w:del w:id="6003" w:author="aas" w:date="2013-10-14T02:06:00Z"/>
              </w:rPr>
            </w:pPr>
            <w:del w:id="6004" w:author="aas" w:date="2013-10-14T02:06:00Z">
              <w:r>
                <w:delText xml:space="preserve">        &lt;/xs:annotation&gt;</w:delText>
              </w:r>
            </w:del>
          </w:p>
          <w:p w14:paraId="41FF30A1" w14:textId="77777777" w:rsidR="002610E5" w:rsidRDefault="002610E5" w:rsidP="002610E5">
            <w:pPr>
              <w:pStyle w:val="XML1"/>
              <w:rPr>
                <w:del w:id="6005" w:author="aas" w:date="2013-10-14T02:06:00Z"/>
              </w:rPr>
            </w:pPr>
            <w:del w:id="6006" w:author="aas" w:date="2013-10-14T02:06:00Z">
              <w:r>
                <w:delText xml:space="preserve">      &lt;/xs:element&gt;</w:delText>
              </w:r>
            </w:del>
          </w:p>
          <w:p w14:paraId="75F96F32" w14:textId="77777777" w:rsidR="002610E5" w:rsidRDefault="002610E5" w:rsidP="002610E5">
            <w:pPr>
              <w:pStyle w:val="XML1"/>
              <w:rPr>
                <w:del w:id="6007" w:author="aas" w:date="2013-10-14T02:06:00Z"/>
              </w:rPr>
            </w:pPr>
            <w:del w:id="6008" w:author="aas" w:date="2013-10-14T02:06:00Z">
              <w:r>
                <w:delText xml:space="preserve">      &lt;xs:element name="PgenCounter"  type="xs:base64Binary"&gt;</w:delText>
              </w:r>
            </w:del>
          </w:p>
          <w:p w14:paraId="7D2BC1C7" w14:textId="77777777" w:rsidR="002610E5" w:rsidRDefault="002610E5" w:rsidP="002610E5">
            <w:pPr>
              <w:pStyle w:val="XML1"/>
              <w:rPr>
                <w:del w:id="6009" w:author="aas" w:date="2013-10-14T02:06:00Z"/>
              </w:rPr>
            </w:pPr>
            <w:del w:id="6010" w:author="aas" w:date="2013-10-14T02:06:00Z">
              <w:r>
                <w:delText xml:space="preserve">        &lt;xs:annotation&gt;</w:delText>
              </w:r>
            </w:del>
          </w:p>
          <w:p w14:paraId="12B5EFCC" w14:textId="77777777" w:rsidR="002610E5" w:rsidRDefault="002610E5" w:rsidP="002610E5">
            <w:pPr>
              <w:pStyle w:val="XML1"/>
              <w:rPr>
                <w:del w:id="6011" w:author="aas" w:date="2013-10-14T02:06:00Z"/>
              </w:rPr>
            </w:pPr>
            <w:del w:id="6012" w:author="aas" w:date="2013-10-14T02:06:00Z">
              <w:r>
                <w:delText xml:space="preserve">          &lt;xs:documentation&gt;</w:delText>
              </w:r>
            </w:del>
          </w:p>
          <w:p w14:paraId="68BD2C5D" w14:textId="77777777" w:rsidR="002610E5" w:rsidRDefault="002610E5" w:rsidP="002610E5">
            <w:pPr>
              <w:pStyle w:val="XML1"/>
              <w:rPr>
                <w:del w:id="6013" w:author="aas" w:date="2013-10-14T02:06:00Z"/>
              </w:rPr>
            </w:pPr>
            <w:del w:id="6014" w:author="aas" w:date="2013-10-14T02:06:00Z">
              <w:r>
                <w:delText xml:space="preserve">            This element is optional. It MUST be present in</w:delText>
              </w:r>
            </w:del>
          </w:p>
          <w:p w14:paraId="3C5BE206" w14:textId="77777777" w:rsidR="002610E5" w:rsidRDefault="002610E5" w:rsidP="002610E5">
            <w:pPr>
              <w:pStyle w:val="XML1"/>
              <w:rPr>
                <w:del w:id="6015" w:author="aas" w:date="2013-10-14T02:06:00Z"/>
              </w:rPr>
            </w:pPr>
            <w:del w:id="6016" w:author="aas" w:date="2013-10-14T02:06:00Z">
              <w:r>
                <w:delText xml:space="preserve">            the NETCONF data store, if the element 'Seed' is present.</w:delText>
              </w:r>
            </w:del>
          </w:p>
          <w:p w14:paraId="2BFACBC9" w14:textId="77777777" w:rsidR="002610E5" w:rsidRDefault="002610E5" w:rsidP="002610E5">
            <w:pPr>
              <w:pStyle w:val="XML1"/>
              <w:rPr>
                <w:del w:id="6017" w:author="aas" w:date="2013-10-14T02:06:00Z"/>
              </w:rPr>
            </w:pPr>
            <w:del w:id="6018" w:author="aas" w:date="2013-10-14T02:06:00Z">
              <w:r>
                <w:delText xml:space="preserve">                    </w:delText>
              </w:r>
            </w:del>
          </w:p>
          <w:p w14:paraId="4F689C0F" w14:textId="77777777" w:rsidR="002610E5" w:rsidRDefault="002610E5" w:rsidP="002610E5">
            <w:pPr>
              <w:pStyle w:val="XML1"/>
              <w:rPr>
                <w:del w:id="6019" w:author="aas" w:date="2013-10-14T02:06:00Z"/>
              </w:rPr>
            </w:pPr>
            <w:del w:id="6020" w:author="aas" w:date="2013-10-14T02:06:00Z">
              <w:r>
                <w:delText xml:space="preserve">            If element 'Seed' is present in a NETCONF &amp;lt;edit-config&amp;gt;</w:delText>
              </w:r>
            </w:del>
          </w:p>
          <w:p w14:paraId="7B37D492" w14:textId="77777777" w:rsidR="002610E5" w:rsidRDefault="002610E5" w:rsidP="002610E5">
            <w:pPr>
              <w:pStyle w:val="XML1"/>
              <w:rPr>
                <w:del w:id="6021" w:author="aas" w:date="2013-10-14T02:06:00Z"/>
              </w:rPr>
            </w:pPr>
            <w:del w:id="6022" w:author="aas" w:date="2013-10-14T02:06:00Z">
              <w:r>
                <w:delText xml:space="preserve">            operation 'create', 'merge' or 'replace' and this element</w:delText>
              </w:r>
            </w:del>
          </w:p>
          <w:p w14:paraId="27E2DF2D" w14:textId="77777777" w:rsidR="002610E5" w:rsidRDefault="002610E5" w:rsidP="002610E5">
            <w:pPr>
              <w:pStyle w:val="XML1"/>
              <w:rPr>
                <w:del w:id="6023" w:author="aas" w:date="2013-10-14T02:06:00Z"/>
              </w:rPr>
            </w:pPr>
            <w:del w:id="6024" w:author="aas" w:date="2013-10-14T02:06:00Z">
              <w:r>
                <w:delText xml:space="preserve">            is missing, a 'data-missing' error is returned.</w:delText>
              </w:r>
            </w:del>
          </w:p>
          <w:p w14:paraId="459877D2" w14:textId="77777777" w:rsidR="002610E5" w:rsidRDefault="002610E5" w:rsidP="002610E5">
            <w:pPr>
              <w:pStyle w:val="XML1"/>
              <w:rPr>
                <w:del w:id="6025" w:author="aas" w:date="2013-10-14T02:06:00Z"/>
              </w:rPr>
            </w:pPr>
            <w:del w:id="6026" w:author="aas" w:date="2013-10-14T02:06:00Z">
              <w:r>
                <w:delText xml:space="preserve">          &lt;/xs:documentation&gt;</w:delText>
              </w:r>
            </w:del>
          </w:p>
          <w:p w14:paraId="05398F28" w14:textId="77777777" w:rsidR="002610E5" w:rsidRDefault="002610E5" w:rsidP="002610E5">
            <w:pPr>
              <w:pStyle w:val="XML1"/>
              <w:rPr>
                <w:del w:id="6027" w:author="aas" w:date="2013-10-14T02:06:00Z"/>
              </w:rPr>
            </w:pPr>
            <w:del w:id="6028" w:author="aas" w:date="2013-10-14T02:06:00Z">
              <w:r>
                <w:delText xml:space="preserve">        &lt;/xs:annotation&gt;</w:delText>
              </w:r>
            </w:del>
          </w:p>
          <w:p w14:paraId="0C35992C" w14:textId="77777777" w:rsidR="002610E5" w:rsidRDefault="002610E5" w:rsidP="002610E5">
            <w:pPr>
              <w:pStyle w:val="XML1"/>
              <w:rPr>
                <w:del w:id="6029" w:author="aas" w:date="2013-10-14T02:06:00Z"/>
              </w:rPr>
            </w:pPr>
            <w:del w:id="6030" w:author="aas" w:date="2013-10-14T02:06:00Z">
              <w:r>
                <w:delText xml:space="preserve">      &lt;/xs:element&gt;</w:delText>
              </w:r>
            </w:del>
          </w:p>
          <w:p w14:paraId="7F41E3D4" w14:textId="77777777" w:rsidR="002610E5" w:rsidRDefault="002610E5" w:rsidP="002610E5">
            <w:pPr>
              <w:pStyle w:val="XML1"/>
              <w:rPr>
                <w:del w:id="6031" w:author="aas" w:date="2013-10-14T02:06:00Z"/>
              </w:rPr>
            </w:pPr>
            <w:del w:id="6032" w:author="aas" w:date="2013-10-14T02:06:00Z">
              <w:r>
                <w:delText xml:space="preserve">    &lt;/xs:sequence&gt;</w:delText>
              </w:r>
            </w:del>
          </w:p>
          <w:p w14:paraId="1DCE3AB9" w14:textId="77777777" w:rsidR="002610E5" w:rsidRDefault="002610E5" w:rsidP="002610E5">
            <w:pPr>
              <w:pStyle w:val="XML1"/>
              <w:rPr>
                <w:del w:id="6033" w:author="aas" w:date="2013-10-14T02:06:00Z"/>
              </w:rPr>
            </w:pPr>
            <w:del w:id="6034" w:author="aas" w:date="2013-10-14T02:06:00Z">
              <w:r>
                <w:delText xml:space="preserve">  &lt;/xs:group&gt;</w:delText>
              </w:r>
            </w:del>
          </w:p>
          <w:p w14:paraId="0BAF84AE" w14:textId="77777777" w:rsidR="002610E5" w:rsidRDefault="002610E5" w:rsidP="002610E5">
            <w:pPr>
              <w:pStyle w:val="XML1"/>
              <w:rPr>
                <w:del w:id="6035" w:author="aas" w:date="2013-10-14T02:06:00Z"/>
              </w:rPr>
            </w:pPr>
          </w:p>
          <w:p w14:paraId="6781C6E6" w14:textId="77777777" w:rsidR="002610E5" w:rsidRDefault="002610E5" w:rsidP="002610E5">
            <w:pPr>
              <w:pStyle w:val="XML1"/>
              <w:rPr>
                <w:del w:id="6036" w:author="aas" w:date="2013-10-14T02:06:00Z"/>
              </w:rPr>
            </w:pPr>
            <w:del w:id="6037" w:author="aas" w:date="2013-10-14T02:06:00Z">
              <w:r>
                <w:delText xml:space="preserve">  &lt;xs:group name="RSAKeyValueType"&gt;</w:delText>
              </w:r>
            </w:del>
          </w:p>
          <w:p w14:paraId="78B84E87" w14:textId="77777777" w:rsidR="002610E5" w:rsidRDefault="002610E5" w:rsidP="002610E5">
            <w:pPr>
              <w:pStyle w:val="XML1"/>
              <w:rPr>
                <w:del w:id="6038" w:author="aas" w:date="2013-10-14T02:06:00Z"/>
              </w:rPr>
            </w:pPr>
            <w:del w:id="6039" w:author="aas" w:date="2013-10-14T02:06:00Z">
              <w:r>
                <w:delText xml:space="preserve">    &lt;xs:annotation&gt;</w:delText>
              </w:r>
            </w:del>
          </w:p>
          <w:p w14:paraId="51A97D3D" w14:textId="77777777" w:rsidR="002610E5" w:rsidRDefault="002610E5" w:rsidP="002610E5">
            <w:pPr>
              <w:pStyle w:val="XML1"/>
              <w:rPr>
                <w:del w:id="6040" w:author="aas" w:date="2013-10-14T02:06:00Z"/>
              </w:rPr>
            </w:pPr>
            <w:del w:id="6041" w:author="aas" w:date="2013-10-14T02:06:00Z">
              <w:r>
                <w:delText xml:space="preserve">      &lt;xs:documentation&gt;</w:delText>
              </w:r>
            </w:del>
          </w:p>
          <w:p w14:paraId="6E367216" w14:textId="77777777" w:rsidR="002610E5" w:rsidRDefault="002610E5" w:rsidP="002610E5">
            <w:pPr>
              <w:pStyle w:val="XML1"/>
              <w:rPr>
                <w:del w:id="6042" w:author="aas" w:date="2013-10-14T02:06:00Z"/>
              </w:rPr>
            </w:pPr>
            <w:del w:id="6043" w:author="aas" w:date="2013-10-14T02:06:00Z">
              <w:r>
                <w:delText xml:space="preserve">        RSA key values have two fields: Modulus and</w:delText>
              </w:r>
            </w:del>
          </w:p>
          <w:p w14:paraId="39C3A988" w14:textId="77777777" w:rsidR="002610E5" w:rsidRDefault="002610E5" w:rsidP="002610E5">
            <w:pPr>
              <w:pStyle w:val="XML1"/>
              <w:rPr>
                <w:del w:id="6044" w:author="aas" w:date="2013-10-14T02:06:00Z"/>
              </w:rPr>
            </w:pPr>
            <w:del w:id="6045" w:author="aas" w:date="2013-10-14T02:06:00Z">
              <w:r>
                <w:delText xml:space="preserve">        Exponent.</w:delText>
              </w:r>
            </w:del>
          </w:p>
          <w:p w14:paraId="224BA3D8" w14:textId="77777777" w:rsidR="002610E5" w:rsidRDefault="002610E5" w:rsidP="002610E5">
            <w:pPr>
              <w:pStyle w:val="XML1"/>
              <w:rPr>
                <w:del w:id="6046" w:author="aas" w:date="2013-10-14T02:06:00Z"/>
              </w:rPr>
            </w:pPr>
            <w:del w:id="6047" w:author="aas" w:date="2013-10-14T02:06:00Z">
              <w:r>
                <w:delText xml:space="preserve">      &lt;/xs:documentation&gt;</w:delText>
              </w:r>
            </w:del>
          </w:p>
          <w:p w14:paraId="4AD95C5A" w14:textId="77777777" w:rsidR="002610E5" w:rsidRDefault="002610E5" w:rsidP="002610E5">
            <w:pPr>
              <w:pStyle w:val="XML1"/>
              <w:rPr>
                <w:del w:id="6048" w:author="aas" w:date="2013-10-14T02:06:00Z"/>
              </w:rPr>
            </w:pPr>
            <w:del w:id="6049" w:author="aas" w:date="2013-10-14T02:06:00Z">
              <w:r>
                <w:delText xml:space="preserve">    &lt;/xs:annotation&gt;</w:delText>
              </w:r>
            </w:del>
          </w:p>
          <w:p w14:paraId="0FB8BC18" w14:textId="77777777" w:rsidR="002610E5" w:rsidRDefault="002610E5" w:rsidP="002610E5">
            <w:pPr>
              <w:pStyle w:val="XML1"/>
              <w:rPr>
                <w:del w:id="6050" w:author="aas" w:date="2013-10-14T02:06:00Z"/>
              </w:rPr>
            </w:pPr>
          </w:p>
          <w:p w14:paraId="3D149E90" w14:textId="77777777" w:rsidR="002610E5" w:rsidRDefault="002610E5" w:rsidP="002610E5">
            <w:pPr>
              <w:pStyle w:val="XML1"/>
              <w:rPr>
                <w:del w:id="6051" w:author="aas" w:date="2013-10-14T02:06:00Z"/>
              </w:rPr>
            </w:pPr>
            <w:del w:id="6052" w:author="aas" w:date="2013-10-14T02:06:00Z">
              <w:r>
                <w:delText xml:space="preserve">    &lt;xs:sequence&gt;</w:delText>
              </w:r>
            </w:del>
          </w:p>
          <w:p w14:paraId="5B13DCD8" w14:textId="77777777" w:rsidR="002610E5" w:rsidRDefault="002610E5" w:rsidP="002610E5">
            <w:pPr>
              <w:pStyle w:val="XML1"/>
              <w:rPr>
                <w:del w:id="6053" w:author="aas" w:date="2013-10-14T02:06:00Z"/>
              </w:rPr>
            </w:pPr>
            <w:del w:id="6054" w:author="aas" w:date="2013-10-14T02:06:00Z">
              <w:r>
                <w:delText xml:space="preserve">      &lt;xs:element name="Modulus"  type="xs:base64Binary"&gt;</w:delText>
              </w:r>
            </w:del>
          </w:p>
          <w:p w14:paraId="240C1ED7" w14:textId="77777777" w:rsidR="002610E5" w:rsidRDefault="002610E5" w:rsidP="002610E5">
            <w:pPr>
              <w:pStyle w:val="XML1"/>
              <w:rPr>
                <w:del w:id="6055" w:author="aas" w:date="2013-10-14T02:06:00Z"/>
              </w:rPr>
            </w:pPr>
            <w:del w:id="6056" w:author="aas" w:date="2013-10-14T02:06:00Z">
              <w:r>
                <w:delText xml:space="preserve">        &lt;xs:annotation&gt;</w:delText>
              </w:r>
            </w:del>
          </w:p>
          <w:p w14:paraId="0007E5D1" w14:textId="77777777" w:rsidR="002610E5" w:rsidRDefault="002610E5" w:rsidP="002610E5">
            <w:pPr>
              <w:pStyle w:val="XML1"/>
              <w:rPr>
                <w:del w:id="6057" w:author="aas" w:date="2013-10-14T02:06:00Z"/>
              </w:rPr>
            </w:pPr>
            <w:del w:id="6058" w:author="aas" w:date="2013-10-14T02:06:00Z">
              <w:r>
                <w:delText xml:space="preserve">          &lt;xs:documentation&gt;</w:delText>
              </w:r>
            </w:del>
          </w:p>
          <w:p w14:paraId="4A082FE2" w14:textId="77777777" w:rsidR="002610E5" w:rsidRDefault="002610E5" w:rsidP="002610E5">
            <w:pPr>
              <w:pStyle w:val="XML1"/>
              <w:rPr>
                <w:del w:id="6059" w:author="aas" w:date="2013-10-14T02:06:00Z"/>
              </w:rPr>
            </w:pPr>
            <w:del w:id="6060" w:author="aas" w:date="2013-10-14T02:06:00Z">
              <w:r>
                <w:delText xml:space="preserve">            This element MUST be present in the NETCONF data</w:delText>
              </w:r>
            </w:del>
          </w:p>
          <w:p w14:paraId="3721CA58" w14:textId="77777777" w:rsidR="002610E5" w:rsidRDefault="002610E5" w:rsidP="002610E5">
            <w:pPr>
              <w:pStyle w:val="XML1"/>
              <w:rPr>
                <w:del w:id="6061" w:author="aas" w:date="2013-10-14T02:06:00Z"/>
              </w:rPr>
            </w:pPr>
            <w:del w:id="6062" w:author="aas" w:date="2013-10-14T02:06:00Z">
              <w:r>
                <w:delText xml:space="preserve">            store. If this element is not present in a NETCONF</w:delText>
              </w:r>
            </w:del>
          </w:p>
          <w:p w14:paraId="265C5FE5" w14:textId="77777777" w:rsidR="002610E5" w:rsidRDefault="002610E5" w:rsidP="002610E5">
            <w:pPr>
              <w:pStyle w:val="XML1"/>
              <w:rPr>
                <w:del w:id="6063" w:author="aas" w:date="2013-10-14T02:06:00Z"/>
              </w:rPr>
            </w:pPr>
            <w:del w:id="6064" w:author="aas" w:date="2013-10-14T02:06:00Z">
              <w:r>
                <w:delText xml:space="preserve">            &amp;lt;edit-config&amp;gt; operation 'create', 'merge' or 'replace' and</w:delText>
              </w:r>
            </w:del>
          </w:p>
          <w:p w14:paraId="40D7AA6F" w14:textId="77777777" w:rsidR="002610E5" w:rsidRDefault="002610E5" w:rsidP="002610E5">
            <w:pPr>
              <w:pStyle w:val="XML1"/>
              <w:rPr>
                <w:del w:id="6065" w:author="aas" w:date="2013-10-14T02:06:00Z"/>
              </w:rPr>
            </w:pPr>
            <w:del w:id="6066" w:author="aas" w:date="2013-10-14T02:06:00Z">
              <w:r>
                <w:delText xml:space="preserve">            the parent element does not exist, a 'data-missing' error</w:delText>
              </w:r>
            </w:del>
          </w:p>
          <w:p w14:paraId="2CB240CA" w14:textId="77777777" w:rsidR="002610E5" w:rsidRDefault="002610E5" w:rsidP="002610E5">
            <w:pPr>
              <w:pStyle w:val="XML1"/>
              <w:rPr>
                <w:del w:id="6067" w:author="aas" w:date="2013-10-14T02:06:00Z"/>
              </w:rPr>
            </w:pPr>
            <w:del w:id="6068" w:author="aas" w:date="2013-10-14T02:06:00Z">
              <w:r>
                <w:delText xml:space="preserve">            is returned.</w:delText>
              </w:r>
            </w:del>
          </w:p>
          <w:p w14:paraId="4D6C3E67" w14:textId="77777777" w:rsidR="002610E5" w:rsidRDefault="002610E5" w:rsidP="002610E5">
            <w:pPr>
              <w:pStyle w:val="XML1"/>
              <w:rPr>
                <w:del w:id="6069" w:author="aas" w:date="2013-10-14T02:06:00Z"/>
              </w:rPr>
            </w:pPr>
            <w:del w:id="6070" w:author="aas" w:date="2013-10-14T02:06:00Z">
              <w:r>
                <w:delText xml:space="preserve">          &lt;/xs:documentation&gt;</w:delText>
              </w:r>
            </w:del>
          </w:p>
          <w:p w14:paraId="4CA2D806" w14:textId="77777777" w:rsidR="002610E5" w:rsidRDefault="002610E5" w:rsidP="002610E5">
            <w:pPr>
              <w:pStyle w:val="XML1"/>
              <w:rPr>
                <w:del w:id="6071" w:author="aas" w:date="2013-10-14T02:06:00Z"/>
              </w:rPr>
            </w:pPr>
            <w:del w:id="6072" w:author="aas" w:date="2013-10-14T02:06:00Z">
              <w:r>
                <w:delText xml:space="preserve">        &lt;/xs:annotation&gt;</w:delText>
              </w:r>
            </w:del>
          </w:p>
          <w:p w14:paraId="1E463985" w14:textId="77777777" w:rsidR="002610E5" w:rsidRDefault="002610E5" w:rsidP="002610E5">
            <w:pPr>
              <w:pStyle w:val="XML1"/>
              <w:rPr>
                <w:del w:id="6073" w:author="aas" w:date="2013-10-14T02:06:00Z"/>
              </w:rPr>
            </w:pPr>
            <w:del w:id="6074" w:author="aas" w:date="2013-10-14T02:06:00Z">
              <w:r>
                <w:delText xml:space="preserve">      &lt;/xs:element&gt;</w:delText>
              </w:r>
            </w:del>
          </w:p>
          <w:p w14:paraId="071966E8" w14:textId="77777777" w:rsidR="002610E5" w:rsidRDefault="002610E5" w:rsidP="002610E5">
            <w:pPr>
              <w:pStyle w:val="XML1"/>
              <w:rPr>
                <w:del w:id="6075" w:author="aas" w:date="2013-10-14T02:06:00Z"/>
              </w:rPr>
            </w:pPr>
            <w:del w:id="6076" w:author="aas" w:date="2013-10-14T02:06:00Z">
              <w:r>
                <w:delText xml:space="preserve">      &lt;xs:element name="Exponent"  type="xs:base64Binary"&gt;</w:delText>
              </w:r>
            </w:del>
          </w:p>
          <w:p w14:paraId="748D7F9C" w14:textId="77777777" w:rsidR="002610E5" w:rsidRDefault="002610E5" w:rsidP="002610E5">
            <w:pPr>
              <w:pStyle w:val="XML1"/>
              <w:rPr>
                <w:del w:id="6077" w:author="aas" w:date="2013-10-14T02:06:00Z"/>
              </w:rPr>
            </w:pPr>
            <w:del w:id="6078" w:author="aas" w:date="2013-10-14T02:06:00Z">
              <w:r>
                <w:delText xml:space="preserve">        &lt;xs:annotation&gt;</w:delText>
              </w:r>
            </w:del>
          </w:p>
          <w:p w14:paraId="73657FC0" w14:textId="77777777" w:rsidR="002610E5" w:rsidRDefault="002610E5" w:rsidP="002610E5">
            <w:pPr>
              <w:pStyle w:val="XML1"/>
              <w:rPr>
                <w:del w:id="6079" w:author="aas" w:date="2013-10-14T02:06:00Z"/>
              </w:rPr>
            </w:pPr>
            <w:del w:id="6080" w:author="aas" w:date="2013-10-14T02:06:00Z">
              <w:r>
                <w:delText xml:space="preserve">          &lt;xs:documentation&gt;</w:delText>
              </w:r>
            </w:del>
          </w:p>
          <w:p w14:paraId="17E2E12A" w14:textId="77777777" w:rsidR="002610E5" w:rsidRDefault="002610E5" w:rsidP="002610E5">
            <w:pPr>
              <w:pStyle w:val="XML1"/>
              <w:rPr>
                <w:del w:id="6081" w:author="aas" w:date="2013-10-14T02:06:00Z"/>
              </w:rPr>
            </w:pPr>
            <w:del w:id="6082" w:author="aas" w:date="2013-10-14T02:06:00Z">
              <w:r>
                <w:delText xml:space="preserve">            This element MUST be present in the NETCONF data</w:delText>
              </w:r>
            </w:del>
          </w:p>
          <w:p w14:paraId="75E4B7D6" w14:textId="77777777" w:rsidR="002610E5" w:rsidRDefault="002610E5" w:rsidP="002610E5">
            <w:pPr>
              <w:pStyle w:val="XML1"/>
              <w:rPr>
                <w:del w:id="6083" w:author="aas" w:date="2013-10-14T02:06:00Z"/>
              </w:rPr>
            </w:pPr>
            <w:del w:id="6084" w:author="aas" w:date="2013-10-14T02:06:00Z">
              <w:r>
                <w:delText xml:space="preserve">            store. If this element is not present in a NETCONF</w:delText>
              </w:r>
            </w:del>
          </w:p>
          <w:p w14:paraId="626D73B1" w14:textId="77777777" w:rsidR="002610E5" w:rsidRDefault="002610E5" w:rsidP="002610E5">
            <w:pPr>
              <w:pStyle w:val="XML1"/>
              <w:rPr>
                <w:del w:id="6085" w:author="aas" w:date="2013-10-14T02:06:00Z"/>
              </w:rPr>
            </w:pPr>
            <w:del w:id="6086" w:author="aas" w:date="2013-10-14T02:06:00Z">
              <w:r>
                <w:delText xml:space="preserve">            &amp;lt;edit-config&amp;gt; operation 'create', 'merge' or 'replace' and</w:delText>
              </w:r>
            </w:del>
          </w:p>
          <w:p w14:paraId="1BFC3D52" w14:textId="77777777" w:rsidR="002610E5" w:rsidRDefault="002610E5" w:rsidP="002610E5">
            <w:pPr>
              <w:pStyle w:val="XML1"/>
              <w:rPr>
                <w:del w:id="6087" w:author="aas" w:date="2013-10-14T02:06:00Z"/>
              </w:rPr>
            </w:pPr>
            <w:del w:id="6088" w:author="aas" w:date="2013-10-14T02:06:00Z">
              <w:r>
                <w:delText xml:space="preserve">            the parent element does not exist, a 'data-missing' error</w:delText>
              </w:r>
            </w:del>
          </w:p>
          <w:p w14:paraId="36C93B78" w14:textId="77777777" w:rsidR="002610E5" w:rsidRDefault="002610E5" w:rsidP="002610E5">
            <w:pPr>
              <w:pStyle w:val="XML1"/>
              <w:rPr>
                <w:del w:id="6089" w:author="aas" w:date="2013-10-14T02:06:00Z"/>
              </w:rPr>
            </w:pPr>
            <w:del w:id="6090" w:author="aas" w:date="2013-10-14T02:06:00Z">
              <w:r>
                <w:delText xml:space="preserve">            is returned.</w:delText>
              </w:r>
            </w:del>
          </w:p>
          <w:p w14:paraId="60FB4BC6" w14:textId="77777777" w:rsidR="002610E5" w:rsidRDefault="002610E5" w:rsidP="002610E5">
            <w:pPr>
              <w:pStyle w:val="XML1"/>
              <w:rPr>
                <w:del w:id="6091" w:author="aas" w:date="2013-10-14T02:06:00Z"/>
              </w:rPr>
            </w:pPr>
            <w:del w:id="6092" w:author="aas" w:date="2013-10-14T02:06:00Z">
              <w:r>
                <w:delText xml:space="preserve">          &lt;/xs:documentation&gt;</w:delText>
              </w:r>
            </w:del>
          </w:p>
          <w:p w14:paraId="2396DB53" w14:textId="77777777" w:rsidR="002610E5" w:rsidRDefault="002610E5" w:rsidP="002610E5">
            <w:pPr>
              <w:pStyle w:val="XML1"/>
              <w:rPr>
                <w:del w:id="6093" w:author="aas" w:date="2013-10-14T02:06:00Z"/>
              </w:rPr>
            </w:pPr>
            <w:del w:id="6094" w:author="aas" w:date="2013-10-14T02:06:00Z">
              <w:r>
                <w:delText xml:space="preserve">        &lt;/xs:annotation&gt;</w:delText>
              </w:r>
            </w:del>
          </w:p>
          <w:p w14:paraId="6D68C44F" w14:textId="77777777" w:rsidR="002610E5" w:rsidRDefault="002610E5" w:rsidP="002610E5">
            <w:pPr>
              <w:pStyle w:val="XML1"/>
              <w:rPr>
                <w:del w:id="6095" w:author="aas" w:date="2013-10-14T02:06:00Z"/>
              </w:rPr>
            </w:pPr>
            <w:del w:id="6096" w:author="aas" w:date="2013-10-14T02:06:00Z">
              <w:r>
                <w:delText xml:space="preserve">      &lt;/xs:element&gt;</w:delText>
              </w:r>
            </w:del>
          </w:p>
          <w:p w14:paraId="673FFDA3" w14:textId="77777777" w:rsidR="002610E5" w:rsidRDefault="002610E5" w:rsidP="002610E5">
            <w:pPr>
              <w:pStyle w:val="XML1"/>
              <w:rPr>
                <w:del w:id="6097" w:author="aas" w:date="2013-10-14T02:06:00Z"/>
              </w:rPr>
            </w:pPr>
            <w:del w:id="6098" w:author="aas" w:date="2013-10-14T02:06:00Z">
              <w:r>
                <w:delText xml:space="preserve">    &lt;/xs:sequence&gt;</w:delText>
              </w:r>
            </w:del>
          </w:p>
          <w:p w14:paraId="1CF248A2" w14:textId="77777777" w:rsidR="002610E5" w:rsidRPr="009F1B7D" w:rsidRDefault="002610E5" w:rsidP="002610E5">
            <w:pPr>
              <w:pStyle w:val="XML1"/>
              <w:rPr>
                <w:del w:id="6099" w:author="aas" w:date="2013-10-14T02:06:00Z"/>
              </w:rPr>
            </w:pPr>
            <w:del w:id="6100" w:author="aas" w:date="2013-10-14T02:06:00Z">
              <w:r>
                <w:delText xml:space="preserve">  &lt;/xs:group&gt;</w:delText>
              </w:r>
            </w:del>
          </w:p>
        </w:tc>
      </w:tr>
    </w:tbl>
    <w:p w14:paraId="48204A01" w14:textId="77777777" w:rsidR="00325239" w:rsidRPr="009F1B7D" w:rsidRDefault="00325239" w:rsidP="00325239">
      <w:pPr>
        <w:rPr>
          <w:del w:id="6101" w:author="aas" w:date="2013-10-14T02:06:00Z"/>
        </w:rPr>
      </w:pPr>
    </w:p>
    <w:p w14:paraId="0488A054" w14:textId="77777777" w:rsidR="00325239" w:rsidRPr="009F1B7D" w:rsidRDefault="00325239" w:rsidP="00325239">
      <w:pPr>
        <w:pStyle w:val="Heading3"/>
        <w:keepLines w:val="0"/>
        <w:ind w:left="720" w:hanging="720"/>
      </w:pPr>
      <w:bookmarkStart w:id="6102" w:name="_Toc243774086"/>
      <w:r w:rsidRPr="00DB42FD">
        <w:t>XML Example</w:t>
      </w:r>
      <w:bookmarkEnd w:id="6102"/>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proofErr w:type="gramStart"/>
            <w:r>
              <w:t>owned</w:t>
            </w:r>
            <w:proofErr w:type="gramEnd"/>
            <w:r>
              <w:t>-certificate</w:t>
            </w:r>
            <w:r w:rsidRPr="009F1B7D">
              <w:t>&gt;</w:t>
            </w:r>
          </w:p>
          <w:p w14:paraId="02AC3ACB" w14:textId="77777777" w:rsidR="00325239" w:rsidRPr="009F1B7D" w:rsidRDefault="00325239" w:rsidP="009D0278">
            <w:pPr>
              <w:pStyle w:val="XML2"/>
            </w:pPr>
            <w:r>
              <w:t>&lt;</w:t>
            </w:r>
            <w:proofErr w:type="gramStart"/>
            <w:r>
              <w:t>resource</w:t>
            </w:r>
            <w:proofErr w:type="gramEnd"/>
            <w:r>
              <w:t>-id&gt;ownedCertificate3</w:t>
            </w:r>
            <w:r w:rsidRPr="009F1B7D">
              <w:t>&lt;/resource-id&gt;</w:t>
            </w:r>
          </w:p>
          <w:p w14:paraId="24582D07" w14:textId="77777777" w:rsidR="00325239" w:rsidRDefault="00325239" w:rsidP="009D0278">
            <w:pPr>
              <w:pStyle w:val="XML2"/>
            </w:pPr>
            <w:r w:rsidRPr="009F1B7D">
              <w:t>&lt;</w:t>
            </w:r>
            <w:proofErr w:type="gramStart"/>
            <w:r>
              <w:t>certificate</w:t>
            </w:r>
            <w:proofErr w:type="gramEnd"/>
            <w:r>
              <w:t>&gt;AEF134F56EDB667DFA4320AEF134F56EDB667DFA4320AEF134F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proofErr w:type="gramStart"/>
            <w:r>
              <w:t>private</w:t>
            </w:r>
            <w:proofErr w:type="gramEnd"/>
            <w:r>
              <w:t>-key&gt;</w:t>
            </w:r>
          </w:p>
          <w:p w14:paraId="6C2D18DA" w14:textId="01994B1A" w:rsidR="00AE02DF" w:rsidRDefault="00AE02DF" w:rsidP="009767AE">
            <w:pPr>
              <w:pStyle w:val="XML3"/>
            </w:pPr>
            <w:r>
              <w:t>&lt;</w:t>
            </w:r>
            <w:proofErr w:type="spellStart"/>
            <w:proofErr w:type="gramStart"/>
            <w:r>
              <w:t>ds:RSAKeyValue</w:t>
            </w:r>
            <w:proofErr w:type="spellEnd"/>
            <w:proofErr w:type="gramEnd"/>
            <w:r>
              <w:t>&gt;</w:t>
            </w:r>
          </w:p>
          <w:p w14:paraId="04C3583F" w14:textId="526E9BDE" w:rsidR="00325239" w:rsidRDefault="00AE02DF" w:rsidP="009767AE">
            <w:pPr>
              <w:pStyle w:val="XML4"/>
            </w:pPr>
            <w:r>
              <w:t>&lt;</w:t>
            </w:r>
            <w:proofErr w:type="spellStart"/>
            <w:proofErr w:type="gramStart"/>
            <w:r w:rsidR="00487636">
              <w:t>ds:</w:t>
            </w:r>
            <w:r>
              <w:t>Modulus</w:t>
            </w:r>
            <w:proofErr w:type="spellEnd"/>
            <w:proofErr w:type="gramEnd"/>
            <w:r>
              <w:t>&gt;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w:t>
            </w:r>
            <w:proofErr w:type="spellStart"/>
            <w:r>
              <w:t>ds</w:t>
            </w:r>
            <w:proofErr w:type="gramStart"/>
            <w:r>
              <w:t>:Modulus</w:t>
            </w:r>
            <w:proofErr w:type="spellEnd"/>
            <w:proofErr w:type="gramEnd"/>
            <w:r>
              <w:t>&gt;</w:t>
            </w:r>
          </w:p>
          <w:p w14:paraId="1E9571F6" w14:textId="0700DADD" w:rsidR="00487636" w:rsidRDefault="00487636" w:rsidP="00487636">
            <w:pPr>
              <w:pStyle w:val="XML4"/>
            </w:pPr>
            <w:r>
              <w:t>&lt;</w:t>
            </w:r>
            <w:proofErr w:type="spellStart"/>
            <w:proofErr w:type="gramStart"/>
            <w:r>
              <w:t>ds:Exponent</w:t>
            </w:r>
            <w:proofErr w:type="spellEnd"/>
            <w:proofErr w:type="gramEnd"/>
            <w:r>
              <w:t>&gt;DFA4320AEF134F56EDB66786230900DFA3C6F4443234901234...</w:t>
            </w:r>
          </w:p>
          <w:p w14:paraId="4D9C8BCA" w14:textId="5952DA7F" w:rsidR="00487636" w:rsidRDefault="00487636" w:rsidP="009767AE">
            <w:pPr>
              <w:pStyle w:val="XML4"/>
            </w:pPr>
            <w:r>
              <w:t>&lt;/</w:t>
            </w:r>
            <w:proofErr w:type="spellStart"/>
            <w:r>
              <w:t>ds</w:t>
            </w:r>
            <w:proofErr w:type="gramStart"/>
            <w:r>
              <w:t>:Exponent</w:t>
            </w:r>
            <w:proofErr w:type="spellEnd"/>
            <w:proofErr w:type="gramEnd"/>
            <w:r>
              <w: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03" w:name="_Toc333524383"/>
      <w:bookmarkStart w:id="6104" w:name="_Toc335148470"/>
      <w:bookmarkStart w:id="6105" w:name="_Toc333524384"/>
      <w:bookmarkStart w:id="6106" w:name="_Toc335148471"/>
      <w:bookmarkStart w:id="6107" w:name="_Toc333524385"/>
      <w:bookmarkStart w:id="6108" w:name="_Toc335148472"/>
      <w:bookmarkStart w:id="6109" w:name="_Toc333524386"/>
      <w:bookmarkStart w:id="6110" w:name="_Toc335148473"/>
      <w:bookmarkStart w:id="6111" w:name="_Toc243774087"/>
      <w:bookmarkStart w:id="6112" w:name="_Ref246954327"/>
      <w:bookmarkStart w:id="6113" w:name="_Ref246954349"/>
      <w:bookmarkEnd w:id="6103"/>
      <w:bookmarkEnd w:id="6104"/>
      <w:bookmarkEnd w:id="6105"/>
      <w:bookmarkEnd w:id="6106"/>
      <w:bookmarkEnd w:id="6107"/>
      <w:bookmarkEnd w:id="6108"/>
      <w:bookmarkEnd w:id="6109"/>
      <w:bookmarkEnd w:id="6110"/>
      <w:proofErr w:type="spellStart"/>
      <w:r>
        <w:t>OpenFlow</w:t>
      </w:r>
      <w:proofErr w:type="spellEnd"/>
      <w:r>
        <w:t xml:space="preserve"> Flow Table</w:t>
      </w:r>
      <w:bookmarkEnd w:id="6111"/>
      <w:bookmarkEnd w:id="6112"/>
      <w:bookmarkEnd w:id="6113"/>
    </w:p>
    <w:p w14:paraId="241B4CD7" w14:textId="157E9122" w:rsidR="0002263D" w:rsidRDefault="0002263D" w:rsidP="0002263D">
      <w:r>
        <w:t xml:space="preserve">The </w:t>
      </w:r>
      <w:proofErr w:type="spellStart"/>
      <w:r>
        <w:t>OpenFlow</w:t>
      </w:r>
      <w:proofErr w:type="spellEnd"/>
      <w:r>
        <w:t xml:space="preserve"> </w:t>
      </w:r>
      <w:r w:rsidR="00971A60">
        <w:t>Flow Table</w:t>
      </w:r>
      <w:r>
        <w:t xml:space="preserve"> is an instance of an </w:t>
      </w:r>
      <w:proofErr w:type="spellStart"/>
      <w:r>
        <w:t>OpenFlow</w:t>
      </w:r>
      <w:proofErr w:type="spellEnd"/>
      <w:r>
        <w:t xml:space="preserve"> res</w:t>
      </w:r>
      <w:r w:rsidR="00971A60">
        <w:t xml:space="preserve">ource. It contains list of flow table properties. The </w:t>
      </w:r>
      <w:proofErr w:type="spellStart"/>
      <w:r w:rsidR="00971A60">
        <w:t>OpenFlow</w:t>
      </w:r>
      <w:proofErr w:type="spellEnd"/>
      <w:r w:rsidR="00971A60">
        <w:t xml:space="preserve"> flow table</w:t>
      </w:r>
      <w:r>
        <w:t xml:space="preserve"> is a logical </w:t>
      </w:r>
      <w:proofErr w:type="gramStart"/>
      <w:r w:rsidR="00971A60">
        <w:t>context which</w:t>
      </w:r>
      <w:proofErr w:type="gramEnd"/>
      <w:r w:rsidR="00971A60">
        <w:t xml:space="preserve"> represents a flow table</w:t>
      </w:r>
      <w:r>
        <w:t xml:space="preserve"> as described in the </w:t>
      </w:r>
      <w:proofErr w:type="spellStart"/>
      <w:r>
        <w:t>OpenFlow</w:t>
      </w:r>
      <w:proofErr w:type="spellEnd"/>
      <w:r>
        <w:t xml:space="preserve"> protocol specification.</w:t>
      </w:r>
    </w:p>
    <w:p w14:paraId="0525C19B" w14:textId="77777777" w:rsidR="00971A60" w:rsidRDefault="00971A60" w:rsidP="00971A60">
      <w:pPr>
        <w:pStyle w:val="Heading3"/>
        <w:keepLines w:val="0"/>
        <w:ind w:left="720" w:hanging="720"/>
      </w:pPr>
      <w:bookmarkStart w:id="6114" w:name="_Toc243774088"/>
      <w:r w:rsidRPr="00DB42FD">
        <w:t>UML Diagram</w:t>
      </w:r>
      <w:bookmarkEnd w:id="6114"/>
    </w:p>
    <w:p w14:paraId="736333AE" w14:textId="6F730472" w:rsidR="00E26F0F" w:rsidRDefault="00A5340E" w:rsidP="00E26F0F">
      <w:pPr>
        <w:pStyle w:val="Caption"/>
        <w:jc w:val="center"/>
        <w:rPr>
          <w:color w:val="auto"/>
        </w:rPr>
      </w:pPr>
      <w:r>
        <w:object w:dxaOrig="6900" w:dyaOrig="5815" w14:anchorId="52307FF0">
          <v:shape id="_x0000_i1039" type="#_x0000_t75" style="width:344pt;height:291pt" o:ole="">
            <v:imagedata r:id="rId44" o:title=""/>
          </v:shape>
          <o:OLEObject Type="Embed" ProgID="Visio.Drawing.11" ShapeID="_x0000_i1039" DrawAspect="Content" ObjectID="_1320699994" r:id="rId45"/>
        </w:object>
      </w:r>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15" w:author="aas" w:date="2013-10-14T02:06:00Z"/>
        </w:rPr>
      </w:pPr>
      <w:del w:id="6116"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17" w:author="aas" w:date="2013-10-14T02:06:00Z"/>
        </w:trPr>
        <w:tc>
          <w:tcPr>
            <w:tcW w:w="8820" w:type="dxa"/>
          </w:tcPr>
          <w:p w14:paraId="0A371D29" w14:textId="77777777" w:rsidR="00105B1A" w:rsidRDefault="00105B1A" w:rsidP="00105B1A">
            <w:pPr>
              <w:pStyle w:val="XML1"/>
              <w:rPr>
                <w:del w:id="6118" w:author="aas" w:date="2013-10-14T02:06:00Z"/>
              </w:rPr>
            </w:pPr>
            <w:del w:id="6119" w:author="aas" w:date="2013-10-14T02:06:00Z">
              <w:r>
                <w:delText xml:space="preserve">  &lt;xs:group name="OFFlowTableType"&gt;</w:delText>
              </w:r>
            </w:del>
          </w:p>
          <w:p w14:paraId="7F667346" w14:textId="77777777" w:rsidR="00105B1A" w:rsidRDefault="00105B1A" w:rsidP="00105B1A">
            <w:pPr>
              <w:pStyle w:val="XML1"/>
              <w:rPr>
                <w:del w:id="6120" w:author="aas" w:date="2013-10-14T02:06:00Z"/>
              </w:rPr>
            </w:pPr>
            <w:del w:id="6121" w:author="aas" w:date="2013-10-14T02:06:00Z">
              <w:r>
                <w:delText xml:space="preserve">    &lt;xs:annotation&gt;</w:delText>
              </w:r>
            </w:del>
          </w:p>
          <w:p w14:paraId="18614C47" w14:textId="77777777" w:rsidR="00105B1A" w:rsidRDefault="00105B1A" w:rsidP="00105B1A">
            <w:pPr>
              <w:pStyle w:val="XML1"/>
              <w:rPr>
                <w:del w:id="6122" w:author="aas" w:date="2013-10-14T02:06:00Z"/>
              </w:rPr>
            </w:pPr>
            <w:del w:id="6123" w:author="aas" w:date="2013-10-14T02:06:00Z">
              <w:r>
                <w:delText xml:space="preserve">      &lt;xs:documentation&gt;</w:delText>
              </w:r>
            </w:del>
          </w:p>
          <w:p w14:paraId="67B7FF68" w14:textId="77777777" w:rsidR="00105B1A" w:rsidRDefault="00105B1A" w:rsidP="00105B1A">
            <w:pPr>
              <w:pStyle w:val="XML1"/>
              <w:rPr>
                <w:del w:id="6124" w:author="aas" w:date="2013-10-14T02:06:00Z"/>
              </w:rPr>
            </w:pPr>
            <w:del w:id="6125" w:author="aas" w:date="2013-10-14T02:06:00Z">
              <w:r>
                <w:delText xml:space="preserve">        Representation of an OpenFlow Flow Table Resource.</w:delText>
              </w:r>
            </w:del>
          </w:p>
          <w:p w14:paraId="18CE1ACA" w14:textId="77777777" w:rsidR="00105B1A" w:rsidRDefault="00105B1A" w:rsidP="00105B1A">
            <w:pPr>
              <w:pStyle w:val="XML1"/>
              <w:rPr>
                <w:del w:id="6126" w:author="aas" w:date="2013-10-14T02:06:00Z"/>
              </w:rPr>
            </w:pPr>
          </w:p>
          <w:p w14:paraId="35E68157" w14:textId="77777777" w:rsidR="00105B1A" w:rsidRDefault="00105B1A" w:rsidP="00105B1A">
            <w:pPr>
              <w:pStyle w:val="XML1"/>
              <w:rPr>
                <w:del w:id="6127" w:author="aas" w:date="2013-10-14T02:06:00Z"/>
              </w:rPr>
            </w:pPr>
            <w:del w:id="6128" w:author="aas" w:date="2013-10-14T02:06:00Z">
              <w:r>
                <w:delText xml:space="preserve">        Elements in the type OFFlowTableType are not configurable and</w:delText>
              </w:r>
            </w:del>
          </w:p>
          <w:p w14:paraId="66FCA4CB" w14:textId="77777777" w:rsidR="00105B1A" w:rsidRDefault="00105B1A" w:rsidP="00105B1A">
            <w:pPr>
              <w:pStyle w:val="XML1"/>
              <w:rPr>
                <w:del w:id="6129" w:author="aas" w:date="2013-10-14T02:06:00Z"/>
              </w:rPr>
            </w:pPr>
            <w:del w:id="6130" w:author="aas" w:date="2013-10-14T02:06:00Z">
              <w:r>
                <w:delText xml:space="preserve">        can only be retrieved by NETCONF &amp;lt;get&amp;gt; operations. Attemps to</w:delText>
              </w:r>
            </w:del>
          </w:p>
          <w:p w14:paraId="054AF6D0" w14:textId="77777777" w:rsidR="00105B1A" w:rsidRDefault="00105B1A" w:rsidP="00105B1A">
            <w:pPr>
              <w:pStyle w:val="XML1"/>
              <w:rPr>
                <w:del w:id="6131" w:author="aas" w:date="2013-10-14T02:06:00Z"/>
              </w:rPr>
            </w:pPr>
            <w:del w:id="6132" w:author="aas" w:date="2013-10-14T02:06:00Z">
              <w:r>
                <w:delText xml:space="preserve">        modify this element and its children with a NETCONF</w:delText>
              </w:r>
            </w:del>
          </w:p>
          <w:p w14:paraId="27EB2EBB" w14:textId="77777777" w:rsidR="00105B1A" w:rsidRDefault="00105B1A" w:rsidP="00105B1A">
            <w:pPr>
              <w:pStyle w:val="XML1"/>
              <w:rPr>
                <w:del w:id="6133" w:author="aas" w:date="2013-10-14T02:06:00Z"/>
              </w:rPr>
            </w:pPr>
            <w:del w:id="6134" w:author="aas" w:date="2013-10-14T02:06:00Z">
              <w:r>
                <w:delText xml:space="preserve">        &amp;lt;edit-config&amp;gt; operation MUST result in an</w:delText>
              </w:r>
            </w:del>
          </w:p>
          <w:p w14:paraId="046C7303" w14:textId="77777777" w:rsidR="00105B1A" w:rsidRDefault="00105B1A" w:rsidP="00105B1A">
            <w:pPr>
              <w:pStyle w:val="XML1"/>
              <w:rPr>
                <w:del w:id="6135" w:author="aas" w:date="2013-10-14T02:06:00Z"/>
              </w:rPr>
            </w:pPr>
            <w:del w:id="6136" w:author="aas" w:date="2013-10-14T02:06:00Z">
              <w:r>
                <w:delText xml:space="preserve">        'operation-not-supported' error with type 'application'.</w:delText>
              </w:r>
            </w:del>
          </w:p>
          <w:p w14:paraId="4F84DA9C" w14:textId="77777777" w:rsidR="00105B1A" w:rsidRDefault="00105B1A" w:rsidP="00105B1A">
            <w:pPr>
              <w:pStyle w:val="XML1"/>
              <w:rPr>
                <w:del w:id="6137" w:author="aas" w:date="2013-10-14T02:06:00Z"/>
              </w:rPr>
            </w:pPr>
            <w:del w:id="6138" w:author="aas" w:date="2013-10-14T02:06:00Z">
              <w:r>
                <w:delText xml:space="preserve">      &lt;/xs:documentation&gt;</w:delText>
              </w:r>
            </w:del>
          </w:p>
          <w:p w14:paraId="36C36611" w14:textId="77777777" w:rsidR="00105B1A" w:rsidRDefault="00105B1A" w:rsidP="00105B1A">
            <w:pPr>
              <w:pStyle w:val="XML1"/>
              <w:rPr>
                <w:del w:id="6139" w:author="aas" w:date="2013-10-14T02:06:00Z"/>
              </w:rPr>
            </w:pPr>
            <w:del w:id="6140" w:author="aas" w:date="2013-10-14T02:06:00Z">
              <w:r>
                <w:delText xml:space="preserve">    &lt;/xs:annotation&gt;</w:delText>
              </w:r>
            </w:del>
          </w:p>
          <w:p w14:paraId="012F7A63" w14:textId="77777777" w:rsidR="00105B1A" w:rsidRDefault="00105B1A" w:rsidP="00105B1A">
            <w:pPr>
              <w:pStyle w:val="XML1"/>
              <w:rPr>
                <w:del w:id="6141" w:author="aas" w:date="2013-10-14T02:06:00Z"/>
              </w:rPr>
            </w:pPr>
          </w:p>
          <w:p w14:paraId="1576E423" w14:textId="77777777" w:rsidR="00105B1A" w:rsidRDefault="00105B1A" w:rsidP="00105B1A">
            <w:pPr>
              <w:pStyle w:val="XML1"/>
              <w:rPr>
                <w:del w:id="6142" w:author="aas" w:date="2013-10-14T02:06:00Z"/>
              </w:rPr>
            </w:pPr>
            <w:del w:id="6143" w:author="aas" w:date="2013-10-14T02:06:00Z">
              <w:r>
                <w:delText xml:space="preserve">    &lt;xs:sequence&gt;</w:delText>
              </w:r>
            </w:del>
          </w:p>
          <w:p w14:paraId="0D1AC0BA" w14:textId="77777777" w:rsidR="00105B1A" w:rsidRDefault="00105B1A" w:rsidP="00105B1A">
            <w:pPr>
              <w:pStyle w:val="XML1"/>
              <w:rPr>
                <w:del w:id="6144" w:author="aas" w:date="2013-10-14T02:06:00Z"/>
              </w:rPr>
            </w:pPr>
            <w:del w:id="6145" w:author="aas" w:date="2013-10-14T02:06:00Z">
              <w:r>
                <w:delText xml:space="preserve">      &lt;xs:group ref="OFResourceType"/&gt;</w:delText>
              </w:r>
            </w:del>
          </w:p>
          <w:p w14:paraId="56604C6A" w14:textId="77777777" w:rsidR="00105B1A" w:rsidRDefault="00105B1A" w:rsidP="00105B1A">
            <w:pPr>
              <w:pStyle w:val="XML1"/>
              <w:rPr>
                <w:del w:id="6146" w:author="aas" w:date="2013-10-14T02:06:00Z"/>
              </w:rPr>
            </w:pPr>
            <w:del w:id="6147" w:author="aas" w:date="2013-10-14T02:06:00Z">
              <w:r>
                <w:delText xml:space="preserve">      &lt;xs:element name="max-entries"  type="xs:unsignedByte"&gt;</w:delText>
              </w:r>
            </w:del>
          </w:p>
          <w:p w14:paraId="4760607A" w14:textId="77777777" w:rsidR="00105B1A" w:rsidRDefault="00105B1A" w:rsidP="00105B1A">
            <w:pPr>
              <w:pStyle w:val="XML1"/>
              <w:rPr>
                <w:del w:id="6148" w:author="aas" w:date="2013-10-14T02:06:00Z"/>
              </w:rPr>
            </w:pPr>
            <w:del w:id="6149" w:author="aas" w:date="2013-10-14T02:06:00Z">
              <w:r>
                <w:delText xml:space="preserve">        &lt;xs:annotation&gt;</w:delText>
              </w:r>
            </w:del>
          </w:p>
          <w:p w14:paraId="576201EF" w14:textId="77777777" w:rsidR="00105B1A" w:rsidRDefault="00105B1A" w:rsidP="00105B1A">
            <w:pPr>
              <w:pStyle w:val="XML1"/>
              <w:rPr>
                <w:del w:id="6150" w:author="aas" w:date="2013-10-14T02:06:00Z"/>
              </w:rPr>
            </w:pPr>
            <w:del w:id="6151" w:author="aas" w:date="2013-10-14T02:06:00Z">
              <w:r>
                <w:delText xml:space="preserve">          &lt;xs:documentation&gt;</w:delText>
              </w:r>
            </w:del>
          </w:p>
          <w:p w14:paraId="65F110F4" w14:textId="77777777" w:rsidR="00105B1A" w:rsidRDefault="00105B1A" w:rsidP="00105B1A">
            <w:pPr>
              <w:pStyle w:val="XML1"/>
              <w:rPr>
                <w:del w:id="6152" w:author="aas" w:date="2013-10-14T02:06:00Z"/>
              </w:rPr>
            </w:pPr>
            <w:del w:id="6153" w:author="aas" w:date="2013-10-14T02:06:00Z">
              <w:r>
                <w:delText xml:space="preserve">            The maximum number of flow entries supported by</w:delText>
              </w:r>
            </w:del>
          </w:p>
          <w:p w14:paraId="6C244664" w14:textId="77777777" w:rsidR="00105B1A" w:rsidRDefault="00105B1A" w:rsidP="00105B1A">
            <w:pPr>
              <w:pStyle w:val="XML1"/>
              <w:rPr>
                <w:del w:id="6154" w:author="aas" w:date="2013-10-14T02:06:00Z"/>
              </w:rPr>
            </w:pPr>
            <w:del w:id="6155" w:author="aas" w:date="2013-10-14T02:06:00Z">
              <w:r>
                <w:delText xml:space="preserve">            the flow table.</w:delText>
              </w:r>
            </w:del>
          </w:p>
          <w:p w14:paraId="46AD5DCB" w14:textId="77777777" w:rsidR="00105B1A" w:rsidRDefault="00105B1A" w:rsidP="00105B1A">
            <w:pPr>
              <w:pStyle w:val="XML1"/>
              <w:rPr>
                <w:del w:id="6156" w:author="aas" w:date="2013-10-14T02:06:00Z"/>
              </w:rPr>
            </w:pPr>
            <w:del w:id="6157" w:author="aas" w:date="2013-10-14T02:06:00Z">
              <w:r>
                <w:delText xml:space="preserve">          &lt;/xs:documentation&gt;</w:delText>
              </w:r>
            </w:del>
          </w:p>
          <w:p w14:paraId="03F40B24" w14:textId="77777777" w:rsidR="00105B1A" w:rsidRDefault="00105B1A" w:rsidP="00105B1A">
            <w:pPr>
              <w:pStyle w:val="XML1"/>
              <w:rPr>
                <w:del w:id="6158" w:author="aas" w:date="2013-10-14T02:06:00Z"/>
              </w:rPr>
            </w:pPr>
            <w:del w:id="6159" w:author="aas" w:date="2013-10-14T02:06:00Z">
              <w:r>
                <w:delText xml:space="preserve">        &lt;/xs:annotation&gt;</w:delText>
              </w:r>
            </w:del>
          </w:p>
          <w:p w14:paraId="445C281D" w14:textId="77777777" w:rsidR="00105B1A" w:rsidRDefault="00105B1A" w:rsidP="00105B1A">
            <w:pPr>
              <w:pStyle w:val="XML1"/>
              <w:rPr>
                <w:del w:id="6160" w:author="aas" w:date="2013-10-14T02:06:00Z"/>
              </w:rPr>
            </w:pPr>
            <w:del w:id="6161" w:author="aas" w:date="2013-10-14T02:06:00Z">
              <w:r>
                <w:delText xml:space="preserve">      &lt;/xs:element&gt;</w:delText>
              </w:r>
            </w:del>
          </w:p>
          <w:p w14:paraId="1E7BB7AE" w14:textId="77777777" w:rsidR="00105B1A" w:rsidRDefault="00105B1A" w:rsidP="00105B1A">
            <w:pPr>
              <w:pStyle w:val="XML1"/>
              <w:rPr>
                <w:del w:id="6162" w:author="aas" w:date="2013-10-14T02:06:00Z"/>
              </w:rPr>
            </w:pPr>
            <w:del w:id="6163" w:author="aas" w:date="2013-10-14T02:06:00Z">
              <w:r>
                <w:delText xml:space="preserve">      &lt;xs:element name="next-tables"&gt;</w:delText>
              </w:r>
            </w:del>
          </w:p>
          <w:p w14:paraId="0B424B35" w14:textId="77777777" w:rsidR="00105B1A" w:rsidRDefault="00105B1A" w:rsidP="00105B1A">
            <w:pPr>
              <w:pStyle w:val="XML1"/>
              <w:rPr>
                <w:del w:id="6164" w:author="aas" w:date="2013-10-14T02:06:00Z"/>
              </w:rPr>
            </w:pPr>
            <w:del w:id="6165" w:author="aas" w:date="2013-10-14T02:06:00Z">
              <w:r>
                <w:delText xml:space="preserve">        &lt;xs:annotation&gt;</w:delText>
              </w:r>
            </w:del>
          </w:p>
          <w:p w14:paraId="094BDE30" w14:textId="77777777" w:rsidR="00105B1A" w:rsidRDefault="00105B1A" w:rsidP="00105B1A">
            <w:pPr>
              <w:pStyle w:val="XML1"/>
              <w:rPr>
                <w:del w:id="6166" w:author="aas" w:date="2013-10-14T02:06:00Z"/>
              </w:rPr>
            </w:pPr>
            <w:del w:id="6167" w:author="aas" w:date="2013-10-14T02:06:00Z">
              <w:r>
                <w:delText xml:space="preserve">          &lt;xs:documentation&gt;</w:delText>
              </w:r>
            </w:del>
          </w:p>
          <w:p w14:paraId="3E97982D" w14:textId="77777777" w:rsidR="00105B1A" w:rsidRDefault="00105B1A" w:rsidP="00105B1A">
            <w:pPr>
              <w:pStyle w:val="XML1"/>
              <w:rPr>
                <w:del w:id="6168" w:author="aas" w:date="2013-10-14T02:06:00Z"/>
              </w:rPr>
            </w:pPr>
            <w:del w:id="6169" w:author="aas" w:date="2013-10-14T02:06:00Z">
              <w:r>
                <w:delText xml:space="preserve">            An array of resource-ids of all flow tables that</w:delText>
              </w:r>
            </w:del>
          </w:p>
          <w:p w14:paraId="58B5CDCA" w14:textId="77777777" w:rsidR="00105B1A" w:rsidRDefault="00105B1A" w:rsidP="00105B1A">
            <w:pPr>
              <w:pStyle w:val="XML1"/>
              <w:rPr>
                <w:del w:id="6170" w:author="aas" w:date="2013-10-14T02:06:00Z"/>
              </w:rPr>
            </w:pPr>
            <w:del w:id="6171" w:author="aas" w:date="2013-10-14T02:06:00Z">
              <w:r>
                <w:delText xml:space="preserve">            can be directly reached from this table using the </w:delText>
              </w:r>
            </w:del>
          </w:p>
          <w:p w14:paraId="51A4973F" w14:textId="77777777" w:rsidR="00105B1A" w:rsidRDefault="00105B1A" w:rsidP="00105B1A">
            <w:pPr>
              <w:pStyle w:val="XML1"/>
              <w:rPr>
                <w:del w:id="6172" w:author="aas" w:date="2013-10-14T02:06:00Z"/>
              </w:rPr>
            </w:pPr>
            <w:del w:id="6173" w:author="aas" w:date="2013-10-14T02:06:00Z">
              <w:r>
                <w:delText xml:space="preserve">            'goto-table' instruction.</w:delText>
              </w:r>
            </w:del>
          </w:p>
          <w:p w14:paraId="324B3610" w14:textId="77777777" w:rsidR="00105B1A" w:rsidRDefault="00105B1A" w:rsidP="00105B1A">
            <w:pPr>
              <w:pStyle w:val="XML1"/>
              <w:rPr>
                <w:del w:id="6174" w:author="aas" w:date="2013-10-14T02:06:00Z"/>
              </w:rPr>
            </w:pPr>
            <w:del w:id="6175" w:author="aas" w:date="2013-10-14T02:06:00Z">
              <w:r>
                <w:delText xml:space="preserve">          &lt;/xs:documentation&gt;</w:delText>
              </w:r>
            </w:del>
          </w:p>
          <w:p w14:paraId="0A65C60D" w14:textId="77777777" w:rsidR="00105B1A" w:rsidRDefault="00105B1A" w:rsidP="00105B1A">
            <w:pPr>
              <w:pStyle w:val="XML1"/>
              <w:rPr>
                <w:del w:id="6176" w:author="aas" w:date="2013-10-14T02:06:00Z"/>
              </w:rPr>
            </w:pPr>
            <w:del w:id="6177" w:author="aas" w:date="2013-10-14T02:06:00Z">
              <w:r>
                <w:delText xml:space="preserve">        &lt;/xs:annotation&gt;</w:delText>
              </w:r>
            </w:del>
          </w:p>
          <w:p w14:paraId="7D6BAA13" w14:textId="77777777" w:rsidR="00105B1A" w:rsidRDefault="00105B1A" w:rsidP="00105B1A">
            <w:pPr>
              <w:pStyle w:val="XML1"/>
              <w:rPr>
                <w:del w:id="6178" w:author="aas" w:date="2013-10-14T02:06:00Z"/>
              </w:rPr>
            </w:pPr>
            <w:del w:id="6179" w:author="aas" w:date="2013-10-14T02:06:00Z">
              <w:r>
                <w:delText xml:space="preserve">        &lt;xs:complexType&gt;</w:delText>
              </w:r>
            </w:del>
          </w:p>
          <w:p w14:paraId="26689470" w14:textId="77777777" w:rsidR="00105B1A" w:rsidRDefault="00105B1A" w:rsidP="00105B1A">
            <w:pPr>
              <w:pStyle w:val="XML1"/>
              <w:rPr>
                <w:del w:id="6180" w:author="aas" w:date="2013-10-14T02:06:00Z"/>
              </w:rPr>
            </w:pPr>
            <w:del w:id="6181" w:author="aas" w:date="2013-10-14T02:06:00Z">
              <w:r>
                <w:delText xml:space="preserve">          &lt;xs:sequence&gt;</w:delText>
              </w:r>
            </w:del>
          </w:p>
          <w:p w14:paraId="15135825" w14:textId="77777777" w:rsidR="00105B1A" w:rsidRDefault="00105B1A" w:rsidP="00105B1A">
            <w:pPr>
              <w:pStyle w:val="XML1"/>
              <w:rPr>
                <w:del w:id="6182" w:author="aas" w:date="2013-10-14T02:06:00Z"/>
              </w:rPr>
            </w:pPr>
            <w:del w:id="6183" w:author="aas" w:date="2013-10-14T02:06:00Z">
              <w:r>
                <w:delText xml:space="preserve">            &lt;xs:element name="table-id" minOccurs="0" maxOccurs="unbounded"  type="inet:uri"/&gt;</w:delText>
              </w:r>
            </w:del>
          </w:p>
          <w:p w14:paraId="2229338C" w14:textId="77777777" w:rsidR="00105B1A" w:rsidRDefault="00105B1A" w:rsidP="00105B1A">
            <w:pPr>
              <w:pStyle w:val="XML1"/>
              <w:rPr>
                <w:del w:id="6184" w:author="aas" w:date="2013-10-14T02:06:00Z"/>
              </w:rPr>
            </w:pPr>
            <w:del w:id="6185" w:author="aas" w:date="2013-10-14T02:06:00Z">
              <w:r>
                <w:delText xml:space="preserve">          &lt;/xs:sequence&gt;</w:delText>
              </w:r>
            </w:del>
          </w:p>
          <w:p w14:paraId="21AB4CDD" w14:textId="77777777" w:rsidR="00105B1A" w:rsidRDefault="00105B1A" w:rsidP="00105B1A">
            <w:pPr>
              <w:pStyle w:val="XML1"/>
              <w:rPr>
                <w:del w:id="6186" w:author="aas" w:date="2013-10-14T02:06:00Z"/>
              </w:rPr>
            </w:pPr>
            <w:del w:id="6187" w:author="aas" w:date="2013-10-14T02:06:00Z">
              <w:r>
                <w:delText xml:space="preserve">        &lt;/xs:complexType&gt;</w:delText>
              </w:r>
            </w:del>
          </w:p>
          <w:p w14:paraId="43B08D4E" w14:textId="77777777" w:rsidR="00105B1A" w:rsidRDefault="00105B1A" w:rsidP="00105B1A">
            <w:pPr>
              <w:pStyle w:val="XML1"/>
              <w:rPr>
                <w:del w:id="6188" w:author="aas" w:date="2013-10-14T02:06:00Z"/>
              </w:rPr>
            </w:pPr>
            <w:del w:id="6189" w:author="aas" w:date="2013-10-14T02:06:00Z">
              <w:r>
                <w:delText xml:space="preserve">      &lt;/xs:element&gt;</w:delText>
              </w:r>
            </w:del>
          </w:p>
          <w:p w14:paraId="6729CD10" w14:textId="77777777" w:rsidR="00105B1A" w:rsidRDefault="00105B1A" w:rsidP="00105B1A">
            <w:pPr>
              <w:pStyle w:val="XML1"/>
              <w:rPr>
                <w:del w:id="6190" w:author="aas" w:date="2013-10-14T02:06:00Z"/>
              </w:rPr>
            </w:pPr>
            <w:del w:id="6191" w:author="aas" w:date="2013-10-14T02:06:00Z">
              <w:r>
                <w:delText xml:space="preserve">      &lt;xs:element name="instructions"&gt;</w:delText>
              </w:r>
            </w:del>
          </w:p>
          <w:p w14:paraId="49ACD5F3" w14:textId="77777777" w:rsidR="00105B1A" w:rsidRDefault="00105B1A" w:rsidP="00105B1A">
            <w:pPr>
              <w:pStyle w:val="XML1"/>
              <w:rPr>
                <w:del w:id="6192" w:author="aas" w:date="2013-10-14T02:06:00Z"/>
              </w:rPr>
            </w:pPr>
            <w:del w:id="6193" w:author="aas" w:date="2013-10-14T02:06:00Z">
              <w:r>
                <w:delText xml:space="preserve">        &lt;xs:annotation&gt;</w:delText>
              </w:r>
            </w:del>
          </w:p>
          <w:p w14:paraId="06989DC7" w14:textId="77777777" w:rsidR="00105B1A" w:rsidRDefault="00105B1A" w:rsidP="00105B1A">
            <w:pPr>
              <w:pStyle w:val="XML1"/>
              <w:rPr>
                <w:del w:id="6194" w:author="aas" w:date="2013-10-14T02:06:00Z"/>
              </w:rPr>
            </w:pPr>
            <w:del w:id="6195" w:author="aas" w:date="2013-10-14T02:06:00Z">
              <w:r>
                <w:delText xml:space="preserve">          &lt;xs:documentation&gt;</w:delText>
              </w:r>
            </w:del>
          </w:p>
          <w:p w14:paraId="27E98E3F" w14:textId="77777777" w:rsidR="00105B1A" w:rsidRDefault="00105B1A" w:rsidP="00105B1A">
            <w:pPr>
              <w:pStyle w:val="XML1"/>
              <w:rPr>
                <w:del w:id="6196" w:author="aas" w:date="2013-10-14T02:06:00Z"/>
              </w:rPr>
            </w:pPr>
            <w:del w:id="6197" w:author="aas" w:date="2013-10-14T02:06:00Z">
              <w:r>
                <w:delText xml:space="preserve">            The list of all instruction types supported by</w:delText>
              </w:r>
            </w:del>
          </w:p>
          <w:p w14:paraId="4602CE25" w14:textId="77777777" w:rsidR="00105B1A" w:rsidRDefault="00105B1A" w:rsidP="00105B1A">
            <w:pPr>
              <w:pStyle w:val="XML1"/>
              <w:rPr>
                <w:del w:id="6198" w:author="aas" w:date="2013-10-14T02:06:00Z"/>
              </w:rPr>
            </w:pPr>
            <w:del w:id="6199" w:author="aas" w:date="2013-10-14T02:06:00Z">
              <w:r>
                <w:delText xml:space="preserve">            the flow table.</w:delText>
              </w:r>
            </w:del>
          </w:p>
          <w:p w14:paraId="74AB3150" w14:textId="77777777" w:rsidR="00105B1A" w:rsidRDefault="00105B1A" w:rsidP="00105B1A">
            <w:pPr>
              <w:pStyle w:val="XML1"/>
              <w:rPr>
                <w:del w:id="6200" w:author="aas" w:date="2013-10-14T02:06:00Z"/>
              </w:rPr>
            </w:pPr>
            <w:del w:id="6201" w:author="aas" w:date="2013-10-14T02:06:00Z">
              <w:r>
                <w:delText xml:space="preserve">          &lt;/xs:documentation&gt;</w:delText>
              </w:r>
            </w:del>
          </w:p>
          <w:p w14:paraId="668FBC07" w14:textId="77777777" w:rsidR="00105B1A" w:rsidRDefault="00105B1A" w:rsidP="00105B1A">
            <w:pPr>
              <w:pStyle w:val="XML1"/>
              <w:rPr>
                <w:del w:id="6202" w:author="aas" w:date="2013-10-14T02:06:00Z"/>
              </w:rPr>
            </w:pPr>
            <w:del w:id="6203" w:author="aas" w:date="2013-10-14T02:06:00Z">
              <w:r>
                <w:delText xml:space="preserve">        &lt;/xs:annotation&gt;</w:delText>
              </w:r>
            </w:del>
          </w:p>
          <w:p w14:paraId="332D3D06" w14:textId="77777777" w:rsidR="00105B1A" w:rsidRDefault="00105B1A" w:rsidP="00105B1A">
            <w:pPr>
              <w:pStyle w:val="XML1"/>
              <w:rPr>
                <w:del w:id="6204" w:author="aas" w:date="2013-10-14T02:06:00Z"/>
              </w:rPr>
            </w:pPr>
            <w:del w:id="6205" w:author="aas" w:date="2013-10-14T02:06:00Z">
              <w:r>
                <w:delText xml:space="preserve">        &lt;xs:complexType&gt;</w:delText>
              </w:r>
            </w:del>
          </w:p>
          <w:p w14:paraId="698AD8E8" w14:textId="77777777" w:rsidR="00105B1A" w:rsidRDefault="00105B1A" w:rsidP="00105B1A">
            <w:pPr>
              <w:pStyle w:val="XML1"/>
              <w:rPr>
                <w:del w:id="6206" w:author="aas" w:date="2013-10-14T02:06:00Z"/>
              </w:rPr>
            </w:pPr>
            <w:del w:id="6207" w:author="aas" w:date="2013-10-14T02:06:00Z">
              <w:r>
                <w:delText xml:space="preserve">          &lt;xs:sequence&gt;</w:delText>
              </w:r>
            </w:del>
          </w:p>
          <w:p w14:paraId="0EB0324C" w14:textId="77777777" w:rsidR="00105B1A" w:rsidRDefault="00105B1A" w:rsidP="00105B1A">
            <w:pPr>
              <w:pStyle w:val="XML1"/>
              <w:rPr>
                <w:del w:id="6208" w:author="aas" w:date="2013-10-14T02:06:00Z"/>
              </w:rPr>
            </w:pPr>
            <w:del w:id="6209"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10" w:author="aas" w:date="2013-10-14T02:06:00Z"/>
              </w:rPr>
            </w:pPr>
            <w:del w:id="6211" w:author="aas" w:date="2013-10-14T02:06:00Z">
              <w:r>
                <w:delText xml:space="preserve">          &lt;/xs:sequence&gt;</w:delText>
              </w:r>
            </w:del>
          </w:p>
          <w:p w14:paraId="71F7551A" w14:textId="77777777" w:rsidR="00105B1A" w:rsidRDefault="00105B1A" w:rsidP="00105B1A">
            <w:pPr>
              <w:pStyle w:val="XML1"/>
              <w:rPr>
                <w:del w:id="6212" w:author="aas" w:date="2013-10-14T02:06:00Z"/>
              </w:rPr>
            </w:pPr>
            <w:del w:id="6213" w:author="aas" w:date="2013-10-14T02:06:00Z">
              <w:r>
                <w:delText xml:space="preserve">        &lt;/xs:complexType&gt;</w:delText>
              </w:r>
            </w:del>
          </w:p>
          <w:p w14:paraId="3888AE72" w14:textId="77777777" w:rsidR="00105B1A" w:rsidRDefault="00105B1A" w:rsidP="00105B1A">
            <w:pPr>
              <w:pStyle w:val="XML1"/>
              <w:rPr>
                <w:del w:id="6214" w:author="aas" w:date="2013-10-14T02:06:00Z"/>
              </w:rPr>
            </w:pPr>
            <w:del w:id="6215" w:author="aas" w:date="2013-10-14T02:06:00Z">
              <w:r>
                <w:delText xml:space="preserve">      &lt;/xs:element&gt;</w:delText>
              </w:r>
            </w:del>
          </w:p>
          <w:p w14:paraId="6E9929BF" w14:textId="77777777" w:rsidR="00105B1A" w:rsidRDefault="00105B1A" w:rsidP="00105B1A">
            <w:pPr>
              <w:pStyle w:val="XML1"/>
              <w:rPr>
                <w:del w:id="6216" w:author="aas" w:date="2013-10-14T02:06:00Z"/>
              </w:rPr>
            </w:pPr>
            <w:del w:id="6217" w:author="aas" w:date="2013-10-14T02:06:00Z">
              <w:r>
                <w:delText xml:space="preserve">      &lt;xs:element name="matches"&gt;</w:delText>
              </w:r>
            </w:del>
          </w:p>
          <w:p w14:paraId="04E37888" w14:textId="77777777" w:rsidR="00105B1A" w:rsidRDefault="00105B1A" w:rsidP="00105B1A">
            <w:pPr>
              <w:pStyle w:val="XML1"/>
              <w:rPr>
                <w:del w:id="6218" w:author="aas" w:date="2013-10-14T02:06:00Z"/>
              </w:rPr>
            </w:pPr>
            <w:del w:id="6219" w:author="aas" w:date="2013-10-14T02:06:00Z">
              <w:r>
                <w:delText xml:space="preserve">        &lt;xs:annotation&gt;</w:delText>
              </w:r>
            </w:del>
          </w:p>
          <w:p w14:paraId="25939B80" w14:textId="77777777" w:rsidR="00105B1A" w:rsidRDefault="00105B1A" w:rsidP="00105B1A">
            <w:pPr>
              <w:pStyle w:val="XML1"/>
              <w:rPr>
                <w:del w:id="6220" w:author="aas" w:date="2013-10-14T02:06:00Z"/>
              </w:rPr>
            </w:pPr>
            <w:del w:id="6221" w:author="aas" w:date="2013-10-14T02:06:00Z">
              <w:r>
                <w:delText xml:space="preserve">          &lt;xs:documentation&gt;</w:delText>
              </w:r>
            </w:del>
          </w:p>
          <w:p w14:paraId="2AC149C7" w14:textId="77777777" w:rsidR="00105B1A" w:rsidRDefault="00105B1A" w:rsidP="00105B1A">
            <w:pPr>
              <w:pStyle w:val="XML1"/>
              <w:rPr>
                <w:del w:id="6222" w:author="aas" w:date="2013-10-14T02:06:00Z"/>
              </w:rPr>
            </w:pPr>
            <w:del w:id="6223" w:author="aas" w:date="2013-10-14T02:06:00Z">
              <w:r>
                <w:delText xml:space="preserve">            The list of all match types supported by the</w:delText>
              </w:r>
            </w:del>
          </w:p>
          <w:p w14:paraId="54382DAF" w14:textId="77777777" w:rsidR="00105B1A" w:rsidRDefault="00105B1A" w:rsidP="00105B1A">
            <w:pPr>
              <w:pStyle w:val="XML1"/>
              <w:rPr>
                <w:del w:id="6224" w:author="aas" w:date="2013-10-14T02:06:00Z"/>
              </w:rPr>
            </w:pPr>
            <w:del w:id="6225" w:author="aas" w:date="2013-10-14T02:06:00Z">
              <w:r>
                <w:delText xml:space="preserve">            flow table.</w:delText>
              </w:r>
            </w:del>
          </w:p>
          <w:p w14:paraId="0A3D7CFA" w14:textId="77777777" w:rsidR="00105B1A" w:rsidRDefault="00105B1A" w:rsidP="00105B1A">
            <w:pPr>
              <w:pStyle w:val="XML1"/>
              <w:rPr>
                <w:del w:id="6226" w:author="aas" w:date="2013-10-14T02:06:00Z"/>
              </w:rPr>
            </w:pPr>
            <w:del w:id="6227" w:author="aas" w:date="2013-10-14T02:06:00Z">
              <w:r>
                <w:delText xml:space="preserve">          &lt;/xs:documentation&gt;</w:delText>
              </w:r>
            </w:del>
          </w:p>
          <w:p w14:paraId="73F03399" w14:textId="77777777" w:rsidR="00105B1A" w:rsidRDefault="00105B1A" w:rsidP="00105B1A">
            <w:pPr>
              <w:pStyle w:val="XML1"/>
              <w:rPr>
                <w:del w:id="6228" w:author="aas" w:date="2013-10-14T02:06:00Z"/>
              </w:rPr>
            </w:pPr>
            <w:del w:id="6229" w:author="aas" w:date="2013-10-14T02:06:00Z">
              <w:r>
                <w:delText xml:space="preserve">        &lt;/xs:annotation&gt;</w:delText>
              </w:r>
            </w:del>
          </w:p>
          <w:p w14:paraId="60F857EF" w14:textId="77777777" w:rsidR="00105B1A" w:rsidRDefault="00105B1A" w:rsidP="00105B1A">
            <w:pPr>
              <w:pStyle w:val="XML1"/>
              <w:rPr>
                <w:del w:id="6230" w:author="aas" w:date="2013-10-14T02:06:00Z"/>
              </w:rPr>
            </w:pPr>
            <w:del w:id="6231" w:author="aas" w:date="2013-10-14T02:06:00Z">
              <w:r>
                <w:delText xml:space="preserve">        &lt;xs:complexType&gt;</w:delText>
              </w:r>
            </w:del>
          </w:p>
          <w:p w14:paraId="325266A2" w14:textId="77777777" w:rsidR="00105B1A" w:rsidRDefault="00105B1A" w:rsidP="00105B1A">
            <w:pPr>
              <w:pStyle w:val="XML1"/>
              <w:rPr>
                <w:del w:id="6232" w:author="aas" w:date="2013-10-14T02:06:00Z"/>
              </w:rPr>
            </w:pPr>
            <w:del w:id="6233" w:author="aas" w:date="2013-10-14T02:06:00Z">
              <w:r>
                <w:delText xml:space="preserve">          &lt;xs:sequence&gt;</w:delText>
              </w:r>
            </w:del>
          </w:p>
          <w:p w14:paraId="1E382387" w14:textId="77777777" w:rsidR="00105B1A" w:rsidRDefault="00105B1A" w:rsidP="00105B1A">
            <w:pPr>
              <w:pStyle w:val="XML1"/>
              <w:rPr>
                <w:del w:id="6234" w:author="aas" w:date="2013-10-14T02:06:00Z"/>
              </w:rPr>
            </w:pPr>
            <w:del w:id="6235"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36" w:author="aas" w:date="2013-10-14T02:06:00Z"/>
              </w:rPr>
            </w:pPr>
            <w:del w:id="6237" w:author="aas" w:date="2013-10-14T02:06:00Z">
              <w:r>
                <w:delText xml:space="preserve">          &lt;/xs:sequence&gt;</w:delText>
              </w:r>
            </w:del>
          </w:p>
          <w:p w14:paraId="267D4124" w14:textId="77777777" w:rsidR="00105B1A" w:rsidRDefault="00105B1A" w:rsidP="00105B1A">
            <w:pPr>
              <w:pStyle w:val="XML1"/>
              <w:rPr>
                <w:del w:id="6238" w:author="aas" w:date="2013-10-14T02:06:00Z"/>
              </w:rPr>
            </w:pPr>
            <w:del w:id="6239" w:author="aas" w:date="2013-10-14T02:06:00Z">
              <w:r>
                <w:delText xml:space="preserve">        &lt;/xs:complexType&gt;</w:delText>
              </w:r>
            </w:del>
          </w:p>
          <w:p w14:paraId="2E38BED9" w14:textId="77777777" w:rsidR="00105B1A" w:rsidRDefault="00105B1A" w:rsidP="00105B1A">
            <w:pPr>
              <w:pStyle w:val="XML1"/>
              <w:rPr>
                <w:del w:id="6240" w:author="aas" w:date="2013-10-14T02:06:00Z"/>
              </w:rPr>
            </w:pPr>
            <w:del w:id="6241" w:author="aas" w:date="2013-10-14T02:06:00Z">
              <w:r>
                <w:delText xml:space="preserve">      &lt;/xs:element&gt;</w:delText>
              </w:r>
            </w:del>
          </w:p>
          <w:p w14:paraId="51FE4A38" w14:textId="77777777" w:rsidR="00105B1A" w:rsidRDefault="00105B1A" w:rsidP="00105B1A">
            <w:pPr>
              <w:pStyle w:val="XML1"/>
              <w:rPr>
                <w:del w:id="6242" w:author="aas" w:date="2013-10-14T02:06:00Z"/>
              </w:rPr>
            </w:pPr>
            <w:del w:id="6243" w:author="aas" w:date="2013-10-14T02:06:00Z">
              <w:r>
                <w:delText xml:space="preserve">      &lt;xs:element name="write-actions"&gt;</w:delText>
              </w:r>
            </w:del>
          </w:p>
          <w:p w14:paraId="237239CF" w14:textId="77777777" w:rsidR="00105B1A" w:rsidRDefault="00105B1A" w:rsidP="00105B1A">
            <w:pPr>
              <w:pStyle w:val="XML1"/>
              <w:rPr>
                <w:del w:id="6244" w:author="aas" w:date="2013-10-14T02:06:00Z"/>
              </w:rPr>
            </w:pPr>
            <w:del w:id="6245" w:author="aas" w:date="2013-10-14T02:06:00Z">
              <w:r>
                <w:delText xml:space="preserve">        &lt;xs:annotation&gt;</w:delText>
              </w:r>
            </w:del>
          </w:p>
          <w:p w14:paraId="70209084" w14:textId="77777777" w:rsidR="00105B1A" w:rsidRDefault="00105B1A" w:rsidP="00105B1A">
            <w:pPr>
              <w:pStyle w:val="XML1"/>
              <w:rPr>
                <w:del w:id="6246" w:author="aas" w:date="2013-10-14T02:06:00Z"/>
              </w:rPr>
            </w:pPr>
            <w:del w:id="6247" w:author="aas" w:date="2013-10-14T02:06:00Z">
              <w:r>
                <w:delText xml:space="preserve">          &lt;xs:documentation&gt;</w:delText>
              </w:r>
            </w:del>
          </w:p>
          <w:p w14:paraId="2C54FB62" w14:textId="77777777" w:rsidR="00105B1A" w:rsidRDefault="00105B1A" w:rsidP="00105B1A">
            <w:pPr>
              <w:pStyle w:val="XML1"/>
              <w:rPr>
                <w:del w:id="6248" w:author="aas" w:date="2013-10-14T02:06:00Z"/>
              </w:rPr>
            </w:pPr>
            <w:del w:id="6249" w:author="aas" w:date="2013-10-14T02:06:00Z">
              <w:r>
                <w:delText xml:space="preserve">            The list of all write action types supported by</w:delText>
              </w:r>
            </w:del>
          </w:p>
          <w:p w14:paraId="533CB9F0" w14:textId="77777777" w:rsidR="00105B1A" w:rsidRDefault="00105B1A" w:rsidP="00105B1A">
            <w:pPr>
              <w:pStyle w:val="XML1"/>
              <w:rPr>
                <w:del w:id="6250" w:author="aas" w:date="2013-10-14T02:06:00Z"/>
              </w:rPr>
            </w:pPr>
            <w:del w:id="6251" w:author="aas" w:date="2013-10-14T02:06:00Z">
              <w:r>
                <w:delText xml:space="preserve">            the flow table.</w:delText>
              </w:r>
            </w:del>
          </w:p>
          <w:p w14:paraId="5BB61622" w14:textId="77777777" w:rsidR="00105B1A" w:rsidRDefault="00105B1A" w:rsidP="00105B1A">
            <w:pPr>
              <w:pStyle w:val="XML1"/>
              <w:rPr>
                <w:del w:id="6252" w:author="aas" w:date="2013-10-14T02:06:00Z"/>
              </w:rPr>
            </w:pPr>
            <w:del w:id="6253" w:author="aas" w:date="2013-10-14T02:06:00Z">
              <w:r>
                <w:delText xml:space="preserve">          &lt;/xs:documentation&gt;</w:delText>
              </w:r>
            </w:del>
          </w:p>
          <w:p w14:paraId="737C1068" w14:textId="77777777" w:rsidR="00105B1A" w:rsidRDefault="00105B1A" w:rsidP="00105B1A">
            <w:pPr>
              <w:pStyle w:val="XML1"/>
              <w:rPr>
                <w:del w:id="6254" w:author="aas" w:date="2013-10-14T02:06:00Z"/>
              </w:rPr>
            </w:pPr>
            <w:del w:id="6255" w:author="aas" w:date="2013-10-14T02:06:00Z">
              <w:r>
                <w:delText xml:space="preserve">        &lt;/xs:annotation&gt;</w:delText>
              </w:r>
            </w:del>
          </w:p>
          <w:p w14:paraId="798E61DC" w14:textId="77777777" w:rsidR="00105B1A" w:rsidRDefault="00105B1A" w:rsidP="00105B1A">
            <w:pPr>
              <w:pStyle w:val="XML1"/>
              <w:rPr>
                <w:del w:id="6256" w:author="aas" w:date="2013-10-14T02:06:00Z"/>
              </w:rPr>
            </w:pPr>
            <w:del w:id="6257" w:author="aas" w:date="2013-10-14T02:06:00Z">
              <w:r>
                <w:delText xml:space="preserve">        &lt;xs:complexType&gt;</w:delText>
              </w:r>
            </w:del>
          </w:p>
          <w:p w14:paraId="664D2D54" w14:textId="77777777" w:rsidR="00105B1A" w:rsidRDefault="00105B1A" w:rsidP="00105B1A">
            <w:pPr>
              <w:pStyle w:val="XML1"/>
              <w:rPr>
                <w:del w:id="6258" w:author="aas" w:date="2013-10-14T02:06:00Z"/>
              </w:rPr>
            </w:pPr>
            <w:del w:id="6259" w:author="aas" w:date="2013-10-14T02:06:00Z">
              <w:r>
                <w:delText xml:space="preserve">          &lt;xs:sequence&gt;</w:delText>
              </w:r>
            </w:del>
          </w:p>
          <w:p w14:paraId="39D0EBD3" w14:textId="77777777" w:rsidR="00105B1A" w:rsidRDefault="00105B1A" w:rsidP="00105B1A">
            <w:pPr>
              <w:pStyle w:val="XML1"/>
              <w:rPr>
                <w:del w:id="6260" w:author="aas" w:date="2013-10-14T02:06:00Z"/>
              </w:rPr>
            </w:pPr>
            <w:del w:id="6261"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62" w:author="aas" w:date="2013-10-14T02:06:00Z"/>
              </w:rPr>
            </w:pPr>
            <w:del w:id="6263" w:author="aas" w:date="2013-10-14T02:06:00Z">
              <w:r>
                <w:delText xml:space="preserve">          &lt;/xs:sequence&gt;</w:delText>
              </w:r>
            </w:del>
          </w:p>
          <w:p w14:paraId="07D61A08" w14:textId="77777777" w:rsidR="00105B1A" w:rsidRDefault="00105B1A" w:rsidP="00105B1A">
            <w:pPr>
              <w:pStyle w:val="XML1"/>
              <w:rPr>
                <w:del w:id="6264" w:author="aas" w:date="2013-10-14T02:06:00Z"/>
              </w:rPr>
            </w:pPr>
            <w:del w:id="6265" w:author="aas" w:date="2013-10-14T02:06:00Z">
              <w:r>
                <w:delText xml:space="preserve">        &lt;/xs:complexType&gt;</w:delText>
              </w:r>
            </w:del>
          </w:p>
          <w:p w14:paraId="3BB15FA7" w14:textId="77777777" w:rsidR="00105B1A" w:rsidRDefault="00105B1A" w:rsidP="00105B1A">
            <w:pPr>
              <w:pStyle w:val="XML1"/>
              <w:rPr>
                <w:del w:id="6266" w:author="aas" w:date="2013-10-14T02:06:00Z"/>
              </w:rPr>
            </w:pPr>
            <w:del w:id="6267" w:author="aas" w:date="2013-10-14T02:06:00Z">
              <w:r>
                <w:delText xml:space="preserve">      &lt;/xs:element&gt;</w:delText>
              </w:r>
            </w:del>
          </w:p>
          <w:p w14:paraId="1EAF4CBB" w14:textId="77777777" w:rsidR="00105B1A" w:rsidRDefault="00105B1A" w:rsidP="00105B1A">
            <w:pPr>
              <w:pStyle w:val="XML1"/>
              <w:rPr>
                <w:del w:id="6268" w:author="aas" w:date="2013-10-14T02:06:00Z"/>
              </w:rPr>
            </w:pPr>
            <w:del w:id="6269" w:author="aas" w:date="2013-10-14T02:06:00Z">
              <w:r>
                <w:delText xml:space="preserve">      &lt;xs:element name="apply-actions"&gt;</w:delText>
              </w:r>
            </w:del>
          </w:p>
          <w:p w14:paraId="461F6B37" w14:textId="77777777" w:rsidR="00105B1A" w:rsidRDefault="00105B1A" w:rsidP="00105B1A">
            <w:pPr>
              <w:pStyle w:val="XML1"/>
              <w:rPr>
                <w:del w:id="6270" w:author="aas" w:date="2013-10-14T02:06:00Z"/>
              </w:rPr>
            </w:pPr>
            <w:del w:id="6271" w:author="aas" w:date="2013-10-14T02:06:00Z">
              <w:r>
                <w:delText xml:space="preserve">        &lt;xs:annotation&gt;</w:delText>
              </w:r>
            </w:del>
          </w:p>
          <w:p w14:paraId="3E60E92F" w14:textId="77777777" w:rsidR="00105B1A" w:rsidRDefault="00105B1A" w:rsidP="00105B1A">
            <w:pPr>
              <w:pStyle w:val="XML1"/>
              <w:rPr>
                <w:del w:id="6272" w:author="aas" w:date="2013-10-14T02:06:00Z"/>
              </w:rPr>
            </w:pPr>
            <w:del w:id="6273" w:author="aas" w:date="2013-10-14T02:06:00Z">
              <w:r>
                <w:delText xml:space="preserve">          &lt;xs:documentation&gt;</w:delText>
              </w:r>
            </w:del>
          </w:p>
          <w:p w14:paraId="26DE7F80" w14:textId="77777777" w:rsidR="00105B1A" w:rsidRDefault="00105B1A" w:rsidP="00105B1A">
            <w:pPr>
              <w:pStyle w:val="XML1"/>
              <w:rPr>
                <w:del w:id="6274" w:author="aas" w:date="2013-10-14T02:06:00Z"/>
              </w:rPr>
            </w:pPr>
            <w:del w:id="6275" w:author="aas" w:date="2013-10-14T02:06:00Z">
              <w:r>
                <w:delText xml:space="preserve">            The list of all apply action types supported by</w:delText>
              </w:r>
            </w:del>
          </w:p>
          <w:p w14:paraId="40CE19A8" w14:textId="77777777" w:rsidR="00105B1A" w:rsidRDefault="00105B1A" w:rsidP="00105B1A">
            <w:pPr>
              <w:pStyle w:val="XML1"/>
              <w:rPr>
                <w:del w:id="6276" w:author="aas" w:date="2013-10-14T02:06:00Z"/>
              </w:rPr>
            </w:pPr>
            <w:del w:id="6277" w:author="aas" w:date="2013-10-14T02:06:00Z">
              <w:r>
                <w:delText xml:space="preserve">            the flow table.</w:delText>
              </w:r>
            </w:del>
          </w:p>
          <w:p w14:paraId="3DBB18CC" w14:textId="77777777" w:rsidR="00105B1A" w:rsidRDefault="00105B1A" w:rsidP="00105B1A">
            <w:pPr>
              <w:pStyle w:val="XML1"/>
              <w:rPr>
                <w:del w:id="6278" w:author="aas" w:date="2013-10-14T02:06:00Z"/>
              </w:rPr>
            </w:pPr>
            <w:del w:id="6279" w:author="aas" w:date="2013-10-14T02:06:00Z">
              <w:r>
                <w:delText xml:space="preserve">          &lt;/xs:documentation&gt;</w:delText>
              </w:r>
            </w:del>
          </w:p>
          <w:p w14:paraId="4DB330FC" w14:textId="77777777" w:rsidR="00105B1A" w:rsidRDefault="00105B1A" w:rsidP="00105B1A">
            <w:pPr>
              <w:pStyle w:val="XML1"/>
              <w:rPr>
                <w:del w:id="6280" w:author="aas" w:date="2013-10-14T02:06:00Z"/>
              </w:rPr>
            </w:pPr>
            <w:del w:id="6281" w:author="aas" w:date="2013-10-14T02:06:00Z">
              <w:r>
                <w:delText xml:space="preserve">        &lt;/xs:annotation&gt;</w:delText>
              </w:r>
            </w:del>
          </w:p>
          <w:p w14:paraId="6E6B1C72" w14:textId="77777777" w:rsidR="00105B1A" w:rsidRDefault="00105B1A" w:rsidP="00105B1A">
            <w:pPr>
              <w:pStyle w:val="XML1"/>
              <w:rPr>
                <w:del w:id="6282" w:author="aas" w:date="2013-10-14T02:06:00Z"/>
              </w:rPr>
            </w:pPr>
            <w:del w:id="6283" w:author="aas" w:date="2013-10-14T02:06:00Z">
              <w:r>
                <w:delText xml:space="preserve">        &lt;xs:complexType&gt;</w:delText>
              </w:r>
            </w:del>
          </w:p>
          <w:p w14:paraId="1E2F26A5" w14:textId="77777777" w:rsidR="00105B1A" w:rsidRDefault="00105B1A" w:rsidP="00105B1A">
            <w:pPr>
              <w:pStyle w:val="XML1"/>
              <w:rPr>
                <w:del w:id="6284" w:author="aas" w:date="2013-10-14T02:06:00Z"/>
              </w:rPr>
            </w:pPr>
            <w:del w:id="6285" w:author="aas" w:date="2013-10-14T02:06:00Z">
              <w:r>
                <w:delText xml:space="preserve">          &lt;xs:sequence&gt;</w:delText>
              </w:r>
            </w:del>
          </w:p>
          <w:p w14:paraId="11EA4AB5" w14:textId="77777777" w:rsidR="00105B1A" w:rsidRDefault="00105B1A" w:rsidP="00105B1A">
            <w:pPr>
              <w:pStyle w:val="XML1"/>
              <w:rPr>
                <w:del w:id="6286" w:author="aas" w:date="2013-10-14T02:06:00Z"/>
              </w:rPr>
            </w:pPr>
            <w:del w:id="6287" w:author="aas" w:date="2013-10-14T02:06:00Z">
              <w:r>
                <w:delText xml:space="preserve">            &lt;xs:element name="type" minOccurs="0" maxOccurs="unbounded"  type="OFActionType"/&gt;</w:delText>
              </w:r>
            </w:del>
          </w:p>
          <w:p w14:paraId="6440AF29" w14:textId="77777777" w:rsidR="00105B1A" w:rsidRDefault="00105B1A" w:rsidP="00105B1A">
            <w:pPr>
              <w:pStyle w:val="XML1"/>
              <w:rPr>
                <w:del w:id="6288" w:author="aas" w:date="2013-10-14T02:06:00Z"/>
              </w:rPr>
            </w:pPr>
            <w:del w:id="6289" w:author="aas" w:date="2013-10-14T02:06:00Z">
              <w:r>
                <w:delText xml:space="preserve">          &lt;/xs:sequence&gt;</w:delText>
              </w:r>
            </w:del>
          </w:p>
          <w:p w14:paraId="208C9495" w14:textId="77777777" w:rsidR="00105B1A" w:rsidRDefault="00105B1A" w:rsidP="00105B1A">
            <w:pPr>
              <w:pStyle w:val="XML1"/>
              <w:rPr>
                <w:del w:id="6290" w:author="aas" w:date="2013-10-14T02:06:00Z"/>
              </w:rPr>
            </w:pPr>
            <w:del w:id="6291" w:author="aas" w:date="2013-10-14T02:06:00Z">
              <w:r>
                <w:delText xml:space="preserve">        &lt;/xs:complexType&gt;</w:delText>
              </w:r>
            </w:del>
          </w:p>
          <w:p w14:paraId="4C2CE60E" w14:textId="77777777" w:rsidR="00105B1A" w:rsidRDefault="00105B1A" w:rsidP="00105B1A">
            <w:pPr>
              <w:pStyle w:val="XML1"/>
              <w:rPr>
                <w:del w:id="6292" w:author="aas" w:date="2013-10-14T02:06:00Z"/>
              </w:rPr>
            </w:pPr>
            <w:del w:id="6293" w:author="aas" w:date="2013-10-14T02:06:00Z">
              <w:r>
                <w:delText xml:space="preserve">      &lt;/xs:element&gt;</w:delText>
              </w:r>
            </w:del>
          </w:p>
          <w:p w14:paraId="71827D53" w14:textId="77777777" w:rsidR="00105B1A" w:rsidRDefault="00105B1A" w:rsidP="00105B1A">
            <w:pPr>
              <w:pStyle w:val="XML1"/>
              <w:rPr>
                <w:del w:id="6294" w:author="aas" w:date="2013-10-14T02:06:00Z"/>
              </w:rPr>
            </w:pPr>
            <w:del w:id="6295" w:author="aas" w:date="2013-10-14T02:06:00Z">
              <w:r>
                <w:delText xml:space="preserve">      &lt;xs:element name="write-setfields"&gt;</w:delText>
              </w:r>
            </w:del>
          </w:p>
          <w:p w14:paraId="360EDBFA" w14:textId="77777777" w:rsidR="00105B1A" w:rsidRDefault="00105B1A" w:rsidP="00105B1A">
            <w:pPr>
              <w:pStyle w:val="XML1"/>
              <w:rPr>
                <w:del w:id="6296" w:author="aas" w:date="2013-10-14T02:06:00Z"/>
              </w:rPr>
            </w:pPr>
            <w:del w:id="6297" w:author="aas" w:date="2013-10-14T02:06:00Z">
              <w:r>
                <w:delText xml:space="preserve">        &lt;xs:annotation&gt;</w:delText>
              </w:r>
            </w:del>
          </w:p>
          <w:p w14:paraId="7319E55A" w14:textId="77777777" w:rsidR="00105B1A" w:rsidRDefault="00105B1A" w:rsidP="00105B1A">
            <w:pPr>
              <w:pStyle w:val="XML1"/>
              <w:rPr>
                <w:del w:id="6298" w:author="aas" w:date="2013-10-14T02:06:00Z"/>
              </w:rPr>
            </w:pPr>
            <w:del w:id="6299" w:author="aas" w:date="2013-10-14T02:06:00Z">
              <w:r>
                <w:delText xml:space="preserve">          &lt;xs:documentation&gt;</w:delText>
              </w:r>
            </w:del>
          </w:p>
          <w:p w14:paraId="43809E3D" w14:textId="77777777" w:rsidR="00105B1A" w:rsidRDefault="00105B1A" w:rsidP="00105B1A">
            <w:pPr>
              <w:pStyle w:val="XML1"/>
              <w:rPr>
                <w:del w:id="6300" w:author="aas" w:date="2013-10-14T02:06:00Z"/>
              </w:rPr>
            </w:pPr>
            <w:del w:id="6301" w:author="aas" w:date="2013-10-14T02:06:00Z">
              <w:r>
                <w:delText xml:space="preserve">            The list of all 'set-field' action types </w:delText>
              </w:r>
            </w:del>
          </w:p>
          <w:p w14:paraId="38435D68" w14:textId="77777777" w:rsidR="00105B1A" w:rsidRDefault="00105B1A" w:rsidP="00105B1A">
            <w:pPr>
              <w:pStyle w:val="XML1"/>
              <w:rPr>
                <w:del w:id="6302" w:author="aas" w:date="2013-10-14T02:06:00Z"/>
              </w:rPr>
            </w:pPr>
            <w:del w:id="6303" w:author="aas" w:date="2013-10-14T02:06:00Z">
              <w:r>
                <w:delText xml:space="preserve">            supported by the table using write actions.</w:delText>
              </w:r>
            </w:del>
          </w:p>
          <w:p w14:paraId="0B63310E" w14:textId="77777777" w:rsidR="00105B1A" w:rsidRDefault="00105B1A" w:rsidP="00105B1A">
            <w:pPr>
              <w:pStyle w:val="XML1"/>
              <w:rPr>
                <w:del w:id="6304" w:author="aas" w:date="2013-10-14T02:06:00Z"/>
              </w:rPr>
            </w:pPr>
            <w:del w:id="6305" w:author="aas" w:date="2013-10-14T02:06:00Z">
              <w:r>
                <w:delText xml:space="preserve">          &lt;/xs:documentation&gt;</w:delText>
              </w:r>
            </w:del>
          </w:p>
          <w:p w14:paraId="775DAA7E" w14:textId="77777777" w:rsidR="00105B1A" w:rsidRDefault="00105B1A" w:rsidP="00105B1A">
            <w:pPr>
              <w:pStyle w:val="XML1"/>
              <w:rPr>
                <w:del w:id="6306" w:author="aas" w:date="2013-10-14T02:06:00Z"/>
              </w:rPr>
            </w:pPr>
            <w:del w:id="6307" w:author="aas" w:date="2013-10-14T02:06:00Z">
              <w:r>
                <w:delText xml:space="preserve">        &lt;/xs:annotation&gt;</w:delText>
              </w:r>
            </w:del>
          </w:p>
          <w:p w14:paraId="5F629DC1" w14:textId="77777777" w:rsidR="00105B1A" w:rsidRDefault="00105B1A" w:rsidP="00105B1A">
            <w:pPr>
              <w:pStyle w:val="XML1"/>
              <w:rPr>
                <w:del w:id="6308" w:author="aas" w:date="2013-10-14T02:06:00Z"/>
              </w:rPr>
            </w:pPr>
            <w:del w:id="6309" w:author="aas" w:date="2013-10-14T02:06:00Z">
              <w:r>
                <w:delText xml:space="preserve">        &lt;xs:complexType&gt;</w:delText>
              </w:r>
            </w:del>
          </w:p>
          <w:p w14:paraId="654AEA39" w14:textId="77777777" w:rsidR="00105B1A" w:rsidRDefault="00105B1A" w:rsidP="00105B1A">
            <w:pPr>
              <w:pStyle w:val="XML1"/>
              <w:rPr>
                <w:del w:id="6310" w:author="aas" w:date="2013-10-14T02:06:00Z"/>
              </w:rPr>
            </w:pPr>
            <w:del w:id="6311" w:author="aas" w:date="2013-10-14T02:06:00Z">
              <w:r>
                <w:delText xml:space="preserve">          &lt;xs:sequence&gt;</w:delText>
              </w:r>
            </w:del>
          </w:p>
          <w:p w14:paraId="0608893E" w14:textId="77777777" w:rsidR="00105B1A" w:rsidRDefault="00105B1A" w:rsidP="00105B1A">
            <w:pPr>
              <w:pStyle w:val="XML1"/>
              <w:rPr>
                <w:del w:id="6312" w:author="aas" w:date="2013-10-14T02:06:00Z"/>
              </w:rPr>
            </w:pPr>
            <w:del w:id="6313"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14" w:author="aas" w:date="2013-10-14T02:06:00Z"/>
              </w:rPr>
            </w:pPr>
            <w:del w:id="6315" w:author="aas" w:date="2013-10-14T02:06:00Z">
              <w:r>
                <w:delText xml:space="preserve">          &lt;/xs:sequence&gt;</w:delText>
              </w:r>
            </w:del>
          </w:p>
          <w:p w14:paraId="75EFF02B" w14:textId="77777777" w:rsidR="00105B1A" w:rsidRDefault="00105B1A" w:rsidP="00105B1A">
            <w:pPr>
              <w:pStyle w:val="XML1"/>
              <w:rPr>
                <w:del w:id="6316" w:author="aas" w:date="2013-10-14T02:06:00Z"/>
              </w:rPr>
            </w:pPr>
            <w:del w:id="6317" w:author="aas" w:date="2013-10-14T02:06:00Z">
              <w:r>
                <w:delText xml:space="preserve">        &lt;/xs:complexType&gt;</w:delText>
              </w:r>
            </w:del>
          </w:p>
          <w:p w14:paraId="10DDAA38" w14:textId="77777777" w:rsidR="00105B1A" w:rsidRDefault="00105B1A" w:rsidP="00105B1A">
            <w:pPr>
              <w:pStyle w:val="XML1"/>
              <w:rPr>
                <w:del w:id="6318" w:author="aas" w:date="2013-10-14T02:06:00Z"/>
              </w:rPr>
            </w:pPr>
            <w:del w:id="6319" w:author="aas" w:date="2013-10-14T02:06:00Z">
              <w:r>
                <w:delText xml:space="preserve">      &lt;/xs:element&gt;</w:delText>
              </w:r>
            </w:del>
          </w:p>
          <w:p w14:paraId="22D7DEEB" w14:textId="77777777" w:rsidR="00105B1A" w:rsidRDefault="00105B1A" w:rsidP="00105B1A">
            <w:pPr>
              <w:pStyle w:val="XML1"/>
              <w:rPr>
                <w:del w:id="6320" w:author="aas" w:date="2013-10-14T02:06:00Z"/>
              </w:rPr>
            </w:pPr>
            <w:del w:id="6321" w:author="aas" w:date="2013-10-14T02:06:00Z">
              <w:r>
                <w:delText xml:space="preserve">      &lt;xs:element name="apply-setfields"&gt;</w:delText>
              </w:r>
            </w:del>
          </w:p>
          <w:p w14:paraId="4E8F962B" w14:textId="77777777" w:rsidR="00105B1A" w:rsidRDefault="00105B1A" w:rsidP="00105B1A">
            <w:pPr>
              <w:pStyle w:val="XML1"/>
              <w:rPr>
                <w:del w:id="6322" w:author="aas" w:date="2013-10-14T02:06:00Z"/>
              </w:rPr>
            </w:pPr>
            <w:del w:id="6323" w:author="aas" w:date="2013-10-14T02:06:00Z">
              <w:r>
                <w:delText xml:space="preserve">        &lt;xs:annotation&gt;</w:delText>
              </w:r>
            </w:del>
          </w:p>
          <w:p w14:paraId="7580BD52" w14:textId="77777777" w:rsidR="00105B1A" w:rsidRDefault="00105B1A" w:rsidP="00105B1A">
            <w:pPr>
              <w:pStyle w:val="XML1"/>
              <w:rPr>
                <w:del w:id="6324" w:author="aas" w:date="2013-10-14T02:06:00Z"/>
              </w:rPr>
            </w:pPr>
            <w:del w:id="6325" w:author="aas" w:date="2013-10-14T02:06:00Z">
              <w:r>
                <w:delText xml:space="preserve">          &lt;xs:documentation&gt;</w:delText>
              </w:r>
            </w:del>
          </w:p>
          <w:p w14:paraId="66EBDA7D" w14:textId="77777777" w:rsidR="00105B1A" w:rsidRDefault="00105B1A" w:rsidP="00105B1A">
            <w:pPr>
              <w:pStyle w:val="XML1"/>
              <w:rPr>
                <w:del w:id="6326" w:author="aas" w:date="2013-10-14T02:06:00Z"/>
              </w:rPr>
            </w:pPr>
            <w:del w:id="6327" w:author="aas" w:date="2013-10-14T02:06:00Z">
              <w:r>
                <w:delText xml:space="preserve">            The list of all 'set-field' action types </w:delText>
              </w:r>
            </w:del>
          </w:p>
          <w:p w14:paraId="0129D63D" w14:textId="77777777" w:rsidR="00105B1A" w:rsidRDefault="00105B1A" w:rsidP="00105B1A">
            <w:pPr>
              <w:pStyle w:val="XML1"/>
              <w:rPr>
                <w:del w:id="6328" w:author="aas" w:date="2013-10-14T02:06:00Z"/>
              </w:rPr>
            </w:pPr>
            <w:del w:id="6329" w:author="aas" w:date="2013-10-14T02:06:00Z">
              <w:r>
                <w:delText xml:space="preserve">            supported by the table using apply actions.</w:delText>
              </w:r>
            </w:del>
          </w:p>
          <w:p w14:paraId="3D0C9A0F" w14:textId="77777777" w:rsidR="00105B1A" w:rsidRDefault="00105B1A" w:rsidP="00105B1A">
            <w:pPr>
              <w:pStyle w:val="XML1"/>
              <w:rPr>
                <w:del w:id="6330" w:author="aas" w:date="2013-10-14T02:06:00Z"/>
              </w:rPr>
            </w:pPr>
            <w:del w:id="6331" w:author="aas" w:date="2013-10-14T02:06:00Z">
              <w:r>
                <w:delText xml:space="preserve">          &lt;/xs:documentation&gt;</w:delText>
              </w:r>
            </w:del>
          </w:p>
          <w:p w14:paraId="277EF842" w14:textId="77777777" w:rsidR="00105B1A" w:rsidRDefault="00105B1A" w:rsidP="00105B1A">
            <w:pPr>
              <w:pStyle w:val="XML1"/>
              <w:rPr>
                <w:del w:id="6332" w:author="aas" w:date="2013-10-14T02:06:00Z"/>
              </w:rPr>
            </w:pPr>
            <w:del w:id="6333" w:author="aas" w:date="2013-10-14T02:06:00Z">
              <w:r>
                <w:delText xml:space="preserve">        &lt;/xs:annotation&gt;</w:delText>
              </w:r>
            </w:del>
          </w:p>
          <w:p w14:paraId="4D06D3DE" w14:textId="77777777" w:rsidR="00105B1A" w:rsidRDefault="00105B1A" w:rsidP="00105B1A">
            <w:pPr>
              <w:pStyle w:val="XML1"/>
              <w:rPr>
                <w:del w:id="6334" w:author="aas" w:date="2013-10-14T02:06:00Z"/>
              </w:rPr>
            </w:pPr>
            <w:del w:id="6335" w:author="aas" w:date="2013-10-14T02:06:00Z">
              <w:r>
                <w:delText xml:space="preserve">        &lt;xs:complexType&gt;</w:delText>
              </w:r>
            </w:del>
          </w:p>
          <w:p w14:paraId="19FAC7F6" w14:textId="77777777" w:rsidR="00105B1A" w:rsidRDefault="00105B1A" w:rsidP="00105B1A">
            <w:pPr>
              <w:pStyle w:val="XML1"/>
              <w:rPr>
                <w:del w:id="6336" w:author="aas" w:date="2013-10-14T02:06:00Z"/>
              </w:rPr>
            </w:pPr>
            <w:del w:id="6337" w:author="aas" w:date="2013-10-14T02:06:00Z">
              <w:r>
                <w:delText xml:space="preserve">          &lt;xs:sequence&gt;</w:delText>
              </w:r>
            </w:del>
          </w:p>
          <w:p w14:paraId="44D5F9D0" w14:textId="77777777" w:rsidR="00105B1A" w:rsidRDefault="00105B1A" w:rsidP="00105B1A">
            <w:pPr>
              <w:pStyle w:val="XML1"/>
              <w:rPr>
                <w:del w:id="6338" w:author="aas" w:date="2013-10-14T02:06:00Z"/>
              </w:rPr>
            </w:pPr>
            <w:del w:id="6339"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40" w:author="aas" w:date="2013-10-14T02:06:00Z"/>
              </w:rPr>
            </w:pPr>
            <w:del w:id="6341" w:author="aas" w:date="2013-10-14T02:06:00Z">
              <w:r>
                <w:delText xml:space="preserve">          &lt;/xs:sequence&gt;</w:delText>
              </w:r>
            </w:del>
          </w:p>
          <w:p w14:paraId="513A15BB" w14:textId="77777777" w:rsidR="00105B1A" w:rsidRDefault="00105B1A" w:rsidP="00105B1A">
            <w:pPr>
              <w:pStyle w:val="XML1"/>
              <w:rPr>
                <w:del w:id="6342" w:author="aas" w:date="2013-10-14T02:06:00Z"/>
              </w:rPr>
            </w:pPr>
            <w:del w:id="6343" w:author="aas" w:date="2013-10-14T02:06:00Z">
              <w:r>
                <w:delText xml:space="preserve">        &lt;/xs:complexType&gt;</w:delText>
              </w:r>
            </w:del>
          </w:p>
          <w:p w14:paraId="3C6097ED" w14:textId="77777777" w:rsidR="00105B1A" w:rsidRDefault="00105B1A" w:rsidP="00105B1A">
            <w:pPr>
              <w:pStyle w:val="XML1"/>
              <w:rPr>
                <w:del w:id="6344" w:author="aas" w:date="2013-10-14T02:06:00Z"/>
              </w:rPr>
            </w:pPr>
            <w:del w:id="6345" w:author="aas" w:date="2013-10-14T02:06:00Z">
              <w:r>
                <w:delText xml:space="preserve">      &lt;/xs:element&gt;</w:delText>
              </w:r>
            </w:del>
          </w:p>
          <w:p w14:paraId="60B135A3" w14:textId="77777777" w:rsidR="00105B1A" w:rsidRDefault="00105B1A" w:rsidP="00105B1A">
            <w:pPr>
              <w:pStyle w:val="XML1"/>
              <w:rPr>
                <w:del w:id="6346" w:author="aas" w:date="2013-10-14T02:06:00Z"/>
              </w:rPr>
            </w:pPr>
            <w:del w:id="6347" w:author="aas" w:date="2013-10-14T02:06:00Z">
              <w:r>
                <w:delText xml:space="preserve">      &lt;xs:element name="wildcards"&gt;</w:delText>
              </w:r>
            </w:del>
          </w:p>
          <w:p w14:paraId="0963A68E" w14:textId="77777777" w:rsidR="00105B1A" w:rsidRDefault="00105B1A" w:rsidP="00105B1A">
            <w:pPr>
              <w:pStyle w:val="XML1"/>
              <w:rPr>
                <w:del w:id="6348" w:author="aas" w:date="2013-10-14T02:06:00Z"/>
              </w:rPr>
            </w:pPr>
            <w:del w:id="6349" w:author="aas" w:date="2013-10-14T02:06:00Z">
              <w:r>
                <w:delText xml:space="preserve">        &lt;xs:annotation&gt;</w:delText>
              </w:r>
            </w:del>
          </w:p>
          <w:p w14:paraId="4EF93E1F" w14:textId="77777777" w:rsidR="00105B1A" w:rsidRDefault="00105B1A" w:rsidP="00105B1A">
            <w:pPr>
              <w:pStyle w:val="XML1"/>
              <w:rPr>
                <w:del w:id="6350" w:author="aas" w:date="2013-10-14T02:06:00Z"/>
              </w:rPr>
            </w:pPr>
            <w:del w:id="6351" w:author="aas" w:date="2013-10-14T02:06:00Z">
              <w:r>
                <w:delText xml:space="preserve">          &lt;xs:documentation&gt;</w:delText>
              </w:r>
            </w:del>
          </w:p>
          <w:p w14:paraId="4AD10F5E" w14:textId="77777777" w:rsidR="00105B1A" w:rsidRDefault="00105B1A" w:rsidP="00105B1A">
            <w:pPr>
              <w:pStyle w:val="XML1"/>
              <w:rPr>
                <w:del w:id="6352" w:author="aas" w:date="2013-10-14T02:06:00Z"/>
              </w:rPr>
            </w:pPr>
            <w:del w:id="6353" w:author="aas" w:date="2013-10-14T02:06:00Z">
              <w:r>
                <w:delText xml:space="preserve">            The list of all fields for which the table </w:delText>
              </w:r>
            </w:del>
          </w:p>
          <w:p w14:paraId="51475666" w14:textId="77777777" w:rsidR="00105B1A" w:rsidRDefault="00105B1A" w:rsidP="00105B1A">
            <w:pPr>
              <w:pStyle w:val="XML1"/>
              <w:rPr>
                <w:del w:id="6354" w:author="aas" w:date="2013-10-14T02:06:00Z"/>
              </w:rPr>
            </w:pPr>
            <w:del w:id="6355" w:author="aas" w:date="2013-10-14T02:06:00Z">
              <w:r>
                <w:delText xml:space="preserve">            supports wildcarding.</w:delText>
              </w:r>
            </w:del>
          </w:p>
          <w:p w14:paraId="38CA6B4F" w14:textId="77777777" w:rsidR="00105B1A" w:rsidRDefault="00105B1A" w:rsidP="00105B1A">
            <w:pPr>
              <w:pStyle w:val="XML1"/>
              <w:rPr>
                <w:del w:id="6356" w:author="aas" w:date="2013-10-14T02:06:00Z"/>
              </w:rPr>
            </w:pPr>
            <w:del w:id="6357" w:author="aas" w:date="2013-10-14T02:06:00Z">
              <w:r>
                <w:delText xml:space="preserve">          &lt;/xs:documentation&gt;</w:delText>
              </w:r>
            </w:del>
          </w:p>
          <w:p w14:paraId="488390E3" w14:textId="77777777" w:rsidR="00105B1A" w:rsidRDefault="00105B1A" w:rsidP="00105B1A">
            <w:pPr>
              <w:pStyle w:val="XML1"/>
              <w:rPr>
                <w:del w:id="6358" w:author="aas" w:date="2013-10-14T02:06:00Z"/>
              </w:rPr>
            </w:pPr>
            <w:del w:id="6359" w:author="aas" w:date="2013-10-14T02:06:00Z">
              <w:r>
                <w:delText xml:space="preserve">        &lt;/xs:annotation&gt;</w:delText>
              </w:r>
            </w:del>
          </w:p>
          <w:p w14:paraId="7A5A3079" w14:textId="77777777" w:rsidR="00105B1A" w:rsidRDefault="00105B1A" w:rsidP="00105B1A">
            <w:pPr>
              <w:pStyle w:val="XML1"/>
              <w:rPr>
                <w:del w:id="6360" w:author="aas" w:date="2013-10-14T02:06:00Z"/>
              </w:rPr>
            </w:pPr>
            <w:del w:id="6361" w:author="aas" w:date="2013-10-14T02:06:00Z">
              <w:r>
                <w:delText xml:space="preserve">        &lt;xs:complexType&gt;</w:delText>
              </w:r>
            </w:del>
          </w:p>
          <w:p w14:paraId="71029441" w14:textId="77777777" w:rsidR="00105B1A" w:rsidRDefault="00105B1A" w:rsidP="00105B1A">
            <w:pPr>
              <w:pStyle w:val="XML1"/>
              <w:rPr>
                <w:del w:id="6362" w:author="aas" w:date="2013-10-14T02:06:00Z"/>
              </w:rPr>
            </w:pPr>
            <w:del w:id="6363" w:author="aas" w:date="2013-10-14T02:06:00Z">
              <w:r>
                <w:delText xml:space="preserve">          &lt;xs:sequence&gt;</w:delText>
              </w:r>
            </w:del>
          </w:p>
          <w:p w14:paraId="0AFE7D06" w14:textId="77777777" w:rsidR="00105B1A" w:rsidRDefault="00105B1A" w:rsidP="00105B1A">
            <w:pPr>
              <w:pStyle w:val="XML1"/>
              <w:rPr>
                <w:del w:id="6364" w:author="aas" w:date="2013-10-14T02:06:00Z"/>
              </w:rPr>
            </w:pPr>
            <w:del w:id="6365"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66" w:author="aas" w:date="2013-10-14T02:06:00Z"/>
              </w:rPr>
            </w:pPr>
            <w:del w:id="6367" w:author="aas" w:date="2013-10-14T02:06:00Z">
              <w:r>
                <w:delText xml:space="preserve">          &lt;/xs:sequence&gt;</w:delText>
              </w:r>
            </w:del>
          </w:p>
          <w:p w14:paraId="3BD72DD7" w14:textId="77777777" w:rsidR="00105B1A" w:rsidRDefault="00105B1A" w:rsidP="00105B1A">
            <w:pPr>
              <w:pStyle w:val="XML1"/>
              <w:rPr>
                <w:del w:id="6368" w:author="aas" w:date="2013-10-14T02:06:00Z"/>
              </w:rPr>
            </w:pPr>
            <w:del w:id="6369" w:author="aas" w:date="2013-10-14T02:06:00Z">
              <w:r>
                <w:delText xml:space="preserve">        &lt;/xs:complexType&gt;</w:delText>
              </w:r>
            </w:del>
          </w:p>
          <w:p w14:paraId="49066998" w14:textId="77777777" w:rsidR="00105B1A" w:rsidRDefault="00105B1A" w:rsidP="00105B1A">
            <w:pPr>
              <w:pStyle w:val="XML1"/>
              <w:rPr>
                <w:del w:id="6370" w:author="aas" w:date="2013-10-14T02:06:00Z"/>
              </w:rPr>
            </w:pPr>
            <w:del w:id="6371" w:author="aas" w:date="2013-10-14T02:06:00Z">
              <w:r>
                <w:delText xml:space="preserve">      &lt;/xs:element&gt;</w:delText>
              </w:r>
            </w:del>
          </w:p>
          <w:p w14:paraId="160DD9EB" w14:textId="77777777" w:rsidR="00105B1A" w:rsidRDefault="00105B1A" w:rsidP="00105B1A">
            <w:pPr>
              <w:pStyle w:val="XML1"/>
              <w:rPr>
                <w:del w:id="6372" w:author="aas" w:date="2013-10-14T02:06:00Z"/>
              </w:rPr>
            </w:pPr>
            <w:del w:id="6373" w:author="aas" w:date="2013-10-14T02:06:00Z">
              <w:r>
                <w:delText xml:space="preserve">      &lt;xs:element name="metadata-match"  type="hex-binary"&gt;</w:delText>
              </w:r>
            </w:del>
          </w:p>
          <w:p w14:paraId="2C6DBCDA" w14:textId="77777777" w:rsidR="00105B1A" w:rsidRDefault="00105B1A" w:rsidP="00105B1A">
            <w:pPr>
              <w:pStyle w:val="XML1"/>
              <w:rPr>
                <w:del w:id="6374" w:author="aas" w:date="2013-10-14T02:06:00Z"/>
              </w:rPr>
            </w:pPr>
            <w:del w:id="6375" w:author="aas" w:date="2013-10-14T02:06:00Z">
              <w:r>
                <w:delText xml:space="preserve">        &lt;xs:annotation&gt;</w:delText>
              </w:r>
            </w:del>
          </w:p>
          <w:p w14:paraId="08F2BEAE" w14:textId="77777777" w:rsidR="00105B1A" w:rsidRDefault="00105B1A" w:rsidP="00105B1A">
            <w:pPr>
              <w:pStyle w:val="XML1"/>
              <w:rPr>
                <w:del w:id="6376" w:author="aas" w:date="2013-10-14T02:06:00Z"/>
              </w:rPr>
            </w:pPr>
            <w:del w:id="6377" w:author="aas" w:date="2013-10-14T02:06:00Z">
              <w:r>
                <w:delText xml:space="preserve">          &lt;xs:documentation&gt;</w:delText>
              </w:r>
            </w:del>
          </w:p>
          <w:p w14:paraId="6389D7A0" w14:textId="77777777" w:rsidR="00105B1A" w:rsidRDefault="00105B1A" w:rsidP="00105B1A">
            <w:pPr>
              <w:pStyle w:val="XML1"/>
              <w:rPr>
                <w:del w:id="6378" w:author="aas" w:date="2013-10-14T02:06:00Z"/>
              </w:rPr>
            </w:pPr>
            <w:del w:id="6379" w:author="aas" w:date="2013-10-14T02:06:00Z">
              <w:r>
                <w:delText xml:space="preserve">            This element indicates the bits of the metadata </w:delText>
              </w:r>
            </w:del>
          </w:p>
          <w:p w14:paraId="3A21FABA" w14:textId="77777777" w:rsidR="00105B1A" w:rsidRDefault="00105B1A" w:rsidP="00105B1A">
            <w:pPr>
              <w:pStyle w:val="XML1"/>
              <w:rPr>
                <w:del w:id="6380" w:author="aas" w:date="2013-10-14T02:06:00Z"/>
              </w:rPr>
            </w:pPr>
            <w:del w:id="6381" w:author="aas" w:date="2013-10-14T02:06:00Z">
              <w:r>
                <w:delText xml:space="preserve">            field on which the flow table can match.  It is represented</w:delText>
              </w:r>
            </w:del>
          </w:p>
          <w:p w14:paraId="449C9719" w14:textId="77777777" w:rsidR="00105B1A" w:rsidRDefault="00105B1A" w:rsidP="00105B1A">
            <w:pPr>
              <w:pStyle w:val="XML1"/>
              <w:rPr>
                <w:del w:id="6382" w:author="aas" w:date="2013-10-14T02:06:00Z"/>
              </w:rPr>
            </w:pPr>
            <w:del w:id="6383" w:author="aas" w:date="2013-10-14T02:06:00Z">
              <w:r>
                <w:delText xml:space="preserve">            as 64-bit integer in hexadecimal digits([0-9a-fA-F]) </w:delText>
              </w:r>
            </w:del>
          </w:p>
          <w:p w14:paraId="465D78A4" w14:textId="77777777" w:rsidR="00105B1A" w:rsidRDefault="00105B1A" w:rsidP="00105B1A">
            <w:pPr>
              <w:pStyle w:val="XML1"/>
              <w:rPr>
                <w:del w:id="6384" w:author="aas" w:date="2013-10-14T02:06:00Z"/>
              </w:rPr>
            </w:pPr>
            <w:del w:id="6385" w:author="aas" w:date="2013-10-14T02:06:00Z">
              <w:r>
                <w:delText xml:space="preserve">            format.</w:delText>
              </w:r>
            </w:del>
          </w:p>
          <w:p w14:paraId="0AEA0E43" w14:textId="77777777" w:rsidR="00105B1A" w:rsidRDefault="00105B1A" w:rsidP="00105B1A">
            <w:pPr>
              <w:pStyle w:val="XML1"/>
              <w:rPr>
                <w:del w:id="6386" w:author="aas" w:date="2013-10-14T02:06:00Z"/>
              </w:rPr>
            </w:pPr>
            <w:del w:id="6387" w:author="aas" w:date="2013-10-14T02:06:00Z">
              <w:r>
                <w:delText xml:space="preserve">          &lt;/xs:documentation&gt;</w:delText>
              </w:r>
            </w:del>
          </w:p>
          <w:p w14:paraId="5031DC48" w14:textId="77777777" w:rsidR="00105B1A" w:rsidRDefault="00105B1A" w:rsidP="00105B1A">
            <w:pPr>
              <w:pStyle w:val="XML1"/>
              <w:rPr>
                <w:del w:id="6388" w:author="aas" w:date="2013-10-14T02:06:00Z"/>
              </w:rPr>
            </w:pPr>
            <w:del w:id="6389" w:author="aas" w:date="2013-10-14T02:06:00Z">
              <w:r>
                <w:delText xml:space="preserve">        &lt;/xs:annotation&gt;</w:delText>
              </w:r>
            </w:del>
          </w:p>
          <w:p w14:paraId="23DC9BFC" w14:textId="77777777" w:rsidR="00105B1A" w:rsidRDefault="00105B1A" w:rsidP="00105B1A">
            <w:pPr>
              <w:pStyle w:val="XML1"/>
              <w:rPr>
                <w:del w:id="6390" w:author="aas" w:date="2013-10-14T02:06:00Z"/>
              </w:rPr>
            </w:pPr>
            <w:del w:id="6391" w:author="aas" w:date="2013-10-14T02:06:00Z">
              <w:r>
                <w:delText xml:space="preserve">      &lt;/xs:element&gt;</w:delText>
              </w:r>
            </w:del>
          </w:p>
          <w:p w14:paraId="6158E69D" w14:textId="77777777" w:rsidR="00105B1A" w:rsidRDefault="00105B1A" w:rsidP="00105B1A">
            <w:pPr>
              <w:pStyle w:val="XML1"/>
              <w:rPr>
                <w:del w:id="6392" w:author="aas" w:date="2013-10-14T02:06:00Z"/>
              </w:rPr>
            </w:pPr>
            <w:del w:id="6393" w:author="aas" w:date="2013-10-14T02:06:00Z">
              <w:r>
                <w:delText xml:space="preserve">      &lt;xs:element name="metadata-write"  type="hex-binary"&gt;</w:delText>
              </w:r>
            </w:del>
          </w:p>
          <w:p w14:paraId="2A940D99" w14:textId="77777777" w:rsidR="00105B1A" w:rsidRDefault="00105B1A" w:rsidP="00105B1A">
            <w:pPr>
              <w:pStyle w:val="XML1"/>
              <w:rPr>
                <w:del w:id="6394" w:author="aas" w:date="2013-10-14T02:06:00Z"/>
              </w:rPr>
            </w:pPr>
            <w:del w:id="6395" w:author="aas" w:date="2013-10-14T02:06:00Z">
              <w:r>
                <w:delText xml:space="preserve">        &lt;xs:annotation&gt;</w:delText>
              </w:r>
            </w:del>
          </w:p>
          <w:p w14:paraId="0CDA6407" w14:textId="77777777" w:rsidR="00105B1A" w:rsidRDefault="00105B1A" w:rsidP="00105B1A">
            <w:pPr>
              <w:pStyle w:val="XML1"/>
              <w:rPr>
                <w:del w:id="6396" w:author="aas" w:date="2013-10-14T02:06:00Z"/>
              </w:rPr>
            </w:pPr>
            <w:del w:id="6397" w:author="aas" w:date="2013-10-14T02:06:00Z">
              <w:r>
                <w:delText xml:space="preserve">          &lt;xs:documentation&gt;</w:delText>
              </w:r>
            </w:del>
          </w:p>
          <w:p w14:paraId="313C11EC" w14:textId="77777777" w:rsidR="00105B1A" w:rsidRDefault="00105B1A" w:rsidP="00105B1A">
            <w:pPr>
              <w:pStyle w:val="XML1"/>
              <w:rPr>
                <w:del w:id="6398" w:author="aas" w:date="2013-10-14T02:06:00Z"/>
              </w:rPr>
            </w:pPr>
            <w:del w:id="6399" w:author="aas" w:date="2013-10-14T02:06:00Z">
              <w:r>
                <w:delText xml:space="preserve">            This element indicates the bits of the metadata </w:delText>
              </w:r>
            </w:del>
          </w:p>
          <w:p w14:paraId="6888591B" w14:textId="77777777" w:rsidR="00105B1A" w:rsidRDefault="00105B1A" w:rsidP="00105B1A">
            <w:pPr>
              <w:pStyle w:val="XML1"/>
              <w:rPr>
                <w:del w:id="6400" w:author="aas" w:date="2013-10-14T02:06:00Z"/>
              </w:rPr>
            </w:pPr>
            <w:del w:id="6401" w:author="aas" w:date="2013-10-14T02:06:00Z">
              <w:r>
                <w:delText xml:space="preserve">            field on which flow table can write using the </w:delText>
              </w:r>
            </w:del>
          </w:p>
          <w:p w14:paraId="51CF60DC" w14:textId="77777777" w:rsidR="00105B1A" w:rsidRDefault="00105B1A" w:rsidP="00105B1A">
            <w:pPr>
              <w:pStyle w:val="XML1"/>
              <w:rPr>
                <w:del w:id="6402" w:author="aas" w:date="2013-10-14T02:06:00Z"/>
              </w:rPr>
            </w:pPr>
            <w:del w:id="6403" w:author="aas" w:date="2013-10-14T02:06:00Z">
              <w:r>
                <w:delText xml:space="preserve">            'write-metadata' instruction.  It is represented as </w:delText>
              </w:r>
            </w:del>
          </w:p>
          <w:p w14:paraId="1BC3C206" w14:textId="77777777" w:rsidR="00105B1A" w:rsidRDefault="00105B1A" w:rsidP="00105B1A">
            <w:pPr>
              <w:pStyle w:val="XML1"/>
              <w:rPr>
                <w:del w:id="6404" w:author="aas" w:date="2013-10-14T02:06:00Z"/>
              </w:rPr>
            </w:pPr>
            <w:del w:id="6405" w:author="aas" w:date="2013-10-14T02:06:00Z">
              <w:r>
                <w:delText xml:space="preserve">            64-bit integer in hexadecimal digits([0-9a-fA-F]) format.</w:delText>
              </w:r>
            </w:del>
          </w:p>
          <w:p w14:paraId="3FF71B73" w14:textId="77777777" w:rsidR="00105B1A" w:rsidRDefault="00105B1A" w:rsidP="00105B1A">
            <w:pPr>
              <w:pStyle w:val="XML1"/>
              <w:rPr>
                <w:del w:id="6406" w:author="aas" w:date="2013-10-14T02:06:00Z"/>
              </w:rPr>
            </w:pPr>
            <w:del w:id="6407" w:author="aas" w:date="2013-10-14T02:06:00Z">
              <w:r>
                <w:delText xml:space="preserve">          &lt;/xs:documentation&gt;</w:delText>
              </w:r>
            </w:del>
          </w:p>
          <w:p w14:paraId="05E4D842" w14:textId="77777777" w:rsidR="00105B1A" w:rsidRDefault="00105B1A" w:rsidP="00105B1A">
            <w:pPr>
              <w:pStyle w:val="XML1"/>
              <w:rPr>
                <w:del w:id="6408" w:author="aas" w:date="2013-10-14T02:06:00Z"/>
              </w:rPr>
            </w:pPr>
            <w:del w:id="6409" w:author="aas" w:date="2013-10-14T02:06:00Z">
              <w:r>
                <w:delText xml:space="preserve">        &lt;/xs:annotation&gt;</w:delText>
              </w:r>
            </w:del>
          </w:p>
          <w:p w14:paraId="37490869" w14:textId="77777777" w:rsidR="00105B1A" w:rsidRDefault="00105B1A" w:rsidP="00105B1A">
            <w:pPr>
              <w:pStyle w:val="XML1"/>
              <w:rPr>
                <w:del w:id="6410" w:author="aas" w:date="2013-10-14T02:06:00Z"/>
              </w:rPr>
            </w:pPr>
            <w:del w:id="6411" w:author="aas" w:date="2013-10-14T02:06:00Z">
              <w:r>
                <w:delText xml:space="preserve">      &lt;/xs:element&gt;</w:delText>
              </w:r>
            </w:del>
          </w:p>
          <w:p w14:paraId="07D472F9" w14:textId="77777777" w:rsidR="00105B1A" w:rsidRDefault="00105B1A" w:rsidP="00105B1A">
            <w:pPr>
              <w:pStyle w:val="XML1"/>
              <w:rPr>
                <w:del w:id="6412" w:author="aas" w:date="2013-10-14T02:06:00Z"/>
              </w:rPr>
            </w:pPr>
            <w:del w:id="6413" w:author="aas" w:date="2013-10-14T02:06:00Z">
              <w:r>
                <w:delText xml:space="preserve">    &lt;/xs:sequence&gt;</w:delText>
              </w:r>
            </w:del>
          </w:p>
          <w:p w14:paraId="7C4B713A" w14:textId="77777777" w:rsidR="00182140" w:rsidRDefault="00105B1A" w:rsidP="00105B1A">
            <w:pPr>
              <w:pStyle w:val="XML1"/>
              <w:rPr>
                <w:del w:id="6414" w:author="aas" w:date="2013-10-14T02:06:00Z"/>
              </w:rPr>
            </w:pPr>
            <w:del w:id="6415" w:author="aas" w:date="2013-10-14T02:06:00Z">
              <w:r>
                <w:delText xml:space="preserve">  &lt;/xs:group&gt;</w:delText>
              </w:r>
            </w:del>
          </w:p>
          <w:p w14:paraId="7543B5CE" w14:textId="77777777" w:rsidR="00105B1A" w:rsidRDefault="00105B1A" w:rsidP="00105B1A">
            <w:pPr>
              <w:pStyle w:val="XML1"/>
              <w:rPr>
                <w:del w:id="6416" w:author="aas" w:date="2013-10-14T02:06:00Z"/>
              </w:rPr>
            </w:pPr>
          </w:p>
          <w:p w14:paraId="41A283DE" w14:textId="77777777" w:rsidR="00105B1A" w:rsidRDefault="00105B1A" w:rsidP="00105B1A">
            <w:pPr>
              <w:pStyle w:val="XML1"/>
              <w:rPr>
                <w:del w:id="6417" w:author="aas" w:date="2013-10-14T02:06:00Z"/>
              </w:rPr>
            </w:pPr>
            <w:del w:id="6418" w:author="aas" w:date="2013-10-14T02:06:00Z">
              <w:r>
                <w:delText xml:space="preserve">  &lt;xs:simpleType name="OFMatchFieldType"&gt;</w:delText>
              </w:r>
            </w:del>
          </w:p>
          <w:p w14:paraId="12A9A202" w14:textId="77777777" w:rsidR="00105B1A" w:rsidRDefault="00105B1A" w:rsidP="00105B1A">
            <w:pPr>
              <w:pStyle w:val="XML1"/>
              <w:rPr>
                <w:del w:id="6419" w:author="aas" w:date="2013-10-14T02:06:00Z"/>
              </w:rPr>
            </w:pPr>
            <w:del w:id="6420" w:author="aas" w:date="2013-10-14T02:06:00Z">
              <w:r>
                <w:delText xml:space="preserve">    &lt;xs:annotation&gt;</w:delText>
              </w:r>
            </w:del>
          </w:p>
          <w:p w14:paraId="10B8EFB6" w14:textId="77777777" w:rsidR="00105B1A" w:rsidRDefault="00105B1A" w:rsidP="00105B1A">
            <w:pPr>
              <w:pStyle w:val="XML1"/>
              <w:rPr>
                <w:del w:id="6421" w:author="aas" w:date="2013-10-14T02:06:00Z"/>
              </w:rPr>
            </w:pPr>
            <w:del w:id="6422" w:author="aas" w:date="2013-10-14T02:06:00Z">
              <w:r>
                <w:delText xml:space="preserve">      &lt;xs:documentation&gt;</w:delText>
              </w:r>
            </w:del>
          </w:p>
          <w:p w14:paraId="21D0C973" w14:textId="77777777" w:rsidR="00105B1A" w:rsidRDefault="00105B1A" w:rsidP="00105B1A">
            <w:pPr>
              <w:pStyle w:val="XML1"/>
              <w:rPr>
                <w:del w:id="6423" w:author="aas" w:date="2013-10-14T02:06:00Z"/>
              </w:rPr>
            </w:pPr>
            <w:del w:id="6424" w:author="aas" w:date="2013-10-14T02:06:00Z">
              <w:r>
                <w:delText xml:space="preserve">        The types of match field defined in OpenFlow</w:delText>
              </w:r>
            </w:del>
          </w:p>
          <w:p w14:paraId="61CCFA52" w14:textId="77777777" w:rsidR="00105B1A" w:rsidRDefault="00105B1A" w:rsidP="00105B1A">
            <w:pPr>
              <w:pStyle w:val="XML1"/>
              <w:rPr>
                <w:del w:id="6425" w:author="aas" w:date="2013-10-14T02:06:00Z"/>
              </w:rPr>
            </w:pPr>
            <w:del w:id="6426" w:author="aas" w:date="2013-10-14T02:06:00Z">
              <w:r>
                <w:delText xml:space="preserve">        Switch Specification versions 1.2, 1.3, and 1.3.1.</w:delText>
              </w:r>
            </w:del>
          </w:p>
          <w:p w14:paraId="0FAC08D0" w14:textId="77777777" w:rsidR="00105B1A" w:rsidRDefault="00105B1A" w:rsidP="00105B1A">
            <w:pPr>
              <w:pStyle w:val="XML1"/>
              <w:rPr>
                <w:del w:id="6427" w:author="aas" w:date="2013-10-14T02:06:00Z"/>
              </w:rPr>
            </w:pPr>
            <w:del w:id="6428" w:author="aas" w:date="2013-10-14T02:06:00Z">
              <w:r>
                <w:delText xml:space="preserve">      &lt;/xs:documentation&gt;</w:delText>
              </w:r>
            </w:del>
          </w:p>
          <w:p w14:paraId="55DAD20D" w14:textId="77777777" w:rsidR="00105B1A" w:rsidRDefault="00105B1A" w:rsidP="00105B1A">
            <w:pPr>
              <w:pStyle w:val="XML1"/>
              <w:rPr>
                <w:del w:id="6429" w:author="aas" w:date="2013-10-14T02:06:00Z"/>
              </w:rPr>
            </w:pPr>
            <w:del w:id="6430" w:author="aas" w:date="2013-10-14T02:06:00Z">
              <w:r>
                <w:delText xml:space="preserve">    &lt;/xs:annotation&gt;</w:delText>
              </w:r>
            </w:del>
          </w:p>
          <w:p w14:paraId="46B9294B" w14:textId="77777777" w:rsidR="00105B1A" w:rsidRDefault="00105B1A" w:rsidP="00105B1A">
            <w:pPr>
              <w:pStyle w:val="XML1"/>
              <w:rPr>
                <w:del w:id="6431" w:author="aas" w:date="2013-10-14T02:06:00Z"/>
              </w:rPr>
            </w:pPr>
          </w:p>
          <w:p w14:paraId="487203A7" w14:textId="77777777" w:rsidR="00105B1A" w:rsidRDefault="00105B1A" w:rsidP="00105B1A">
            <w:pPr>
              <w:pStyle w:val="XML1"/>
              <w:rPr>
                <w:del w:id="6432" w:author="aas" w:date="2013-10-14T02:06:00Z"/>
              </w:rPr>
            </w:pPr>
            <w:del w:id="6433" w:author="aas" w:date="2013-10-14T02:06:00Z">
              <w:r>
                <w:delText xml:space="preserve">    &lt;xs:restriction base="xs:string"&gt;</w:delText>
              </w:r>
            </w:del>
          </w:p>
          <w:p w14:paraId="5902FC9A" w14:textId="77777777" w:rsidR="00105B1A" w:rsidRDefault="00105B1A" w:rsidP="00105B1A">
            <w:pPr>
              <w:pStyle w:val="XML1"/>
              <w:rPr>
                <w:del w:id="6434" w:author="aas" w:date="2013-10-14T02:06:00Z"/>
              </w:rPr>
            </w:pPr>
            <w:del w:id="6435" w:author="aas" w:date="2013-10-14T02:06:00Z">
              <w:r>
                <w:delText xml:space="preserve">      &lt;xs:enumeration value="input-port"/&gt;</w:delText>
              </w:r>
            </w:del>
          </w:p>
          <w:p w14:paraId="62A17F1A" w14:textId="77777777" w:rsidR="00105B1A" w:rsidRDefault="00105B1A" w:rsidP="00105B1A">
            <w:pPr>
              <w:pStyle w:val="XML1"/>
              <w:rPr>
                <w:del w:id="6436" w:author="aas" w:date="2013-10-14T02:06:00Z"/>
              </w:rPr>
            </w:pPr>
            <w:del w:id="6437" w:author="aas" w:date="2013-10-14T02:06:00Z">
              <w:r>
                <w:delText xml:space="preserve">      &lt;xs:enumeration value="physical-input-port"/&gt;</w:delText>
              </w:r>
            </w:del>
          </w:p>
          <w:p w14:paraId="6895FC82" w14:textId="77777777" w:rsidR="00105B1A" w:rsidRDefault="00105B1A" w:rsidP="00105B1A">
            <w:pPr>
              <w:pStyle w:val="XML1"/>
              <w:rPr>
                <w:del w:id="6438" w:author="aas" w:date="2013-10-14T02:06:00Z"/>
              </w:rPr>
            </w:pPr>
            <w:del w:id="6439" w:author="aas" w:date="2013-10-14T02:06:00Z">
              <w:r>
                <w:delText xml:space="preserve">      &lt;xs:enumeration value="metadata"/&gt;</w:delText>
              </w:r>
            </w:del>
          </w:p>
          <w:p w14:paraId="5D04EEED" w14:textId="77777777" w:rsidR="00105B1A" w:rsidRDefault="00105B1A" w:rsidP="00105B1A">
            <w:pPr>
              <w:pStyle w:val="XML1"/>
              <w:rPr>
                <w:del w:id="6440" w:author="aas" w:date="2013-10-14T02:06:00Z"/>
              </w:rPr>
            </w:pPr>
            <w:del w:id="6441" w:author="aas" w:date="2013-10-14T02:06:00Z">
              <w:r>
                <w:delText xml:space="preserve">      &lt;xs:enumeration value="ethernet-dest"/&gt;</w:delText>
              </w:r>
            </w:del>
          </w:p>
          <w:p w14:paraId="214EE2ED" w14:textId="77777777" w:rsidR="00105B1A" w:rsidRDefault="00105B1A" w:rsidP="00105B1A">
            <w:pPr>
              <w:pStyle w:val="XML1"/>
              <w:rPr>
                <w:del w:id="6442" w:author="aas" w:date="2013-10-14T02:06:00Z"/>
              </w:rPr>
            </w:pPr>
            <w:del w:id="6443" w:author="aas" w:date="2013-10-14T02:06:00Z">
              <w:r>
                <w:delText xml:space="preserve">      &lt;xs:enumeration value="ethernet-src"/&gt;</w:delText>
              </w:r>
            </w:del>
          </w:p>
          <w:p w14:paraId="6A6455FE" w14:textId="77777777" w:rsidR="00105B1A" w:rsidRDefault="00105B1A" w:rsidP="00105B1A">
            <w:pPr>
              <w:pStyle w:val="XML1"/>
              <w:rPr>
                <w:del w:id="6444" w:author="aas" w:date="2013-10-14T02:06:00Z"/>
              </w:rPr>
            </w:pPr>
            <w:del w:id="6445" w:author="aas" w:date="2013-10-14T02:06:00Z">
              <w:r>
                <w:delText xml:space="preserve">      &lt;xs:enumeration value="ethernet-frame-type"/&gt;</w:delText>
              </w:r>
            </w:del>
          </w:p>
          <w:p w14:paraId="2643DE72" w14:textId="77777777" w:rsidR="00105B1A" w:rsidRDefault="00105B1A" w:rsidP="00105B1A">
            <w:pPr>
              <w:pStyle w:val="XML1"/>
              <w:rPr>
                <w:del w:id="6446" w:author="aas" w:date="2013-10-14T02:06:00Z"/>
              </w:rPr>
            </w:pPr>
            <w:del w:id="6447" w:author="aas" w:date="2013-10-14T02:06:00Z">
              <w:r>
                <w:delText xml:space="preserve">      &lt;xs:enumeration value="vlan-id"/&gt;</w:delText>
              </w:r>
            </w:del>
          </w:p>
          <w:p w14:paraId="14B987D8" w14:textId="77777777" w:rsidR="00105B1A" w:rsidRDefault="00105B1A" w:rsidP="00105B1A">
            <w:pPr>
              <w:pStyle w:val="XML1"/>
              <w:rPr>
                <w:del w:id="6448" w:author="aas" w:date="2013-10-14T02:06:00Z"/>
              </w:rPr>
            </w:pPr>
            <w:del w:id="6449" w:author="aas" w:date="2013-10-14T02:06:00Z">
              <w:r>
                <w:delText xml:space="preserve">      &lt;xs:enumeration value="vlan-priority"/&gt;</w:delText>
              </w:r>
            </w:del>
          </w:p>
          <w:p w14:paraId="2C9D2770" w14:textId="77777777" w:rsidR="00105B1A" w:rsidRDefault="00105B1A" w:rsidP="00105B1A">
            <w:pPr>
              <w:pStyle w:val="XML1"/>
              <w:rPr>
                <w:del w:id="6450" w:author="aas" w:date="2013-10-14T02:06:00Z"/>
              </w:rPr>
            </w:pPr>
            <w:del w:id="6451" w:author="aas" w:date="2013-10-14T02:06:00Z">
              <w:r>
                <w:delText xml:space="preserve">      &lt;xs:enumeration value="ip-dscp"/&gt;</w:delText>
              </w:r>
            </w:del>
          </w:p>
          <w:p w14:paraId="23FEAF7B" w14:textId="77777777" w:rsidR="00105B1A" w:rsidRDefault="00105B1A" w:rsidP="00105B1A">
            <w:pPr>
              <w:pStyle w:val="XML1"/>
              <w:rPr>
                <w:del w:id="6452" w:author="aas" w:date="2013-10-14T02:06:00Z"/>
              </w:rPr>
            </w:pPr>
            <w:del w:id="6453" w:author="aas" w:date="2013-10-14T02:06:00Z">
              <w:r>
                <w:delText xml:space="preserve">      &lt;xs:enumeration value="ip-ecn"/&gt;</w:delText>
              </w:r>
            </w:del>
          </w:p>
          <w:p w14:paraId="7C9ED992" w14:textId="77777777" w:rsidR="00105B1A" w:rsidRDefault="00105B1A" w:rsidP="00105B1A">
            <w:pPr>
              <w:pStyle w:val="XML1"/>
              <w:rPr>
                <w:del w:id="6454" w:author="aas" w:date="2013-10-14T02:06:00Z"/>
              </w:rPr>
            </w:pPr>
            <w:del w:id="6455" w:author="aas" w:date="2013-10-14T02:06:00Z">
              <w:r>
                <w:delText xml:space="preserve">      &lt;xs:enumeration value="ip-protocol"/&gt;</w:delText>
              </w:r>
            </w:del>
          </w:p>
          <w:p w14:paraId="750DB8B6" w14:textId="77777777" w:rsidR="00105B1A" w:rsidRDefault="00105B1A" w:rsidP="00105B1A">
            <w:pPr>
              <w:pStyle w:val="XML1"/>
              <w:rPr>
                <w:del w:id="6456" w:author="aas" w:date="2013-10-14T02:06:00Z"/>
              </w:rPr>
            </w:pPr>
            <w:del w:id="6457" w:author="aas" w:date="2013-10-14T02:06:00Z">
              <w:r>
                <w:delText xml:space="preserve">      &lt;xs:enumeration value="ipv4-src"/&gt;</w:delText>
              </w:r>
            </w:del>
          </w:p>
          <w:p w14:paraId="2A7415EE" w14:textId="77777777" w:rsidR="00105B1A" w:rsidRDefault="00105B1A" w:rsidP="00105B1A">
            <w:pPr>
              <w:pStyle w:val="XML1"/>
              <w:rPr>
                <w:del w:id="6458" w:author="aas" w:date="2013-10-14T02:06:00Z"/>
              </w:rPr>
            </w:pPr>
            <w:del w:id="6459" w:author="aas" w:date="2013-10-14T02:06:00Z">
              <w:r>
                <w:delText xml:space="preserve">      &lt;xs:enumeration value="ipv4-dest"/&gt;</w:delText>
              </w:r>
            </w:del>
          </w:p>
          <w:p w14:paraId="427A1005" w14:textId="77777777" w:rsidR="00105B1A" w:rsidRDefault="00105B1A" w:rsidP="00105B1A">
            <w:pPr>
              <w:pStyle w:val="XML1"/>
              <w:rPr>
                <w:del w:id="6460" w:author="aas" w:date="2013-10-14T02:06:00Z"/>
              </w:rPr>
            </w:pPr>
            <w:del w:id="6461" w:author="aas" w:date="2013-10-14T02:06:00Z">
              <w:r>
                <w:delText xml:space="preserve">      &lt;xs:enumeration value="tcp-src"/&gt;</w:delText>
              </w:r>
            </w:del>
          </w:p>
          <w:p w14:paraId="5FC5715F" w14:textId="77777777" w:rsidR="00105B1A" w:rsidRDefault="00105B1A" w:rsidP="00105B1A">
            <w:pPr>
              <w:pStyle w:val="XML1"/>
              <w:rPr>
                <w:del w:id="6462" w:author="aas" w:date="2013-10-14T02:06:00Z"/>
              </w:rPr>
            </w:pPr>
            <w:del w:id="6463" w:author="aas" w:date="2013-10-14T02:06:00Z">
              <w:r>
                <w:delText xml:space="preserve">      &lt;xs:enumeration value="tcp-dest"/&gt;</w:delText>
              </w:r>
            </w:del>
          </w:p>
          <w:p w14:paraId="349B3662" w14:textId="77777777" w:rsidR="00105B1A" w:rsidRDefault="00105B1A" w:rsidP="00105B1A">
            <w:pPr>
              <w:pStyle w:val="XML1"/>
              <w:rPr>
                <w:del w:id="6464" w:author="aas" w:date="2013-10-14T02:06:00Z"/>
              </w:rPr>
            </w:pPr>
            <w:del w:id="6465" w:author="aas" w:date="2013-10-14T02:06:00Z">
              <w:r>
                <w:delText xml:space="preserve">      &lt;xs:enumeration value="udp-src"/&gt;</w:delText>
              </w:r>
            </w:del>
          </w:p>
          <w:p w14:paraId="41822485" w14:textId="77777777" w:rsidR="00105B1A" w:rsidRDefault="00105B1A" w:rsidP="00105B1A">
            <w:pPr>
              <w:pStyle w:val="XML1"/>
              <w:rPr>
                <w:del w:id="6466" w:author="aas" w:date="2013-10-14T02:06:00Z"/>
              </w:rPr>
            </w:pPr>
            <w:del w:id="6467" w:author="aas" w:date="2013-10-14T02:06:00Z">
              <w:r>
                <w:delText xml:space="preserve">      &lt;xs:enumeration value="udp-dest"/&gt;</w:delText>
              </w:r>
            </w:del>
          </w:p>
          <w:p w14:paraId="38BFD0C4" w14:textId="77777777" w:rsidR="00105B1A" w:rsidRDefault="00105B1A" w:rsidP="00105B1A">
            <w:pPr>
              <w:pStyle w:val="XML1"/>
              <w:rPr>
                <w:del w:id="6468" w:author="aas" w:date="2013-10-14T02:06:00Z"/>
              </w:rPr>
            </w:pPr>
            <w:del w:id="6469" w:author="aas" w:date="2013-10-14T02:06:00Z">
              <w:r>
                <w:delText xml:space="preserve">      &lt;xs:enumeration value="sctp-src"/&gt;</w:delText>
              </w:r>
            </w:del>
          </w:p>
          <w:p w14:paraId="31B8CFDD" w14:textId="77777777" w:rsidR="00105B1A" w:rsidRDefault="00105B1A" w:rsidP="00105B1A">
            <w:pPr>
              <w:pStyle w:val="XML1"/>
              <w:rPr>
                <w:del w:id="6470" w:author="aas" w:date="2013-10-14T02:06:00Z"/>
              </w:rPr>
            </w:pPr>
            <w:del w:id="6471" w:author="aas" w:date="2013-10-14T02:06:00Z">
              <w:r>
                <w:delText xml:space="preserve">      &lt;xs:enumeration value="sctp-dest"/&gt;</w:delText>
              </w:r>
            </w:del>
          </w:p>
          <w:p w14:paraId="1A0B10E7" w14:textId="77777777" w:rsidR="00105B1A" w:rsidRDefault="00105B1A" w:rsidP="00105B1A">
            <w:pPr>
              <w:pStyle w:val="XML1"/>
              <w:rPr>
                <w:del w:id="6472" w:author="aas" w:date="2013-10-14T02:06:00Z"/>
              </w:rPr>
            </w:pPr>
            <w:del w:id="6473" w:author="aas" w:date="2013-10-14T02:06:00Z">
              <w:r>
                <w:delText xml:space="preserve">      &lt;xs:enumeration value="icmpv4-type"/&gt;</w:delText>
              </w:r>
            </w:del>
          </w:p>
          <w:p w14:paraId="35942990" w14:textId="77777777" w:rsidR="00105B1A" w:rsidRDefault="00105B1A" w:rsidP="00105B1A">
            <w:pPr>
              <w:pStyle w:val="XML1"/>
              <w:rPr>
                <w:del w:id="6474" w:author="aas" w:date="2013-10-14T02:06:00Z"/>
              </w:rPr>
            </w:pPr>
            <w:del w:id="6475" w:author="aas" w:date="2013-10-14T02:06:00Z">
              <w:r>
                <w:delText xml:space="preserve">      &lt;xs:enumeration value="icmpv4-code"/&gt;</w:delText>
              </w:r>
            </w:del>
          </w:p>
          <w:p w14:paraId="100B4345" w14:textId="77777777" w:rsidR="00105B1A" w:rsidRDefault="00105B1A" w:rsidP="00105B1A">
            <w:pPr>
              <w:pStyle w:val="XML1"/>
              <w:rPr>
                <w:del w:id="6476" w:author="aas" w:date="2013-10-14T02:06:00Z"/>
              </w:rPr>
            </w:pPr>
            <w:del w:id="6477" w:author="aas" w:date="2013-10-14T02:06:00Z">
              <w:r>
                <w:delText xml:space="preserve">      &lt;xs:enumeration value="arp-op"/&gt;</w:delText>
              </w:r>
            </w:del>
          </w:p>
          <w:p w14:paraId="1B206C42" w14:textId="77777777" w:rsidR="00105B1A" w:rsidRDefault="00105B1A" w:rsidP="00105B1A">
            <w:pPr>
              <w:pStyle w:val="XML1"/>
              <w:rPr>
                <w:del w:id="6478" w:author="aas" w:date="2013-10-14T02:06:00Z"/>
              </w:rPr>
            </w:pPr>
            <w:del w:id="6479" w:author="aas" w:date="2013-10-14T02:06:00Z">
              <w:r>
                <w:delText xml:space="preserve">      &lt;xs:enumeration value="arp-src-ip-address"/&gt;</w:delText>
              </w:r>
            </w:del>
          </w:p>
          <w:p w14:paraId="45E5F0AD" w14:textId="77777777" w:rsidR="00105B1A" w:rsidRDefault="00105B1A" w:rsidP="00105B1A">
            <w:pPr>
              <w:pStyle w:val="XML1"/>
              <w:rPr>
                <w:del w:id="6480" w:author="aas" w:date="2013-10-14T02:06:00Z"/>
              </w:rPr>
            </w:pPr>
            <w:del w:id="6481" w:author="aas" w:date="2013-10-14T02:06:00Z">
              <w:r>
                <w:delText xml:space="preserve">      &lt;xs:enumeration value="arp-target-ip-address"/&gt;</w:delText>
              </w:r>
            </w:del>
          </w:p>
          <w:p w14:paraId="214EE861" w14:textId="77777777" w:rsidR="00105B1A" w:rsidRDefault="00105B1A" w:rsidP="00105B1A">
            <w:pPr>
              <w:pStyle w:val="XML1"/>
              <w:rPr>
                <w:del w:id="6482" w:author="aas" w:date="2013-10-14T02:06:00Z"/>
              </w:rPr>
            </w:pPr>
            <w:del w:id="6483" w:author="aas" w:date="2013-10-14T02:06:00Z">
              <w:r>
                <w:delText xml:space="preserve">      &lt;xs:enumeration value="arp-src-hardware-address"/&gt;</w:delText>
              </w:r>
            </w:del>
          </w:p>
          <w:p w14:paraId="6B35884F" w14:textId="77777777" w:rsidR="00105B1A" w:rsidRDefault="00105B1A" w:rsidP="00105B1A">
            <w:pPr>
              <w:pStyle w:val="XML1"/>
              <w:rPr>
                <w:del w:id="6484" w:author="aas" w:date="2013-10-14T02:06:00Z"/>
              </w:rPr>
            </w:pPr>
            <w:del w:id="6485" w:author="aas" w:date="2013-10-14T02:06:00Z">
              <w:r>
                <w:delText xml:space="preserve">      &lt;xs:enumeration value="arp-target-hardware-address"/&gt;</w:delText>
              </w:r>
            </w:del>
          </w:p>
          <w:p w14:paraId="7FBB2BF1" w14:textId="77777777" w:rsidR="00105B1A" w:rsidRDefault="00105B1A" w:rsidP="00105B1A">
            <w:pPr>
              <w:pStyle w:val="XML1"/>
              <w:rPr>
                <w:del w:id="6486" w:author="aas" w:date="2013-10-14T02:06:00Z"/>
              </w:rPr>
            </w:pPr>
            <w:del w:id="6487" w:author="aas" w:date="2013-10-14T02:06:00Z">
              <w:r>
                <w:delText xml:space="preserve">      &lt;xs:enumeration value="ipv6-src"/&gt;</w:delText>
              </w:r>
            </w:del>
          </w:p>
          <w:p w14:paraId="4A91B675" w14:textId="77777777" w:rsidR="00105B1A" w:rsidRDefault="00105B1A" w:rsidP="00105B1A">
            <w:pPr>
              <w:pStyle w:val="XML1"/>
              <w:rPr>
                <w:del w:id="6488" w:author="aas" w:date="2013-10-14T02:06:00Z"/>
              </w:rPr>
            </w:pPr>
            <w:del w:id="6489" w:author="aas" w:date="2013-10-14T02:06:00Z">
              <w:r>
                <w:delText xml:space="preserve">      &lt;xs:enumeration value="ipv6-dest"/&gt;</w:delText>
              </w:r>
            </w:del>
          </w:p>
          <w:p w14:paraId="531194B9" w14:textId="77777777" w:rsidR="00105B1A" w:rsidRDefault="00105B1A" w:rsidP="00105B1A">
            <w:pPr>
              <w:pStyle w:val="XML1"/>
              <w:rPr>
                <w:del w:id="6490" w:author="aas" w:date="2013-10-14T02:06:00Z"/>
              </w:rPr>
            </w:pPr>
            <w:del w:id="6491" w:author="aas" w:date="2013-10-14T02:06:00Z">
              <w:r>
                <w:delText xml:space="preserve">      &lt;xs:enumeration value="ipv6-flow-label"/&gt;</w:delText>
              </w:r>
            </w:del>
          </w:p>
          <w:p w14:paraId="64835E76" w14:textId="77777777" w:rsidR="00105B1A" w:rsidRDefault="00105B1A" w:rsidP="00105B1A">
            <w:pPr>
              <w:pStyle w:val="XML1"/>
              <w:rPr>
                <w:del w:id="6492" w:author="aas" w:date="2013-10-14T02:06:00Z"/>
              </w:rPr>
            </w:pPr>
            <w:del w:id="6493" w:author="aas" w:date="2013-10-14T02:06:00Z">
              <w:r>
                <w:delText xml:space="preserve">      &lt;xs:enumeration value="icmpv6-type"/&gt;</w:delText>
              </w:r>
            </w:del>
          </w:p>
          <w:p w14:paraId="1ECBCC3B" w14:textId="77777777" w:rsidR="00105B1A" w:rsidRDefault="00105B1A" w:rsidP="00105B1A">
            <w:pPr>
              <w:pStyle w:val="XML1"/>
              <w:rPr>
                <w:del w:id="6494" w:author="aas" w:date="2013-10-14T02:06:00Z"/>
              </w:rPr>
            </w:pPr>
            <w:del w:id="6495" w:author="aas" w:date="2013-10-14T02:06:00Z">
              <w:r>
                <w:delText xml:space="preserve">      &lt;xs:enumeration value="icmpv6-code"/&gt;</w:delText>
              </w:r>
            </w:del>
          </w:p>
          <w:p w14:paraId="0B66B47A" w14:textId="77777777" w:rsidR="00105B1A" w:rsidRDefault="00105B1A" w:rsidP="00105B1A">
            <w:pPr>
              <w:pStyle w:val="XML1"/>
              <w:rPr>
                <w:del w:id="6496" w:author="aas" w:date="2013-10-14T02:06:00Z"/>
              </w:rPr>
            </w:pPr>
            <w:del w:id="6497" w:author="aas" w:date="2013-10-14T02:06:00Z">
              <w:r>
                <w:delText xml:space="preserve">      &lt;xs:enumeration value="ipv6-nd-target"/&gt;</w:delText>
              </w:r>
            </w:del>
          </w:p>
          <w:p w14:paraId="7E2652E8" w14:textId="77777777" w:rsidR="00105B1A" w:rsidRDefault="00105B1A" w:rsidP="00105B1A">
            <w:pPr>
              <w:pStyle w:val="XML1"/>
              <w:rPr>
                <w:del w:id="6498" w:author="aas" w:date="2013-10-14T02:06:00Z"/>
              </w:rPr>
            </w:pPr>
            <w:del w:id="6499" w:author="aas" w:date="2013-10-14T02:06:00Z">
              <w:r>
                <w:delText xml:space="preserve">      &lt;xs:enumeration value="ipv6-nd-source-link-layer"/&gt;</w:delText>
              </w:r>
            </w:del>
          </w:p>
          <w:p w14:paraId="1F477D07" w14:textId="77777777" w:rsidR="00105B1A" w:rsidRDefault="00105B1A" w:rsidP="00105B1A">
            <w:pPr>
              <w:pStyle w:val="XML1"/>
              <w:rPr>
                <w:del w:id="6500" w:author="aas" w:date="2013-10-14T02:06:00Z"/>
              </w:rPr>
            </w:pPr>
            <w:del w:id="6501" w:author="aas" w:date="2013-10-14T02:06:00Z">
              <w:r>
                <w:delText xml:space="preserve">      &lt;xs:enumeration value="ipv6-nd-target-link-layer"/&gt;</w:delText>
              </w:r>
            </w:del>
          </w:p>
          <w:p w14:paraId="14943B01" w14:textId="77777777" w:rsidR="00105B1A" w:rsidRDefault="00105B1A" w:rsidP="00105B1A">
            <w:pPr>
              <w:pStyle w:val="XML1"/>
              <w:rPr>
                <w:del w:id="6502" w:author="aas" w:date="2013-10-14T02:06:00Z"/>
              </w:rPr>
            </w:pPr>
            <w:del w:id="6503" w:author="aas" w:date="2013-10-14T02:06:00Z">
              <w:r>
                <w:delText xml:space="preserve">      &lt;xs:enumeration value="mpls-label"/&gt;</w:delText>
              </w:r>
            </w:del>
          </w:p>
          <w:p w14:paraId="15A85774" w14:textId="77777777" w:rsidR="00105B1A" w:rsidRDefault="00105B1A" w:rsidP="00105B1A">
            <w:pPr>
              <w:pStyle w:val="XML1"/>
              <w:rPr>
                <w:del w:id="6504" w:author="aas" w:date="2013-10-14T02:06:00Z"/>
              </w:rPr>
            </w:pPr>
            <w:del w:id="6505" w:author="aas" w:date="2013-10-14T02:06:00Z">
              <w:r>
                <w:delText xml:space="preserve">      &lt;xs:enumeration value="mpls-tc"/&gt;</w:delText>
              </w:r>
            </w:del>
          </w:p>
          <w:p w14:paraId="762FB88E" w14:textId="77777777" w:rsidR="00105B1A" w:rsidRDefault="00105B1A" w:rsidP="00105B1A">
            <w:pPr>
              <w:pStyle w:val="XML1"/>
              <w:rPr>
                <w:del w:id="6506" w:author="aas" w:date="2013-10-14T02:06:00Z"/>
              </w:rPr>
            </w:pPr>
            <w:del w:id="6507" w:author="aas" w:date="2013-10-14T02:06:00Z">
              <w:r>
                <w:delText xml:space="preserve">    &lt;/xs:restriction&gt;</w:delText>
              </w:r>
            </w:del>
          </w:p>
          <w:p w14:paraId="1FC8215D" w14:textId="77777777" w:rsidR="00105B1A" w:rsidRDefault="00105B1A" w:rsidP="00105B1A">
            <w:pPr>
              <w:pStyle w:val="XML1"/>
              <w:rPr>
                <w:del w:id="6508" w:author="aas" w:date="2013-10-14T02:06:00Z"/>
              </w:rPr>
            </w:pPr>
            <w:del w:id="6509" w:author="aas" w:date="2013-10-14T02:06:00Z">
              <w:r>
                <w:delText xml:space="preserve">  &lt;/xs:simpleType&gt;</w:delText>
              </w:r>
            </w:del>
          </w:p>
          <w:p w14:paraId="5BB4B756" w14:textId="77777777" w:rsidR="001B6EE7" w:rsidRDefault="001B6EE7" w:rsidP="00105B1A">
            <w:pPr>
              <w:pStyle w:val="XML1"/>
              <w:rPr>
                <w:del w:id="6510" w:author="aas" w:date="2013-10-14T02:06:00Z"/>
              </w:rPr>
            </w:pPr>
          </w:p>
          <w:p w14:paraId="3EEA542E" w14:textId="77777777" w:rsidR="001B6EE7" w:rsidRDefault="001B6EE7" w:rsidP="001B6EE7">
            <w:pPr>
              <w:pStyle w:val="XML1"/>
              <w:rPr>
                <w:del w:id="6511" w:author="aas" w:date="2013-10-14T02:06:00Z"/>
              </w:rPr>
            </w:pPr>
            <w:del w:id="6512" w:author="aas" w:date="2013-10-14T02:06:00Z">
              <w:r>
                <w:delText xml:space="preserve">  &lt;xs:simpleType name="hex-binary"&gt;</w:delText>
              </w:r>
            </w:del>
          </w:p>
          <w:p w14:paraId="3EAC3ECE" w14:textId="77777777" w:rsidR="001B6EE7" w:rsidRDefault="001B6EE7" w:rsidP="001B6EE7">
            <w:pPr>
              <w:pStyle w:val="XML1"/>
              <w:rPr>
                <w:del w:id="6513" w:author="aas" w:date="2013-10-14T02:06:00Z"/>
              </w:rPr>
            </w:pPr>
            <w:del w:id="6514" w:author="aas" w:date="2013-10-14T02:06:00Z">
              <w:r>
                <w:delText xml:space="preserve">    &lt;xs:annotation&gt;</w:delText>
              </w:r>
            </w:del>
          </w:p>
          <w:p w14:paraId="70F2335C" w14:textId="77777777" w:rsidR="001B6EE7" w:rsidRDefault="001B6EE7" w:rsidP="001B6EE7">
            <w:pPr>
              <w:pStyle w:val="XML1"/>
              <w:rPr>
                <w:del w:id="6515" w:author="aas" w:date="2013-10-14T02:06:00Z"/>
              </w:rPr>
            </w:pPr>
            <w:del w:id="6516" w:author="aas" w:date="2013-10-14T02:06:00Z">
              <w:r>
                <w:delText xml:space="preserve">      &lt;xs:documentation&gt;</w:delText>
              </w:r>
            </w:del>
          </w:p>
          <w:p w14:paraId="16A9380D" w14:textId="77777777" w:rsidR="001B6EE7" w:rsidRDefault="001B6EE7" w:rsidP="001B6EE7">
            <w:pPr>
              <w:pStyle w:val="XML1"/>
              <w:rPr>
                <w:del w:id="6517" w:author="aas" w:date="2013-10-14T02:06:00Z"/>
              </w:rPr>
            </w:pPr>
            <w:del w:id="6518" w:author="aas" w:date="2013-10-14T02:06:00Z">
              <w:r>
                <w:delText xml:space="preserve">        hex binary encoded string</w:delText>
              </w:r>
            </w:del>
          </w:p>
          <w:p w14:paraId="74D8064A" w14:textId="77777777" w:rsidR="001B6EE7" w:rsidRDefault="001B6EE7" w:rsidP="001B6EE7">
            <w:pPr>
              <w:pStyle w:val="XML1"/>
              <w:rPr>
                <w:del w:id="6519" w:author="aas" w:date="2013-10-14T02:06:00Z"/>
              </w:rPr>
            </w:pPr>
            <w:del w:id="6520" w:author="aas" w:date="2013-10-14T02:06:00Z">
              <w:r>
                <w:delText xml:space="preserve">      &lt;/xs:documentation&gt;</w:delText>
              </w:r>
            </w:del>
          </w:p>
          <w:p w14:paraId="1E762E3C" w14:textId="77777777" w:rsidR="001B6EE7" w:rsidRDefault="001B6EE7" w:rsidP="001B6EE7">
            <w:pPr>
              <w:pStyle w:val="XML1"/>
              <w:rPr>
                <w:del w:id="6521" w:author="aas" w:date="2013-10-14T02:06:00Z"/>
              </w:rPr>
            </w:pPr>
            <w:del w:id="6522" w:author="aas" w:date="2013-10-14T02:06:00Z">
              <w:r>
                <w:delText xml:space="preserve">    &lt;/xs:annotation&gt;</w:delText>
              </w:r>
            </w:del>
          </w:p>
          <w:p w14:paraId="36D87642" w14:textId="77777777" w:rsidR="001B6EE7" w:rsidRDefault="001B6EE7" w:rsidP="001B6EE7">
            <w:pPr>
              <w:pStyle w:val="XML1"/>
              <w:rPr>
                <w:del w:id="6523" w:author="aas" w:date="2013-10-14T02:06:00Z"/>
              </w:rPr>
            </w:pPr>
          </w:p>
          <w:p w14:paraId="293DA03D" w14:textId="77777777" w:rsidR="001B6EE7" w:rsidRDefault="001B6EE7" w:rsidP="001B6EE7">
            <w:pPr>
              <w:pStyle w:val="XML1"/>
              <w:rPr>
                <w:del w:id="6524" w:author="aas" w:date="2013-10-14T02:06:00Z"/>
              </w:rPr>
            </w:pPr>
            <w:del w:id="6525" w:author="aas" w:date="2013-10-14T02:06:00Z">
              <w:r>
                <w:delText xml:space="preserve">    &lt;xs:restriction base="xs:base64Binary"&gt;</w:delText>
              </w:r>
            </w:del>
          </w:p>
          <w:p w14:paraId="3C390AF8" w14:textId="77777777" w:rsidR="001B6EE7" w:rsidRDefault="001B6EE7" w:rsidP="001B6EE7">
            <w:pPr>
              <w:pStyle w:val="XML1"/>
              <w:rPr>
                <w:del w:id="6526" w:author="aas" w:date="2013-10-14T02:06:00Z"/>
              </w:rPr>
            </w:pPr>
            <w:del w:id="6527" w:author="aas" w:date="2013-10-14T02:06:00Z">
              <w:r>
                <w:delText xml:space="preserve">    &lt;/xs:restriction&gt;</w:delText>
              </w:r>
            </w:del>
          </w:p>
          <w:p w14:paraId="73669885" w14:textId="77777777" w:rsidR="001B6EE7" w:rsidRPr="009F1B7D" w:rsidRDefault="001B6EE7" w:rsidP="001B6EE7">
            <w:pPr>
              <w:pStyle w:val="XML1"/>
              <w:rPr>
                <w:del w:id="6528" w:author="aas" w:date="2013-10-14T02:06:00Z"/>
              </w:rPr>
            </w:pPr>
            <w:del w:id="6529" w:author="aas" w:date="2013-10-14T02:06:00Z">
              <w:r>
                <w:delText xml:space="preserve">  &lt;/xs:simpleType&gt;</w:delText>
              </w:r>
            </w:del>
          </w:p>
        </w:tc>
      </w:tr>
    </w:tbl>
    <w:p w14:paraId="17033E2D" w14:textId="77777777" w:rsidR="00182140" w:rsidRPr="00182140" w:rsidRDefault="00182140" w:rsidP="00025A73">
      <w:pPr>
        <w:rPr>
          <w:del w:id="6530" w:author="aas" w:date="2013-10-14T02:06:00Z"/>
        </w:rPr>
      </w:pPr>
    </w:p>
    <w:p w14:paraId="43A867B8" w14:textId="67150F59" w:rsidR="00971A60" w:rsidRDefault="00971A60" w:rsidP="00971A60">
      <w:pPr>
        <w:pStyle w:val="Heading3"/>
        <w:keepLines w:val="0"/>
        <w:ind w:left="720" w:hanging="720"/>
      </w:pPr>
      <w:bookmarkStart w:id="6531" w:name="_Toc243774089"/>
      <w:r>
        <w:t>XML Example</w:t>
      </w:r>
      <w:bookmarkEnd w:id="6531"/>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w:t>
            </w:r>
            <w:proofErr w:type="gramStart"/>
            <w:r>
              <w:t>flow</w:t>
            </w:r>
            <w:proofErr w:type="gramEnd"/>
            <w:r>
              <w:t>-table&gt;</w:t>
            </w:r>
          </w:p>
          <w:p w14:paraId="14C002A0" w14:textId="019EE70D" w:rsidR="00695A32" w:rsidRDefault="00DB5417" w:rsidP="00025A73">
            <w:pPr>
              <w:pStyle w:val="XML2"/>
            </w:pPr>
            <w:r>
              <w:t>&lt;</w:t>
            </w:r>
            <w:proofErr w:type="gramStart"/>
            <w:r>
              <w:t>resource</w:t>
            </w:r>
            <w:proofErr w:type="gramEnd"/>
            <w:r>
              <w:t>-id&gt;</w:t>
            </w:r>
            <w:r w:rsidR="0066460C">
              <w:t>flowtable</w:t>
            </w:r>
            <w:r>
              <w:t>1</w:t>
            </w:r>
            <w:r w:rsidR="00695A32">
              <w:t>&lt;/resource-id&gt;</w:t>
            </w:r>
          </w:p>
          <w:p w14:paraId="6DB3FCFF" w14:textId="2CFDC577" w:rsidR="00F15CEE" w:rsidRDefault="00F15CEE" w:rsidP="00025A73">
            <w:pPr>
              <w:pStyle w:val="XML2"/>
            </w:pPr>
            <w:r>
              <w:t>&lt;</w:t>
            </w:r>
            <w:proofErr w:type="gramStart"/>
            <w:r>
              <w:t>max</w:t>
            </w:r>
            <w:proofErr w:type="gramEnd"/>
            <w:r>
              <w:t>-entries&gt;255&lt;/max-entries&gt;</w:t>
            </w:r>
          </w:p>
          <w:p w14:paraId="1E8D1F67" w14:textId="728ACCAD" w:rsidR="00F15CEE" w:rsidRDefault="00F15CEE" w:rsidP="00025A73">
            <w:pPr>
              <w:pStyle w:val="XML2"/>
            </w:pPr>
            <w:r>
              <w:t>&lt;</w:t>
            </w:r>
            <w:proofErr w:type="gramStart"/>
            <w:r>
              <w:t>next</w:t>
            </w:r>
            <w:proofErr w:type="gramEnd"/>
            <w:r>
              <w:t>-tables&gt;</w:t>
            </w:r>
          </w:p>
          <w:p w14:paraId="51DAF38B" w14:textId="77777777" w:rsidR="00F15CEE" w:rsidRDefault="00F15CEE" w:rsidP="00025A73">
            <w:pPr>
              <w:pStyle w:val="XML2"/>
            </w:pPr>
            <w:r>
              <w:t xml:space="preserve">  &lt;</w:t>
            </w:r>
            <w:proofErr w:type="gramStart"/>
            <w:r>
              <w:t>table</w:t>
            </w:r>
            <w:proofErr w:type="gramEnd"/>
            <w:r>
              <w:t>-id&gt;100&lt;/table-id&gt;</w:t>
            </w:r>
          </w:p>
          <w:p w14:paraId="48F9DFE4" w14:textId="11388F69" w:rsidR="00F15CEE" w:rsidRDefault="00F15CEE" w:rsidP="00025A73">
            <w:pPr>
              <w:pStyle w:val="XML2"/>
            </w:pPr>
            <w:r>
              <w:t xml:space="preserve">  &lt;</w:t>
            </w:r>
            <w:proofErr w:type="gramStart"/>
            <w:r>
              <w:t>table</w:t>
            </w:r>
            <w:proofErr w:type="gramEnd"/>
            <w:r>
              <w:t>-id&gt;101&lt;/table-id&gt;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w:t>
            </w:r>
            <w:proofErr w:type="gramStart"/>
            <w:r>
              <w:t>instructions</w:t>
            </w:r>
            <w:proofErr w:type="gramEnd"/>
            <w:r>
              <w:t>&gt;</w:t>
            </w:r>
          </w:p>
          <w:p w14:paraId="5130F173" w14:textId="77777777" w:rsidR="000A2C19" w:rsidRDefault="000A2C19" w:rsidP="00025A73">
            <w:pPr>
              <w:pStyle w:val="XML3"/>
            </w:pPr>
            <w:r>
              <w:t>&lt;</w:t>
            </w:r>
            <w:proofErr w:type="gramStart"/>
            <w:r>
              <w:t>type</w:t>
            </w:r>
            <w:proofErr w:type="gramEnd"/>
            <w:r>
              <w:t>&gt;apply-actions&lt;/type&gt;</w:t>
            </w:r>
          </w:p>
          <w:p w14:paraId="5DABB01A" w14:textId="77777777" w:rsidR="000A2C19" w:rsidRDefault="000A2C19" w:rsidP="00025A73">
            <w:pPr>
              <w:pStyle w:val="XML3"/>
            </w:pPr>
            <w:r>
              <w:t>&lt;</w:t>
            </w:r>
            <w:proofErr w:type="gramStart"/>
            <w:r>
              <w:t>type</w:t>
            </w:r>
            <w:proofErr w:type="gramEnd"/>
            <w:r>
              <w:t>&gt;clear-actions&lt;/type&gt;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w:t>
            </w:r>
            <w:proofErr w:type="gramStart"/>
            <w:r>
              <w:t>matches</w:t>
            </w:r>
            <w:proofErr w:type="gramEnd"/>
            <w:r>
              <w:t>&gt;</w:t>
            </w:r>
          </w:p>
          <w:p w14:paraId="03753D30" w14:textId="77777777" w:rsidR="000A2C19" w:rsidRDefault="000A2C19" w:rsidP="00025A73">
            <w:pPr>
              <w:pStyle w:val="XML3"/>
            </w:pPr>
            <w:r>
              <w:t>&lt;</w:t>
            </w:r>
            <w:proofErr w:type="gramStart"/>
            <w:r>
              <w:t>type</w:t>
            </w:r>
            <w:proofErr w:type="gramEnd"/>
            <w:r>
              <w:t>&gt;input-port&lt;/type&gt;</w:t>
            </w:r>
          </w:p>
          <w:p w14:paraId="43B9121C" w14:textId="77777777" w:rsidR="000A2C19" w:rsidRDefault="000A2C19" w:rsidP="00025A73">
            <w:pPr>
              <w:pStyle w:val="XML3"/>
            </w:pPr>
            <w:r>
              <w:t>&lt;</w:t>
            </w:r>
            <w:proofErr w:type="gramStart"/>
            <w:r>
              <w:t>type</w:t>
            </w:r>
            <w:proofErr w:type="gramEnd"/>
            <w:r>
              <w:t>&gt;</w:t>
            </w:r>
            <w:proofErr w:type="spellStart"/>
            <w:r>
              <w:t>ethernet-dest</w:t>
            </w:r>
            <w:proofErr w:type="spellEnd"/>
            <w:r>
              <w: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t>
            </w:r>
            <w:proofErr w:type="gramStart"/>
            <w:r>
              <w:t>write</w:t>
            </w:r>
            <w:proofErr w:type="gramEnd"/>
            <w:r>
              <w:t>-actions&gt;</w:t>
            </w:r>
          </w:p>
          <w:p w14:paraId="6438DC86" w14:textId="77777777" w:rsidR="000A2C19" w:rsidRDefault="000A2C19" w:rsidP="00025A73">
            <w:pPr>
              <w:pStyle w:val="XML3"/>
            </w:pPr>
            <w:r>
              <w:t>&lt;</w:t>
            </w:r>
            <w:proofErr w:type="gramStart"/>
            <w:r>
              <w:t>type</w:t>
            </w:r>
            <w:proofErr w:type="gramEnd"/>
            <w:r>
              <w:t>&gt;output&lt;/type&gt;</w:t>
            </w:r>
          </w:p>
          <w:p w14:paraId="7470ED66" w14:textId="77777777" w:rsidR="000A2C19" w:rsidRDefault="000A2C19" w:rsidP="00025A73">
            <w:pPr>
              <w:pStyle w:val="XML3"/>
            </w:pPr>
            <w:r>
              <w:t>&lt;</w:t>
            </w:r>
            <w:proofErr w:type="gramStart"/>
            <w:r>
              <w:t>type</w:t>
            </w:r>
            <w:proofErr w:type="gramEnd"/>
            <w:r>
              <w:t>&gt;pop-</w:t>
            </w:r>
            <w:proofErr w:type="spellStart"/>
            <w:r>
              <w:t>mpls</w:t>
            </w:r>
            <w:proofErr w:type="spellEnd"/>
            <w:r>
              <w:t>&lt;/type&gt;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w:t>
            </w:r>
            <w:proofErr w:type="gramStart"/>
            <w:r>
              <w:t>apply</w:t>
            </w:r>
            <w:proofErr w:type="gramEnd"/>
            <w:r>
              <w:t>-actions&gt;</w:t>
            </w:r>
          </w:p>
          <w:p w14:paraId="5DD75B4B" w14:textId="77777777" w:rsidR="000A2C19" w:rsidRDefault="000A2C19" w:rsidP="00025A73">
            <w:pPr>
              <w:pStyle w:val="XML3"/>
            </w:pPr>
            <w:r>
              <w:t>&lt;</w:t>
            </w:r>
            <w:proofErr w:type="gramStart"/>
            <w:r>
              <w:t>type</w:t>
            </w:r>
            <w:proofErr w:type="gramEnd"/>
            <w:r>
              <w:t>&gt;output&lt;/type&gt;</w:t>
            </w:r>
          </w:p>
          <w:p w14:paraId="29D63945" w14:textId="77777777" w:rsidR="000A2C19" w:rsidRDefault="000A2C19" w:rsidP="00025A73">
            <w:pPr>
              <w:pStyle w:val="XML3"/>
            </w:pPr>
            <w:r>
              <w:t>&lt;</w:t>
            </w:r>
            <w:proofErr w:type="gramStart"/>
            <w:r>
              <w:t>type</w:t>
            </w:r>
            <w:proofErr w:type="gramEnd"/>
            <w:r>
              <w:t>&gt;set-queue&lt;/type&gt;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t>
            </w:r>
            <w:proofErr w:type="gramStart"/>
            <w:r>
              <w:t>write</w:t>
            </w:r>
            <w:proofErr w:type="gramEnd"/>
            <w:r>
              <w:t>-</w:t>
            </w:r>
            <w:proofErr w:type="spellStart"/>
            <w:r>
              <w:t>setfields</w:t>
            </w:r>
            <w:proofErr w:type="spellEnd"/>
            <w:r>
              <w:t>&gt;</w:t>
            </w:r>
          </w:p>
          <w:p w14:paraId="453D924F" w14:textId="1FABB1AF" w:rsidR="00443BB2" w:rsidRDefault="00E82D5D" w:rsidP="00443BB2">
            <w:pPr>
              <w:pStyle w:val="XML3"/>
            </w:pPr>
            <w:r>
              <w:t>&lt;</w:t>
            </w:r>
            <w:proofErr w:type="gramStart"/>
            <w:r>
              <w:t>type</w:t>
            </w:r>
            <w:proofErr w:type="gramEnd"/>
            <w:r>
              <w:t>&gt;</w:t>
            </w:r>
            <w:proofErr w:type="spellStart"/>
            <w:r>
              <w:t>ethernet-dest</w:t>
            </w:r>
            <w:proofErr w:type="spellEnd"/>
            <w:r w:rsidR="00443BB2">
              <w:t>&lt;/type&gt;</w:t>
            </w:r>
          </w:p>
          <w:p w14:paraId="6622CA7F" w14:textId="435C77C8" w:rsidR="00443BB2" w:rsidRDefault="00443BB2" w:rsidP="00443BB2">
            <w:pPr>
              <w:pStyle w:val="XML2"/>
            </w:pPr>
            <w:r>
              <w:t>&lt;/write-</w:t>
            </w:r>
            <w:proofErr w:type="spellStart"/>
            <w:r>
              <w:t>setfields</w:t>
            </w:r>
            <w:proofErr w:type="spellEnd"/>
            <w:r>
              <w:t>&gt;</w:t>
            </w:r>
          </w:p>
          <w:p w14:paraId="3A31CFEE" w14:textId="033EA09A" w:rsidR="00443BB2" w:rsidRDefault="00443BB2" w:rsidP="00443BB2">
            <w:pPr>
              <w:pStyle w:val="XML2"/>
            </w:pPr>
            <w:r>
              <w:t>&lt;</w:t>
            </w:r>
            <w:proofErr w:type="gramStart"/>
            <w:r>
              <w:t>apply</w:t>
            </w:r>
            <w:proofErr w:type="gramEnd"/>
            <w:r>
              <w:t>-</w:t>
            </w:r>
            <w:proofErr w:type="spellStart"/>
            <w:r>
              <w:t>setfields</w:t>
            </w:r>
            <w:proofErr w:type="spellEnd"/>
            <w:r>
              <w:t>&gt;</w:t>
            </w:r>
          </w:p>
          <w:p w14:paraId="16111B3B" w14:textId="77777777" w:rsidR="00443BB2" w:rsidRDefault="00443BB2" w:rsidP="00443BB2">
            <w:pPr>
              <w:pStyle w:val="XML3"/>
            </w:pPr>
            <w:r>
              <w:t>&lt;</w:t>
            </w:r>
            <w:proofErr w:type="gramStart"/>
            <w:r>
              <w:t>type</w:t>
            </w:r>
            <w:proofErr w:type="gramEnd"/>
            <w:r>
              <w:t>&gt;</w:t>
            </w:r>
            <w:proofErr w:type="spellStart"/>
            <w:r>
              <w:t>ethernet-dest</w:t>
            </w:r>
            <w:proofErr w:type="spellEnd"/>
            <w:r>
              <w:t>&lt;/type&gt;</w:t>
            </w:r>
          </w:p>
          <w:p w14:paraId="294E5B1C" w14:textId="218D4352" w:rsidR="00443BB2" w:rsidRDefault="00443BB2" w:rsidP="00443BB2">
            <w:pPr>
              <w:pStyle w:val="XML2"/>
            </w:pPr>
            <w:r>
              <w:t>&lt;/apply-</w:t>
            </w:r>
            <w:proofErr w:type="spellStart"/>
            <w:r>
              <w:t>setfields</w:t>
            </w:r>
            <w:proofErr w:type="spellEnd"/>
            <w:r>
              <w:t>&gt;</w:t>
            </w:r>
          </w:p>
          <w:p w14:paraId="38A07ED0" w14:textId="553C7B1B" w:rsidR="006643B7" w:rsidRDefault="006643B7" w:rsidP="006643B7">
            <w:pPr>
              <w:pStyle w:val="XML2"/>
            </w:pPr>
            <w:r>
              <w:t>&lt;</w:t>
            </w:r>
            <w:proofErr w:type="gramStart"/>
            <w:r>
              <w:t>wildcards</w:t>
            </w:r>
            <w:proofErr w:type="gramEnd"/>
            <w:r>
              <w:t>&gt;</w:t>
            </w:r>
          </w:p>
          <w:p w14:paraId="78231D1D" w14:textId="499597C8" w:rsidR="006643B7" w:rsidRDefault="00E82D5D" w:rsidP="00E82D5D">
            <w:pPr>
              <w:pStyle w:val="XML3"/>
            </w:pPr>
            <w:r>
              <w:t>&lt;</w:t>
            </w:r>
            <w:proofErr w:type="gramStart"/>
            <w:r>
              <w:t>type</w:t>
            </w:r>
            <w:proofErr w:type="gramEnd"/>
            <w:r>
              <w:t xml:space="preserve">&gt; </w:t>
            </w:r>
            <w:proofErr w:type="spellStart"/>
            <w:r>
              <w:t>udp-dest</w:t>
            </w:r>
            <w:proofErr w:type="spellEnd"/>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w:t>
            </w:r>
            <w:proofErr w:type="gramStart"/>
            <w:r>
              <w:t>metadata</w:t>
            </w:r>
            <w:proofErr w:type="gramEnd"/>
            <w:r>
              <w:t>-match&gt;30&lt;/metadata-match&gt;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32" w:name="_Toc243774090"/>
      <w:r>
        <w:t>NDM</w:t>
      </w:r>
      <w:bookmarkEnd w:id="6532"/>
    </w:p>
    <w:p w14:paraId="586BEB71" w14:textId="356A34B8" w:rsidR="00D65293" w:rsidRPr="00D65293" w:rsidRDefault="004942DC" w:rsidP="00D65293">
      <w:r w:rsidRPr="004942DC">
        <w:t xml:space="preserve">A Negotiable </w:t>
      </w:r>
      <w:proofErr w:type="spellStart"/>
      <w:r w:rsidRPr="004942DC">
        <w:t>Datapath</w:t>
      </w:r>
      <w:proofErr w:type="spellEnd"/>
      <w:r w:rsidRPr="004942DC">
        <w:t xml:space="preserve"> Model (NDM) is an abstract switch model that describes specific switch forwarding behaviors controllable via the </w:t>
      </w:r>
      <w:proofErr w:type="spellStart"/>
      <w:r w:rsidRPr="004942DC">
        <w:t>OpenFlow</w:t>
      </w:r>
      <w:proofErr w:type="spellEnd"/>
      <w:r w:rsidRPr="004942DC">
        <w:t xml:space="preserve">-Switch protocol.  When using the NDM framework (an optional enhancement to </w:t>
      </w:r>
      <w:proofErr w:type="spellStart"/>
      <w:r w:rsidRPr="004942DC">
        <w:t>OpenFlow</w:t>
      </w:r>
      <w:proofErr w:type="spellEnd"/>
      <w:r w:rsidRPr="004942DC">
        <w:t xml:space="preserve">), an OFCP and a capable switch agree on an NDM to be associated with a logical switch prior to sending control messages, such as </w:t>
      </w:r>
      <w:proofErr w:type="spellStart"/>
      <w:r w:rsidRPr="004942DC">
        <w:t>flowmods</w:t>
      </w:r>
      <w:proofErr w:type="spellEnd"/>
      <w:r w:rsidRPr="004942DC">
        <w:t>, to the logical switch.</w:t>
      </w:r>
      <w:r w:rsidR="001D136E">
        <w:t xml:space="preserve"> </w:t>
      </w:r>
      <w:ins w:id="6533" w:author="Anees Shaikh" w:date="2013-11-24T23:15:00Z">
        <w:r w:rsidR="00AA5D31">
          <w:t xml:space="preserve"> Note that Flow Table features described in </w:t>
        </w:r>
      </w:ins>
      <w:ins w:id="6534"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35" w:author="Anees Shaikh" w:date="2013-11-24T23:17:00Z">
        <w:r w:rsidR="00AA5D31">
          <w:t>8.14</w:t>
        </w:r>
        <w:r w:rsidR="00AA5D31">
          <w:fldChar w:fldCharType="end"/>
        </w:r>
      </w:ins>
      <w:ins w:id="6536" w:author="Anees Shaikh" w:date="2013-10-19T02:14:00Z">
        <w:r w:rsidR="006A4016">
          <w:t xml:space="preserve"> </w:t>
        </w:r>
      </w:ins>
      <w:ins w:id="6537" w:author="Anees Shaikh" w:date="2013-11-24T23:17:00Z">
        <w:r w:rsidR="00AA5D31">
          <w:t xml:space="preserve">are generally not used with NDMs.  </w:t>
        </w:r>
      </w:ins>
      <w:ins w:id="6538" w:author="Anees Shaikh" w:date="2013-10-19T02:15:00Z">
        <w:r w:rsidR="006A4016">
          <w:t>Implementations are expected to extend the base XML schema with a set of NDM-specific data definitions (e.g. L2+L3). The details of the specific NDMs are outside the scope of this document.  Refer to documentation from the ONF Forwarding Abstractions Working Group for details.</w:t>
        </w:r>
        <w:r w:rsidR="006A4016" w:rsidDel="006A4016">
          <w:t xml:space="preserve"> </w:t>
        </w:r>
      </w:ins>
      <w:del w:id="6539" w:author="Anees Shaikh" w:date="2013-10-19T02:14:00Z">
        <w:r w:rsidR="001D136E" w:rsidDel="006A4016">
          <w:delText>(need example)</w:delText>
        </w:r>
      </w:del>
    </w:p>
    <w:p w14:paraId="7B8EAA94" w14:textId="592A7180" w:rsidR="00EA69CB" w:rsidRDefault="00EA69CB" w:rsidP="00EA69CB">
      <w:pPr>
        <w:pStyle w:val="Heading3"/>
      </w:pPr>
      <w:bookmarkStart w:id="6540" w:name="_Toc243774091"/>
      <w:r>
        <w:t>UML Diagram</w:t>
      </w:r>
      <w:bookmarkEnd w:id="6540"/>
    </w:p>
    <w:p w14:paraId="0D14C2AA" w14:textId="77777777" w:rsidR="00106C2C" w:rsidRPr="00245921" w:rsidRDefault="00106C2C" w:rsidP="00245921">
      <w:r>
        <w:object w:dxaOrig="3406" w:dyaOrig="5521" w14:anchorId="7274FCD7">
          <v:shape id="_x0000_i1040" type="#_x0000_t75" style="width:170pt;height:276pt" o:ole="">
            <v:imagedata r:id="rId46" o:title=""/>
          </v:shape>
          <o:OLEObject Type="Embed" ProgID="Visio.Drawing.15" ShapeID="_x0000_i1040" DrawAspect="Content" ObjectID="_1320699995" r:id="rId47"/>
        </w:object>
      </w:r>
    </w:p>
    <w:p w14:paraId="4E628C65" w14:textId="62BD25F4" w:rsidR="00FD1CD6" w:rsidDel="006A4016" w:rsidRDefault="00EA69CB" w:rsidP="00FD1CD6">
      <w:pPr>
        <w:pStyle w:val="Heading3"/>
        <w:rPr>
          <w:del w:id="6541" w:author="Anees Shaikh" w:date="2013-10-19T02:15:00Z"/>
        </w:rPr>
      </w:pPr>
      <w:del w:id="6542" w:author="Anees Shaikh" w:date="2013-10-19T02:15:00Z">
        <w:r w:rsidDel="006A4016">
          <w:delText>XML Schema</w:delText>
        </w:r>
      </w:del>
    </w:p>
    <w:p w14:paraId="6BEACC80" w14:textId="672ABCB0" w:rsidR="00CE6A2F" w:rsidRPr="00CE6A2F" w:rsidDel="006A4016" w:rsidRDefault="00CE6A2F" w:rsidP="00CE6A2F">
      <w:pPr>
        <w:rPr>
          <w:del w:id="6543" w:author="Anees Shaikh" w:date="2013-10-19T02:15:00Z"/>
        </w:rPr>
      </w:pPr>
      <w:del w:id="6544"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45"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46" w:author="Anees Shaikh" w:date="2013-10-19T02:15:00Z"/>
        </w:trPr>
        <w:tc>
          <w:tcPr>
            <w:tcW w:w="8820" w:type="dxa"/>
          </w:tcPr>
          <w:p w14:paraId="3E9814E8" w14:textId="6D959B34" w:rsidR="0023596D" w:rsidDel="006A4016" w:rsidRDefault="0023596D" w:rsidP="0023596D">
            <w:pPr>
              <w:pStyle w:val="XML2"/>
              <w:rPr>
                <w:del w:id="6547" w:author="Anees Shaikh" w:date="2013-10-19T02:15:00Z"/>
              </w:rPr>
            </w:pPr>
            <w:del w:id="6548" w:author="Anees Shaikh" w:date="2013-10-19T02:15:00Z">
              <w:r w:rsidDel="006A4016">
                <w:delText xml:space="preserve">  &lt;xs:group name="a0"&gt;</w:delText>
              </w:r>
            </w:del>
          </w:p>
          <w:p w14:paraId="6B66EFE8" w14:textId="1F700FFB" w:rsidR="0023596D" w:rsidDel="006A4016" w:rsidRDefault="0023596D" w:rsidP="0023596D">
            <w:pPr>
              <w:pStyle w:val="XML2"/>
              <w:rPr>
                <w:del w:id="6549" w:author="Anees Shaikh" w:date="2013-10-19T02:15:00Z"/>
              </w:rPr>
            </w:pPr>
            <w:del w:id="6550" w:author="Anees Shaikh" w:date="2013-10-19T02:15:00Z">
              <w:r w:rsidDel="006A4016">
                <w:delText xml:space="preserve">    &lt;xs:sequence&gt;</w:delText>
              </w:r>
            </w:del>
          </w:p>
          <w:p w14:paraId="670E7923" w14:textId="2921CDDA" w:rsidR="0023596D" w:rsidDel="006A4016" w:rsidRDefault="0023596D" w:rsidP="0023596D">
            <w:pPr>
              <w:pStyle w:val="XML2"/>
              <w:rPr>
                <w:del w:id="6551" w:author="Anees Shaikh" w:date="2013-10-19T02:15:00Z"/>
              </w:rPr>
            </w:pPr>
            <w:del w:id="6552" w:author="Anees Shaikh" w:date="2013-10-19T02:15:00Z">
              <w:r w:rsidDel="006A4016">
                <w:delText xml:space="preserve">      &lt;xs:element name="ndm"&gt;</w:delText>
              </w:r>
            </w:del>
          </w:p>
          <w:p w14:paraId="314A163F" w14:textId="10E2EA7B" w:rsidR="0023596D" w:rsidDel="006A4016" w:rsidRDefault="0023596D" w:rsidP="0023596D">
            <w:pPr>
              <w:pStyle w:val="XML2"/>
              <w:rPr>
                <w:del w:id="6553" w:author="Anees Shaikh" w:date="2013-10-19T02:15:00Z"/>
              </w:rPr>
            </w:pPr>
            <w:del w:id="6554" w:author="Anees Shaikh" w:date="2013-10-19T02:15:00Z">
              <w:r w:rsidDel="006A4016">
                <w:delText xml:space="preserve">        &lt;xs:annotation&gt;</w:delText>
              </w:r>
            </w:del>
          </w:p>
          <w:p w14:paraId="02444343" w14:textId="6C4A32B1" w:rsidR="0023596D" w:rsidDel="006A4016" w:rsidRDefault="0023596D" w:rsidP="0023596D">
            <w:pPr>
              <w:pStyle w:val="XML2"/>
              <w:rPr>
                <w:del w:id="6555" w:author="Anees Shaikh" w:date="2013-10-19T02:15:00Z"/>
              </w:rPr>
            </w:pPr>
            <w:del w:id="6556" w:author="Anees Shaikh" w:date="2013-10-19T02:15:00Z">
              <w:r w:rsidDel="006A4016">
                <w:delText xml:space="preserve">          &lt;xs:documentation&gt;</w:delText>
              </w:r>
            </w:del>
          </w:p>
          <w:p w14:paraId="0FD502B0" w14:textId="7587B179" w:rsidR="0023596D" w:rsidDel="006A4016" w:rsidRDefault="0023596D" w:rsidP="0023596D">
            <w:pPr>
              <w:pStyle w:val="XML2"/>
              <w:rPr>
                <w:del w:id="6557" w:author="Anees Shaikh" w:date="2013-10-19T02:15:00Z"/>
              </w:rPr>
            </w:pPr>
            <w:del w:id="6558"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59" w:author="Anees Shaikh" w:date="2013-10-19T02:15:00Z"/>
              </w:rPr>
            </w:pPr>
            <w:del w:id="6560" w:author="Anees Shaikh" w:date="2013-10-19T02:15:00Z">
              <w:r w:rsidDel="006A4016">
                <w:delText xml:space="preserve">            NDMs.</w:delText>
              </w:r>
            </w:del>
          </w:p>
          <w:p w14:paraId="72DF2F6E" w14:textId="54EE68B3" w:rsidR="0023596D" w:rsidDel="006A4016" w:rsidRDefault="0023596D" w:rsidP="0023596D">
            <w:pPr>
              <w:pStyle w:val="XML2"/>
              <w:rPr>
                <w:del w:id="6561" w:author="Anees Shaikh" w:date="2013-10-19T02:15:00Z"/>
              </w:rPr>
            </w:pPr>
            <w:del w:id="6562" w:author="Anees Shaikh" w:date="2013-10-19T02:15:00Z">
              <w:r w:rsidDel="006A4016">
                <w:delText xml:space="preserve">          &lt;/xs:documentation&gt;</w:delText>
              </w:r>
            </w:del>
          </w:p>
          <w:p w14:paraId="772B930E" w14:textId="59338892" w:rsidR="0023596D" w:rsidDel="006A4016" w:rsidRDefault="0023596D" w:rsidP="0023596D">
            <w:pPr>
              <w:pStyle w:val="XML2"/>
              <w:rPr>
                <w:del w:id="6563" w:author="Anees Shaikh" w:date="2013-10-19T02:15:00Z"/>
              </w:rPr>
            </w:pPr>
            <w:del w:id="6564" w:author="Anees Shaikh" w:date="2013-10-19T02:15:00Z">
              <w:r w:rsidDel="006A4016">
                <w:delText xml:space="preserve">        &lt;/xs:annotation&gt;</w:delText>
              </w:r>
            </w:del>
          </w:p>
          <w:p w14:paraId="5DB58947" w14:textId="290B384F" w:rsidR="0023596D" w:rsidDel="006A4016" w:rsidRDefault="0023596D" w:rsidP="0023596D">
            <w:pPr>
              <w:pStyle w:val="XML2"/>
              <w:rPr>
                <w:del w:id="6565" w:author="Anees Shaikh" w:date="2013-10-19T02:15:00Z"/>
              </w:rPr>
            </w:pPr>
            <w:del w:id="6566" w:author="Anees Shaikh" w:date="2013-10-19T02:15:00Z">
              <w:r w:rsidDel="006A4016">
                <w:delText xml:space="preserve">        &lt;xs:complexType&gt;</w:delText>
              </w:r>
            </w:del>
          </w:p>
          <w:p w14:paraId="1860591D" w14:textId="2E7BFE6D" w:rsidR="0023596D" w:rsidDel="006A4016" w:rsidRDefault="0023596D" w:rsidP="0023596D">
            <w:pPr>
              <w:pStyle w:val="XML2"/>
              <w:rPr>
                <w:del w:id="6567" w:author="Anees Shaikh" w:date="2013-10-19T02:15:00Z"/>
              </w:rPr>
            </w:pPr>
            <w:del w:id="6568" w:author="Anees Shaikh" w:date="2013-10-19T02:15:00Z">
              <w:r w:rsidDel="006A4016">
                <w:delText xml:space="preserve">          &lt;xs:sequence&gt;</w:delText>
              </w:r>
            </w:del>
          </w:p>
          <w:p w14:paraId="136757D7" w14:textId="65DC5943" w:rsidR="0023596D" w:rsidDel="006A4016" w:rsidRDefault="0023596D" w:rsidP="0023596D">
            <w:pPr>
              <w:pStyle w:val="XML2"/>
              <w:rPr>
                <w:del w:id="6569" w:author="Anees Shaikh" w:date="2013-10-19T02:15:00Z"/>
              </w:rPr>
            </w:pPr>
            <w:del w:id="6570"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571" w:author="Anees Shaikh" w:date="2013-10-19T02:15:00Z"/>
              </w:rPr>
            </w:pPr>
            <w:del w:id="6572" w:author="Anees Shaikh" w:date="2013-10-19T02:15:00Z">
              <w:r w:rsidDel="006A4016">
                <w:delText xml:space="preserve">                        maxOccurs="unbounded"&gt;</w:delText>
              </w:r>
            </w:del>
          </w:p>
          <w:p w14:paraId="25FC8F45" w14:textId="69C4EAEB" w:rsidR="0023596D" w:rsidDel="006A4016" w:rsidRDefault="0023596D" w:rsidP="0023596D">
            <w:pPr>
              <w:pStyle w:val="XML2"/>
              <w:rPr>
                <w:del w:id="6573" w:author="Anees Shaikh" w:date="2013-10-19T02:15:00Z"/>
              </w:rPr>
            </w:pPr>
            <w:del w:id="6574" w:author="Anees Shaikh" w:date="2013-10-19T02:15:00Z">
              <w:r w:rsidDel="006A4016">
                <w:delText xml:space="preserve">              &lt;xs:annotation&gt;</w:delText>
              </w:r>
            </w:del>
          </w:p>
          <w:p w14:paraId="65111598" w14:textId="2653EC65" w:rsidR="0023596D" w:rsidDel="006A4016" w:rsidRDefault="0023596D" w:rsidP="0023596D">
            <w:pPr>
              <w:pStyle w:val="XML2"/>
              <w:rPr>
                <w:del w:id="6575" w:author="Anees Shaikh" w:date="2013-10-19T02:15:00Z"/>
              </w:rPr>
            </w:pPr>
            <w:del w:id="6576" w:author="Anees Shaikh" w:date="2013-10-19T02:15:00Z">
              <w:r w:rsidDel="006A4016">
                <w:delText xml:space="preserve">                &lt;xs:documentation&gt;</w:delText>
              </w:r>
            </w:del>
          </w:p>
          <w:p w14:paraId="635B04E9" w14:textId="7CA0A8DE" w:rsidR="0023596D" w:rsidDel="006A4016" w:rsidRDefault="0023596D" w:rsidP="0023596D">
            <w:pPr>
              <w:pStyle w:val="XML2"/>
              <w:rPr>
                <w:del w:id="6577" w:author="Anees Shaikh" w:date="2013-10-19T02:15:00Z"/>
              </w:rPr>
            </w:pPr>
            <w:del w:id="6578"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579" w:author="Anees Shaikh" w:date="2013-10-19T02:15:00Z"/>
              </w:rPr>
            </w:pPr>
            <w:del w:id="6580"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581" w:author="Anees Shaikh" w:date="2013-10-19T02:15:00Z"/>
              </w:rPr>
            </w:pPr>
            <w:del w:id="6582"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583" w:author="Anees Shaikh" w:date="2013-10-19T02:15:00Z"/>
              </w:rPr>
            </w:pPr>
            <w:del w:id="6584" w:author="Anees Shaikh" w:date="2013-10-19T02:15:00Z">
              <w:r w:rsidDel="006A4016">
                <w:delText xml:space="preserve">                &lt;/xs:documentation&gt;</w:delText>
              </w:r>
            </w:del>
          </w:p>
          <w:p w14:paraId="2AB8AC67" w14:textId="21EA5BAB" w:rsidR="0023596D" w:rsidDel="006A4016" w:rsidRDefault="0023596D" w:rsidP="0023596D">
            <w:pPr>
              <w:pStyle w:val="XML2"/>
              <w:rPr>
                <w:del w:id="6585" w:author="Anees Shaikh" w:date="2013-10-19T02:15:00Z"/>
              </w:rPr>
            </w:pPr>
            <w:del w:id="6586" w:author="Anees Shaikh" w:date="2013-10-19T02:15:00Z">
              <w:r w:rsidDel="006A4016">
                <w:delText xml:space="preserve">              &lt;/xs:annotation&gt;</w:delText>
              </w:r>
            </w:del>
          </w:p>
          <w:p w14:paraId="09BAB321" w14:textId="36CB849D" w:rsidR="0023596D" w:rsidDel="006A4016" w:rsidRDefault="0023596D" w:rsidP="0023596D">
            <w:pPr>
              <w:pStyle w:val="XML2"/>
              <w:rPr>
                <w:del w:id="6587" w:author="Anees Shaikh" w:date="2013-10-19T02:15:00Z"/>
              </w:rPr>
            </w:pPr>
            <w:del w:id="6588" w:author="Anees Shaikh" w:date="2013-10-19T02:15:00Z">
              <w:r w:rsidDel="006A4016">
                <w:delText xml:space="preserve">              &lt;xs:complexType&gt;</w:delText>
              </w:r>
            </w:del>
          </w:p>
          <w:p w14:paraId="5A76A5F2" w14:textId="38AB5E8A" w:rsidR="0023596D" w:rsidDel="006A4016" w:rsidRDefault="0023596D" w:rsidP="0023596D">
            <w:pPr>
              <w:pStyle w:val="XML2"/>
              <w:rPr>
                <w:del w:id="6589" w:author="Anees Shaikh" w:date="2013-10-19T02:15:00Z"/>
              </w:rPr>
            </w:pPr>
            <w:del w:id="6590" w:author="Anees Shaikh" w:date="2013-10-19T02:15:00Z">
              <w:r w:rsidDel="006A4016">
                <w:delText xml:space="preserve">                &lt;xs:sequence&gt;</w:delText>
              </w:r>
            </w:del>
          </w:p>
          <w:p w14:paraId="14C90E28" w14:textId="2156B65E" w:rsidR="0023596D" w:rsidDel="006A4016" w:rsidRDefault="0023596D" w:rsidP="0023596D">
            <w:pPr>
              <w:pStyle w:val="XML2"/>
              <w:rPr>
                <w:del w:id="6591" w:author="Anees Shaikh" w:date="2013-10-19T02:15:00Z"/>
              </w:rPr>
            </w:pPr>
            <w:del w:id="6592"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593" w:author="Anees Shaikh" w:date="2013-10-19T02:15:00Z"/>
              </w:rPr>
            </w:pPr>
            <w:del w:id="6594" w:author="Anees Shaikh" w:date="2013-10-19T02:15:00Z">
              <w:r w:rsidDel="006A4016">
                <w:delText xml:space="preserve">                    &lt;xs:annotation&gt;</w:delText>
              </w:r>
            </w:del>
          </w:p>
          <w:p w14:paraId="6C615048" w14:textId="69E94E21" w:rsidR="0023596D" w:rsidDel="006A4016" w:rsidRDefault="0023596D" w:rsidP="0023596D">
            <w:pPr>
              <w:pStyle w:val="XML2"/>
              <w:rPr>
                <w:del w:id="6595" w:author="Anees Shaikh" w:date="2013-10-19T02:15:00Z"/>
              </w:rPr>
            </w:pPr>
            <w:del w:id="6596" w:author="Anees Shaikh" w:date="2013-10-19T02:15:00Z">
              <w:r w:rsidDel="006A4016">
                <w:delText xml:space="preserve">                      &lt;xs:documentation&gt;</w:delText>
              </w:r>
            </w:del>
          </w:p>
          <w:p w14:paraId="190254B4" w14:textId="3215BF50" w:rsidR="0023596D" w:rsidDel="006A4016" w:rsidRDefault="0023596D" w:rsidP="0023596D">
            <w:pPr>
              <w:pStyle w:val="XML2"/>
              <w:rPr>
                <w:del w:id="6597" w:author="Anees Shaikh" w:date="2013-10-19T02:15:00Z"/>
              </w:rPr>
            </w:pPr>
            <w:del w:id="6598" w:author="Anees Shaikh" w:date="2013-10-19T02:15:00Z">
              <w:r w:rsidDel="006A4016">
                <w:delText xml:space="preserve">                        A unique name of the NDM.</w:delText>
              </w:r>
            </w:del>
          </w:p>
          <w:p w14:paraId="408CAA3B" w14:textId="0759260D" w:rsidR="0023596D" w:rsidDel="006A4016" w:rsidRDefault="0023596D" w:rsidP="0023596D">
            <w:pPr>
              <w:pStyle w:val="XML2"/>
              <w:rPr>
                <w:del w:id="6599" w:author="Anees Shaikh" w:date="2013-10-19T02:15:00Z"/>
              </w:rPr>
            </w:pPr>
            <w:del w:id="6600"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01" w:author="Anees Shaikh" w:date="2013-10-19T02:15:00Z"/>
              </w:rPr>
            </w:pPr>
            <w:del w:id="6602"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03" w:author="Anees Shaikh" w:date="2013-10-19T02:15:00Z"/>
              </w:rPr>
            </w:pPr>
            <w:del w:id="6604"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05" w:author="Anees Shaikh" w:date="2013-10-19T02:15:00Z"/>
              </w:rPr>
            </w:pPr>
            <w:del w:id="6606"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07" w:author="Anees Shaikh" w:date="2013-10-19T02:15:00Z"/>
              </w:rPr>
            </w:pPr>
            <w:del w:id="6608" w:author="Anees Shaikh" w:date="2013-10-19T02:15:00Z">
              <w:r w:rsidDel="006A4016">
                <w:delText xml:space="preserve">                           list;</w:delText>
              </w:r>
            </w:del>
          </w:p>
          <w:p w14:paraId="02BFB37C" w14:textId="53C4921F" w:rsidR="0023596D" w:rsidDel="006A4016" w:rsidRDefault="0023596D" w:rsidP="0023596D">
            <w:pPr>
              <w:pStyle w:val="XML2"/>
              <w:rPr>
                <w:del w:id="6609" w:author="Anees Shaikh" w:date="2013-10-19T02:15:00Z"/>
              </w:rPr>
            </w:pPr>
            <w:del w:id="6610"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11" w:author="Anees Shaikh" w:date="2013-10-19T02:15:00Z"/>
              </w:rPr>
            </w:pPr>
            <w:del w:id="6612"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13" w:author="Anees Shaikh" w:date="2013-10-19T02:15:00Z"/>
              </w:rPr>
            </w:pPr>
            <w:del w:id="6614" w:author="Anees Shaikh" w:date="2013-10-19T02:15:00Z">
              <w:r w:rsidDel="006A4016">
                <w:delText xml:space="preserve">                      &lt;/xs:documentation&gt;</w:delText>
              </w:r>
            </w:del>
          </w:p>
          <w:p w14:paraId="63D21F18" w14:textId="4410D983" w:rsidR="0023596D" w:rsidDel="006A4016" w:rsidRDefault="0023596D" w:rsidP="0023596D">
            <w:pPr>
              <w:pStyle w:val="XML2"/>
              <w:rPr>
                <w:del w:id="6615" w:author="Anees Shaikh" w:date="2013-10-19T02:15:00Z"/>
              </w:rPr>
            </w:pPr>
            <w:del w:id="6616" w:author="Anees Shaikh" w:date="2013-10-19T02:15:00Z">
              <w:r w:rsidDel="006A4016">
                <w:delText xml:space="preserve">                    &lt;/xs:annotation&gt;</w:delText>
              </w:r>
            </w:del>
          </w:p>
          <w:p w14:paraId="0EFFD901" w14:textId="557561A9" w:rsidR="0023596D" w:rsidDel="006A4016" w:rsidRDefault="0023596D" w:rsidP="0023596D">
            <w:pPr>
              <w:pStyle w:val="XML2"/>
              <w:rPr>
                <w:del w:id="6617" w:author="Anees Shaikh" w:date="2013-10-19T02:15:00Z"/>
              </w:rPr>
            </w:pPr>
            <w:del w:id="6618" w:author="Anees Shaikh" w:date="2013-10-19T02:15:00Z">
              <w:r w:rsidDel="006A4016">
                <w:delText xml:space="preserve">                  &lt;/xs:element&gt;</w:delText>
              </w:r>
            </w:del>
          </w:p>
          <w:p w14:paraId="0834A374" w14:textId="13307FE4" w:rsidR="0023596D" w:rsidDel="006A4016" w:rsidRDefault="0023596D" w:rsidP="0023596D">
            <w:pPr>
              <w:pStyle w:val="XML2"/>
              <w:rPr>
                <w:del w:id="6619" w:author="Anees Shaikh" w:date="2013-10-19T02:15:00Z"/>
              </w:rPr>
            </w:pPr>
            <w:del w:id="6620" w:author="Anees Shaikh" w:date="2013-10-19T02:15:00Z">
              <w:r w:rsidDel="006A4016">
                <w:delText xml:space="preserve">                  &lt;xs:element name="type"&gt;</w:delText>
              </w:r>
            </w:del>
          </w:p>
          <w:p w14:paraId="666F536F" w14:textId="46A70C18" w:rsidR="0023596D" w:rsidDel="006A4016" w:rsidRDefault="0023596D" w:rsidP="0023596D">
            <w:pPr>
              <w:pStyle w:val="XML2"/>
              <w:rPr>
                <w:del w:id="6621" w:author="Anees Shaikh" w:date="2013-10-19T02:15:00Z"/>
              </w:rPr>
            </w:pPr>
            <w:del w:id="6622" w:author="Anees Shaikh" w:date="2013-10-19T02:15:00Z">
              <w:r w:rsidDel="006A4016">
                <w:delText xml:space="preserve">                    &lt;xs:annotation&gt;</w:delText>
              </w:r>
            </w:del>
          </w:p>
          <w:p w14:paraId="57E0AF4D" w14:textId="1187CC63" w:rsidR="0023596D" w:rsidDel="006A4016" w:rsidRDefault="0023596D" w:rsidP="0023596D">
            <w:pPr>
              <w:pStyle w:val="XML2"/>
              <w:rPr>
                <w:del w:id="6623" w:author="Anees Shaikh" w:date="2013-10-19T02:15:00Z"/>
              </w:rPr>
            </w:pPr>
            <w:del w:id="6624" w:author="Anees Shaikh" w:date="2013-10-19T02:15:00Z">
              <w:r w:rsidDel="006A4016">
                <w:delText xml:space="preserve">                      &lt;xs:documentation&gt;</w:delText>
              </w:r>
            </w:del>
          </w:p>
          <w:p w14:paraId="61B1FEFA" w14:textId="21B8B960" w:rsidR="0023596D" w:rsidDel="006A4016" w:rsidRDefault="0023596D" w:rsidP="0023596D">
            <w:pPr>
              <w:pStyle w:val="XML2"/>
              <w:rPr>
                <w:del w:id="6625" w:author="Anees Shaikh" w:date="2013-10-19T02:15:00Z"/>
              </w:rPr>
            </w:pPr>
            <w:del w:id="6626" w:author="Anees Shaikh" w:date="2013-10-19T02:15:00Z">
              <w:r w:rsidDel="006A4016">
                <w:delText xml:space="preserve">                        The NDM type.</w:delText>
              </w:r>
            </w:del>
          </w:p>
          <w:p w14:paraId="048FAD24" w14:textId="46AC4F52" w:rsidR="0023596D" w:rsidDel="006A4016" w:rsidRDefault="0023596D" w:rsidP="0023596D">
            <w:pPr>
              <w:pStyle w:val="XML2"/>
              <w:rPr>
                <w:del w:id="6627" w:author="Anees Shaikh" w:date="2013-10-19T02:15:00Z"/>
              </w:rPr>
            </w:pPr>
            <w:del w:id="6628" w:author="Anees Shaikh" w:date="2013-10-19T02:15:00Z">
              <w:r w:rsidDel="006A4016">
                <w:delText xml:space="preserve">                      &lt;/xs:documentation&gt;</w:delText>
              </w:r>
            </w:del>
          </w:p>
          <w:p w14:paraId="16F1FC45" w14:textId="557714BE" w:rsidR="0023596D" w:rsidDel="006A4016" w:rsidRDefault="0023596D" w:rsidP="0023596D">
            <w:pPr>
              <w:pStyle w:val="XML2"/>
              <w:rPr>
                <w:del w:id="6629" w:author="Anees Shaikh" w:date="2013-10-19T02:15:00Z"/>
              </w:rPr>
            </w:pPr>
            <w:del w:id="6630" w:author="Anees Shaikh" w:date="2013-10-19T02:15:00Z">
              <w:r w:rsidDel="006A4016">
                <w:delText xml:space="preserve">                    &lt;/xs:annotation&gt;</w:delText>
              </w:r>
            </w:del>
          </w:p>
          <w:p w14:paraId="5C67B3C3" w14:textId="54639F1B" w:rsidR="0023596D" w:rsidDel="006A4016" w:rsidRDefault="0023596D" w:rsidP="0023596D">
            <w:pPr>
              <w:pStyle w:val="XML2"/>
              <w:rPr>
                <w:del w:id="6631" w:author="Anees Shaikh" w:date="2013-10-19T02:15:00Z"/>
              </w:rPr>
            </w:pPr>
            <w:del w:id="6632" w:author="Anees Shaikh" w:date="2013-10-19T02:15:00Z">
              <w:r w:rsidDel="006A4016">
                <w:delText xml:space="preserve">                    &lt;xs:simpleType&gt;</w:delText>
              </w:r>
            </w:del>
          </w:p>
          <w:p w14:paraId="116831BC" w14:textId="0CDB9FBC" w:rsidR="0023596D" w:rsidDel="006A4016" w:rsidRDefault="0023596D" w:rsidP="0023596D">
            <w:pPr>
              <w:pStyle w:val="XML2"/>
              <w:rPr>
                <w:del w:id="6633" w:author="Anees Shaikh" w:date="2013-10-19T02:15:00Z"/>
              </w:rPr>
            </w:pPr>
            <w:del w:id="6634"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35" w:author="Anees Shaikh" w:date="2013-10-19T02:15:00Z"/>
              </w:rPr>
            </w:pPr>
            <w:del w:id="6636"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37" w:author="Anees Shaikh" w:date="2013-10-19T02:15:00Z"/>
              </w:rPr>
            </w:pPr>
            <w:del w:id="6638"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39" w:author="Anees Shaikh" w:date="2013-10-19T02:15:00Z"/>
              </w:rPr>
            </w:pPr>
            <w:del w:id="6640" w:author="Anees Shaikh" w:date="2013-10-19T02:15:00Z">
              <w:r w:rsidDel="006A4016">
                <w:delText xml:space="preserve">                      &lt;/xs:restriction&gt;</w:delText>
              </w:r>
            </w:del>
          </w:p>
          <w:p w14:paraId="65145533" w14:textId="33DBE4D2" w:rsidR="0023596D" w:rsidDel="006A4016" w:rsidRDefault="0023596D" w:rsidP="0023596D">
            <w:pPr>
              <w:pStyle w:val="XML2"/>
              <w:rPr>
                <w:del w:id="6641" w:author="Anees Shaikh" w:date="2013-10-19T02:15:00Z"/>
              </w:rPr>
            </w:pPr>
            <w:del w:id="6642" w:author="Anees Shaikh" w:date="2013-10-19T02:15:00Z">
              <w:r w:rsidDel="006A4016">
                <w:delText xml:space="preserve">                    &lt;/xs:simpleType&gt;</w:delText>
              </w:r>
            </w:del>
          </w:p>
          <w:p w14:paraId="5815680F" w14:textId="15E60E14" w:rsidR="0023596D" w:rsidDel="006A4016" w:rsidRDefault="0023596D" w:rsidP="0023596D">
            <w:pPr>
              <w:pStyle w:val="XML2"/>
              <w:rPr>
                <w:del w:id="6643" w:author="Anees Shaikh" w:date="2013-10-19T02:15:00Z"/>
              </w:rPr>
            </w:pPr>
            <w:del w:id="6644" w:author="Anees Shaikh" w:date="2013-10-19T02:15:00Z">
              <w:r w:rsidDel="006A4016">
                <w:delText xml:space="preserve">                  &lt;/xs:element&gt;</w:delText>
              </w:r>
            </w:del>
          </w:p>
          <w:p w14:paraId="4845DBD1" w14:textId="35B6DB2D" w:rsidR="0023596D" w:rsidDel="006A4016" w:rsidRDefault="0023596D" w:rsidP="0023596D">
            <w:pPr>
              <w:pStyle w:val="XML2"/>
              <w:rPr>
                <w:del w:id="6645" w:author="Anees Shaikh" w:date="2013-10-19T02:15:00Z"/>
              </w:rPr>
            </w:pPr>
            <w:del w:id="6646"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47" w:author="Anees Shaikh" w:date="2013-10-19T02:15:00Z"/>
              </w:rPr>
            </w:pPr>
            <w:del w:id="6648" w:author="Anees Shaikh" w:date="2013-10-19T02:15:00Z">
              <w:r w:rsidDel="006A4016">
                <w:delText xml:space="preserve">                    &lt;xs:annotation&gt;</w:delText>
              </w:r>
            </w:del>
          </w:p>
          <w:p w14:paraId="4227DFF5" w14:textId="67F83128" w:rsidR="0023596D" w:rsidDel="006A4016" w:rsidRDefault="0023596D" w:rsidP="0023596D">
            <w:pPr>
              <w:pStyle w:val="XML2"/>
              <w:rPr>
                <w:del w:id="6649" w:author="Anees Shaikh" w:date="2013-10-19T02:15:00Z"/>
              </w:rPr>
            </w:pPr>
            <w:del w:id="6650" w:author="Anees Shaikh" w:date="2013-10-19T02:15:00Z">
              <w:r w:rsidDel="006A4016">
                <w:delText xml:space="preserve">                      &lt;xs:documentation&gt;</w:delText>
              </w:r>
            </w:del>
          </w:p>
          <w:p w14:paraId="0EC7933F" w14:textId="2AA19897" w:rsidR="0023596D" w:rsidDel="006A4016" w:rsidRDefault="0023596D" w:rsidP="0023596D">
            <w:pPr>
              <w:pStyle w:val="XML2"/>
              <w:rPr>
                <w:del w:id="6651" w:author="Anees Shaikh" w:date="2013-10-19T02:15:00Z"/>
              </w:rPr>
            </w:pPr>
            <w:del w:id="6652"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53" w:author="Anees Shaikh" w:date="2013-10-19T02:15:00Z"/>
              </w:rPr>
            </w:pPr>
            <w:del w:id="6654" w:author="Anees Shaikh" w:date="2013-10-19T02:15:00Z">
              <w:r w:rsidDel="006A4016">
                <w:delText xml:space="preserve">                      &lt;/xs:documentation&gt;</w:delText>
              </w:r>
            </w:del>
          </w:p>
          <w:p w14:paraId="5CA2CA57" w14:textId="666DA8CB" w:rsidR="0023596D" w:rsidDel="006A4016" w:rsidRDefault="0023596D" w:rsidP="0023596D">
            <w:pPr>
              <w:pStyle w:val="XML2"/>
              <w:rPr>
                <w:del w:id="6655" w:author="Anees Shaikh" w:date="2013-10-19T02:15:00Z"/>
              </w:rPr>
            </w:pPr>
            <w:del w:id="6656" w:author="Anees Shaikh" w:date="2013-10-19T02:15:00Z">
              <w:r w:rsidDel="006A4016">
                <w:delText xml:space="preserve">                    &lt;/xs:annotation&gt;</w:delText>
              </w:r>
            </w:del>
          </w:p>
          <w:p w14:paraId="2E505CCC" w14:textId="17F17214" w:rsidR="0023596D" w:rsidDel="006A4016" w:rsidRDefault="0023596D" w:rsidP="0023596D">
            <w:pPr>
              <w:pStyle w:val="XML2"/>
              <w:rPr>
                <w:del w:id="6657" w:author="Anees Shaikh" w:date="2013-10-19T02:15:00Z"/>
              </w:rPr>
            </w:pPr>
            <w:del w:id="6658" w:author="Anees Shaikh" w:date="2013-10-19T02:15:00Z">
              <w:r w:rsidDel="006A4016">
                <w:delText xml:space="preserve">                  &lt;/xs:element&gt;</w:delText>
              </w:r>
            </w:del>
          </w:p>
          <w:p w14:paraId="5C04D70C" w14:textId="24B2262F" w:rsidR="0023596D" w:rsidDel="006A4016" w:rsidRDefault="0023596D" w:rsidP="0023596D">
            <w:pPr>
              <w:pStyle w:val="XML2"/>
              <w:rPr>
                <w:del w:id="6659" w:author="Anees Shaikh" w:date="2013-10-19T02:15:00Z"/>
              </w:rPr>
            </w:pPr>
            <w:del w:id="6660" w:author="Anees Shaikh" w:date="2013-10-19T02:15:00Z">
              <w:r w:rsidDel="006A4016">
                <w:delText xml:space="preserve">                &lt;/xs:sequence&gt;</w:delText>
              </w:r>
            </w:del>
          </w:p>
          <w:p w14:paraId="40BAD880" w14:textId="616FA666" w:rsidR="0023596D" w:rsidDel="006A4016" w:rsidRDefault="0023596D" w:rsidP="0023596D">
            <w:pPr>
              <w:pStyle w:val="XML2"/>
              <w:rPr>
                <w:del w:id="6661" w:author="Anees Shaikh" w:date="2013-10-19T02:15:00Z"/>
              </w:rPr>
            </w:pPr>
            <w:del w:id="6662" w:author="Anees Shaikh" w:date="2013-10-19T02:15:00Z">
              <w:r w:rsidDel="006A4016">
                <w:delText xml:space="preserve">              &lt;/xs:complexType&gt;</w:delText>
              </w:r>
            </w:del>
          </w:p>
          <w:p w14:paraId="238148A9" w14:textId="134F8248" w:rsidR="0023596D" w:rsidDel="006A4016" w:rsidRDefault="0023596D" w:rsidP="0023596D">
            <w:pPr>
              <w:pStyle w:val="XML2"/>
              <w:rPr>
                <w:del w:id="6663" w:author="Anees Shaikh" w:date="2013-10-19T02:15:00Z"/>
              </w:rPr>
            </w:pPr>
            <w:del w:id="6664" w:author="Anees Shaikh" w:date="2013-10-19T02:15:00Z">
              <w:r w:rsidDel="006A4016">
                <w:delText xml:space="preserve">            &lt;/xs:element&gt;</w:delText>
              </w:r>
            </w:del>
          </w:p>
          <w:p w14:paraId="31CD3218" w14:textId="6C45B4DB" w:rsidR="0023596D" w:rsidDel="006A4016" w:rsidRDefault="0023596D" w:rsidP="0023596D">
            <w:pPr>
              <w:pStyle w:val="XML2"/>
              <w:rPr>
                <w:del w:id="6665" w:author="Anees Shaikh" w:date="2013-10-19T02:15:00Z"/>
              </w:rPr>
            </w:pPr>
            <w:del w:id="6666" w:author="Anees Shaikh" w:date="2013-10-19T02:15:00Z">
              <w:r w:rsidDel="006A4016">
                <w:delText xml:space="preserve">          &lt;/xs:sequence&gt;</w:delText>
              </w:r>
            </w:del>
          </w:p>
          <w:p w14:paraId="28078D20" w14:textId="0CD50731" w:rsidR="0023596D" w:rsidDel="006A4016" w:rsidRDefault="0023596D" w:rsidP="0023596D">
            <w:pPr>
              <w:pStyle w:val="XML2"/>
              <w:rPr>
                <w:del w:id="6667" w:author="Anees Shaikh" w:date="2013-10-19T02:15:00Z"/>
              </w:rPr>
            </w:pPr>
            <w:del w:id="6668" w:author="Anees Shaikh" w:date="2013-10-19T02:15:00Z">
              <w:r w:rsidDel="006A4016">
                <w:delText xml:space="preserve">        &lt;/xs:complexType&gt;</w:delText>
              </w:r>
            </w:del>
          </w:p>
          <w:p w14:paraId="44BDC643" w14:textId="6381AA21" w:rsidR="0023596D" w:rsidDel="006A4016" w:rsidRDefault="0023596D" w:rsidP="0023596D">
            <w:pPr>
              <w:pStyle w:val="XML2"/>
              <w:rPr>
                <w:del w:id="6669" w:author="Anees Shaikh" w:date="2013-10-19T02:15:00Z"/>
              </w:rPr>
            </w:pPr>
            <w:del w:id="6670" w:author="Anees Shaikh" w:date="2013-10-19T02:15:00Z">
              <w:r w:rsidDel="006A4016">
                <w:delText xml:space="preserve">      &lt;/xs:element&gt;</w:delText>
              </w:r>
            </w:del>
          </w:p>
          <w:p w14:paraId="3F6BD6AD" w14:textId="0068B133" w:rsidR="0023596D" w:rsidDel="006A4016" w:rsidRDefault="0023596D" w:rsidP="0023596D">
            <w:pPr>
              <w:pStyle w:val="XML2"/>
              <w:rPr>
                <w:del w:id="6671" w:author="Anees Shaikh" w:date="2013-10-19T02:15:00Z"/>
              </w:rPr>
            </w:pPr>
            <w:del w:id="6672" w:author="Anees Shaikh" w:date="2013-10-19T02:15:00Z">
              <w:r w:rsidDel="006A4016">
                <w:delText xml:space="preserve">    &lt;/xs:sequence&gt;</w:delText>
              </w:r>
            </w:del>
          </w:p>
          <w:p w14:paraId="271778A0" w14:textId="4B6292A5" w:rsidR="0023596D" w:rsidDel="006A4016" w:rsidRDefault="0023596D" w:rsidP="0023596D">
            <w:pPr>
              <w:pStyle w:val="XML2"/>
              <w:rPr>
                <w:del w:id="6673" w:author="Anees Shaikh" w:date="2013-10-19T02:15:00Z"/>
              </w:rPr>
            </w:pPr>
            <w:del w:id="6674" w:author="Anees Shaikh" w:date="2013-10-19T02:15:00Z">
              <w:r w:rsidDel="006A4016">
                <w:delText xml:space="preserve">  &lt;/xs:group&gt;</w:delText>
              </w:r>
            </w:del>
          </w:p>
          <w:p w14:paraId="4A7B5A6E" w14:textId="1FA0A8B9" w:rsidR="0023596D" w:rsidDel="006A4016" w:rsidRDefault="0023596D" w:rsidP="0023596D">
            <w:pPr>
              <w:pStyle w:val="XML2"/>
              <w:rPr>
                <w:del w:id="6675" w:author="Anees Shaikh" w:date="2013-10-19T02:15:00Z"/>
              </w:rPr>
            </w:pPr>
          </w:p>
          <w:p w14:paraId="794912A9" w14:textId="71758ED4" w:rsidR="0023596D" w:rsidDel="006A4016" w:rsidRDefault="0023596D" w:rsidP="0023596D">
            <w:pPr>
              <w:pStyle w:val="XML2"/>
              <w:rPr>
                <w:del w:id="6676" w:author="Anees Shaikh" w:date="2013-10-19T02:15:00Z"/>
              </w:rPr>
            </w:pPr>
            <w:del w:id="6677" w:author="Anees Shaikh" w:date="2013-10-19T02:15:00Z">
              <w:r w:rsidDel="006A4016">
                <w:delText xml:space="preserve">  &lt;xs:group name="a1"&gt;</w:delText>
              </w:r>
            </w:del>
          </w:p>
          <w:p w14:paraId="035DE265" w14:textId="45F5621C" w:rsidR="0023596D" w:rsidDel="006A4016" w:rsidRDefault="0023596D" w:rsidP="0023596D">
            <w:pPr>
              <w:pStyle w:val="XML2"/>
              <w:rPr>
                <w:del w:id="6678" w:author="Anees Shaikh" w:date="2013-10-19T02:15:00Z"/>
              </w:rPr>
            </w:pPr>
            <w:del w:id="6679" w:author="Anees Shaikh" w:date="2013-10-19T02:15:00Z">
              <w:r w:rsidDel="006A4016">
                <w:delText xml:space="preserve">    &lt;xs:sequence&gt;</w:delText>
              </w:r>
            </w:del>
          </w:p>
          <w:p w14:paraId="43C3000D" w14:textId="71C1B931" w:rsidR="0023596D" w:rsidDel="006A4016" w:rsidRDefault="0023596D" w:rsidP="0023596D">
            <w:pPr>
              <w:pStyle w:val="XML2"/>
              <w:rPr>
                <w:del w:id="6680" w:author="Anees Shaikh" w:date="2013-10-19T02:15:00Z"/>
              </w:rPr>
            </w:pPr>
            <w:del w:id="6681"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682" w:author="Anees Shaikh" w:date="2013-10-19T02:15:00Z"/>
              </w:rPr>
            </w:pPr>
            <w:del w:id="6683" w:author="Anees Shaikh" w:date="2013-10-19T02:15:00Z">
              <w:r w:rsidDel="006A4016">
                <w:delText xml:space="preserve">        &lt;xs:complexType&gt;</w:delText>
              </w:r>
            </w:del>
          </w:p>
          <w:p w14:paraId="4E978E75" w14:textId="50170063" w:rsidR="0023596D" w:rsidDel="006A4016" w:rsidRDefault="0023596D" w:rsidP="0023596D">
            <w:pPr>
              <w:pStyle w:val="XML2"/>
              <w:rPr>
                <w:del w:id="6684" w:author="Anees Shaikh" w:date="2013-10-19T02:15:00Z"/>
              </w:rPr>
            </w:pPr>
            <w:del w:id="6685" w:author="Anees Shaikh" w:date="2013-10-19T02:15:00Z">
              <w:r w:rsidDel="006A4016">
                <w:delText xml:space="preserve">          &lt;xs:sequence&gt;</w:delText>
              </w:r>
            </w:del>
          </w:p>
          <w:p w14:paraId="2740EF6E" w14:textId="1D76C550" w:rsidR="0023596D" w:rsidDel="006A4016" w:rsidRDefault="0023596D" w:rsidP="0023596D">
            <w:pPr>
              <w:pStyle w:val="XML2"/>
              <w:rPr>
                <w:del w:id="6686" w:author="Anees Shaikh" w:date="2013-10-19T02:15:00Z"/>
              </w:rPr>
            </w:pPr>
            <w:del w:id="6687" w:author="Anees Shaikh" w:date="2013-10-19T02:15:00Z">
              <w:r w:rsidDel="006A4016">
                <w:delText xml:space="preserve">            &lt;xs:choice&gt;</w:delText>
              </w:r>
            </w:del>
          </w:p>
          <w:p w14:paraId="012E0909" w14:textId="6972623C" w:rsidR="0023596D" w:rsidDel="006A4016" w:rsidRDefault="0023596D" w:rsidP="0023596D">
            <w:pPr>
              <w:pStyle w:val="XML2"/>
              <w:rPr>
                <w:del w:id="6688" w:author="Anees Shaikh" w:date="2013-10-19T02:15:00Z"/>
              </w:rPr>
            </w:pPr>
            <w:del w:id="6689" w:author="Anees Shaikh" w:date="2013-10-19T02:15:00Z">
              <w:r w:rsidDel="006A4016">
                <w:delText xml:space="preserve">              &lt;xs:annotation&gt;</w:delText>
              </w:r>
            </w:del>
          </w:p>
          <w:p w14:paraId="5E1D48FA" w14:textId="642F84D1" w:rsidR="0023596D" w:rsidDel="006A4016" w:rsidRDefault="0023596D" w:rsidP="0023596D">
            <w:pPr>
              <w:pStyle w:val="XML2"/>
              <w:rPr>
                <w:del w:id="6690" w:author="Anees Shaikh" w:date="2013-10-19T02:15:00Z"/>
              </w:rPr>
            </w:pPr>
            <w:del w:id="6691" w:author="Anees Shaikh" w:date="2013-10-19T02:15:00Z">
              <w:r w:rsidDel="006A4016">
                <w:delText xml:space="preserve">                &lt;xs:documentation&gt;</w:delText>
              </w:r>
            </w:del>
          </w:p>
          <w:p w14:paraId="24858D31" w14:textId="0E072AC8" w:rsidR="0023596D" w:rsidDel="006A4016" w:rsidRDefault="0023596D" w:rsidP="0023596D">
            <w:pPr>
              <w:pStyle w:val="XML2"/>
              <w:rPr>
                <w:del w:id="6692" w:author="Anees Shaikh" w:date="2013-10-19T02:15:00Z"/>
              </w:rPr>
            </w:pPr>
            <w:del w:id="6693"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694" w:author="Anees Shaikh" w:date="2013-10-19T02:15:00Z"/>
              </w:rPr>
            </w:pPr>
            <w:del w:id="6695"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696" w:author="Anees Shaikh" w:date="2013-10-19T02:15:00Z"/>
              </w:rPr>
            </w:pPr>
            <w:del w:id="6697"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698" w:author="Anees Shaikh" w:date="2013-10-19T02:15:00Z"/>
              </w:rPr>
            </w:pPr>
            <w:del w:id="6699"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00" w:author="Anees Shaikh" w:date="2013-10-19T02:15:00Z"/>
              </w:rPr>
            </w:pPr>
            <w:del w:id="6701" w:author="Anees Shaikh" w:date="2013-10-19T02:15:00Z">
              <w:r w:rsidDel="006A4016">
                <w:delText xml:space="preserve">                  'available-ndm'</w:delText>
              </w:r>
            </w:del>
          </w:p>
          <w:p w14:paraId="10FB1949" w14:textId="205C02EE" w:rsidR="0023596D" w:rsidDel="006A4016" w:rsidRDefault="0023596D" w:rsidP="0023596D">
            <w:pPr>
              <w:pStyle w:val="XML2"/>
              <w:rPr>
                <w:del w:id="6702" w:author="Anees Shaikh" w:date="2013-10-19T02:15:00Z"/>
              </w:rPr>
            </w:pPr>
            <w:del w:id="6703" w:author="Anees Shaikh" w:date="2013-10-19T02:15:00Z">
              <w:r w:rsidDel="006A4016">
                <w:delText xml:space="preserve">                &lt;/xs:documentation&gt;</w:delText>
              </w:r>
            </w:del>
          </w:p>
          <w:p w14:paraId="060418BB" w14:textId="04E92A27" w:rsidR="0023596D" w:rsidDel="006A4016" w:rsidRDefault="0023596D" w:rsidP="0023596D">
            <w:pPr>
              <w:pStyle w:val="XML2"/>
              <w:rPr>
                <w:del w:id="6704" w:author="Anees Shaikh" w:date="2013-10-19T02:15:00Z"/>
              </w:rPr>
            </w:pPr>
            <w:del w:id="6705" w:author="Anees Shaikh" w:date="2013-10-19T02:15:00Z">
              <w:r w:rsidDel="006A4016">
                <w:delText xml:space="preserve">              &lt;/xs:annotation&gt;</w:delText>
              </w:r>
            </w:del>
          </w:p>
          <w:p w14:paraId="0138E7BC" w14:textId="0002BB71" w:rsidR="0023596D" w:rsidDel="006A4016" w:rsidRDefault="0023596D" w:rsidP="0023596D">
            <w:pPr>
              <w:pStyle w:val="XML2"/>
              <w:rPr>
                <w:del w:id="6706" w:author="Anees Shaikh" w:date="2013-10-19T02:15:00Z"/>
              </w:rPr>
            </w:pPr>
            <w:del w:id="6707" w:author="Anees Shaikh" w:date="2013-10-19T02:15:00Z">
              <w:r w:rsidDel="006A4016">
                <w:delText xml:space="preserve">            &lt;/xs:choice&gt;</w:delText>
              </w:r>
            </w:del>
          </w:p>
          <w:p w14:paraId="7F1ECA18" w14:textId="03DD840B" w:rsidR="0023596D" w:rsidDel="006A4016" w:rsidRDefault="0023596D" w:rsidP="0023596D">
            <w:pPr>
              <w:pStyle w:val="XML2"/>
              <w:rPr>
                <w:del w:id="6708" w:author="Anees Shaikh" w:date="2013-10-19T02:15:00Z"/>
              </w:rPr>
            </w:pPr>
            <w:del w:id="6709" w:author="Anees Shaikh" w:date="2013-10-19T02:15:00Z">
              <w:r w:rsidDel="006A4016">
                <w:delText xml:space="preserve">          &lt;/xs:sequence&gt;</w:delText>
              </w:r>
            </w:del>
          </w:p>
          <w:p w14:paraId="5B3C00C4" w14:textId="641F50FE" w:rsidR="0023596D" w:rsidDel="006A4016" w:rsidRDefault="0023596D" w:rsidP="0023596D">
            <w:pPr>
              <w:pStyle w:val="XML2"/>
              <w:rPr>
                <w:del w:id="6710" w:author="Anees Shaikh" w:date="2013-10-19T02:15:00Z"/>
              </w:rPr>
            </w:pPr>
            <w:del w:id="6711" w:author="Anees Shaikh" w:date="2013-10-19T02:15:00Z">
              <w:r w:rsidDel="006A4016">
                <w:delText xml:space="preserve">        &lt;/xs:complexType&gt;</w:delText>
              </w:r>
            </w:del>
          </w:p>
          <w:p w14:paraId="27F642EF" w14:textId="20731463" w:rsidR="0023596D" w:rsidDel="006A4016" w:rsidRDefault="0023596D" w:rsidP="0023596D">
            <w:pPr>
              <w:pStyle w:val="XML2"/>
              <w:rPr>
                <w:del w:id="6712" w:author="Anees Shaikh" w:date="2013-10-19T02:15:00Z"/>
              </w:rPr>
            </w:pPr>
            <w:del w:id="6713" w:author="Anees Shaikh" w:date="2013-10-19T02:15:00Z">
              <w:r w:rsidDel="006A4016">
                <w:delText xml:space="preserve">      &lt;/xs:element&gt;</w:delText>
              </w:r>
            </w:del>
          </w:p>
          <w:p w14:paraId="2D729B99" w14:textId="6895C292" w:rsidR="0023596D" w:rsidDel="006A4016" w:rsidRDefault="0023596D" w:rsidP="0023596D">
            <w:pPr>
              <w:pStyle w:val="XML2"/>
              <w:rPr>
                <w:del w:id="6714" w:author="Anees Shaikh" w:date="2013-10-19T02:15:00Z"/>
              </w:rPr>
            </w:pPr>
            <w:del w:id="6715" w:author="Anees Shaikh" w:date="2013-10-19T02:15:00Z">
              <w:r w:rsidDel="006A4016">
                <w:delText xml:space="preserve">    &lt;/xs:sequence&gt;</w:delText>
              </w:r>
            </w:del>
          </w:p>
          <w:p w14:paraId="20C80F15" w14:textId="54565219" w:rsidR="0023596D" w:rsidDel="006A4016" w:rsidRDefault="0023596D" w:rsidP="0023596D">
            <w:pPr>
              <w:pStyle w:val="XML2"/>
              <w:rPr>
                <w:del w:id="6716" w:author="Anees Shaikh" w:date="2013-10-19T02:15:00Z"/>
              </w:rPr>
            </w:pPr>
            <w:del w:id="6717"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18" w:author="Anees Shaikh" w:date="2013-10-19T02:15:00Z"/>
              </w:rPr>
            </w:pPr>
          </w:p>
        </w:tc>
      </w:tr>
    </w:tbl>
    <w:p w14:paraId="4C5113C4" w14:textId="3161D97B" w:rsidR="00EA69CB" w:rsidRDefault="00EA69CB" w:rsidP="00EA69CB">
      <w:pPr>
        <w:pStyle w:val="Heading3"/>
      </w:pPr>
      <w:bookmarkStart w:id="6719" w:name="_Toc243774092"/>
      <w:r>
        <w:t>XML Example</w:t>
      </w:r>
      <w:bookmarkEnd w:id="6719"/>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w:t>
            </w:r>
            <w:proofErr w:type="gramStart"/>
            <w:r>
              <w:t>capable</w:t>
            </w:r>
            <w:proofErr w:type="gramEnd"/>
            <w:r>
              <w:t xml:space="preserve">-switch </w:t>
            </w:r>
            <w:proofErr w:type="spellStart"/>
            <w:r>
              <w:t>xmlns</w:t>
            </w:r>
            <w:proofErr w:type="spellEnd"/>
            <w:r>
              <w:t>="urn:onf:of111:config:yang"</w:t>
            </w:r>
          </w:p>
          <w:p w14:paraId="0E2AF28E" w14:textId="77777777" w:rsidR="00D33137" w:rsidRDefault="00D33137" w:rsidP="00D33137">
            <w:pPr>
              <w:pStyle w:val="XML2"/>
            </w:pPr>
            <w:r>
              <w:t xml:space="preserve">                </w:t>
            </w:r>
            <w:proofErr w:type="spellStart"/>
            <w:proofErr w:type="gramStart"/>
            <w:r>
              <w:t>xmlns:ndm</w:t>
            </w:r>
            <w:proofErr w:type="spellEnd"/>
            <w:proofErr w:type="gramEnd"/>
            <w:r>
              <w:t>="</w:t>
            </w:r>
            <w:proofErr w:type="spellStart"/>
            <w:r>
              <w:t>urn:opennetworking.org:yang:ndm</w:t>
            </w:r>
            <w:proofErr w:type="spellEnd"/>
            <w:r>
              <w:t>"</w:t>
            </w:r>
          </w:p>
          <w:p w14:paraId="20A7F972" w14:textId="77777777" w:rsidR="00D33137" w:rsidRDefault="00D33137" w:rsidP="00D33137">
            <w:pPr>
              <w:pStyle w:val="XML2"/>
            </w:pPr>
            <w:r>
              <w:t xml:space="preserve">                </w:t>
            </w:r>
            <w:proofErr w:type="gramStart"/>
            <w:r>
              <w:t>xmlns:l2l3</w:t>
            </w:r>
            <w:proofErr w:type="gramEnd"/>
            <w:r>
              <w:t>="urn:opennetworking.org:yang:ndm:l2l3"&gt;</w:t>
            </w:r>
          </w:p>
          <w:p w14:paraId="6719454E" w14:textId="77777777" w:rsidR="00D33137" w:rsidRDefault="00D33137" w:rsidP="00D33137">
            <w:pPr>
              <w:pStyle w:val="XML2"/>
            </w:pPr>
            <w:r>
              <w:t xml:space="preserve">  &lt;</w:t>
            </w:r>
            <w:proofErr w:type="gramStart"/>
            <w:r>
              <w:t>logical</w:t>
            </w:r>
            <w:proofErr w:type="gramEnd"/>
            <w:r>
              <w:t>-switches&gt;</w:t>
            </w:r>
          </w:p>
          <w:p w14:paraId="4F84B8B2" w14:textId="77777777" w:rsidR="00D33137" w:rsidRDefault="00D33137" w:rsidP="00D33137">
            <w:pPr>
              <w:pStyle w:val="XML2"/>
            </w:pPr>
            <w:r>
              <w:t xml:space="preserve">    &lt;</w:t>
            </w:r>
            <w:proofErr w:type="gramStart"/>
            <w:r>
              <w:t>switch</w:t>
            </w:r>
            <w:proofErr w:type="gramEnd"/>
            <w:r>
              <w:t>&gt;</w:t>
            </w:r>
          </w:p>
          <w:p w14:paraId="31AE6C11" w14:textId="77777777" w:rsidR="00D33137" w:rsidRDefault="00D33137" w:rsidP="00D33137">
            <w:pPr>
              <w:pStyle w:val="XML2"/>
            </w:pPr>
            <w:r>
              <w:t xml:space="preserve">      &lt;</w:t>
            </w:r>
            <w:proofErr w:type="gramStart"/>
            <w:r>
              <w:t>id</w:t>
            </w:r>
            <w:proofErr w:type="gramEnd"/>
            <w:r>
              <w:t>&gt;LogicalSwitch5&lt;/id&gt;</w:t>
            </w:r>
          </w:p>
          <w:p w14:paraId="0B749521" w14:textId="77777777" w:rsidR="00D33137" w:rsidRDefault="00D33137" w:rsidP="00D33137">
            <w:pPr>
              <w:pStyle w:val="XML2"/>
            </w:pPr>
            <w:r>
              <w:t xml:space="preserve">      &lt;</w:t>
            </w:r>
            <w:proofErr w:type="gramStart"/>
            <w:r>
              <w:t>resources</w:t>
            </w:r>
            <w:proofErr w:type="gramEnd"/>
            <w:r>
              <w:t>&gt;</w:t>
            </w:r>
          </w:p>
          <w:p w14:paraId="1289DB5F" w14:textId="77777777" w:rsidR="00D33137" w:rsidRDefault="00D33137" w:rsidP="00D33137">
            <w:pPr>
              <w:pStyle w:val="XML2"/>
            </w:pPr>
            <w:r>
              <w:t xml:space="preserve">        &lt;</w:t>
            </w:r>
            <w:proofErr w:type="spellStart"/>
            <w:proofErr w:type="gramStart"/>
            <w:r>
              <w:t>ndm:ndm</w:t>
            </w:r>
            <w:proofErr w:type="gramEnd"/>
            <w:r>
              <w:t>-implementation</w:t>
            </w:r>
            <w:proofErr w:type="spellEnd"/>
            <w:r>
              <w:t>&gt;</w:t>
            </w:r>
          </w:p>
          <w:p w14:paraId="4DB190D2" w14:textId="77777777" w:rsidR="00D33137" w:rsidRDefault="00D33137" w:rsidP="00D33137">
            <w:pPr>
              <w:pStyle w:val="XML2"/>
            </w:pPr>
            <w:r>
              <w:t xml:space="preserve">          &lt;</w:t>
            </w:r>
            <w:proofErr w:type="gramStart"/>
            <w:r>
              <w:t>l2l3:l2l3</w:t>
            </w:r>
            <w:proofErr w:type="gramEnd"/>
            <w:r>
              <w:t>&gt;</w:t>
            </w:r>
          </w:p>
          <w:p w14:paraId="300DA2CE" w14:textId="77777777" w:rsidR="00D33137" w:rsidRDefault="00D33137" w:rsidP="00D33137">
            <w:pPr>
              <w:pStyle w:val="XML2"/>
            </w:pPr>
            <w:r>
              <w:t xml:space="preserve">            &lt;</w:t>
            </w:r>
            <w:proofErr w:type="gramStart"/>
            <w:r>
              <w:t>l2l3:ingress</w:t>
            </w:r>
            <w:proofErr w:type="gramEnd"/>
            <w:r>
              <w:t>-vlan-table-size&gt;128&lt;/l2l3:ingress-vlan-table-size&gt;</w:t>
            </w:r>
          </w:p>
          <w:p w14:paraId="162B7C80" w14:textId="77777777" w:rsidR="00D33137" w:rsidRDefault="00D33137" w:rsidP="00D33137">
            <w:pPr>
              <w:pStyle w:val="XML2"/>
            </w:pPr>
            <w:r>
              <w:t xml:space="preserve">            &lt;</w:t>
            </w:r>
            <w:proofErr w:type="gramStart"/>
            <w:r>
              <w:t>l2l3:router</w:t>
            </w:r>
            <w:proofErr w:type="gramEnd"/>
            <w:r>
              <w:t>-mac-table-size&gt;128&lt;/l2l3:router-mac-table-size&gt;</w:t>
            </w:r>
          </w:p>
          <w:p w14:paraId="1D53EECD" w14:textId="77777777" w:rsidR="00D33137" w:rsidRDefault="00D33137" w:rsidP="00D33137">
            <w:pPr>
              <w:pStyle w:val="XML2"/>
            </w:pPr>
            <w:r>
              <w:t xml:space="preserve">            &lt;</w:t>
            </w:r>
            <w:proofErr w:type="gramStart"/>
            <w:r>
              <w:t>l2l3:l3</w:t>
            </w:r>
            <w:proofErr w:type="gramEnd"/>
            <w:r>
              <w:t>-table-size&gt;128&lt;/l2l3:l3-table-size&gt;</w:t>
            </w:r>
          </w:p>
          <w:p w14:paraId="37FD0012" w14:textId="77777777" w:rsidR="00D33137" w:rsidRDefault="00D33137" w:rsidP="00D33137">
            <w:pPr>
              <w:pStyle w:val="XML2"/>
            </w:pPr>
            <w:r>
              <w:t xml:space="preserve">            &lt;</w:t>
            </w:r>
            <w:proofErr w:type="gramStart"/>
            <w:r>
              <w:t>l2l3:l2</w:t>
            </w:r>
            <w:proofErr w:type="gramEnd"/>
            <w:r>
              <w:t>-table-size&gt;128&lt;/l2l3:l2-table-size&gt;</w:t>
            </w:r>
          </w:p>
          <w:p w14:paraId="7FF884F5" w14:textId="77777777" w:rsidR="00D33137" w:rsidRDefault="00D33137" w:rsidP="00D33137">
            <w:pPr>
              <w:pStyle w:val="XML2"/>
            </w:pPr>
            <w:r>
              <w:t xml:space="preserve">            &lt;</w:t>
            </w:r>
            <w:proofErr w:type="gramStart"/>
            <w:r>
              <w:t>l2l3:egress</w:t>
            </w:r>
            <w:proofErr w:type="gramEnd"/>
            <w:r>
              <w:t>-vlan-table-size&gt;128&lt;/l2l3:egress-vlan-table-size&gt;</w:t>
            </w:r>
          </w:p>
          <w:p w14:paraId="7C11A3B6" w14:textId="77777777" w:rsidR="00D33137" w:rsidRDefault="00D33137" w:rsidP="00D33137">
            <w:pPr>
              <w:pStyle w:val="XML2"/>
            </w:pPr>
            <w:r>
              <w:t xml:space="preserve">          &lt;/l2l3</w:t>
            </w:r>
            <w:proofErr w:type="gramStart"/>
            <w:r>
              <w:t>:l2l3</w:t>
            </w:r>
            <w:proofErr w:type="gramEnd"/>
            <w:r>
              <w:t>&gt;</w:t>
            </w:r>
          </w:p>
          <w:p w14:paraId="4BC26EEF" w14:textId="77777777" w:rsidR="00D33137" w:rsidRDefault="00D33137" w:rsidP="00D33137">
            <w:pPr>
              <w:pStyle w:val="XML2"/>
            </w:pPr>
            <w:r>
              <w:t xml:space="preserve">        &lt;/</w:t>
            </w:r>
            <w:proofErr w:type="spellStart"/>
            <w:r>
              <w:t>ndm</w:t>
            </w:r>
            <w:proofErr w:type="gramStart"/>
            <w:r>
              <w:t>:ndm</w:t>
            </w:r>
            <w:proofErr w:type="gramEnd"/>
            <w:r>
              <w:t>-implementation</w:t>
            </w:r>
            <w:proofErr w:type="spellEnd"/>
            <w:r>
              <w:t>&gt;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20" w:name="_Toc333524668"/>
      <w:bookmarkStart w:id="6721" w:name="_Toc335148755"/>
      <w:bookmarkStart w:id="6722" w:name="_Toc333524669"/>
      <w:bookmarkStart w:id="6723" w:name="_Toc335148756"/>
      <w:bookmarkStart w:id="6724" w:name="_Toc333524670"/>
      <w:bookmarkStart w:id="6725" w:name="_Toc335148757"/>
      <w:bookmarkStart w:id="6726" w:name="_Toc333524671"/>
      <w:bookmarkStart w:id="6727" w:name="_Toc335148758"/>
      <w:bookmarkStart w:id="6728" w:name="_Toc333524672"/>
      <w:bookmarkStart w:id="6729" w:name="_Toc335148759"/>
      <w:bookmarkStart w:id="6730" w:name="_Toc333524673"/>
      <w:bookmarkStart w:id="6731" w:name="_Toc335148760"/>
      <w:bookmarkStart w:id="6732" w:name="_Toc333524674"/>
      <w:bookmarkStart w:id="6733" w:name="_Toc335148761"/>
      <w:bookmarkStart w:id="6734" w:name="_Toc333524675"/>
      <w:bookmarkStart w:id="6735" w:name="_Toc335148762"/>
      <w:bookmarkStart w:id="6736" w:name="_Toc333524676"/>
      <w:bookmarkStart w:id="6737" w:name="_Toc335148763"/>
      <w:bookmarkStart w:id="6738" w:name="_Toc333524677"/>
      <w:bookmarkStart w:id="6739" w:name="_Toc335148764"/>
      <w:bookmarkStart w:id="6740" w:name="_Toc333524678"/>
      <w:bookmarkStart w:id="6741" w:name="_Toc335148765"/>
      <w:bookmarkStart w:id="6742" w:name="_Toc333524679"/>
      <w:bookmarkStart w:id="6743" w:name="_Toc335148766"/>
      <w:bookmarkStart w:id="6744" w:name="_Toc333524680"/>
      <w:bookmarkStart w:id="6745" w:name="_Toc335148767"/>
      <w:bookmarkStart w:id="6746" w:name="_Toc333524681"/>
      <w:bookmarkStart w:id="6747" w:name="_Toc335148768"/>
      <w:bookmarkStart w:id="6748" w:name="_Toc333524682"/>
      <w:bookmarkStart w:id="6749" w:name="_Toc335148769"/>
      <w:bookmarkStart w:id="6750" w:name="_Toc243774093"/>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r w:rsidRPr="006F4495">
        <w:t>Binding to NETCONF</w:t>
      </w:r>
      <w:bookmarkEnd w:id="6750"/>
    </w:p>
    <w:p w14:paraId="3D4DDAE1" w14:textId="0367F0D6" w:rsidR="00C128FA" w:rsidRDefault="005A3974" w:rsidP="00C128FA">
      <w:r>
        <w:t xml:space="preserve">Below we specify </w:t>
      </w:r>
      <w:r w:rsidR="00B17688">
        <w:t xml:space="preserve">the requirements </w:t>
      </w:r>
      <w:r>
        <w:t xml:space="preserve">and give </w:t>
      </w:r>
      <w:proofErr w:type="gramStart"/>
      <w:r>
        <w:t xml:space="preserve">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w:t>
      </w:r>
      <w:proofErr w:type="gramEnd"/>
      <w:r w:rsidR="00B17688">
        <w:t xml:space="preserve">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51" w:name="_Toc243774094"/>
      <w:r>
        <w:t>Requirements</w:t>
      </w:r>
      <w:bookmarkEnd w:id="6751"/>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proofErr w:type="gramStart"/>
      <w:r>
        <w:t>ietf</w:t>
      </w:r>
      <w:proofErr w:type="gramEnd"/>
      <w:r>
        <w:t xml:space="preserve">-yang-types.xsd found at </w:t>
      </w:r>
      <w:hyperlink r:id="rId48" w:history="1">
        <w:r>
          <w:rPr>
            <w:rStyle w:val="Hyperlink"/>
          </w:rPr>
          <w:t>http://www.yang-central.org/modules/xsd/ietf-yang-types.xsd</w:t>
        </w:r>
      </w:hyperlink>
    </w:p>
    <w:p w14:paraId="717EF81A" w14:textId="2D40FBA7" w:rsidR="00B17688" w:rsidRDefault="00B17688" w:rsidP="00C128FA">
      <w:pPr>
        <w:pStyle w:val="PlainText"/>
        <w:numPr>
          <w:ilvl w:val="0"/>
          <w:numId w:val="33"/>
        </w:numPr>
      </w:pPr>
      <w:proofErr w:type="gramStart"/>
      <w:r>
        <w:t>ietf</w:t>
      </w:r>
      <w:proofErr w:type="gramEnd"/>
      <w:r>
        <w:t xml:space="preserve">-inet-types.xsd found at </w:t>
      </w:r>
      <w:hyperlink r:id="rId49" w:history="1">
        <w:r>
          <w:rPr>
            <w:rStyle w:val="Hyperlink"/>
          </w:rPr>
          <w:t>http://www.cablelabs.com/specifications/XSD/ietf-inet-types.xsd</w:t>
        </w:r>
      </w:hyperlink>
    </w:p>
    <w:p w14:paraId="20429249" w14:textId="11209F84" w:rsidR="00B17688" w:rsidRDefault="00B17688" w:rsidP="00C128FA">
      <w:r>
        <w:t xml:space="preserve">Those XML schemas define some basic </w:t>
      </w:r>
      <w:proofErr w:type="spellStart"/>
      <w:r>
        <w:t>datatypes</w:t>
      </w:r>
      <w:proofErr w:type="spellEnd"/>
      <w:r>
        <w:t xml:space="preserve">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proofErr w:type="spellStart"/>
      <w:proofErr w:type="gramStart"/>
      <w:r>
        <w:rPr>
          <w:rFonts w:asciiTheme="minorHAnsi" w:hAnsiTheme="minorHAnsi" w:cstheme="minorHAnsi"/>
        </w:rPr>
        <w:t>ietf</w:t>
      </w:r>
      <w:proofErr w:type="spellEnd"/>
      <w:proofErr w:type="gramEnd"/>
      <w:r>
        <w:rPr>
          <w:rFonts w:asciiTheme="minorHAnsi" w:hAnsiTheme="minorHAnsi" w:cstheme="minorHAnsi"/>
        </w:rPr>
        <w:t>-yang-</w:t>
      </w:r>
      <w:proofErr w:type="spellStart"/>
      <w:r>
        <w:rPr>
          <w:rFonts w:asciiTheme="minorHAnsi" w:hAnsiTheme="minorHAnsi" w:cstheme="minorHAnsi"/>
        </w:rPr>
        <w:t>types.yang</w:t>
      </w:r>
      <w:proofErr w:type="spellEnd"/>
      <w:r>
        <w:rPr>
          <w:rFonts w:asciiTheme="minorHAnsi" w:hAnsiTheme="minorHAnsi" w:cstheme="minorHAnsi"/>
        </w:rPr>
        <w:t xml:space="preserve"> found at </w:t>
      </w:r>
      <w:hyperlink r:id="rId50"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proofErr w:type="spellStart"/>
      <w:proofErr w:type="gramStart"/>
      <w:r>
        <w:rPr>
          <w:rFonts w:asciiTheme="minorHAnsi" w:hAnsiTheme="minorHAnsi" w:cstheme="minorHAnsi"/>
        </w:rPr>
        <w:t>ietf</w:t>
      </w:r>
      <w:proofErr w:type="gramEnd"/>
      <w:r>
        <w:rPr>
          <w:rFonts w:asciiTheme="minorHAnsi" w:hAnsiTheme="minorHAnsi" w:cstheme="minorHAnsi"/>
        </w:rPr>
        <w:t>-inet-types.yang</w:t>
      </w:r>
      <w:proofErr w:type="spellEnd"/>
      <w:r>
        <w:rPr>
          <w:rFonts w:asciiTheme="minorHAnsi" w:hAnsiTheme="minorHAnsi" w:cstheme="minorHAnsi"/>
        </w:rPr>
        <w:t xml:space="preserve"> found at </w:t>
      </w:r>
      <w:hyperlink r:id="rId51"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52" w:name="_Toc243774095"/>
      <w:r>
        <w:t xml:space="preserve">How </w:t>
      </w:r>
      <w:r w:rsidR="007B1FA6">
        <w:t xml:space="preserve">the </w:t>
      </w:r>
      <w:r>
        <w:t xml:space="preserve">Data Model is </w:t>
      </w:r>
      <w:proofErr w:type="gramStart"/>
      <w:r>
        <w:t>Bound</w:t>
      </w:r>
      <w:proofErr w:type="gramEnd"/>
      <w:r>
        <w:t xml:space="preserve"> to </w:t>
      </w:r>
      <w:r w:rsidR="007B1FA6">
        <w:t>NETCONF</w:t>
      </w:r>
      <w:bookmarkEnd w:id="6752"/>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and </w:t>
      </w:r>
      <w:r w:rsidR="001D24FC" w:rsidRPr="00E53A91">
        <w:rPr>
          <w:rStyle w:val="codeChar"/>
        </w:rPr>
        <w:t>&lt;</w:t>
      </w:r>
      <w:proofErr w:type="spellStart"/>
      <w:r w:rsidR="001D24FC" w:rsidRPr="00E53A91">
        <w:rPr>
          <w:rStyle w:val="codeChar"/>
        </w:rPr>
        <w:t>rpc</w:t>
      </w:r>
      <w:proofErr w:type="spellEnd"/>
      <w:r w:rsidR="001D24FC" w:rsidRPr="00E53A91">
        <w:rPr>
          <w:rStyle w:val="codeChar"/>
        </w:rPr>
        <w:t>-reply&gt;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element must conform to the </w:t>
      </w:r>
      <w:proofErr w:type="spellStart"/>
      <w:r w:rsidR="001D24FC">
        <w:rPr>
          <w:lang w:bidi="en-US"/>
        </w:rPr>
        <w:t>OpenFlow</w:t>
      </w:r>
      <w:proofErr w:type="spellEnd"/>
      <w:r w:rsidR="001D24FC">
        <w:rPr>
          <w:lang w:bidi="en-US"/>
        </w:rPr>
        <w:t xml:space="preserve"> </w:t>
      </w:r>
      <w:proofErr w:type="spellStart"/>
      <w:r w:rsidR="001D24FC">
        <w:rPr>
          <w:lang w:bidi="en-US"/>
        </w:rPr>
        <w:t>Configuraton</w:t>
      </w:r>
      <w:proofErr w:type="spellEnd"/>
      <w:r w:rsidR="001D24FC">
        <w:rPr>
          <w:lang w:bidi="en-US"/>
        </w:rPr>
        <w:t xml:space="preserve">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 xml:space="preserve">base protocol operations can be used to retrieve, configure, copy and delete </w:t>
      </w:r>
      <w:proofErr w:type="spellStart"/>
      <w:r>
        <w:rPr>
          <w:lang w:bidi="en-US"/>
        </w:rPr>
        <w:t>OpenFlow</w:t>
      </w:r>
      <w:proofErr w:type="spellEnd"/>
      <w:r>
        <w:rPr>
          <w:lang w:bidi="en-US"/>
        </w:rPr>
        <w:t xml:space="preserve"> Configuration data stores. These operations are defined in RFC6241. The commonly used operations are:</w:t>
      </w:r>
    </w:p>
    <w:p w14:paraId="52C8D162" w14:textId="77777777" w:rsidR="001D24FC" w:rsidRDefault="001D24FC" w:rsidP="002C0E22">
      <w:pPr>
        <w:numPr>
          <w:ilvl w:val="0"/>
          <w:numId w:val="14"/>
        </w:numPr>
        <w:rPr>
          <w:lang w:bidi="en-US"/>
        </w:rPr>
      </w:pPr>
      <w:proofErr w:type="gramStart"/>
      <w:r>
        <w:rPr>
          <w:lang w:bidi="en-US"/>
        </w:rPr>
        <w:t>edit</w:t>
      </w:r>
      <w:proofErr w:type="gramEnd"/>
      <w:r>
        <w:rPr>
          <w:lang w:bidi="en-US"/>
        </w:rPr>
        <w:t>-</w:t>
      </w:r>
      <w:proofErr w:type="spellStart"/>
      <w:r>
        <w:rPr>
          <w:lang w:bidi="en-US"/>
        </w:rPr>
        <w:t>config</w:t>
      </w:r>
      <w:proofErr w:type="spellEnd"/>
    </w:p>
    <w:p w14:paraId="7D158832" w14:textId="77777777" w:rsidR="001D24FC" w:rsidRDefault="001D24FC" w:rsidP="002C0E22">
      <w:pPr>
        <w:numPr>
          <w:ilvl w:val="0"/>
          <w:numId w:val="14"/>
        </w:numPr>
      </w:pPr>
      <w:proofErr w:type="gramStart"/>
      <w:r>
        <w:rPr>
          <w:lang w:bidi="en-US"/>
        </w:rPr>
        <w:t>get</w:t>
      </w:r>
      <w:proofErr w:type="gramEnd"/>
      <w:r>
        <w:rPr>
          <w:lang w:bidi="en-US"/>
        </w:rPr>
        <w:t>-</w:t>
      </w:r>
      <w:proofErr w:type="spellStart"/>
      <w:r>
        <w:rPr>
          <w:lang w:bidi="en-US"/>
        </w:rPr>
        <w:t>config</w:t>
      </w:r>
      <w:proofErr w:type="spellEnd"/>
    </w:p>
    <w:p w14:paraId="3E16E013" w14:textId="77777777" w:rsidR="001D24FC" w:rsidRDefault="001D24FC" w:rsidP="002C0E22">
      <w:pPr>
        <w:numPr>
          <w:ilvl w:val="0"/>
          <w:numId w:val="14"/>
        </w:numPr>
      </w:pPr>
      <w:proofErr w:type="gramStart"/>
      <w:r>
        <w:t>copy</w:t>
      </w:r>
      <w:proofErr w:type="gramEnd"/>
      <w:r>
        <w:t>-</w:t>
      </w:r>
      <w:proofErr w:type="spellStart"/>
      <w:r>
        <w:t>config</w:t>
      </w:r>
      <w:proofErr w:type="spellEnd"/>
    </w:p>
    <w:p w14:paraId="0B190803" w14:textId="13FA3615" w:rsidR="00264303" w:rsidRDefault="00E53A91" w:rsidP="00264303">
      <w:pPr>
        <w:numPr>
          <w:ilvl w:val="0"/>
          <w:numId w:val="14"/>
        </w:numPr>
      </w:pPr>
      <w:proofErr w:type="gramStart"/>
      <w:r>
        <w:t>delete</w:t>
      </w:r>
      <w:proofErr w:type="gramEnd"/>
      <w:r>
        <w:t>-</w:t>
      </w:r>
      <w:proofErr w:type="spellStart"/>
      <w:r>
        <w:t>config</w:t>
      </w:r>
      <w:proofErr w:type="spellEnd"/>
    </w:p>
    <w:p w14:paraId="04ECF3BD" w14:textId="77777777" w:rsidR="001D24FC" w:rsidRDefault="001D24FC" w:rsidP="00D14D27">
      <w:pPr>
        <w:pStyle w:val="Heading3"/>
      </w:pPr>
      <w:bookmarkStart w:id="6753" w:name="_Toc243774096"/>
      <w:proofErr w:type="gramStart"/>
      <w:r>
        <w:t>edit</w:t>
      </w:r>
      <w:proofErr w:type="gramEnd"/>
      <w:r>
        <w:t>-</w:t>
      </w:r>
      <w:proofErr w:type="spellStart"/>
      <w:r>
        <w:t>config</w:t>
      </w:r>
      <w:bookmarkEnd w:id="6753"/>
      <w:proofErr w:type="spellEnd"/>
    </w:p>
    <w:p w14:paraId="114F444C" w14:textId="5F9BDA44" w:rsidR="001D24FC" w:rsidRDefault="001D24FC" w:rsidP="001D24FC">
      <w:pPr>
        <w:jc w:val="both"/>
      </w:pPr>
      <w:r w:rsidRPr="00AC7DB0">
        <w:t xml:space="preserve">The </w:t>
      </w:r>
      <w:r w:rsidRPr="00E53A91">
        <w:rPr>
          <w:rStyle w:val="codeChar"/>
        </w:rPr>
        <w:t>&lt;edit-</w:t>
      </w:r>
      <w:proofErr w:type="spellStart"/>
      <w:r w:rsidRPr="00E53A91">
        <w:rPr>
          <w:rStyle w:val="codeChar"/>
        </w:rPr>
        <w:t>config</w:t>
      </w:r>
      <w:proofErr w:type="spellEnd"/>
      <w:r w:rsidRPr="00E53A91">
        <w:rPr>
          <w:rStyle w:val="codeChar"/>
        </w:rPr>
        <w:t>&gt;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w:t>
      </w:r>
      <w:proofErr w:type="spellStart"/>
      <w:r w:rsidRPr="00E53A91">
        <w:rPr>
          <w:rStyle w:val="codeChar"/>
        </w:rPr>
        <w:t>config</w:t>
      </w:r>
      <w:proofErr w:type="spellEnd"/>
      <w:r w:rsidRPr="00E53A91">
        <w:rPr>
          <w:rStyle w:val="codeChar"/>
        </w:rPr>
        <w:t>&gt;</w:t>
      </w:r>
      <w:r>
        <w:t xml:space="preserve"> </w:t>
      </w:r>
      <w:proofErr w:type="spellStart"/>
      <w:r>
        <w:t>subtree</w:t>
      </w:r>
      <w:proofErr w:type="spellEnd"/>
      <w:r>
        <w:t xml:space="preserv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w:t>
      </w:r>
      <w:proofErr w:type="spellStart"/>
      <w:r w:rsidR="001D24FC">
        <w:t>config</w:t>
      </w:r>
      <w:proofErr w:type="spellEnd"/>
      <w:r w:rsidR="001D24FC">
        <w:t xml:space="preserve">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w:t>
            </w:r>
            <w:proofErr w:type="gramStart"/>
            <w:r>
              <w:t>?</w:t>
            </w:r>
            <w:proofErr w:type="spellStart"/>
            <w:r>
              <w:t>xml</w:t>
            </w:r>
            <w:r w:rsidRPr="00011096">
              <w:t>version</w:t>
            </w:r>
            <w:proofErr w:type="spellEnd"/>
            <w:proofErr w:type="gramEnd"/>
            <w:r>
              <w:t>="1.0" encoding="UTF-8"?&gt;</w:t>
            </w:r>
          </w:p>
          <w:p w14:paraId="19D817BC" w14:textId="77777777" w:rsidR="001D24FC" w:rsidRDefault="001D24FC" w:rsidP="00011096">
            <w:pPr>
              <w:pStyle w:val="XML1"/>
            </w:pPr>
            <w:r>
              <w:t>&lt;</w:t>
            </w:r>
            <w:proofErr w:type="spellStart"/>
            <w:proofErr w:type="gramStart"/>
            <w:r>
              <w:t>rpc</w:t>
            </w:r>
            <w:proofErr w:type="spellEnd"/>
            <w:proofErr w:type="gramEnd"/>
            <w:r>
              <w:t xml:space="preserve"> message-id="1"</w:t>
            </w:r>
          </w:p>
          <w:p w14:paraId="12133B73" w14:textId="77777777" w:rsidR="001D24FC" w:rsidRDefault="001D24FC" w:rsidP="00011096">
            <w:pPr>
              <w:pStyle w:val="XML1"/>
            </w:pPr>
            <w:r>
              <w:t xml:space="preserve"> </w:t>
            </w:r>
            <w:proofErr w:type="spellStart"/>
            <w:proofErr w:type="gramStart"/>
            <w:r>
              <w:t>xmlns</w:t>
            </w:r>
            <w:proofErr w:type="spellEnd"/>
            <w:proofErr w:type="gramEnd"/>
            <w:r>
              <w:t>="urn:ietf:params:xml:ns:netconf:base:1.0"&gt;</w:t>
            </w:r>
          </w:p>
          <w:p w14:paraId="06DC6E71" w14:textId="77777777" w:rsidR="001D24FC" w:rsidRDefault="001D24FC" w:rsidP="00011096">
            <w:pPr>
              <w:pStyle w:val="XML2"/>
            </w:pPr>
            <w:r>
              <w:t>&lt;</w:t>
            </w:r>
            <w:proofErr w:type="gramStart"/>
            <w:r>
              <w:t>edit</w:t>
            </w:r>
            <w:proofErr w:type="gramEnd"/>
            <w:r>
              <w:t>-</w:t>
            </w:r>
            <w:proofErr w:type="spellStart"/>
            <w:r>
              <w:t>config</w:t>
            </w:r>
            <w:proofErr w:type="spellEnd"/>
            <w:r>
              <w:t xml:space="preserve"> </w:t>
            </w:r>
            <w:proofErr w:type="spellStart"/>
            <w:r>
              <w:t>xmlns</w:t>
            </w:r>
            <w:proofErr w:type="spellEnd"/>
            <w:r>
              <w:t>="urn:ietf:params:xml:ns:netconf:base:1.0"&gt;</w:t>
            </w:r>
          </w:p>
          <w:p w14:paraId="5185995A" w14:textId="77777777" w:rsidR="001D24FC" w:rsidRDefault="001D24FC" w:rsidP="00011096">
            <w:pPr>
              <w:pStyle w:val="XML3"/>
            </w:pPr>
            <w:r>
              <w:t>&lt;</w:t>
            </w:r>
            <w:proofErr w:type="gramStart"/>
            <w:r w:rsidRPr="00E53A91">
              <w:t>target</w:t>
            </w:r>
            <w:proofErr w:type="gramEnd"/>
            <w:r>
              <w:t>&gt;</w:t>
            </w:r>
          </w:p>
          <w:p w14:paraId="0D58E34C" w14:textId="77777777" w:rsidR="001D24FC" w:rsidRDefault="001D24FC" w:rsidP="00011096">
            <w:pPr>
              <w:pStyle w:val="XML4"/>
            </w:pPr>
            <w:r>
              <w:t>&lt;</w:t>
            </w:r>
            <w:proofErr w:type="gramStart"/>
            <w:r>
              <w:t>candidate</w:t>
            </w:r>
            <w:proofErr w:type="gramEnd"/>
            <w:r>
              <w:t>/&gt;</w:t>
            </w:r>
          </w:p>
          <w:p w14:paraId="261486AB" w14:textId="77777777" w:rsidR="001D24FC" w:rsidRDefault="001D24FC" w:rsidP="00011096">
            <w:pPr>
              <w:pStyle w:val="XML3"/>
            </w:pPr>
            <w:r>
              <w:t>&lt;/target&gt;</w:t>
            </w:r>
          </w:p>
          <w:p w14:paraId="7C7F2077" w14:textId="77777777" w:rsidR="001D24FC" w:rsidRDefault="001D24FC" w:rsidP="00011096">
            <w:pPr>
              <w:pStyle w:val="XML3"/>
            </w:pPr>
            <w:r>
              <w:t>&lt;</w:t>
            </w:r>
            <w:proofErr w:type="gramStart"/>
            <w:r>
              <w:t>default</w:t>
            </w:r>
            <w:proofErr w:type="gramEnd"/>
            <w:r>
              <w:t>-operation&gt;merge&lt;/default-operation&gt;</w:t>
            </w:r>
          </w:p>
          <w:p w14:paraId="340D66F9" w14:textId="77777777" w:rsidR="001D24FC" w:rsidRDefault="001D24FC" w:rsidP="00011096">
            <w:pPr>
              <w:pStyle w:val="XML3"/>
            </w:pPr>
            <w:r>
              <w:t>&lt;</w:t>
            </w:r>
            <w:proofErr w:type="gramStart"/>
            <w:r>
              <w:t>test</w:t>
            </w:r>
            <w:proofErr w:type="gramEnd"/>
            <w:r>
              <w:t>-option&gt;set&lt;/test-option&gt;</w:t>
            </w:r>
          </w:p>
          <w:p w14:paraId="01342E1C" w14:textId="77777777" w:rsidR="001D24FC" w:rsidRDefault="001D24FC" w:rsidP="00011096">
            <w:pPr>
              <w:pStyle w:val="XML3"/>
            </w:pPr>
            <w:r>
              <w:t>&lt;</w:t>
            </w:r>
            <w:proofErr w:type="spellStart"/>
            <w:proofErr w:type="gramStart"/>
            <w:r>
              <w:t>config</w:t>
            </w:r>
            <w:proofErr w:type="spellEnd"/>
            <w:proofErr w:type="gramEnd"/>
            <w:r>
              <w:t>&gt;</w:t>
            </w:r>
          </w:p>
          <w:p w14:paraId="49D99EDF" w14:textId="77777777" w:rsidR="001D24FC" w:rsidRDefault="001D24FC" w:rsidP="00011096">
            <w:pPr>
              <w:pStyle w:val="XML4"/>
            </w:pPr>
            <w:r>
              <w:t>&lt;</w:t>
            </w:r>
            <w:proofErr w:type="gramStart"/>
            <w:r>
              <w:t>capable</w:t>
            </w:r>
            <w:proofErr w:type="gramEnd"/>
            <w:r>
              <w:t xml:space="preserve">-switch </w:t>
            </w:r>
          </w:p>
          <w:p w14:paraId="3CB09B6B" w14:textId="77777777" w:rsidR="001D24FC" w:rsidRDefault="001D24FC" w:rsidP="00011096">
            <w:pPr>
              <w:pStyle w:val="XML5"/>
            </w:pPr>
            <w:proofErr w:type="spellStart"/>
            <w:proofErr w:type="gramStart"/>
            <w:r>
              <w:t>xmlns:nc</w:t>
            </w:r>
            <w:proofErr w:type="spellEnd"/>
            <w:proofErr w:type="gramEnd"/>
            <w:r>
              <w:t>="urn:ietf:params:xml:ns:netconf:base:1.0"</w:t>
            </w:r>
          </w:p>
          <w:p w14:paraId="5E4724F9" w14:textId="77777777" w:rsidR="001D24FC" w:rsidRDefault="001D24FC" w:rsidP="00011096">
            <w:pPr>
              <w:pStyle w:val="XML5"/>
            </w:pPr>
            <w:proofErr w:type="spellStart"/>
            <w:proofErr w:type="gramStart"/>
            <w:r>
              <w:t>nc:operation</w:t>
            </w:r>
            <w:proofErr w:type="spellEnd"/>
            <w:proofErr w:type="gramEnd"/>
            <w:r>
              <w:t>="create"</w:t>
            </w:r>
          </w:p>
          <w:p w14:paraId="6A623AC6" w14:textId="77777777" w:rsidR="001D24FC" w:rsidRDefault="001D24FC" w:rsidP="00011096">
            <w:pPr>
              <w:pStyle w:val="XML5"/>
            </w:pPr>
            <w:proofErr w:type="spellStart"/>
            <w:proofErr w:type="gramStart"/>
            <w:r>
              <w:t>xmlns</w:t>
            </w:r>
            <w:proofErr w:type="spellEnd"/>
            <w:proofErr w:type="gramEnd"/>
            <w:r>
              <w:t>="urn:onf:of12:config:yang"&gt;</w:t>
            </w:r>
          </w:p>
          <w:p w14:paraId="5575A15C" w14:textId="77777777" w:rsidR="001D24FC" w:rsidRDefault="001D24FC" w:rsidP="00011096">
            <w:pPr>
              <w:pStyle w:val="XML5"/>
            </w:pPr>
            <w:r>
              <w:t>&lt;</w:t>
            </w:r>
            <w:proofErr w:type="gramStart"/>
            <w:r>
              <w:t>id</w:t>
            </w:r>
            <w:proofErr w:type="gramEnd"/>
            <w:r>
              <w:t>&gt;capable-switch-0&lt;/id&gt;</w:t>
            </w:r>
          </w:p>
          <w:p w14:paraId="1CBC21B0" w14:textId="77777777" w:rsidR="001D24FC" w:rsidRDefault="001D24FC" w:rsidP="00011096">
            <w:pPr>
              <w:pStyle w:val="XML5"/>
            </w:pPr>
            <w:r>
              <w:t>&lt;</w:t>
            </w:r>
            <w:proofErr w:type="gramStart"/>
            <w:r>
              <w:t>logical</w:t>
            </w:r>
            <w:proofErr w:type="gramEnd"/>
            <w:r>
              <w:t>-switches&gt;</w:t>
            </w:r>
          </w:p>
          <w:p w14:paraId="7865198D" w14:textId="77777777" w:rsidR="001D24FC" w:rsidRDefault="001D24FC" w:rsidP="00011096">
            <w:pPr>
              <w:pStyle w:val="XML6"/>
            </w:pPr>
            <w:r>
              <w:t>&lt;</w:t>
            </w:r>
            <w:proofErr w:type="gramStart"/>
            <w:r>
              <w:t>switch</w:t>
            </w:r>
            <w:proofErr w:type="gramEnd"/>
            <w:r>
              <w:t>&gt;</w:t>
            </w:r>
          </w:p>
          <w:p w14:paraId="59923467" w14:textId="77777777" w:rsidR="001D24FC" w:rsidRDefault="001D24FC" w:rsidP="00011096">
            <w:pPr>
              <w:pStyle w:val="XML7"/>
            </w:pPr>
            <w:r>
              <w:t>&lt;</w:t>
            </w:r>
            <w:proofErr w:type="gramStart"/>
            <w:r>
              <w:t>id</w:t>
            </w:r>
            <w:proofErr w:type="gramEnd"/>
            <w:r>
              <w:t>&gt;logic-switch-1&lt;/id&gt;</w:t>
            </w:r>
          </w:p>
          <w:p w14:paraId="58F128C3" w14:textId="77777777" w:rsidR="001D24FC" w:rsidRDefault="001D24FC" w:rsidP="00011096">
            <w:pPr>
              <w:pStyle w:val="XML7"/>
            </w:pPr>
            <w:r>
              <w:t>&lt;</w:t>
            </w:r>
            <w:proofErr w:type="spellStart"/>
            <w:proofErr w:type="gramStart"/>
            <w:r>
              <w:t>datapath</w:t>
            </w:r>
            <w:proofErr w:type="spellEnd"/>
            <w:proofErr w:type="gramEnd"/>
            <w:r>
              <w:t>-id&gt;11:11:11:11:11:11:11:11&lt;/</w:t>
            </w:r>
            <w:proofErr w:type="spellStart"/>
            <w:r>
              <w:t>datapath</w:t>
            </w:r>
            <w:proofErr w:type="spellEnd"/>
            <w:r>
              <w:t>-id&gt;</w:t>
            </w:r>
          </w:p>
          <w:p w14:paraId="36B59669" w14:textId="77777777" w:rsidR="001D24FC" w:rsidRDefault="001D24FC" w:rsidP="00011096">
            <w:pPr>
              <w:pStyle w:val="XML7"/>
            </w:pPr>
            <w:r>
              <w:t>&lt;</w:t>
            </w:r>
            <w:proofErr w:type="gramStart"/>
            <w:r>
              <w:t>enabled</w:t>
            </w:r>
            <w:proofErr w:type="gramEnd"/>
            <w:r>
              <w:t>&gt;true&lt;/enabled&gt;</w:t>
            </w:r>
          </w:p>
          <w:p w14:paraId="6F57FE40" w14:textId="77777777" w:rsidR="001D24FC" w:rsidRDefault="001D24FC" w:rsidP="00011096">
            <w:pPr>
              <w:pStyle w:val="XML7"/>
            </w:pPr>
            <w:r>
              <w:t>&lt;</w:t>
            </w:r>
            <w:proofErr w:type="gramStart"/>
            <w:r>
              <w:t>controllers</w:t>
            </w:r>
            <w:proofErr w:type="gramEnd"/>
            <w:r>
              <w:t>&gt;</w:t>
            </w:r>
          </w:p>
          <w:p w14:paraId="1DC1E1BA" w14:textId="77777777" w:rsidR="001D24FC" w:rsidRDefault="001D24FC" w:rsidP="00011096">
            <w:pPr>
              <w:pStyle w:val="XML8"/>
            </w:pPr>
            <w:r>
              <w:t>&lt;</w:t>
            </w:r>
            <w:proofErr w:type="gramStart"/>
            <w:r>
              <w:t>controller</w:t>
            </w:r>
            <w:proofErr w:type="gramEnd"/>
            <w:r>
              <w:t>&gt;</w:t>
            </w:r>
          </w:p>
          <w:p w14:paraId="31FD5571" w14:textId="77777777" w:rsidR="001D24FC" w:rsidRDefault="001D24FC" w:rsidP="00011096">
            <w:pPr>
              <w:pStyle w:val="XML9"/>
            </w:pPr>
            <w:r>
              <w:t>&lt;</w:t>
            </w:r>
            <w:proofErr w:type="gramStart"/>
            <w:r>
              <w:t>id</w:t>
            </w:r>
            <w:proofErr w:type="gramEnd"/>
            <w:r>
              <w:t>&gt;controller-0&lt;/id&gt;</w:t>
            </w:r>
          </w:p>
          <w:p w14:paraId="5EC3A4B8" w14:textId="77777777" w:rsidR="001D24FC" w:rsidRDefault="001D24FC" w:rsidP="00011096">
            <w:pPr>
              <w:pStyle w:val="XML9"/>
            </w:pPr>
            <w:r>
              <w:t>&lt;</w:t>
            </w:r>
            <w:proofErr w:type="gramStart"/>
            <w:r>
              <w:t>role</w:t>
            </w:r>
            <w:proofErr w:type="gramEnd"/>
            <w:r>
              <w:t>&gt;master&lt;/role&gt;</w:t>
            </w:r>
          </w:p>
          <w:p w14:paraId="12930A6D" w14:textId="77777777" w:rsidR="001D24FC" w:rsidRDefault="001D24FC" w:rsidP="00011096">
            <w:pPr>
              <w:pStyle w:val="XML9"/>
            </w:pPr>
            <w:r>
              <w:t>&lt;</w:t>
            </w:r>
            <w:proofErr w:type="spellStart"/>
            <w:proofErr w:type="gramStart"/>
            <w:r>
              <w:t>ip</w:t>
            </w:r>
            <w:proofErr w:type="spellEnd"/>
            <w:proofErr w:type="gramEnd"/>
            <w:r>
              <w:t>-address&gt;192.168.2.1&lt;/</w:t>
            </w:r>
            <w:proofErr w:type="spellStart"/>
            <w:r>
              <w:t>ip</w:t>
            </w:r>
            <w:proofErr w:type="spellEnd"/>
            <w:r>
              <w:t>-address&gt;</w:t>
            </w:r>
          </w:p>
          <w:p w14:paraId="2E03BA6F" w14:textId="77777777" w:rsidR="001D24FC" w:rsidRDefault="001D24FC" w:rsidP="00011096">
            <w:pPr>
              <w:pStyle w:val="XML9"/>
            </w:pPr>
            <w:r>
              <w:t>&lt;</w:t>
            </w:r>
            <w:proofErr w:type="gramStart"/>
            <w:r>
              <w:t>port</w:t>
            </w:r>
            <w:proofErr w:type="gramEnd"/>
            <w:r>
              <w:t>&gt;6633&lt;/port&gt;</w:t>
            </w:r>
          </w:p>
          <w:p w14:paraId="60140F10" w14:textId="77777777" w:rsidR="001D24FC" w:rsidRDefault="001D24FC" w:rsidP="00011096">
            <w:pPr>
              <w:pStyle w:val="XML9"/>
            </w:pPr>
            <w:r>
              <w:t>&lt;</w:t>
            </w:r>
            <w:proofErr w:type="gramStart"/>
            <w:r>
              <w:t>protocol</w:t>
            </w:r>
            <w:proofErr w:type="gramEnd"/>
            <w:r>
              <w:t>&gt;</w:t>
            </w:r>
            <w:proofErr w:type="spellStart"/>
            <w:r>
              <w:t>tcp</w:t>
            </w:r>
            <w:proofErr w:type="spellEnd"/>
            <w:r>
              <w:t>&lt;/protocol&gt;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w:t>
            </w:r>
            <w:proofErr w:type="spellStart"/>
            <w:r>
              <w:t>config</w:t>
            </w:r>
            <w:proofErr w:type="spellEnd"/>
            <w:r>
              <w:t>&gt;</w:t>
            </w:r>
          </w:p>
          <w:p w14:paraId="46513F4C" w14:textId="77777777" w:rsidR="001D24FC" w:rsidRDefault="001D24FC" w:rsidP="00011096">
            <w:pPr>
              <w:pStyle w:val="XML2"/>
            </w:pPr>
            <w:r>
              <w:t>&lt;/edit-</w:t>
            </w:r>
            <w:proofErr w:type="spellStart"/>
            <w:r>
              <w:t>config</w:t>
            </w:r>
            <w:proofErr w:type="spellEnd"/>
            <w:r>
              <w:t>&gt;</w:t>
            </w:r>
          </w:p>
          <w:p w14:paraId="35F62565" w14:textId="77777777" w:rsidR="001D24FC" w:rsidRDefault="001D24FC" w:rsidP="00011096">
            <w:pPr>
              <w:pStyle w:val="XML1"/>
            </w:pPr>
            <w:r>
              <w:t>&lt;/</w:t>
            </w:r>
            <w:proofErr w:type="spellStart"/>
            <w:r>
              <w:t>rpc</w:t>
            </w:r>
            <w:proofErr w:type="spellEnd"/>
            <w:r>
              <w:t>&gt;</w:t>
            </w:r>
          </w:p>
          <w:p w14:paraId="3F0564EA" w14:textId="77777777" w:rsidR="001D24FC" w:rsidRDefault="001D24FC" w:rsidP="00011096">
            <w:pPr>
              <w:pStyle w:val="XML3"/>
            </w:pPr>
          </w:p>
          <w:p w14:paraId="4CFD3AF3" w14:textId="77777777" w:rsidR="001D24FC" w:rsidRDefault="001D24FC" w:rsidP="00011096">
            <w:pPr>
              <w:pStyle w:val="XML1"/>
            </w:pPr>
            <w:r>
              <w:t>&lt;</w:t>
            </w:r>
            <w:proofErr w:type="spellStart"/>
            <w:proofErr w:type="gramStart"/>
            <w:r>
              <w:t>rpc</w:t>
            </w:r>
            <w:proofErr w:type="spellEnd"/>
            <w:proofErr w:type="gramEnd"/>
            <w:r>
              <w:t>-reply message-id="1"</w:t>
            </w:r>
          </w:p>
          <w:p w14:paraId="29CB633B" w14:textId="77777777" w:rsidR="001D24FC" w:rsidRDefault="001D24FC" w:rsidP="00011096">
            <w:pPr>
              <w:pStyle w:val="XML2"/>
            </w:pPr>
            <w:proofErr w:type="spellStart"/>
            <w:proofErr w:type="gramStart"/>
            <w:r>
              <w:t>xmlns</w:t>
            </w:r>
            <w:proofErr w:type="spellEnd"/>
            <w:proofErr w:type="gramEnd"/>
            <w:r>
              <w:t>="urn:ietf:params:xml:ns:netconf:base:1.0"&gt;</w:t>
            </w:r>
          </w:p>
          <w:p w14:paraId="7AAA97EF" w14:textId="77777777" w:rsidR="001D24FC" w:rsidRDefault="001D24FC" w:rsidP="00011096">
            <w:pPr>
              <w:pStyle w:val="XML2"/>
            </w:pPr>
            <w:r>
              <w:t>&lt;</w:t>
            </w:r>
            <w:proofErr w:type="gramStart"/>
            <w:r>
              <w:t>ok</w:t>
            </w:r>
            <w:proofErr w:type="gramEnd"/>
            <w:r>
              <w:t>/&gt;</w:t>
            </w:r>
          </w:p>
          <w:p w14:paraId="7D93B34B" w14:textId="77777777" w:rsidR="001D24FC" w:rsidRDefault="001D24FC" w:rsidP="0099136A">
            <w:pPr>
              <w:pStyle w:val="XML1"/>
            </w:pPr>
            <w:r>
              <w:t>&lt;/</w:t>
            </w:r>
            <w:proofErr w:type="spellStart"/>
            <w:r>
              <w:t>rpc</w:t>
            </w:r>
            <w:proofErr w:type="spellEnd"/>
            <w:r>
              <w:t>-reply&gt;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proofErr w:type="spellStart"/>
      <w:r w:rsidRPr="00014DA1">
        <w:t>ip</w:t>
      </w:r>
      <w:proofErr w:type="spellEnd"/>
      <w:r w:rsidRPr="00014DA1">
        <w:t>-address</w:t>
      </w:r>
      <w:r>
        <w:t xml:space="preserve"> Element of Controller</w:t>
      </w:r>
    </w:p>
    <w:p w14:paraId="14FA3B6E" w14:textId="77777777" w:rsidR="001D24FC" w:rsidRDefault="0099136A" w:rsidP="001D24FC">
      <w:r>
        <w:t xml:space="preserve">This XML example shows </w:t>
      </w:r>
      <w:r w:rsidR="001D24FC">
        <w:t>an edit-</w:t>
      </w:r>
      <w:proofErr w:type="spellStart"/>
      <w:r w:rsidR="001D24FC">
        <w:t>config</w:t>
      </w:r>
      <w:proofErr w:type="spellEnd"/>
      <w:r w:rsidR="001D24FC">
        <w:t xml:space="preserve"> operation to replace the </w:t>
      </w:r>
      <w:proofErr w:type="spellStart"/>
      <w:r w:rsidR="001D24FC" w:rsidRPr="00014DA1">
        <w:rPr>
          <w:rStyle w:val="codeChar"/>
        </w:rPr>
        <w:t>ip</w:t>
      </w:r>
      <w:proofErr w:type="spellEnd"/>
      <w:r w:rsidR="001D24FC" w:rsidRPr="00014DA1">
        <w:rPr>
          <w:rStyle w:val="codeChar"/>
        </w:rPr>
        <w:t>-address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w:t>
            </w:r>
            <w:proofErr w:type="gramStart"/>
            <w:r>
              <w:t>?xml</w:t>
            </w:r>
            <w:proofErr w:type="gramEnd"/>
            <w:r>
              <w:t xml:space="preserve"> version="1.0" encoding="UTF-8"?&gt;</w:t>
            </w:r>
          </w:p>
          <w:p w14:paraId="0742A323" w14:textId="77777777" w:rsidR="001D24FC" w:rsidRDefault="001D24FC" w:rsidP="00BB2B70">
            <w:pPr>
              <w:pStyle w:val="XML2"/>
            </w:pPr>
            <w:r>
              <w:t>&lt;</w:t>
            </w:r>
            <w:proofErr w:type="spellStart"/>
            <w:proofErr w:type="gramStart"/>
            <w:r>
              <w:t>rpc</w:t>
            </w:r>
            <w:proofErr w:type="spellEnd"/>
            <w:proofErr w:type="gramEnd"/>
            <w:r>
              <w:t xml:space="preserve"> message-id="1"</w:t>
            </w:r>
          </w:p>
          <w:p w14:paraId="22791E1A" w14:textId="77777777" w:rsidR="001D24FC" w:rsidRDefault="001D24FC" w:rsidP="00BB2B70">
            <w:pPr>
              <w:pStyle w:val="XML3"/>
            </w:pPr>
            <w:proofErr w:type="spellStart"/>
            <w:proofErr w:type="gramStart"/>
            <w:r>
              <w:t>xmlns</w:t>
            </w:r>
            <w:proofErr w:type="spellEnd"/>
            <w:proofErr w:type="gramEnd"/>
            <w:r>
              <w:t>="urn:ietf:params:xml:ns:netconf:base:1.0"&gt;</w:t>
            </w:r>
          </w:p>
          <w:p w14:paraId="1B84A19E" w14:textId="77777777" w:rsidR="001D24FC" w:rsidRDefault="001D24FC" w:rsidP="00BB2B70">
            <w:pPr>
              <w:pStyle w:val="XML3"/>
            </w:pPr>
            <w:r>
              <w:t>&lt;</w:t>
            </w:r>
            <w:proofErr w:type="gramStart"/>
            <w:r>
              <w:t>edit</w:t>
            </w:r>
            <w:proofErr w:type="gramEnd"/>
            <w:r>
              <w:t>-</w:t>
            </w:r>
            <w:proofErr w:type="spellStart"/>
            <w:r>
              <w:t>config</w:t>
            </w:r>
            <w:proofErr w:type="spellEnd"/>
            <w:r>
              <w:t xml:space="preserve"> </w:t>
            </w:r>
            <w:proofErr w:type="spellStart"/>
            <w:r>
              <w:t>xmlns</w:t>
            </w:r>
            <w:proofErr w:type="spellEnd"/>
            <w:r>
              <w:t>="urn:ietf:params:xml:ns:netconf:base:1.0"&gt;</w:t>
            </w:r>
          </w:p>
          <w:p w14:paraId="4A38D987" w14:textId="77777777" w:rsidR="001D24FC" w:rsidRDefault="001D24FC" w:rsidP="00011096">
            <w:pPr>
              <w:pStyle w:val="XML3"/>
            </w:pPr>
            <w:r>
              <w:t>&lt;</w:t>
            </w:r>
            <w:proofErr w:type="gramStart"/>
            <w:r>
              <w:t>target</w:t>
            </w:r>
            <w:proofErr w:type="gramEnd"/>
            <w:r>
              <w:t>&gt;</w:t>
            </w:r>
          </w:p>
          <w:p w14:paraId="01FDF38D" w14:textId="77777777" w:rsidR="001D24FC" w:rsidRDefault="001D24FC" w:rsidP="00BB2B70">
            <w:pPr>
              <w:pStyle w:val="XML4"/>
            </w:pPr>
            <w:r>
              <w:t>&lt;</w:t>
            </w:r>
            <w:proofErr w:type="gramStart"/>
            <w:r>
              <w:t>candidate</w:t>
            </w:r>
            <w:proofErr w:type="gramEnd"/>
            <w:r>
              <w:t>/&gt;</w:t>
            </w:r>
          </w:p>
          <w:p w14:paraId="06752418" w14:textId="77777777" w:rsidR="001D24FC" w:rsidRDefault="001D24FC" w:rsidP="00011096">
            <w:pPr>
              <w:pStyle w:val="XML3"/>
            </w:pPr>
            <w:r>
              <w:t>&lt;/target&gt;</w:t>
            </w:r>
          </w:p>
          <w:p w14:paraId="56F66537" w14:textId="77777777" w:rsidR="001D24FC" w:rsidRDefault="001D24FC" w:rsidP="00011096">
            <w:pPr>
              <w:pStyle w:val="XML3"/>
            </w:pPr>
            <w:r>
              <w:t>&lt;</w:t>
            </w:r>
            <w:proofErr w:type="gramStart"/>
            <w:r>
              <w:t>default</w:t>
            </w:r>
            <w:proofErr w:type="gramEnd"/>
            <w:r>
              <w:t>-operation&gt;merge&lt;/default-operation&gt;</w:t>
            </w:r>
          </w:p>
          <w:p w14:paraId="4595DE2A" w14:textId="77777777" w:rsidR="001D24FC" w:rsidRDefault="001D24FC" w:rsidP="00011096">
            <w:pPr>
              <w:pStyle w:val="XML3"/>
            </w:pPr>
            <w:r>
              <w:t>&lt;</w:t>
            </w:r>
            <w:proofErr w:type="spellStart"/>
            <w:proofErr w:type="gramStart"/>
            <w:r>
              <w:t>config</w:t>
            </w:r>
            <w:proofErr w:type="spellEnd"/>
            <w:proofErr w:type="gramEnd"/>
            <w:r>
              <w:t>&gt;</w:t>
            </w:r>
          </w:p>
          <w:p w14:paraId="2178D118" w14:textId="77777777" w:rsidR="001D24FC" w:rsidRDefault="001D24FC" w:rsidP="00BB2B70">
            <w:pPr>
              <w:pStyle w:val="XML4"/>
            </w:pPr>
            <w:r>
              <w:t>&lt;</w:t>
            </w:r>
            <w:proofErr w:type="gramStart"/>
            <w:r>
              <w:t>capable</w:t>
            </w:r>
            <w:proofErr w:type="gramEnd"/>
            <w:r>
              <w:t xml:space="preserve">-switch </w:t>
            </w:r>
            <w:proofErr w:type="spellStart"/>
            <w:r>
              <w:t>xmlns</w:t>
            </w:r>
            <w:proofErr w:type="spellEnd"/>
            <w:r>
              <w:t>="urn:onf:of12:config:yang"&gt;</w:t>
            </w:r>
          </w:p>
          <w:p w14:paraId="32FA4569" w14:textId="77777777" w:rsidR="001D24FC" w:rsidRDefault="001D24FC" w:rsidP="00BB2B70">
            <w:pPr>
              <w:pStyle w:val="XML5"/>
            </w:pPr>
            <w:r>
              <w:t>&lt;</w:t>
            </w:r>
            <w:proofErr w:type="gramStart"/>
            <w:r>
              <w:t>logical</w:t>
            </w:r>
            <w:proofErr w:type="gramEnd"/>
            <w:r>
              <w:t>-switches&gt;</w:t>
            </w:r>
          </w:p>
          <w:p w14:paraId="46458FC1" w14:textId="77777777" w:rsidR="001D24FC" w:rsidRDefault="001D24FC" w:rsidP="00BB2B70">
            <w:pPr>
              <w:pStyle w:val="XML6"/>
            </w:pPr>
            <w:r>
              <w:t>&lt;</w:t>
            </w:r>
            <w:proofErr w:type="gramStart"/>
            <w:r>
              <w:t>switch</w:t>
            </w:r>
            <w:proofErr w:type="gramEnd"/>
            <w:r>
              <w:t>&gt;</w:t>
            </w:r>
          </w:p>
          <w:p w14:paraId="75A8CB4F" w14:textId="77777777" w:rsidR="001D24FC" w:rsidRDefault="001D24FC" w:rsidP="00BB2B70">
            <w:pPr>
              <w:pStyle w:val="XML7"/>
            </w:pPr>
            <w:r>
              <w:t>&lt;</w:t>
            </w:r>
            <w:proofErr w:type="gramStart"/>
            <w:r>
              <w:t>id</w:t>
            </w:r>
            <w:proofErr w:type="gramEnd"/>
            <w:r>
              <w:t>&gt;logic-switch-1&lt;/id&gt;</w:t>
            </w:r>
          </w:p>
          <w:p w14:paraId="678C7AA0" w14:textId="77777777" w:rsidR="001D24FC" w:rsidRDefault="001D24FC" w:rsidP="00BB2B70">
            <w:pPr>
              <w:pStyle w:val="XML7"/>
            </w:pPr>
            <w:r>
              <w:t>&lt;</w:t>
            </w:r>
            <w:proofErr w:type="gramStart"/>
            <w:r>
              <w:t>controllers</w:t>
            </w:r>
            <w:proofErr w:type="gramEnd"/>
            <w:r>
              <w:t>&gt;</w:t>
            </w:r>
          </w:p>
          <w:p w14:paraId="13493FBE" w14:textId="77777777" w:rsidR="001D24FC" w:rsidRDefault="001D24FC" w:rsidP="00BB2B70">
            <w:pPr>
              <w:pStyle w:val="XML8"/>
            </w:pPr>
            <w:r>
              <w:t>&lt;</w:t>
            </w:r>
            <w:proofErr w:type="gramStart"/>
            <w:r>
              <w:t>controller</w:t>
            </w:r>
            <w:proofErr w:type="gramEnd"/>
            <w:r>
              <w:t>&gt;</w:t>
            </w:r>
          </w:p>
          <w:p w14:paraId="7C1F19E9" w14:textId="77777777" w:rsidR="001D24FC" w:rsidRDefault="001D24FC" w:rsidP="00BB2B70">
            <w:pPr>
              <w:pStyle w:val="XML9"/>
            </w:pPr>
            <w:r>
              <w:t>&lt;</w:t>
            </w:r>
            <w:proofErr w:type="gramStart"/>
            <w:r>
              <w:t>id</w:t>
            </w:r>
            <w:proofErr w:type="gramEnd"/>
            <w:r>
              <w:t>&gt;controller-0&lt;/id&gt;</w:t>
            </w:r>
          </w:p>
          <w:p w14:paraId="50320132" w14:textId="77777777" w:rsidR="001D24FC" w:rsidRDefault="001D24FC" w:rsidP="00BB2B70">
            <w:pPr>
              <w:pStyle w:val="XML9"/>
            </w:pPr>
            <w:r>
              <w:t>&lt;</w:t>
            </w:r>
            <w:proofErr w:type="spellStart"/>
            <w:proofErr w:type="gramStart"/>
            <w:r>
              <w:t>ip</w:t>
            </w:r>
            <w:proofErr w:type="spellEnd"/>
            <w:proofErr w:type="gramEnd"/>
            <w:r>
              <w:t>-address operation="replace"&gt;10.0.0.10&lt;/</w:t>
            </w:r>
            <w:proofErr w:type="spellStart"/>
            <w:r>
              <w:t>ip</w:t>
            </w:r>
            <w:proofErr w:type="spellEnd"/>
            <w:r>
              <w:t>-address&gt;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w:t>
            </w:r>
            <w:proofErr w:type="spellStart"/>
            <w:r>
              <w:t>config</w:t>
            </w:r>
            <w:proofErr w:type="spellEnd"/>
            <w:r>
              <w:t>&gt;</w:t>
            </w:r>
          </w:p>
          <w:p w14:paraId="4BAFE9EC" w14:textId="77777777" w:rsidR="001D24FC" w:rsidRDefault="001D24FC" w:rsidP="00FA445C">
            <w:pPr>
              <w:pStyle w:val="XML2"/>
            </w:pPr>
            <w:r>
              <w:t>&lt;/edit-</w:t>
            </w:r>
            <w:proofErr w:type="spellStart"/>
            <w:r>
              <w:t>config</w:t>
            </w:r>
            <w:proofErr w:type="spellEnd"/>
            <w:r>
              <w:t>&gt;</w:t>
            </w:r>
          </w:p>
          <w:p w14:paraId="36ADE2F1" w14:textId="77777777" w:rsidR="001D24FC" w:rsidRDefault="001D24FC" w:rsidP="00FA445C">
            <w:pPr>
              <w:pStyle w:val="XML1"/>
            </w:pPr>
            <w:r>
              <w:t>&lt;/</w:t>
            </w:r>
            <w:proofErr w:type="spellStart"/>
            <w:r>
              <w:t>rpc</w:t>
            </w:r>
            <w:proofErr w:type="spellEnd"/>
            <w:r>
              <w:t>&gt;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w:t>
            </w:r>
            <w:proofErr w:type="spellStart"/>
            <w:proofErr w:type="gramStart"/>
            <w:r>
              <w:rPr>
                <w:color w:val="000000"/>
              </w:rPr>
              <w:t>rpc</w:t>
            </w:r>
            <w:proofErr w:type="spellEnd"/>
            <w:proofErr w:type="gramEnd"/>
            <w:r>
              <w:rPr>
                <w:color w:val="000000"/>
              </w:rPr>
              <w:t>-reply message-id="1"</w:t>
            </w:r>
          </w:p>
          <w:p w14:paraId="056503B6" w14:textId="77777777" w:rsidR="001D24FC" w:rsidRDefault="001D24FC" w:rsidP="001D24FC">
            <w:pPr>
              <w:pStyle w:val="HTMLPreformatted"/>
              <w:rPr>
                <w:color w:val="000000"/>
              </w:rPr>
            </w:pPr>
            <w:r>
              <w:rPr>
                <w:color w:val="000000"/>
              </w:rPr>
              <w:t xml:space="preserve">  </w:t>
            </w:r>
            <w:proofErr w:type="spellStart"/>
            <w:proofErr w:type="gramStart"/>
            <w:r>
              <w:rPr>
                <w:color w:val="000000"/>
              </w:rPr>
              <w:t>xmlns</w:t>
            </w:r>
            <w:proofErr w:type="spellEnd"/>
            <w:proofErr w:type="gramEnd"/>
            <w:r>
              <w:rPr>
                <w:color w:val="000000"/>
              </w:rPr>
              <w:t>="urn:ietf:params:xml:ns:netconf:base:1.0"&gt;</w:t>
            </w:r>
          </w:p>
          <w:p w14:paraId="0F4C0A14" w14:textId="77777777" w:rsidR="001D24FC" w:rsidRDefault="001D24FC" w:rsidP="001D24FC">
            <w:pPr>
              <w:pStyle w:val="HTMLPreformatted"/>
              <w:rPr>
                <w:color w:val="000000"/>
              </w:rPr>
            </w:pPr>
            <w:r>
              <w:rPr>
                <w:color w:val="000000"/>
              </w:rPr>
              <w:t>&lt;</w:t>
            </w:r>
            <w:proofErr w:type="gramStart"/>
            <w:r>
              <w:rPr>
                <w:color w:val="000000"/>
              </w:rPr>
              <w:t>ok</w:t>
            </w:r>
            <w:proofErr w:type="gramEnd"/>
            <w:r>
              <w:rPr>
                <w:color w:val="000000"/>
              </w:rPr>
              <w:t>/&gt;</w:t>
            </w:r>
          </w:p>
          <w:p w14:paraId="732B5424" w14:textId="77777777" w:rsidR="001D24FC" w:rsidRDefault="001D24FC" w:rsidP="001D24FC">
            <w:pPr>
              <w:pStyle w:val="HTMLPreformatted"/>
              <w:rPr>
                <w:color w:val="000000"/>
              </w:rPr>
            </w:pPr>
            <w:r>
              <w:rPr>
                <w:color w:val="000000"/>
              </w:rPr>
              <w:t>&lt;/</w:t>
            </w:r>
            <w:proofErr w:type="spellStart"/>
            <w:r>
              <w:rPr>
                <w:color w:val="000000"/>
              </w:rPr>
              <w:t>rpc</w:t>
            </w:r>
            <w:proofErr w:type="spellEnd"/>
            <w:r>
              <w:rPr>
                <w:color w:val="000000"/>
              </w:rPr>
              <w:t>-reply&gt;</w:t>
            </w:r>
          </w:p>
          <w:p w14:paraId="1677916F" w14:textId="77777777" w:rsidR="001D24FC" w:rsidRPr="009F1B7D" w:rsidRDefault="001D24FC" w:rsidP="00936ABB">
            <w:pPr>
              <w:pStyle w:val="XML1"/>
            </w:pPr>
          </w:p>
        </w:tc>
      </w:tr>
    </w:tbl>
    <w:p w14:paraId="693F7A0E" w14:textId="791145D5" w:rsidR="001D24FC" w:rsidRDefault="001D24FC" w:rsidP="001D24FC">
      <w:r>
        <w:t>RPC request must contain the key leave(s)</w:t>
      </w:r>
      <w:proofErr w:type="gramStart"/>
      <w:r>
        <w:t>( id</w:t>
      </w:r>
      <w:proofErr w:type="gramEnd"/>
      <w:r>
        <w:t xml:space="preserve"> element in this case) to uniquely identify the element being operated in the </w:t>
      </w:r>
      <w:r w:rsidR="00E8573D">
        <w:t xml:space="preserve">NETCONF </w:t>
      </w:r>
      <w:proofErr w:type="spellStart"/>
      <w:r>
        <w:t>datastore</w:t>
      </w:r>
      <w:proofErr w:type="spellEnd"/>
      <w:r>
        <w:t xml:space="preserve"> scope.</w:t>
      </w:r>
    </w:p>
    <w:p w14:paraId="433A5C4D" w14:textId="77777777" w:rsidR="001D24FC" w:rsidRDefault="001D24FC" w:rsidP="00D14D27">
      <w:pPr>
        <w:pStyle w:val="Heading3"/>
      </w:pPr>
      <w:bookmarkStart w:id="6754" w:name="_Toc243774097"/>
      <w:proofErr w:type="gramStart"/>
      <w:r>
        <w:t>get</w:t>
      </w:r>
      <w:proofErr w:type="gramEnd"/>
      <w:r>
        <w:t>-</w:t>
      </w:r>
      <w:proofErr w:type="spellStart"/>
      <w:r>
        <w:t>config</w:t>
      </w:r>
      <w:bookmarkEnd w:id="6754"/>
      <w:proofErr w:type="spellEnd"/>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w:t>
      </w:r>
      <w:proofErr w:type="spellStart"/>
      <w:r>
        <w:rPr>
          <w:rFonts w:asciiTheme="minorHAnsi" w:hAnsiTheme="minorHAnsi" w:cstheme="minorBidi"/>
          <w:sz w:val="22"/>
          <w:szCs w:val="22"/>
          <w:lang w:bidi="en-US"/>
        </w:rPr>
        <w:t>OpenFlow</w:t>
      </w:r>
      <w:proofErr w:type="spellEnd"/>
      <w:r>
        <w:rPr>
          <w:rFonts w:asciiTheme="minorHAnsi" w:hAnsiTheme="minorHAnsi" w:cstheme="minorBidi"/>
          <w:sz w:val="22"/>
          <w:szCs w:val="22"/>
          <w:lang w:bidi="en-US"/>
        </w:rPr>
        <w:t xml:space="preserve">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When issuing a NETCONF get request all elements in the requested sub-tree must be returned in the result. Those elements that can be modified by a NETCONF edit-</w:t>
      </w:r>
      <w:proofErr w:type="spellStart"/>
      <w:r>
        <w:t>config</w:t>
      </w:r>
      <w:proofErr w:type="spellEnd"/>
      <w:r>
        <w:t xml:space="preserve"> request or retrieved by a NETCONF get-</w:t>
      </w:r>
      <w:proofErr w:type="spellStart"/>
      <w:r>
        <w:t>config</w:t>
      </w:r>
      <w:proofErr w:type="spellEnd"/>
      <w:r>
        <w:t xml:space="preserve"> request are identified in the normative </w:t>
      </w:r>
      <w:proofErr w:type="gramStart"/>
      <w:r>
        <w:t xml:space="preserve">constraints </w:t>
      </w:r>
      <w:r w:rsidR="00B02EE2">
        <w:t>which</w:t>
      </w:r>
      <w:proofErr w:type="gramEnd"/>
      <w:r w:rsidR="00B02EE2">
        <w:t xml:space="preserve"> can be found in the description of each individual element</w:t>
      </w:r>
      <w:r>
        <w:t>.</w:t>
      </w:r>
    </w:p>
    <w:p w14:paraId="171BB1D8" w14:textId="77777777" w:rsidR="001D24FC" w:rsidRDefault="00275BB7" w:rsidP="00D14D27">
      <w:pPr>
        <w:pStyle w:val="Heading4"/>
      </w:pPr>
      <w:r>
        <w:t>XML Example: get-</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w:t>
            </w:r>
            <w:proofErr w:type="gramStart"/>
            <w:r>
              <w:t>?xml</w:t>
            </w:r>
            <w:proofErr w:type="gramEnd"/>
            <w:r>
              <w:t xml:space="preserve"> version="1.0" encoding="UTF-8"?&gt;</w:t>
            </w:r>
          </w:p>
          <w:p w14:paraId="54C86A50" w14:textId="77777777" w:rsidR="001D24FC" w:rsidRDefault="001D24FC" w:rsidP="00275BB7">
            <w:pPr>
              <w:pStyle w:val="XML1"/>
            </w:pPr>
            <w:r>
              <w:t>&lt;</w:t>
            </w:r>
            <w:proofErr w:type="spellStart"/>
            <w:proofErr w:type="gramStart"/>
            <w:r>
              <w:t>rpc</w:t>
            </w:r>
            <w:proofErr w:type="spellEnd"/>
            <w:proofErr w:type="gramEnd"/>
            <w:r>
              <w:t xml:space="preserve"> message-id="1"</w:t>
            </w:r>
          </w:p>
          <w:p w14:paraId="27A35B3A" w14:textId="77777777" w:rsidR="001D24FC" w:rsidRDefault="001D24FC" w:rsidP="00275BB7">
            <w:pPr>
              <w:pStyle w:val="XML2"/>
            </w:pPr>
            <w:proofErr w:type="spellStart"/>
            <w:proofErr w:type="gramStart"/>
            <w:r>
              <w:t>xmlns</w:t>
            </w:r>
            <w:proofErr w:type="spellEnd"/>
            <w:proofErr w:type="gramEnd"/>
            <w:r>
              <w:t>="urn:ietf:params:xml:ns:netconf:base:1.0"&gt;</w:t>
            </w:r>
          </w:p>
          <w:p w14:paraId="40EF8395" w14:textId="77777777" w:rsidR="001D24FC" w:rsidRDefault="001D24FC" w:rsidP="00275BB7">
            <w:pPr>
              <w:pStyle w:val="XML2"/>
            </w:pPr>
            <w:r>
              <w:t>&lt;</w:t>
            </w:r>
            <w:proofErr w:type="gramStart"/>
            <w:r>
              <w:t>get</w:t>
            </w:r>
            <w:proofErr w:type="gramEnd"/>
            <w:r>
              <w:t>-</w:t>
            </w:r>
            <w:proofErr w:type="spellStart"/>
            <w:r>
              <w:t>config</w:t>
            </w:r>
            <w:proofErr w:type="spellEnd"/>
            <w:r>
              <w:t xml:space="preserve"> </w:t>
            </w:r>
            <w:proofErr w:type="spellStart"/>
            <w:r>
              <w:t>xmlns</w:t>
            </w:r>
            <w:proofErr w:type="spellEnd"/>
            <w:r>
              <w:t>="urn:ietf:params:xml:ns:netconf:base:1.0"&gt;</w:t>
            </w:r>
          </w:p>
          <w:p w14:paraId="3F97B7DB" w14:textId="77777777" w:rsidR="001D24FC" w:rsidRDefault="001D24FC" w:rsidP="00275BB7">
            <w:pPr>
              <w:pStyle w:val="XML3"/>
            </w:pPr>
            <w:r>
              <w:t>&lt;</w:t>
            </w:r>
            <w:proofErr w:type="gramStart"/>
            <w:r>
              <w:t>source</w:t>
            </w:r>
            <w:proofErr w:type="gramEnd"/>
            <w:r>
              <w:t>&gt;</w:t>
            </w:r>
          </w:p>
          <w:p w14:paraId="3A752666" w14:textId="77777777" w:rsidR="001D24FC" w:rsidRDefault="001D24FC" w:rsidP="00275BB7">
            <w:pPr>
              <w:pStyle w:val="XML4"/>
            </w:pPr>
            <w:r>
              <w:t>&lt;</w:t>
            </w:r>
            <w:proofErr w:type="gramStart"/>
            <w:r>
              <w:t>running</w:t>
            </w:r>
            <w:proofErr w:type="gramEnd"/>
            <w:r>
              <w:t>/&gt;</w:t>
            </w:r>
          </w:p>
          <w:p w14:paraId="3B4EE8BA" w14:textId="77777777" w:rsidR="001D24FC" w:rsidRDefault="001D24FC" w:rsidP="00275BB7">
            <w:pPr>
              <w:pStyle w:val="XML3"/>
            </w:pPr>
            <w:r>
              <w:t>&lt;/source&gt;</w:t>
            </w:r>
          </w:p>
          <w:p w14:paraId="5D4300F5" w14:textId="77777777" w:rsidR="001D24FC" w:rsidRDefault="001D24FC" w:rsidP="00275BB7">
            <w:pPr>
              <w:pStyle w:val="XML3"/>
            </w:pPr>
            <w:r>
              <w:t>&lt;</w:t>
            </w:r>
            <w:proofErr w:type="gramStart"/>
            <w:r>
              <w:t>filter</w:t>
            </w:r>
            <w:proofErr w:type="gramEnd"/>
            <w:r>
              <w:t xml:space="preserve"> type="</w:t>
            </w:r>
            <w:proofErr w:type="spellStart"/>
            <w:r>
              <w:t>xpath</w:t>
            </w:r>
            <w:proofErr w:type="spellEnd"/>
            <w:r>
              <w:t>" select="/capable-switch"/&gt;</w:t>
            </w:r>
          </w:p>
          <w:p w14:paraId="6E88AB97" w14:textId="77777777" w:rsidR="001D24FC" w:rsidRDefault="001D24FC" w:rsidP="00275BB7">
            <w:pPr>
              <w:pStyle w:val="XML2"/>
            </w:pPr>
            <w:r>
              <w:t>&lt;/get-</w:t>
            </w:r>
            <w:proofErr w:type="spellStart"/>
            <w:r>
              <w:t>config</w:t>
            </w:r>
            <w:proofErr w:type="spellEnd"/>
            <w:r>
              <w:t>&gt;</w:t>
            </w:r>
          </w:p>
          <w:p w14:paraId="0C2BB1FA" w14:textId="77777777" w:rsidR="001D24FC" w:rsidRDefault="001D24FC" w:rsidP="00275BB7">
            <w:pPr>
              <w:pStyle w:val="XML1"/>
            </w:pPr>
            <w:r>
              <w:t>&lt;/</w:t>
            </w:r>
            <w:proofErr w:type="spellStart"/>
            <w:r>
              <w:t>rpc</w:t>
            </w:r>
            <w:proofErr w:type="spellEnd"/>
            <w:r>
              <w:t>&gt;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rpc</w:t>
            </w:r>
            <w:proofErr w:type="spellEnd"/>
            <w:proofErr w:type="gramEnd"/>
            <w:r>
              <w:rPr>
                <w:rFonts w:ascii="Courier New" w:eastAsia="Times New Roman" w:hAnsi="Courier New" w:cs="Courier New"/>
                <w:color w:val="000000"/>
                <w:sz w:val="20"/>
                <w:szCs w:val="20"/>
              </w:rPr>
              <w:t>-reply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proofErr w:type="spellStart"/>
            <w:proofErr w:type="gramStart"/>
            <w:r w:rsidRPr="008B5D32">
              <w:t>xmlns</w:t>
            </w:r>
            <w:proofErr w:type="spellEnd"/>
            <w:proofErr w:type="gramEnd"/>
            <w:r w:rsidRPr="008B5D32">
              <w:t>="urn:ietf:params:xml:ns:netconf:base:1.0"&gt;</w:t>
            </w:r>
          </w:p>
          <w:p w14:paraId="40E04AC7" w14:textId="77777777" w:rsidR="001D24FC" w:rsidRDefault="001D24FC" w:rsidP="00275BB7">
            <w:pPr>
              <w:pStyle w:val="XML2"/>
            </w:pPr>
            <w:r w:rsidRPr="008B5D32">
              <w:t>&lt;</w:t>
            </w:r>
            <w:proofErr w:type="gramStart"/>
            <w:r w:rsidRPr="008B5D32">
              <w:t>data</w:t>
            </w:r>
            <w:proofErr w:type="gramEnd"/>
            <w:r w:rsidRPr="008B5D32">
              <w:t>&gt;</w:t>
            </w:r>
          </w:p>
          <w:p w14:paraId="77A17BD9" w14:textId="77777777" w:rsidR="001D24FC" w:rsidRPr="008B5D32" w:rsidRDefault="001D24FC" w:rsidP="00275BB7">
            <w:pPr>
              <w:pStyle w:val="XML3"/>
            </w:pPr>
            <w:r w:rsidRPr="008B5D32">
              <w:t>&lt;</w:t>
            </w:r>
            <w:proofErr w:type="gramStart"/>
            <w:r w:rsidRPr="008B5D32">
              <w:t>capable</w:t>
            </w:r>
            <w:proofErr w:type="gramEnd"/>
            <w:r w:rsidRPr="008B5D32">
              <w:t xml:space="preserve">-switch </w:t>
            </w:r>
            <w:proofErr w:type="spellStart"/>
            <w:r w:rsidRPr="008B5D32">
              <w:t>xmlns</w:t>
            </w:r>
            <w:proofErr w:type="spellEnd"/>
            <w:r w:rsidRPr="008B5D32">
              <w:t>="urn:onf:of12:config:yang"&gt;</w:t>
            </w:r>
          </w:p>
          <w:p w14:paraId="09191F95" w14:textId="77777777" w:rsidR="001D24FC" w:rsidRPr="008B5D32" w:rsidRDefault="001D24FC" w:rsidP="00275BB7">
            <w:pPr>
              <w:pStyle w:val="XML4"/>
            </w:pPr>
            <w:r w:rsidRPr="008B5D32">
              <w:t>&lt;</w:t>
            </w:r>
            <w:proofErr w:type="gramStart"/>
            <w:r w:rsidRPr="008B5D32">
              <w:t>id</w:t>
            </w:r>
            <w:proofErr w:type="gramEnd"/>
            <w:r w:rsidRPr="008B5D32">
              <w:t>&gt;capable-switch-0&lt;/id&gt;</w:t>
            </w:r>
          </w:p>
          <w:p w14:paraId="23DD5266" w14:textId="77777777" w:rsidR="001D24FC" w:rsidRPr="008B5D32" w:rsidRDefault="001D24FC" w:rsidP="00275BB7">
            <w:pPr>
              <w:pStyle w:val="XML4"/>
            </w:pPr>
            <w:r w:rsidRPr="008B5D32">
              <w:t>&lt;</w:t>
            </w:r>
            <w:proofErr w:type="gramStart"/>
            <w:r w:rsidRPr="008B5D32">
              <w:t>logical</w:t>
            </w:r>
            <w:proofErr w:type="gramEnd"/>
            <w:r w:rsidRPr="008B5D32">
              <w:t>-switches&gt;</w:t>
            </w:r>
          </w:p>
          <w:p w14:paraId="7CAEE087" w14:textId="77777777" w:rsidR="001D24FC" w:rsidRPr="008B5D32" w:rsidRDefault="001D24FC" w:rsidP="00275BB7">
            <w:pPr>
              <w:pStyle w:val="XML5"/>
            </w:pPr>
            <w:r w:rsidRPr="008B5D32">
              <w:t>&lt;</w:t>
            </w:r>
            <w:proofErr w:type="gramStart"/>
            <w:r w:rsidRPr="008B5D32">
              <w:t>switch</w:t>
            </w:r>
            <w:proofErr w:type="gramEnd"/>
            <w:r w:rsidRPr="008B5D32">
              <w:t>&gt;</w:t>
            </w:r>
          </w:p>
          <w:p w14:paraId="5BE89433" w14:textId="77777777" w:rsidR="001D24FC" w:rsidRPr="00275BB7" w:rsidRDefault="001D24FC" w:rsidP="00275BB7">
            <w:pPr>
              <w:pStyle w:val="XML6"/>
            </w:pPr>
            <w:r w:rsidRPr="008B5D32">
              <w:rPr>
                <w:color w:val="000000"/>
              </w:rPr>
              <w:t>&lt;</w:t>
            </w:r>
            <w:proofErr w:type="gramStart"/>
            <w:r w:rsidRPr="008B5D32">
              <w:rPr>
                <w:color w:val="000000"/>
              </w:rPr>
              <w:t>id</w:t>
            </w:r>
            <w:proofErr w:type="gramEnd"/>
            <w:r w:rsidRPr="008B5D32">
              <w:rPr>
                <w:color w:val="000000"/>
              </w:rPr>
              <w:t>&gt;</w:t>
            </w:r>
            <w:r w:rsidRPr="00275BB7">
              <w:t>logic-switch-1&lt;/id&gt;</w:t>
            </w:r>
          </w:p>
          <w:p w14:paraId="048A5DCB" w14:textId="77777777" w:rsidR="001D24FC" w:rsidRPr="00275BB7" w:rsidRDefault="001D24FC" w:rsidP="00275BB7">
            <w:pPr>
              <w:pStyle w:val="XML6"/>
            </w:pPr>
            <w:r w:rsidRPr="00275BB7">
              <w:t>&lt;</w:t>
            </w:r>
            <w:proofErr w:type="spellStart"/>
            <w:proofErr w:type="gramStart"/>
            <w:r w:rsidRPr="00275BB7">
              <w:t>datapath</w:t>
            </w:r>
            <w:proofErr w:type="spellEnd"/>
            <w:proofErr w:type="gramEnd"/>
            <w:r w:rsidRPr="00275BB7">
              <w:t>-id&gt;11:11:11:11:11:11:11:11&lt;/</w:t>
            </w:r>
            <w:proofErr w:type="spellStart"/>
            <w:r w:rsidRPr="00275BB7">
              <w:t>datapath</w:t>
            </w:r>
            <w:proofErr w:type="spellEnd"/>
            <w:r w:rsidRPr="00275BB7">
              <w:t>-id&gt;</w:t>
            </w:r>
          </w:p>
          <w:p w14:paraId="4B3CF27D" w14:textId="77777777" w:rsidR="001D24FC" w:rsidRPr="00275BB7" w:rsidRDefault="001D24FC" w:rsidP="00275BB7">
            <w:pPr>
              <w:pStyle w:val="XML6"/>
            </w:pPr>
            <w:r w:rsidRPr="00275BB7">
              <w:t>&lt;</w:t>
            </w:r>
            <w:proofErr w:type="gramStart"/>
            <w:r w:rsidRPr="00275BB7">
              <w:t>enabled</w:t>
            </w:r>
            <w:proofErr w:type="gramEnd"/>
            <w:r w:rsidRPr="00275BB7">
              <w:t>&gt;true&lt;/enabled&gt;</w:t>
            </w:r>
          </w:p>
          <w:p w14:paraId="7C2F72A8" w14:textId="77777777" w:rsidR="001D24FC" w:rsidRPr="008B5D32" w:rsidRDefault="001D24FC" w:rsidP="00275BB7">
            <w:pPr>
              <w:pStyle w:val="XML6"/>
              <w:rPr>
                <w:color w:val="000000"/>
              </w:rPr>
            </w:pPr>
            <w:r w:rsidRPr="00275BB7">
              <w:t>&lt;</w:t>
            </w:r>
            <w:proofErr w:type="gramStart"/>
            <w:r w:rsidRPr="00275BB7">
              <w:t>controllers</w:t>
            </w:r>
            <w:proofErr w:type="gramEnd"/>
            <w:r w:rsidRPr="008B5D32">
              <w:rPr>
                <w:color w:val="000000"/>
              </w:rPr>
              <w:t>&gt;</w:t>
            </w:r>
          </w:p>
          <w:p w14:paraId="434EA1A6" w14:textId="77777777" w:rsidR="001D24FC" w:rsidRPr="008B5D32" w:rsidRDefault="001D24FC" w:rsidP="00275BB7">
            <w:pPr>
              <w:pStyle w:val="XML7"/>
            </w:pPr>
            <w:r w:rsidRPr="008B5D32">
              <w:t>&lt;</w:t>
            </w:r>
            <w:proofErr w:type="gramStart"/>
            <w:r w:rsidRPr="008B5D32">
              <w:t>controller</w:t>
            </w:r>
            <w:proofErr w:type="gramEnd"/>
            <w:r w:rsidRPr="008B5D32">
              <w:t>&gt;</w:t>
            </w:r>
          </w:p>
          <w:p w14:paraId="3A9C38A5"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id</w:t>
            </w:r>
            <w:proofErr w:type="gramEnd"/>
            <w:r w:rsidRPr="008B5D32">
              <w:rPr>
                <w:rFonts w:eastAsia="Times New Roman"/>
              </w:rPr>
              <w:t>&gt;controller-0&lt;/id&gt;</w:t>
            </w:r>
          </w:p>
          <w:p w14:paraId="1635D588"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role</w:t>
            </w:r>
            <w:proofErr w:type="gramEnd"/>
            <w:r w:rsidRPr="008B5D32">
              <w:rPr>
                <w:rFonts w:eastAsia="Times New Roman"/>
              </w:rPr>
              <w:t>&gt;master&lt;/role&gt;</w:t>
            </w:r>
          </w:p>
          <w:p w14:paraId="2A4D6FBD" w14:textId="77777777" w:rsidR="001D24FC" w:rsidRPr="008B5D32" w:rsidRDefault="001D24FC" w:rsidP="00275BB7">
            <w:pPr>
              <w:pStyle w:val="XML8"/>
              <w:rPr>
                <w:rFonts w:eastAsia="Times New Roman"/>
              </w:rPr>
            </w:pPr>
            <w:r w:rsidRPr="008B5D32">
              <w:rPr>
                <w:rFonts w:eastAsia="Times New Roman"/>
              </w:rPr>
              <w:t>&lt;</w:t>
            </w:r>
            <w:proofErr w:type="spellStart"/>
            <w:proofErr w:type="gramStart"/>
            <w:r w:rsidRPr="008B5D32">
              <w:rPr>
                <w:rFonts w:eastAsia="Times New Roman"/>
              </w:rPr>
              <w:t>ip</w:t>
            </w:r>
            <w:proofErr w:type="spellEnd"/>
            <w:proofErr w:type="gramEnd"/>
            <w:r w:rsidRPr="008B5D32">
              <w:rPr>
                <w:rFonts w:eastAsia="Times New Roman"/>
              </w:rPr>
              <w:t>-address&gt;192.168.2.1&lt;/</w:t>
            </w:r>
            <w:proofErr w:type="spellStart"/>
            <w:r w:rsidRPr="008B5D32">
              <w:rPr>
                <w:rFonts w:eastAsia="Times New Roman"/>
              </w:rPr>
              <w:t>ip</w:t>
            </w:r>
            <w:proofErr w:type="spellEnd"/>
            <w:r w:rsidRPr="008B5D32">
              <w:rPr>
                <w:rFonts w:eastAsia="Times New Roman"/>
              </w:rPr>
              <w:t>-address&gt;</w:t>
            </w:r>
          </w:p>
          <w:p w14:paraId="77C47B60"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port</w:t>
            </w:r>
            <w:proofErr w:type="gramEnd"/>
            <w:r w:rsidRPr="008B5D32">
              <w:rPr>
                <w:rFonts w:eastAsia="Times New Roman"/>
              </w:rPr>
              <w:t>&gt;6633&lt;/port&gt;</w:t>
            </w:r>
          </w:p>
          <w:p w14:paraId="47BE0A49"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protocol</w:t>
            </w:r>
            <w:proofErr w:type="gramEnd"/>
            <w:r w:rsidRPr="008B5D32">
              <w:rPr>
                <w:rFonts w:eastAsia="Times New Roman"/>
              </w:rPr>
              <w:t>&gt;</w:t>
            </w:r>
            <w:proofErr w:type="spellStart"/>
            <w:r w:rsidRPr="008B5D32">
              <w:rPr>
                <w:rFonts w:eastAsia="Times New Roman"/>
              </w:rPr>
              <w:t>tcp</w:t>
            </w:r>
            <w:proofErr w:type="spellEnd"/>
            <w:r w:rsidRPr="008B5D32">
              <w:rPr>
                <w:rFonts w:eastAsia="Times New Roman"/>
              </w:rPr>
              <w:t>&lt;/protocol&gt;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w:t>
            </w:r>
            <w:proofErr w:type="spellStart"/>
            <w:r w:rsidRPr="008B5D32">
              <w:t>rpc</w:t>
            </w:r>
            <w:proofErr w:type="spellEnd"/>
            <w:r w:rsidRPr="008B5D32">
              <w:t>-reply&gt;</w:t>
            </w:r>
          </w:p>
        </w:tc>
      </w:tr>
    </w:tbl>
    <w:p w14:paraId="6196DCCB" w14:textId="77777777" w:rsidR="001D24FC" w:rsidRDefault="001D24FC" w:rsidP="00D14D27">
      <w:pPr>
        <w:pStyle w:val="Heading3"/>
      </w:pPr>
      <w:bookmarkStart w:id="6755" w:name="_Toc243774098"/>
      <w:proofErr w:type="gramStart"/>
      <w:r>
        <w:t>copy</w:t>
      </w:r>
      <w:proofErr w:type="gramEnd"/>
      <w:r>
        <w:t>-</w:t>
      </w:r>
      <w:proofErr w:type="spellStart"/>
      <w:r>
        <w:t>config</w:t>
      </w:r>
      <w:bookmarkEnd w:id="6755"/>
      <w:proofErr w:type="spell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w:t>
      </w:r>
      <w:proofErr w:type="spellStart"/>
      <w:r w:rsidRPr="007C0C7A">
        <w:t>datastore</w:t>
      </w:r>
      <w:proofErr w:type="spellEnd"/>
      <w:r w:rsidRPr="007C0C7A">
        <w:t xml:space="preserve"> with the contents of another complete configuration </w:t>
      </w:r>
      <w:proofErr w:type="spellStart"/>
      <w:r w:rsidRPr="007C0C7A">
        <w:t>datastore</w:t>
      </w:r>
      <w:proofErr w:type="spellEnd"/>
      <w:r w:rsidRPr="007C0C7A">
        <w:t xml:space="preserve">.  If </w:t>
      </w:r>
      <w:r w:rsidR="00E06E48" w:rsidRPr="007C0C7A">
        <w:t>the target</w:t>
      </w:r>
      <w:r w:rsidRPr="007C0C7A">
        <w:t xml:space="preserve"> </w:t>
      </w:r>
      <w:proofErr w:type="spellStart"/>
      <w:r w:rsidRPr="007C0C7A">
        <w:t>datastore</w:t>
      </w:r>
      <w:proofErr w:type="spellEnd"/>
      <w:r w:rsidRPr="007C0C7A">
        <w:t xml:space="preserv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w:t>
            </w:r>
            <w:proofErr w:type="gramStart"/>
            <w:r>
              <w:t>?xml</w:t>
            </w:r>
            <w:proofErr w:type="gramEnd"/>
            <w:r>
              <w:t xml:space="preserve"> version="1.0" encoding="UTF-8"?&gt;</w:t>
            </w:r>
          </w:p>
          <w:p w14:paraId="7F1CD2E6" w14:textId="77777777" w:rsidR="001D24FC" w:rsidRDefault="001D24FC" w:rsidP="00FD79F1">
            <w:pPr>
              <w:pStyle w:val="XML1"/>
            </w:pPr>
            <w:r>
              <w:t>&lt;</w:t>
            </w:r>
            <w:proofErr w:type="spellStart"/>
            <w:proofErr w:type="gramStart"/>
            <w:r>
              <w:t>rpc</w:t>
            </w:r>
            <w:proofErr w:type="spellEnd"/>
            <w:proofErr w:type="gramEnd"/>
            <w:r>
              <w:t xml:space="preserve"> message-id="1"</w:t>
            </w:r>
          </w:p>
          <w:p w14:paraId="0FD3CCDA" w14:textId="77777777" w:rsidR="001D24FC" w:rsidRDefault="001D24FC" w:rsidP="00052E98">
            <w:pPr>
              <w:pStyle w:val="XML2"/>
            </w:pPr>
            <w:proofErr w:type="spellStart"/>
            <w:proofErr w:type="gramStart"/>
            <w:r>
              <w:t>xmlns</w:t>
            </w:r>
            <w:proofErr w:type="spellEnd"/>
            <w:proofErr w:type="gramEnd"/>
            <w:r>
              <w:t>="urn:ietf:params:xml:ns:netconf:base:1.0"&gt;</w:t>
            </w:r>
          </w:p>
          <w:p w14:paraId="4B666E15" w14:textId="77777777" w:rsidR="001D24FC" w:rsidRDefault="001D24FC" w:rsidP="00052E98">
            <w:pPr>
              <w:pStyle w:val="XML2"/>
              <w:rPr>
                <w:color w:val="000000"/>
              </w:rPr>
            </w:pPr>
            <w:r>
              <w:rPr>
                <w:color w:val="000000"/>
              </w:rPr>
              <w:t>&lt;</w:t>
            </w:r>
            <w:proofErr w:type="gramStart"/>
            <w:r>
              <w:rPr>
                <w:color w:val="000000"/>
              </w:rPr>
              <w:t>copy</w:t>
            </w:r>
            <w:proofErr w:type="gramEnd"/>
            <w:r>
              <w:rPr>
                <w:color w:val="000000"/>
              </w:rPr>
              <w:t>-</w:t>
            </w:r>
            <w:proofErr w:type="spellStart"/>
            <w:r>
              <w:rPr>
                <w:color w:val="000000"/>
              </w:rPr>
              <w:t>config</w:t>
            </w:r>
            <w:proofErr w:type="spellEnd"/>
            <w:r>
              <w:rPr>
                <w:color w:val="000000"/>
              </w:rPr>
              <w:t>&gt;</w:t>
            </w:r>
          </w:p>
          <w:p w14:paraId="3399FFE2" w14:textId="77777777" w:rsidR="001D24FC" w:rsidRDefault="001D24FC" w:rsidP="00052E98">
            <w:pPr>
              <w:pStyle w:val="XML3"/>
            </w:pPr>
            <w:r>
              <w:t>&lt;</w:t>
            </w:r>
            <w:proofErr w:type="gramStart"/>
            <w:r>
              <w:t>target</w:t>
            </w:r>
            <w:proofErr w:type="gramEnd"/>
            <w:r>
              <w:t>&gt;</w:t>
            </w:r>
          </w:p>
          <w:p w14:paraId="35FA5C4A" w14:textId="77777777" w:rsidR="001D24FC" w:rsidRDefault="001D24FC" w:rsidP="00052E98">
            <w:pPr>
              <w:pStyle w:val="XML4"/>
            </w:pPr>
            <w:r>
              <w:t>&lt;</w:t>
            </w:r>
            <w:proofErr w:type="gramStart"/>
            <w:r>
              <w:t>running</w:t>
            </w:r>
            <w:proofErr w:type="gramEnd"/>
            <w:r>
              <w:t>/&gt;</w:t>
            </w:r>
          </w:p>
          <w:p w14:paraId="60B35EE5" w14:textId="77777777" w:rsidR="001D24FC" w:rsidRDefault="001D24FC" w:rsidP="00052E98">
            <w:pPr>
              <w:pStyle w:val="XML3"/>
            </w:pPr>
            <w:r>
              <w:t>&lt;/target&gt;</w:t>
            </w:r>
          </w:p>
          <w:p w14:paraId="5C4C5321" w14:textId="77777777" w:rsidR="001D24FC" w:rsidRDefault="001D24FC" w:rsidP="00052E98">
            <w:pPr>
              <w:pStyle w:val="XML3"/>
            </w:pPr>
            <w:r>
              <w:t>&lt;</w:t>
            </w:r>
            <w:proofErr w:type="gramStart"/>
            <w:r>
              <w:t>source</w:t>
            </w:r>
            <w:proofErr w:type="gramEnd"/>
            <w:r>
              <w:t>&gt;</w:t>
            </w:r>
          </w:p>
          <w:p w14:paraId="771DEDF4" w14:textId="77777777" w:rsidR="001D24FC" w:rsidRDefault="001D24FC" w:rsidP="00052E98">
            <w:pPr>
              <w:pStyle w:val="XML4"/>
            </w:pPr>
            <w:r>
              <w:t>&lt;</w:t>
            </w:r>
            <w:proofErr w:type="spellStart"/>
            <w:proofErr w:type="gramStart"/>
            <w:r>
              <w:t>url</w:t>
            </w:r>
            <w:proofErr w:type="spellEnd"/>
            <w:proofErr w:type="gramEnd"/>
            <w:r>
              <w:t>&gt;https://mydomain.com/of-config/new-config.xml&lt;/url&gt;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w:t>
            </w:r>
            <w:proofErr w:type="spellStart"/>
            <w:r>
              <w:t>config</w:t>
            </w:r>
            <w:proofErr w:type="spellEnd"/>
            <w:r>
              <w:t>&gt;</w:t>
            </w:r>
          </w:p>
          <w:p w14:paraId="4DD71C6E" w14:textId="77777777" w:rsidR="001D24FC" w:rsidRDefault="001D24FC" w:rsidP="00052E98">
            <w:pPr>
              <w:pStyle w:val="XML1"/>
            </w:pPr>
            <w:r>
              <w:t>&lt;/</w:t>
            </w:r>
            <w:proofErr w:type="spellStart"/>
            <w:r>
              <w:t>rpc</w:t>
            </w:r>
            <w:proofErr w:type="spellEnd"/>
            <w:r>
              <w:t>&gt;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w:t>
            </w:r>
            <w:proofErr w:type="spellStart"/>
            <w:proofErr w:type="gramStart"/>
            <w:r>
              <w:t>rpc</w:t>
            </w:r>
            <w:proofErr w:type="spellEnd"/>
            <w:proofErr w:type="gramEnd"/>
            <w:r>
              <w:t>-reply message-id="1"</w:t>
            </w:r>
          </w:p>
          <w:p w14:paraId="018C0C48" w14:textId="77777777" w:rsidR="001D24FC" w:rsidRDefault="001D24FC" w:rsidP="00052E98">
            <w:pPr>
              <w:pStyle w:val="XML2"/>
            </w:pPr>
            <w:proofErr w:type="spellStart"/>
            <w:proofErr w:type="gramStart"/>
            <w:r>
              <w:t>xmlns</w:t>
            </w:r>
            <w:proofErr w:type="spellEnd"/>
            <w:proofErr w:type="gramEnd"/>
            <w:r>
              <w:t>="urn:ietf:params:xml:ns:netconf:base:1.0"&gt;</w:t>
            </w:r>
          </w:p>
          <w:p w14:paraId="74BFDFB3" w14:textId="77777777" w:rsidR="001D24FC" w:rsidRDefault="001D24FC" w:rsidP="00052E98">
            <w:pPr>
              <w:pStyle w:val="XML2"/>
            </w:pPr>
            <w:r>
              <w:t>&lt;</w:t>
            </w:r>
            <w:proofErr w:type="gramStart"/>
            <w:r>
              <w:t>ok</w:t>
            </w:r>
            <w:proofErr w:type="gramEnd"/>
            <w:r>
              <w:t>/&gt;</w:t>
            </w:r>
          </w:p>
          <w:p w14:paraId="7FF5C30C" w14:textId="77777777" w:rsidR="001D24FC" w:rsidRDefault="001D24FC" w:rsidP="00052E98">
            <w:pPr>
              <w:pStyle w:val="XML1"/>
            </w:pPr>
            <w:r>
              <w:t>&lt;/</w:t>
            </w:r>
            <w:proofErr w:type="spellStart"/>
            <w:r>
              <w:t>rpc</w:t>
            </w:r>
            <w:proofErr w:type="spellEnd"/>
            <w:r>
              <w:t>-reply&gt;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56" w:name="_Toc243774099"/>
      <w:proofErr w:type="gramStart"/>
      <w:r>
        <w:t>delete</w:t>
      </w:r>
      <w:proofErr w:type="gramEnd"/>
      <w:r>
        <w:t>-</w:t>
      </w:r>
      <w:proofErr w:type="spellStart"/>
      <w:r>
        <w:t>config</w:t>
      </w:r>
      <w:bookmarkEnd w:id="6756"/>
      <w:proofErr w:type="spellEnd"/>
    </w:p>
    <w:p w14:paraId="14CC6BFA" w14:textId="77777777" w:rsidR="001D24FC" w:rsidRDefault="00E53A91" w:rsidP="00E53A91">
      <w:r>
        <w:t>This operation d</w:t>
      </w:r>
      <w:r w:rsidRPr="00D978A0">
        <w:t>eletes</w:t>
      </w:r>
      <w:r w:rsidR="001D24FC" w:rsidRPr="00D978A0">
        <w:t xml:space="preserve"> a configuration </w:t>
      </w:r>
      <w:proofErr w:type="spellStart"/>
      <w:r w:rsidR="001D24FC" w:rsidRPr="00D978A0">
        <w:t>datastore</w:t>
      </w:r>
      <w:proofErr w:type="spellEnd"/>
      <w:r w:rsidR="001D24FC" w:rsidRPr="00D978A0">
        <w:t xml:space="preserve">.  The </w:t>
      </w:r>
      <w:r w:rsidR="001D24FC" w:rsidRPr="00C93121">
        <w:rPr>
          <w:rStyle w:val="codeChar"/>
        </w:rPr>
        <w:t>&lt;running&gt;</w:t>
      </w:r>
      <w:r w:rsidR="001D24FC" w:rsidRPr="00D978A0">
        <w:t xml:space="preserve">configuration </w:t>
      </w:r>
      <w:proofErr w:type="spellStart"/>
      <w:r w:rsidR="001D24FC" w:rsidRPr="00D978A0">
        <w:t>datastore</w:t>
      </w:r>
      <w:proofErr w:type="spellEnd"/>
      <w:r w:rsidR="001D24FC" w:rsidRPr="00D978A0">
        <w:t xml:space="preserve"> cannot be deleted.</w:t>
      </w:r>
    </w:p>
    <w:p w14:paraId="01571656" w14:textId="77777777" w:rsidR="00052E98" w:rsidRDefault="00052E98" w:rsidP="00D14D27">
      <w:pPr>
        <w:pStyle w:val="Heading4"/>
      </w:pPr>
      <w:r>
        <w:t>XML Example: delete-</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w:t>
            </w:r>
            <w:proofErr w:type="gramStart"/>
            <w:r>
              <w:t>?xml</w:t>
            </w:r>
            <w:proofErr w:type="gramEnd"/>
            <w:r>
              <w:t xml:space="preserve"> version="1.0" encoding="UTF-8"?&gt;</w:t>
            </w:r>
          </w:p>
          <w:p w14:paraId="0497EE87" w14:textId="77777777" w:rsidR="001D24FC" w:rsidRDefault="001D24FC" w:rsidP="00052E98">
            <w:pPr>
              <w:pStyle w:val="XML1"/>
              <w:rPr>
                <w:color w:val="000000"/>
              </w:rPr>
            </w:pPr>
            <w:r>
              <w:rPr>
                <w:color w:val="000000"/>
              </w:rPr>
              <w:t>&lt;</w:t>
            </w:r>
            <w:proofErr w:type="spellStart"/>
            <w:proofErr w:type="gramStart"/>
            <w:r>
              <w:rPr>
                <w:color w:val="000000"/>
              </w:rPr>
              <w:t>rpc</w:t>
            </w:r>
            <w:proofErr w:type="spellEnd"/>
            <w:proofErr w:type="gramEnd"/>
            <w:r>
              <w:rPr>
                <w:color w:val="000000"/>
              </w:rPr>
              <w:t xml:space="preserve"> message-id="101"</w:t>
            </w:r>
          </w:p>
          <w:p w14:paraId="53A658DD" w14:textId="77777777" w:rsidR="001D24FC" w:rsidRDefault="001D24FC" w:rsidP="00052E98">
            <w:pPr>
              <w:pStyle w:val="XML2"/>
            </w:pPr>
            <w:proofErr w:type="spellStart"/>
            <w:proofErr w:type="gramStart"/>
            <w:r>
              <w:t>xmlns</w:t>
            </w:r>
            <w:proofErr w:type="spellEnd"/>
            <w:proofErr w:type="gramEnd"/>
            <w:r>
              <w:t>="urn:ietf:params:xml:ns:netconf:base:1.0"&gt;</w:t>
            </w:r>
          </w:p>
          <w:p w14:paraId="2FABEA1C" w14:textId="77777777" w:rsidR="001D24FC" w:rsidRDefault="001D24FC" w:rsidP="00052E98">
            <w:pPr>
              <w:pStyle w:val="XML2"/>
            </w:pPr>
            <w:r>
              <w:t>&lt;</w:t>
            </w:r>
            <w:proofErr w:type="gramStart"/>
            <w:r>
              <w:t>delete</w:t>
            </w:r>
            <w:proofErr w:type="gramEnd"/>
            <w:r>
              <w:t>-</w:t>
            </w:r>
            <w:proofErr w:type="spellStart"/>
            <w:r>
              <w:t>config</w:t>
            </w:r>
            <w:proofErr w:type="spellEnd"/>
            <w:r>
              <w:t>&gt;</w:t>
            </w:r>
          </w:p>
          <w:p w14:paraId="7140F1AF" w14:textId="77777777" w:rsidR="001D24FC" w:rsidRDefault="001D24FC" w:rsidP="00052E98">
            <w:pPr>
              <w:pStyle w:val="XML3"/>
            </w:pPr>
            <w:r>
              <w:t>&lt;</w:t>
            </w:r>
            <w:proofErr w:type="gramStart"/>
            <w:r>
              <w:t>target</w:t>
            </w:r>
            <w:proofErr w:type="gramEnd"/>
            <w:r>
              <w:t>&gt;</w:t>
            </w:r>
          </w:p>
          <w:p w14:paraId="6384CBA5" w14:textId="77777777" w:rsidR="001D24FC" w:rsidRDefault="001D24FC" w:rsidP="00052E98">
            <w:pPr>
              <w:pStyle w:val="XML4"/>
            </w:pPr>
            <w:r>
              <w:t>&lt;</w:t>
            </w:r>
            <w:proofErr w:type="gramStart"/>
            <w:r>
              <w:t>startup</w:t>
            </w:r>
            <w:proofErr w:type="gramEnd"/>
            <w:r>
              <w:t>/&gt;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w:t>
            </w:r>
            <w:proofErr w:type="spellStart"/>
            <w:r>
              <w:t>config</w:t>
            </w:r>
            <w:proofErr w:type="spellEnd"/>
            <w:r>
              <w:t>&gt;</w:t>
            </w:r>
          </w:p>
          <w:p w14:paraId="0375F2D2" w14:textId="77777777" w:rsidR="001D24FC" w:rsidRDefault="001D24FC" w:rsidP="00052E98">
            <w:pPr>
              <w:pStyle w:val="XML1"/>
            </w:pPr>
            <w:r>
              <w:t>&lt;/</w:t>
            </w:r>
            <w:proofErr w:type="spellStart"/>
            <w:r>
              <w:t>rpc</w:t>
            </w:r>
            <w:proofErr w:type="spellEnd"/>
            <w:r>
              <w:t>&gt;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w:t>
            </w:r>
            <w:proofErr w:type="spellStart"/>
            <w:proofErr w:type="gramStart"/>
            <w:r>
              <w:t>rpc</w:t>
            </w:r>
            <w:proofErr w:type="spellEnd"/>
            <w:proofErr w:type="gramEnd"/>
            <w:r>
              <w:t>-reply message-id="1"</w:t>
            </w:r>
          </w:p>
          <w:p w14:paraId="658C8C1F" w14:textId="77777777" w:rsidR="001D24FC" w:rsidRDefault="001D24FC" w:rsidP="00052E98">
            <w:pPr>
              <w:pStyle w:val="XML2"/>
            </w:pPr>
            <w:proofErr w:type="spellStart"/>
            <w:proofErr w:type="gramStart"/>
            <w:r>
              <w:t>xmlns</w:t>
            </w:r>
            <w:proofErr w:type="spellEnd"/>
            <w:proofErr w:type="gramEnd"/>
            <w:r>
              <w:t>="urn:ietf:params:xml:ns:netconf:base:1.0"&gt;</w:t>
            </w:r>
          </w:p>
          <w:p w14:paraId="5BE87B78" w14:textId="77777777" w:rsidR="001D24FC" w:rsidRDefault="001D24FC" w:rsidP="00052E98">
            <w:pPr>
              <w:pStyle w:val="XML2"/>
            </w:pPr>
            <w:r>
              <w:t>&lt;</w:t>
            </w:r>
            <w:proofErr w:type="gramStart"/>
            <w:r>
              <w:t>ok</w:t>
            </w:r>
            <w:proofErr w:type="gramEnd"/>
            <w:r>
              <w:t>/&gt;</w:t>
            </w:r>
          </w:p>
          <w:p w14:paraId="00D58E41" w14:textId="77777777" w:rsidR="001D24FC" w:rsidRPr="009F1B7D" w:rsidRDefault="001D24FC" w:rsidP="00277849">
            <w:pPr>
              <w:pStyle w:val="XML1"/>
            </w:pPr>
            <w:r>
              <w:t>&lt;/</w:t>
            </w:r>
            <w:proofErr w:type="spellStart"/>
            <w:r>
              <w:t>rpc</w:t>
            </w:r>
            <w:proofErr w:type="spellEnd"/>
            <w:r>
              <w:t>-reply&gt;</w:t>
            </w:r>
          </w:p>
        </w:tc>
      </w:tr>
    </w:tbl>
    <w:p w14:paraId="0818AAB5" w14:textId="77777777" w:rsidR="00D14D27" w:rsidRDefault="00D14D27" w:rsidP="00D14D27">
      <w:pPr>
        <w:pStyle w:val="Heading2"/>
      </w:pPr>
      <w:bookmarkStart w:id="6757" w:name="_Toc243774100"/>
      <w:bookmarkStart w:id="6758" w:name="_Toc316542541"/>
      <w:r>
        <w:t>RPC error</w:t>
      </w:r>
      <w:bookmarkEnd w:id="6757"/>
    </w:p>
    <w:p w14:paraId="35599FD5" w14:textId="6ADFFF73" w:rsidR="00D14D27" w:rsidRDefault="00D14D27" w:rsidP="00D14D27">
      <w:proofErr w:type="spellStart"/>
      <w:r>
        <w:t>OpenFlow</w:t>
      </w:r>
      <w:proofErr w:type="spellEnd"/>
      <w:r>
        <w:t xml:space="preserve"> Configuration uses </w:t>
      </w:r>
      <w:r w:rsidR="00B02EE2">
        <w:t xml:space="preserve">NETCONF </w:t>
      </w:r>
      <w:r w:rsidRPr="00D14D27">
        <w:rPr>
          <w:rStyle w:val="codeChar"/>
        </w:rPr>
        <w:t>&lt;</w:t>
      </w:r>
      <w:proofErr w:type="spellStart"/>
      <w:r w:rsidRPr="00D14D27">
        <w:rPr>
          <w:rStyle w:val="codeChar"/>
        </w:rPr>
        <w:t>rpc</w:t>
      </w:r>
      <w:proofErr w:type="spellEnd"/>
      <w:r w:rsidRPr="00D14D27">
        <w:rPr>
          <w:rStyle w:val="codeChar"/>
        </w:rPr>
        <w:t>-error&gt;</w:t>
      </w:r>
      <w:r>
        <w:t xml:space="preserve"> element(s) defined in RFC6241 to report operation failures. The </w:t>
      </w:r>
      <w:r w:rsidRPr="00D14D27">
        <w:rPr>
          <w:rStyle w:val="codeChar"/>
        </w:rPr>
        <w:t>&lt;</w:t>
      </w:r>
      <w:proofErr w:type="spellStart"/>
      <w:r w:rsidRPr="00D14D27">
        <w:rPr>
          <w:rStyle w:val="codeChar"/>
        </w:rPr>
        <w:t>rpc</w:t>
      </w:r>
      <w:proofErr w:type="spellEnd"/>
      <w:r w:rsidRPr="00D14D27">
        <w:rPr>
          <w:rStyle w:val="codeChar"/>
        </w:rPr>
        <w:t>-error&gt;</w:t>
      </w:r>
      <w:r>
        <w:t xml:space="preserve"> element(s) are sent in </w:t>
      </w:r>
      <w:r w:rsidRPr="00E06E48">
        <w:rPr>
          <w:rStyle w:val="codeChar"/>
        </w:rPr>
        <w:t>&lt;</w:t>
      </w:r>
      <w:proofErr w:type="spellStart"/>
      <w:r w:rsidRPr="00E06E48">
        <w:rPr>
          <w:rStyle w:val="codeChar"/>
        </w:rPr>
        <w:t>rpc</w:t>
      </w:r>
      <w:proofErr w:type="spellEnd"/>
      <w:r w:rsidRPr="00E06E48">
        <w:rPr>
          <w:rStyle w:val="codeChar"/>
        </w:rPr>
        <w:t>-reply&gt;</w:t>
      </w:r>
      <w:r w:rsidRPr="00E06E48">
        <w:t xml:space="preserve"> </w:t>
      </w:r>
      <w:r>
        <w:t xml:space="preserve">messages if an error occurs during the processing of an </w:t>
      </w:r>
      <w:r w:rsidRPr="00D14D27">
        <w:rPr>
          <w:rStyle w:val="codeChar"/>
        </w:rPr>
        <w:t>&lt;</w:t>
      </w:r>
      <w:proofErr w:type="spellStart"/>
      <w:r w:rsidRPr="00D14D27">
        <w:rPr>
          <w:rStyle w:val="codeChar"/>
        </w:rPr>
        <w:t>rpc</w:t>
      </w:r>
      <w:proofErr w:type="spellEnd"/>
      <w:r w:rsidRPr="00D14D27">
        <w:rPr>
          <w:rStyle w:val="codeChar"/>
        </w:rPr>
        <w:t>&gt;</w:t>
      </w:r>
      <w:r>
        <w:t xml:space="preserve"> request. The </w:t>
      </w:r>
      <w:r w:rsidRPr="00D14D27">
        <w:rPr>
          <w:rStyle w:val="codeChar"/>
        </w:rPr>
        <w:t>&lt;</w:t>
      </w:r>
      <w:proofErr w:type="spellStart"/>
      <w:r w:rsidRPr="00D14D27">
        <w:rPr>
          <w:rStyle w:val="codeChar"/>
        </w:rPr>
        <w:t>rpc</w:t>
      </w:r>
      <w:proofErr w:type="spellEnd"/>
      <w:r w:rsidRPr="00D14D27">
        <w:rPr>
          <w:rStyle w:val="codeChar"/>
        </w:rPr>
        <w:t>-reply&gt;</w:t>
      </w:r>
      <w:r>
        <w:t xml:space="preserve"> MAY contain multiple </w:t>
      </w:r>
      <w:r w:rsidRPr="00D14D27">
        <w:rPr>
          <w:rStyle w:val="codeChar"/>
        </w:rPr>
        <w:t>&lt;</w:t>
      </w:r>
      <w:proofErr w:type="spellStart"/>
      <w:r w:rsidRPr="00D14D27">
        <w:rPr>
          <w:rStyle w:val="codeChar"/>
        </w:rPr>
        <w:t>rpc</w:t>
      </w:r>
      <w:proofErr w:type="spellEnd"/>
      <w:r w:rsidRPr="00D14D27">
        <w:rPr>
          <w:rStyle w:val="codeChar"/>
        </w:rPr>
        <w:t>-error&gt;</w:t>
      </w:r>
      <w:r>
        <w:t xml:space="preserve"> elements. The </w:t>
      </w:r>
      <w:r w:rsidRPr="00D14D27">
        <w:rPr>
          <w:rStyle w:val="codeChar"/>
        </w:rPr>
        <w:t>&lt;</w:t>
      </w:r>
      <w:proofErr w:type="spellStart"/>
      <w:r w:rsidRPr="00D14D27">
        <w:rPr>
          <w:rStyle w:val="codeChar"/>
        </w:rPr>
        <w:t>rpc</w:t>
      </w:r>
      <w:proofErr w:type="spellEnd"/>
      <w:r w:rsidRPr="00D14D27">
        <w:rPr>
          <w:rStyle w:val="codeChar"/>
        </w:rPr>
        <w:t>-error&gt;</w:t>
      </w:r>
      <w:r>
        <w:t>element includes the following information:</w:t>
      </w:r>
    </w:p>
    <w:p w14:paraId="4A5587CE" w14:textId="77777777" w:rsidR="00D14D27" w:rsidRDefault="00D14D27" w:rsidP="002C0E22">
      <w:pPr>
        <w:numPr>
          <w:ilvl w:val="0"/>
          <w:numId w:val="18"/>
        </w:numPr>
      </w:pPr>
      <w:proofErr w:type="gramStart"/>
      <w:r>
        <w:t>error</w:t>
      </w:r>
      <w:proofErr w:type="gramEnd"/>
      <w:r>
        <w:t>-type:  Defines the conceptual layer of the error occurred.</w:t>
      </w:r>
    </w:p>
    <w:p w14:paraId="4E47CEBA" w14:textId="77777777" w:rsidR="00D14D27" w:rsidRDefault="00D14D27" w:rsidP="002C0E22">
      <w:pPr>
        <w:numPr>
          <w:ilvl w:val="0"/>
          <w:numId w:val="18"/>
        </w:numPr>
      </w:pPr>
      <w:proofErr w:type="gramStart"/>
      <w:r>
        <w:t>error</w:t>
      </w:r>
      <w:proofErr w:type="gramEnd"/>
      <w:r>
        <w:t>-tag:  contains a string to identifying the error condition.</w:t>
      </w:r>
    </w:p>
    <w:p w14:paraId="33D2927C" w14:textId="77777777" w:rsidR="00D14D27" w:rsidRDefault="00D14D27" w:rsidP="002C0E22">
      <w:pPr>
        <w:numPr>
          <w:ilvl w:val="0"/>
          <w:numId w:val="18"/>
        </w:numPr>
      </w:pPr>
      <w:proofErr w:type="gramStart"/>
      <w:r>
        <w:t>error</w:t>
      </w:r>
      <w:proofErr w:type="gramEnd"/>
      <w:r>
        <w:t>-severity: contains a string to identifying the error severity.</w:t>
      </w:r>
    </w:p>
    <w:p w14:paraId="304A5B84" w14:textId="77777777" w:rsidR="00D14D27" w:rsidRDefault="00D14D27" w:rsidP="002C0E22">
      <w:pPr>
        <w:numPr>
          <w:ilvl w:val="0"/>
          <w:numId w:val="18"/>
        </w:numPr>
      </w:pPr>
      <w:proofErr w:type="gramStart"/>
      <w:r>
        <w:t>error</w:t>
      </w:r>
      <w:proofErr w:type="gramEnd"/>
      <w:r>
        <w:t>-app-tag: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w:t>
      </w:r>
      <w:proofErr w:type="gramEnd"/>
      <w:r>
        <w:t xml:space="preserve">-path: contains the absolute </w:t>
      </w:r>
      <w:proofErr w:type="spellStart"/>
      <w:r>
        <w:t>XPath</w:t>
      </w:r>
      <w:proofErr w:type="spellEnd"/>
      <w:r>
        <w:t xml:space="preserve"> expression identifying the element path associated to the specific error being reported.</w:t>
      </w:r>
    </w:p>
    <w:p w14:paraId="0017E8F8" w14:textId="77777777" w:rsidR="00D14D27" w:rsidRDefault="00D14D27" w:rsidP="002C0E22">
      <w:pPr>
        <w:numPr>
          <w:ilvl w:val="0"/>
          <w:numId w:val="18"/>
        </w:numPr>
      </w:pPr>
      <w:proofErr w:type="gramStart"/>
      <w:r>
        <w:t>error</w:t>
      </w:r>
      <w:proofErr w:type="gramEnd"/>
      <w:r>
        <w:t xml:space="preserve">-message: contains error description suitable for human display </w:t>
      </w:r>
    </w:p>
    <w:p w14:paraId="3051208D" w14:textId="77777777" w:rsidR="00D14D27" w:rsidRDefault="00D14D27" w:rsidP="002C0E22">
      <w:pPr>
        <w:numPr>
          <w:ilvl w:val="0"/>
          <w:numId w:val="18"/>
        </w:numPr>
      </w:pPr>
      <w:proofErr w:type="gramStart"/>
      <w:r>
        <w:t>error</w:t>
      </w:r>
      <w:proofErr w:type="gramEnd"/>
      <w:r>
        <w:t>-info: contains data-model-specific error content</w:t>
      </w:r>
    </w:p>
    <w:p w14:paraId="335A8C61" w14:textId="77777777" w:rsidR="00D14D27" w:rsidRDefault="00D14D27" w:rsidP="00D14D27">
      <w:r>
        <w:t xml:space="preserve">Detailed </w:t>
      </w:r>
      <w:r w:rsidRPr="00D14D27">
        <w:rPr>
          <w:rStyle w:val="codeChar"/>
        </w:rPr>
        <w:t>&lt;</w:t>
      </w:r>
      <w:proofErr w:type="spellStart"/>
      <w:r w:rsidRPr="00D14D27">
        <w:rPr>
          <w:rStyle w:val="codeChar"/>
        </w:rPr>
        <w:t>rpc</w:t>
      </w:r>
      <w:proofErr w:type="spellEnd"/>
      <w:r w:rsidRPr="00D14D27">
        <w:rPr>
          <w:rStyle w:val="codeChar"/>
        </w:rPr>
        <w:t>-error&gt;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w:t>
      </w:r>
      <w:proofErr w:type="spellStart"/>
      <w:r w:rsidRPr="00D14D27">
        <w:rPr>
          <w:rStyle w:val="codeChar"/>
        </w:rPr>
        <w:t>rpc</w:t>
      </w:r>
      <w:proofErr w:type="spellEnd"/>
      <w:r w:rsidRPr="00D14D27">
        <w:rPr>
          <w:rStyle w:val="codeChar"/>
        </w:rPr>
        <w:t>-error</w:t>
      </w:r>
      <w:r w:rsidR="00E06E48" w:rsidRPr="00D14D27">
        <w:rPr>
          <w:rStyle w:val="codeChar"/>
        </w:rPr>
        <w:t>&gt;</w:t>
      </w:r>
      <w:r w:rsidR="00E06E48">
        <w:t xml:space="preserve"> element</w:t>
      </w:r>
      <w:r>
        <w:t xml:space="preserve"> in </w:t>
      </w:r>
      <w:r w:rsidRPr="00D14D27">
        <w:rPr>
          <w:rStyle w:val="codeChar"/>
        </w:rPr>
        <w:t>&lt;</w:t>
      </w:r>
      <w:proofErr w:type="spellStart"/>
      <w:r w:rsidRPr="00D14D27">
        <w:rPr>
          <w:rStyle w:val="codeChar"/>
        </w:rPr>
        <w:t>rpc</w:t>
      </w:r>
      <w:proofErr w:type="spellEnd"/>
      <w:r w:rsidRPr="00D14D27">
        <w:rPr>
          <w:rStyle w:val="codeChar"/>
        </w:rPr>
        <w:t>-reply&gt;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w:t>
            </w:r>
            <w:proofErr w:type="gramStart"/>
            <w:r>
              <w:t>?xml</w:t>
            </w:r>
            <w:proofErr w:type="gramEnd"/>
            <w:r>
              <w:t xml:space="preserve"> version="1.0" encoding="UTF-8"?&gt;</w:t>
            </w:r>
          </w:p>
          <w:p w14:paraId="0DE8A346" w14:textId="77777777" w:rsidR="00D14D27" w:rsidRDefault="00D14D27" w:rsidP="00D14D27">
            <w:pPr>
              <w:pStyle w:val="XML1"/>
            </w:pPr>
            <w:r>
              <w:t>&lt;</w:t>
            </w:r>
            <w:proofErr w:type="spellStart"/>
            <w:proofErr w:type="gramStart"/>
            <w:r>
              <w:t>rpc</w:t>
            </w:r>
            <w:proofErr w:type="spellEnd"/>
            <w:proofErr w:type="gramEnd"/>
            <w:r>
              <w:t>-reply message-id="101"</w:t>
            </w:r>
          </w:p>
          <w:p w14:paraId="30CC7758" w14:textId="77777777" w:rsidR="00D14D27" w:rsidRDefault="00D14D27" w:rsidP="00D14D27">
            <w:pPr>
              <w:pStyle w:val="XML2"/>
            </w:pPr>
            <w:proofErr w:type="spellStart"/>
            <w:proofErr w:type="gramStart"/>
            <w:r>
              <w:t>xmlns</w:t>
            </w:r>
            <w:proofErr w:type="spellEnd"/>
            <w:proofErr w:type="gramEnd"/>
            <w:r>
              <w:t>="urn:ietf:params:xml:ns:netconf:base:1.0"</w:t>
            </w:r>
          </w:p>
          <w:p w14:paraId="2F0B2650" w14:textId="77777777" w:rsidR="00D14D27" w:rsidRPr="00B14F55" w:rsidRDefault="00D14D27" w:rsidP="00D14D27">
            <w:pPr>
              <w:pStyle w:val="XML2"/>
            </w:pPr>
            <w:r>
              <w:t>&lt;</w:t>
            </w:r>
            <w:proofErr w:type="spellStart"/>
            <w:proofErr w:type="gramStart"/>
            <w:r>
              <w:t>rpc</w:t>
            </w:r>
            <w:proofErr w:type="spellEnd"/>
            <w:proofErr w:type="gramEnd"/>
            <w:r>
              <w:t>-error&gt;</w:t>
            </w:r>
          </w:p>
          <w:p w14:paraId="59C99F81" w14:textId="77777777" w:rsidR="00D14D27" w:rsidRDefault="00D14D27" w:rsidP="00D14D27">
            <w:pPr>
              <w:pStyle w:val="XML3"/>
            </w:pPr>
            <w:r>
              <w:t>&lt;</w:t>
            </w:r>
            <w:proofErr w:type="gramStart"/>
            <w:r>
              <w:t>error</w:t>
            </w:r>
            <w:proofErr w:type="gramEnd"/>
            <w:r>
              <w:t>-type&gt;application&lt;/error-type&gt;</w:t>
            </w:r>
          </w:p>
          <w:p w14:paraId="26F90CE7" w14:textId="77777777" w:rsidR="00D14D27" w:rsidRDefault="00D14D27" w:rsidP="00D14D27">
            <w:pPr>
              <w:pStyle w:val="XML3"/>
            </w:pPr>
            <w:r>
              <w:t>&lt;</w:t>
            </w:r>
            <w:proofErr w:type="gramStart"/>
            <w:r>
              <w:t>error</w:t>
            </w:r>
            <w:proofErr w:type="gramEnd"/>
            <w:r>
              <w:t>-tag&gt;</w:t>
            </w:r>
            <w:r w:rsidRPr="00B14F55">
              <w:t xml:space="preserve"> missing-element</w:t>
            </w:r>
            <w:r>
              <w:t>&lt;/error-tag&gt;</w:t>
            </w:r>
          </w:p>
          <w:p w14:paraId="3B70C91E" w14:textId="77777777" w:rsidR="00D14D27" w:rsidRDefault="00D14D27" w:rsidP="00D14D27">
            <w:pPr>
              <w:pStyle w:val="XML3"/>
            </w:pPr>
            <w:r>
              <w:t>&lt;</w:t>
            </w:r>
            <w:proofErr w:type="gramStart"/>
            <w:r>
              <w:t>error</w:t>
            </w:r>
            <w:proofErr w:type="gramEnd"/>
            <w:r>
              <w:t>-severity&gt;error&lt;/error-severity&gt;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proofErr w:type="gramStart"/>
            <w:r>
              <w:t>expected</w:t>
            </w:r>
            <w:proofErr w:type="gramEnd"/>
            <w:r>
              <w:t xml:space="preserve">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w:t>
            </w:r>
            <w:proofErr w:type="gramStart"/>
            <w:r>
              <w:t>error</w:t>
            </w:r>
            <w:proofErr w:type="gramEnd"/>
            <w:r>
              <w:t>-info&gt;</w:t>
            </w:r>
          </w:p>
          <w:p w14:paraId="35BBC4EF" w14:textId="77777777" w:rsidR="00D14D27" w:rsidRPr="00B14F55" w:rsidRDefault="00D14D27" w:rsidP="0071211E">
            <w:pPr>
              <w:pStyle w:val="XML4"/>
            </w:pPr>
            <w:r>
              <w:t>&lt;</w:t>
            </w:r>
            <w:proofErr w:type="gramStart"/>
            <w:r w:rsidRPr="00B14F55">
              <w:t>bad</w:t>
            </w:r>
            <w:proofErr w:type="gramEnd"/>
            <w:r w:rsidRPr="00B14F55">
              <w:t>-element</w:t>
            </w:r>
            <w:r>
              <w:t>&gt;</w:t>
            </w:r>
            <w:r w:rsidRPr="00B14F55">
              <w:t>id</w:t>
            </w:r>
            <w:r>
              <w:t>&lt;/bad-element&gt;</w:t>
            </w:r>
          </w:p>
          <w:p w14:paraId="7F7ED033" w14:textId="77777777" w:rsidR="00D14D27" w:rsidRDefault="00D14D27" w:rsidP="0071211E">
            <w:pPr>
              <w:pStyle w:val="XML4"/>
            </w:pPr>
            <w:r>
              <w:t>&lt;</w:t>
            </w:r>
            <w:proofErr w:type="gramStart"/>
            <w:r w:rsidRPr="00B14F55">
              <w:t>error</w:t>
            </w:r>
            <w:proofErr w:type="gramEnd"/>
            <w:r w:rsidRPr="00B14F55">
              <w:t>-number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w:t>
            </w:r>
            <w:proofErr w:type="spellStart"/>
            <w:r>
              <w:t>rpc</w:t>
            </w:r>
            <w:proofErr w:type="spellEnd"/>
            <w:r>
              <w:t>-error&gt;</w:t>
            </w:r>
          </w:p>
          <w:p w14:paraId="7334CDA8" w14:textId="77777777" w:rsidR="00D14D27" w:rsidRDefault="00D14D27" w:rsidP="0071211E">
            <w:pPr>
              <w:pStyle w:val="XML1"/>
            </w:pPr>
            <w:r>
              <w:t>&lt;/</w:t>
            </w:r>
            <w:proofErr w:type="spellStart"/>
            <w:r>
              <w:t>rpc</w:t>
            </w:r>
            <w:proofErr w:type="spellEnd"/>
            <w:r>
              <w:t>-reply&gt;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6759" w:name="_Toc315954033"/>
      <w:bookmarkStart w:id="6760" w:name="_Toc316542543"/>
      <w:bookmarkEnd w:id="6758"/>
      <w:r w:rsidR="00E95DBE" w:rsidRPr="00DB42FD">
        <w:t xml:space="preserve"> </w:t>
      </w:r>
      <w:bookmarkStart w:id="6761" w:name="_Toc243774101"/>
      <w:r w:rsidR="00F71F36" w:rsidRPr="00DB42FD">
        <w:t>Bibliography</w:t>
      </w:r>
      <w:bookmarkEnd w:id="6759"/>
      <w:bookmarkEnd w:id="6760"/>
      <w:bookmarkEnd w:id="6761"/>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762" w:author="aas" w:date="2013-10-14T02:06:00Z"/>
        </w:rPr>
      </w:pPr>
      <w:ins w:id="6763" w:author="aas" w:date="2013-10-14T02:06:00Z">
        <w:del w:id="6764" w:author="Anees Shaikh" w:date="2013-10-19T03:41:00Z">
          <w:r w:rsidDel="00C307DF">
            <w:br w:type="page"/>
          </w:r>
        </w:del>
      </w:ins>
    </w:p>
    <w:p w14:paraId="680C4B79" w14:textId="77777777" w:rsidR="00E8426B" w:rsidRPr="00E8426B" w:rsidRDefault="00E8426B" w:rsidP="00E8426B">
      <w:pPr>
        <w:rPr>
          <w:ins w:id="6765" w:author="aas" w:date="2013-10-14T02:06:00Z"/>
        </w:rPr>
      </w:pPr>
    </w:p>
    <w:p w14:paraId="13A3AFDF" w14:textId="39B99E54" w:rsidR="00C31DBC" w:rsidDel="00E067A3" w:rsidRDefault="00E8426B">
      <w:pPr>
        <w:pStyle w:val="Appx"/>
        <w:rPr>
          <w:ins w:id="6766" w:author="aas" w:date="2013-10-14T02:06:00Z"/>
          <w:del w:id="6767" w:author="Anees Shaikh" w:date="2013-10-19T02:16:00Z"/>
          <w:rFonts w:cstheme="minorHAnsi"/>
        </w:rPr>
      </w:pPr>
      <w:bookmarkStart w:id="6768" w:name="_Toc313864825"/>
      <w:bookmarkEnd w:id="6768"/>
      <w:ins w:id="6769" w:author="aas" w:date="2013-10-14T02:06:00Z">
        <w:del w:id="6770"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771" w:author="aas" w:date="2013-10-14T02:06:00Z"/>
          <w:del w:id="6772" w:author="Anees Shaikh" w:date="2013-10-19T02:16:00Z"/>
        </w:trPr>
        <w:tc>
          <w:tcPr>
            <w:tcW w:w="9576" w:type="dxa"/>
            <w:shd w:val="clear" w:color="auto" w:fill="CCFFCC"/>
          </w:tcPr>
          <w:p w14:paraId="1DA68F2B" w14:textId="20FBCCC4" w:rsidR="00874469" w:rsidDel="00E067A3" w:rsidRDefault="00874469">
            <w:pPr>
              <w:pStyle w:val="Appx"/>
              <w:rPr>
                <w:ins w:id="6773" w:author="aas" w:date="2013-10-14T02:06:00Z"/>
                <w:del w:id="6774" w:author="Anees Shaikh" w:date="2013-10-19T02:16:00Z"/>
              </w:rPr>
              <w:pPrChange w:id="6775" w:author="Anees Shaikh" w:date="2013-10-19T02:16:00Z">
                <w:pPr>
                  <w:pStyle w:val="XML1"/>
                </w:pPr>
              </w:pPrChange>
            </w:pPr>
            <w:ins w:id="6776" w:author="aas" w:date="2013-10-14T02:06:00Z">
              <w:del w:id="6777" w:author="Anees Shaikh" w:date="2013-10-19T02:16:00Z">
                <w:r w:rsidDel="00E067A3">
                  <w:delText>&lt;?xml version="1.0" encoding="UTF-8"?&gt;</w:delText>
                </w:r>
              </w:del>
            </w:ins>
          </w:p>
          <w:p w14:paraId="19CF3446" w14:textId="76EB4348" w:rsidR="00874469" w:rsidDel="00E067A3" w:rsidRDefault="00874469">
            <w:pPr>
              <w:pStyle w:val="Appx"/>
              <w:rPr>
                <w:ins w:id="6778" w:author="aas" w:date="2013-10-14T02:06:00Z"/>
                <w:del w:id="6779" w:author="Anees Shaikh" w:date="2013-10-19T02:16:00Z"/>
              </w:rPr>
              <w:pPrChange w:id="6780" w:author="Anees Shaikh" w:date="2013-10-19T02:16:00Z">
                <w:pPr>
                  <w:pStyle w:val="XML1"/>
                </w:pPr>
              </w:pPrChange>
            </w:pPr>
            <w:ins w:id="6781" w:author="aas" w:date="2013-10-14T02:06:00Z">
              <w:del w:id="6782" w:author="Anees Shaikh" w:date="2013-10-19T02:16:00Z">
                <w:r w:rsidDel="00E067A3">
                  <w:delText>&lt;xs:schema xmlns:xs="http://www.w3.org/2001/XMLSchema"</w:delText>
                </w:r>
              </w:del>
            </w:ins>
          </w:p>
          <w:p w14:paraId="3D151821" w14:textId="3A811752" w:rsidR="00874469" w:rsidDel="00E067A3" w:rsidRDefault="00874469">
            <w:pPr>
              <w:pStyle w:val="Appx"/>
              <w:rPr>
                <w:ins w:id="6783" w:author="aas" w:date="2013-10-14T02:06:00Z"/>
                <w:del w:id="6784" w:author="Anees Shaikh" w:date="2013-10-19T02:16:00Z"/>
              </w:rPr>
              <w:pPrChange w:id="6785" w:author="Anees Shaikh" w:date="2013-10-19T02:16:00Z">
                <w:pPr>
                  <w:pStyle w:val="XML1"/>
                </w:pPr>
              </w:pPrChange>
            </w:pPr>
            <w:ins w:id="6786" w:author="aas" w:date="2013-10-14T02:06:00Z">
              <w:del w:id="6787"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788" w:author="aas" w:date="2013-10-14T02:06:00Z"/>
                <w:del w:id="6789" w:author="Anees Shaikh" w:date="2013-10-19T02:16:00Z"/>
              </w:rPr>
              <w:pPrChange w:id="6790" w:author="Anees Shaikh" w:date="2013-10-19T02:16:00Z">
                <w:pPr>
                  <w:pStyle w:val="XML1"/>
                </w:pPr>
              </w:pPrChange>
            </w:pPr>
            <w:ins w:id="6791" w:author="aas" w:date="2013-10-14T02:06:00Z">
              <w:del w:id="6792" w:author="Anees Shaikh" w:date="2013-10-19T02:16:00Z">
                <w:r w:rsidDel="00E067A3">
                  <w:delText xml:space="preserve">           targetNamespace="urn:onf:config:yang"</w:delText>
                </w:r>
              </w:del>
            </w:ins>
          </w:p>
          <w:p w14:paraId="02BD0855" w14:textId="5FEB311E" w:rsidR="00874469" w:rsidDel="00E067A3" w:rsidRDefault="00874469">
            <w:pPr>
              <w:pStyle w:val="Appx"/>
              <w:rPr>
                <w:ins w:id="6793" w:author="aas" w:date="2013-10-14T02:06:00Z"/>
                <w:del w:id="6794" w:author="Anees Shaikh" w:date="2013-10-19T02:16:00Z"/>
              </w:rPr>
              <w:pPrChange w:id="6795" w:author="Anees Shaikh" w:date="2013-10-19T02:16:00Z">
                <w:pPr>
                  <w:pStyle w:val="XML1"/>
                </w:pPr>
              </w:pPrChange>
            </w:pPr>
            <w:ins w:id="6796" w:author="aas" w:date="2013-10-14T02:06:00Z">
              <w:del w:id="6797" w:author="Anees Shaikh" w:date="2013-10-19T02:16:00Z">
                <w:r w:rsidDel="00E067A3">
                  <w:delText xml:space="preserve">           xmlns="urn:onf:config:yang"</w:delText>
                </w:r>
              </w:del>
            </w:ins>
          </w:p>
          <w:p w14:paraId="28F55CDA" w14:textId="5CC82390" w:rsidR="00874469" w:rsidDel="00E067A3" w:rsidRDefault="00874469">
            <w:pPr>
              <w:pStyle w:val="Appx"/>
              <w:rPr>
                <w:ins w:id="6798" w:author="aas" w:date="2013-10-14T02:06:00Z"/>
                <w:del w:id="6799" w:author="Anees Shaikh" w:date="2013-10-19T02:16:00Z"/>
              </w:rPr>
              <w:pPrChange w:id="6800" w:author="Anees Shaikh" w:date="2013-10-19T02:16:00Z">
                <w:pPr>
                  <w:pStyle w:val="XML1"/>
                </w:pPr>
              </w:pPrChange>
            </w:pPr>
            <w:ins w:id="6801" w:author="aas" w:date="2013-10-14T02:06:00Z">
              <w:del w:id="6802" w:author="Anees Shaikh" w:date="2013-10-19T02:16:00Z">
                <w:r w:rsidDel="00E067A3">
                  <w:delText xml:space="preserve">           elementFormDefault="qualified"</w:delText>
                </w:r>
              </w:del>
            </w:ins>
          </w:p>
          <w:p w14:paraId="67F7E4F9" w14:textId="05093916" w:rsidR="00874469" w:rsidDel="00E067A3" w:rsidRDefault="00874469">
            <w:pPr>
              <w:pStyle w:val="Appx"/>
              <w:rPr>
                <w:ins w:id="6803" w:author="aas" w:date="2013-10-14T02:06:00Z"/>
                <w:del w:id="6804" w:author="Anees Shaikh" w:date="2013-10-19T02:16:00Z"/>
              </w:rPr>
              <w:pPrChange w:id="6805" w:author="Anees Shaikh" w:date="2013-10-19T02:16:00Z">
                <w:pPr>
                  <w:pStyle w:val="XML1"/>
                </w:pPr>
              </w:pPrChange>
            </w:pPr>
            <w:ins w:id="6806" w:author="aas" w:date="2013-10-14T02:06:00Z">
              <w:del w:id="6807" w:author="Anees Shaikh" w:date="2013-10-19T02:16:00Z">
                <w:r w:rsidDel="00E067A3">
                  <w:delText xml:space="preserve">           attributeFormDefault="unqualified"</w:delText>
                </w:r>
              </w:del>
            </w:ins>
          </w:p>
          <w:p w14:paraId="2C1803C4" w14:textId="4DDFB870" w:rsidR="00874469" w:rsidDel="00E067A3" w:rsidRDefault="00874469">
            <w:pPr>
              <w:pStyle w:val="Appx"/>
              <w:rPr>
                <w:ins w:id="6808" w:author="aas" w:date="2013-10-14T02:06:00Z"/>
                <w:del w:id="6809" w:author="Anees Shaikh" w:date="2013-10-19T02:16:00Z"/>
              </w:rPr>
              <w:pPrChange w:id="6810" w:author="Anees Shaikh" w:date="2013-10-19T02:16:00Z">
                <w:pPr>
                  <w:pStyle w:val="XML1"/>
                </w:pPr>
              </w:pPrChange>
            </w:pPr>
            <w:ins w:id="6811" w:author="aas" w:date="2013-10-14T02:06:00Z">
              <w:del w:id="6812" w:author="Anees Shaikh" w:date="2013-10-19T02:16:00Z">
                <w:r w:rsidDel="00E067A3">
                  <w:delText xml:space="preserve">           version="2013-10-05"</w:delText>
                </w:r>
              </w:del>
            </w:ins>
          </w:p>
          <w:p w14:paraId="305551D7" w14:textId="1AB38A6A" w:rsidR="00874469" w:rsidDel="00E067A3" w:rsidRDefault="00874469">
            <w:pPr>
              <w:pStyle w:val="Appx"/>
              <w:rPr>
                <w:ins w:id="6813" w:author="aas" w:date="2013-10-14T02:06:00Z"/>
                <w:del w:id="6814" w:author="Anees Shaikh" w:date="2013-10-19T02:16:00Z"/>
              </w:rPr>
              <w:pPrChange w:id="6815" w:author="Anees Shaikh" w:date="2013-10-19T02:16:00Z">
                <w:pPr>
                  <w:pStyle w:val="XML1"/>
                </w:pPr>
              </w:pPrChange>
            </w:pPr>
            <w:ins w:id="6816" w:author="aas" w:date="2013-10-14T02:06:00Z">
              <w:del w:id="6817" w:author="Anees Shaikh" w:date="2013-10-19T02:16:00Z">
                <w:r w:rsidDel="00E067A3">
                  <w:delText xml:space="preserve">           xml:lang="en"</w:delText>
                </w:r>
              </w:del>
            </w:ins>
          </w:p>
          <w:p w14:paraId="54318490" w14:textId="2E3E1CB1" w:rsidR="00874469" w:rsidDel="00E067A3" w:rsidRDefault="00874469">
            <w:pPr>
              <w:pStyle w:val="Appx"/>
              <w:rPr>
                <w:ins w:id="6818" w:author="aas" w:date="2013-10-14T02:06:00Z"/>
                <w:del w:id="6819" w:author="Anees Shaikh" w:date="2013-10-19T02:16:00Z"/>
              </w:rPr>
              <w:pPrChange w:id="6820" w:author="Anees Shaikh" w:date="2013-10-19T02:16:00Z">
                <w:pPr>
                  <w:pStyle w:val="XML1"/>
                </w:pPr>
              </w:pPrChange>
            </w:pPr>
            <w:ins w:id="6821" w:author="aas" w:date="2013-10-14T02:06:00Z">
              <w:del w:id="6822"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23" w:author="aas" w:date="2013-10-14T02:06:00Z"/>
                <w:del w:id="6824" w:author="Anees Shaikh" w:date="2013-10-19T02:16:00Z"/>
              </w:rPr>
              <w:pPrChange w:id="6825" w:author="Anees Shaikh" w:date="2013-10-19T02:16:00Z">
                <w:pPr>
                  <w:pStyle w:val="XML1"/>
                </w:pPr>
              </w:pPrChange>
            </w:pPr>
            <w:ins w:id="6826" w:author="aas" w:date="2013-10-14T02:06:00Z">
              <w:del w:id="6827"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28" w:author="aas" w:date="2013-10-14T02:06:00Z"/>
                <w:del w:id="6829" w:author="Anees Shaikh" w:date="2013-10-19T02:16:00Z"/>
              </w:rPr>
              <w:pPrChange w:id="6830" w:author="Anees Shaikh" w:date="2013-10-19T02:16:00Z">
                <w:pPr>
                  <w:pStyle w:val="XML1"/>
                </w:pPr>
              </w:pPrChange>
            </w:pPr>
            <w:ins w:id="6831" w:author="aas" w:date="2013-10-14T02:06:00Z">
              <w:del w:id="6832" w:author="Anees Shaikh" w:date="2013-10-19T02:16:00Z">
                <w:r w:rsidDel="00E067A3">
                  <w:delText xml:space="preserve">          xmlns:of-config="urn:onf:config:yang"&gt;</w:delText>
                </w:r>
              </w:del>
            </w:ins>
          </w:p>
          <w:p w14:paraId="17234589" w14:textId="55375A0A" w:rsidR="00874469" w:rsidDel="00E067A3" w:rsidRDefault="00874469">
            <w:pPr>
              <w:pStyle w:val="Appx"/>
              <w:rPr>
                <w:ins w:id="6833" w:author="aas" w:date="2013-10-14T02:06:00Z"/>
                <w:del w:id="6834" w:author="Anees Shaikh" w:date="2013-10-19T02:16:00Z"/>
              </w:rPr>
              <w:pPrChange w:id="6835" w:author="Anees Shaikh" w:date="2013-10-19T02:16:00Z">
                <w:pPr>
                  <w:pStyle w:val="XML1"/>
                </w:pPr>
              </w:pPrChange>
            </w:pPr>
          </w:p>
          <w:p w14:paraId="3F2F68F1" w14:textId="47862060" w:rsidR="00874469" w:rsidDel="00E067A3" w:rsidRDefault="00874469">
            <w:pPr>
              <w:pStyle w:val="Appx"/>
              <w:rPr>
                <w:ins w:id="6836" w:author="aas" w:date="2013-10-14T02:06:00Z"/>
                <w:del w:id="6837" w:author="Anees Shaikh" w:date="2013-10-19T02:16:00Z"/>
              </w:rPr>
              <w:pPrChange w:id="6838" w:author="Anees Shaikh" w:date="2013-10-19T02:16:00Z">
                <w:pPr>
                  <w:pStyle w:val="XML1"/>
                </w:pPr>
              </w:pPrChange>
            </w:pPr>
            <w:ins w:id="6839" w:author="aas" w:date="2013-10-14T02:06:00Z">
              <w:del w:id="6840"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841" w:author="aas" w:date="2013-10-14T02:06:00Z"/>
                <w:del w:id="6842" w:author="Anees Shaikh" w:date="2013-10-19T02:16:00Z"/>
              </w:rPr>
              <w:pPrChange w:id="6843" w:author="Anees Shaikh" w:date="2013-10-19T02:16:00Z">
                <w:pPr>
                  <w:pStyle w:val="XML1"/>
                </w:pPr>
              </w:pPrChange>
            </w:pPr>
            <w:ins w:id="6844" w:author="aas" w:date="2013-10-14T02:06:00Z">
              <w:del w:id="6845" w:author="Anees Shaikh" w:date="2013-10-19T02:16:00Z">
                <w:r w:rsidDel="00E067A3">
                  <w:delText xml:space="preserve">             schemaLocation="ietf-yang-types.xsd"/&gt;</w:delText>
                </w:r>
              </w:del>
            </w:ins>
          </w:p>
          <w:p w14:paraId="769B5976" w14:textId="2DA86589" w:rsidR="00874469" w:rsidDel="00E067A3" w:rsidRDefault="00874469">
            <w:pPr>
              <w:pStyle w:val="Appx"/>
              <w:rPr>
                <w:ins w:id="6846" w:author="aas" w:date="2013-10-14T02:06:00Z"/>
                <w:del w:id="6847" w:author="Anees Shaikh" w:date="2013-10-19T02:16:00Z"/>
              </w:rPr>
              <w:pPrChange w:id="6848" w:author="Anees Shaikh" w:date="2013-10-19T02:16:00Z">
                <w:pPr>
                  <w:pStyle w:val="XML1"/>
                </w:pPr>
              </w:pPrChange>
            </w:pPr>
            <w:ins w:id="6849" w:author="aas" w:date="2013-10-14T02:06:00Z">
              <w:del w:id="6850"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851" w:author="aas" w:date="2013-10-14T02:06:00Z"/>
                <w:del w:id="6852" w:author="Anees Shaikh" w:date="2013-10-19T02:16:00Z"/>
              </w:rPr>
              <w:pPrChange w:id="6853" w:author="Anees Shaikh" w:date="2013-10-19T02:16:00Z">
                <w:pPr>
                  <w:pStyle w:val="XML1"/>
                </w:pPr>
              </w:pPrChange>
            </w:pPr>
            <w:ins w:id="6854" w:author="aas" w:date="2013-10-14T02:06:00Z">
              <w:del w:id="6855" w:author="Anees Shaikh" w:date="2013-10-19T02:16:00Z">
                <w:r w:rsidDel="00E067A3">
                  <w:delText xml:space="preserve">             schemaLocation="ietf-inet-types.xsd"/&gt;</w:delText>
                </w:r>
              </w:del>
            </w:ins>
          </w:p>
          <w:p w14:paraId="37A11D88" w14:textId="71925AEB" w:rsidR="00874469" w:rsidDel="00E067A3" w:rsidRDefault="00874469">
            <w:pPr>
              <w:pStyle w:val="Appx"/>
              <w:rPr>
                <w:ins w:id="6856" w:author="aas" w:date="2013-10-14T02:06:00Z"/>
                <w:del w:id="6857" w:author="Anees Shaikh" w:date="2013-10-19T02:16:00Z"/>
              </w:rPr>
              <w:pPrChange w:id="6858" w:author="Anees Shaikh" w:date="2013-10-19T02:16:00Z">
                <w:pPr>
                  <w:pStyle w:val="XML1"/>
                </w:pPr>
              </w:pPrChange>
            </w:pPr>
          </w:p>
          <w:p w14:paraId="3AF6C85E" w14:textId="16B6E229" w:rsidR="00874469" w:rsidDel="00E067A3" w:rsidRDefault="00874469">
            <w:pPr>
              <w:pStyle w:val="Appx"/>
              <w:rPr>
                <w:ins w:id="6859" w:author="aas" w:date="2013-10-14T02:06:00Z"/>
                <w:del w:id="6860" w:author="Anees Shaikh" w:date="2013-10-19T02:16:00Z"/>
              </w:rPr>
              <w:pPrChange w:id="6861" w:author="Anees Shaikh" w:date="2013-10-19T02:16:00Z">
                <w:pPr>
                  <w:pStyle w:val="XML1"/>
                </w:pPr>
              </w:pPrChange>
            </w:pPr>
            <w:ins w:id="6862" w:author="aas" w:date="2013-10-14T02:06:00Z">
              <w:del w:id="6863" w:author="Anees Shaikh" w:date="2013-10-19T02:16:00Z">
                <w:r w:rsidDel="00E067A3">
                  <w:delText xml:space="preserve">  &lt;xs:annotation&gt;</w:delText>
                </w:r>
              </w:del>
            </w:ins>
          </w:p>
          <w:p w14:paraId="28718F73" w14:textId="010EEAE2" w:rsidR="00874469" w:rsidDel="00E067A3" w:rsidRDefault="00874469">
            <w:pPr>
              <w:pStyle w:val="Appx"/>
              <w:rPr>
                <w:ins w:id="6864" w:author="aas" w:date="2013-10-14T02:06:00Z"/>
                <w:del w:id="6865" w:author="Anees Shaikh" w:date="2013-10-19T02:16:00Z"/>
              </w:rPr>
              <w:pPrChange w:id="6866" w:author="Anees Shaikh" w:date="2013-10-19T02:16:00Z">
                <w:pPr>
                  <w:pStyle w:val="XML1"/>
                </w:pPr>
              </w:pPrChange>
            </w:pPr>
            <w:ins w:id="6867" w:author="aas" w:date="2013-10-14T02:06:00Z">
              <w:del w:id="6868" w:author="Anees Shaikh" w:date="2013-10-19T02:16:00Z">
                <w:r w:rsidDel="00E067A3">
                  <w:delText xml:space="preserve">    &lt;xs:documentation&gt;</w:delText>
                </w:r>
              </w:del>
            </w:ins>
          </w:p>
          <w:p w14:paraId="2798E554" w14:textId="3455851E" w:rsidR="00874469" w:rsidDel="00E067A3" w:rsidRDefault="00874469">
            <w:pPr>
              <w:pStyle w:val="Appx"/>
              <w:rPr>
                <w:ins w:id="6869" w:author="aas" w:date="2013-10-14T02:06:00Z"/>
                <w:del w:id="6870" w:author="Anees Shaikh" w:date="2013-10-19T02:16:00Z"/>
              </w:rPr>
              <w:pPrChange w:id="6871" w:author="Anees Shaikh" w:date="2013-10-19T02:16:00Z">
                <w:pPr>
                  <w:pStyle w:val="XML1"/>
                </w:pPr>
              </w:pPrChange>
            </w:pPr>
            <w:ins w:id="6872" w:author="aas" w:date="2013-10-14T02:06:00Z">
              <w:del w:id="6873"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874" w:author="aas" w:date="2013-10-14T02:06:00Z"/>
                <w:del w:id="6875" w:author="Anees Shaikh" w:date="2013-10-19T02:16:00Z"/>
              </w:rPr>
              <w:pPrChange w:id="6876" w:author="Anees Shaikh" w:date="2013-10-19T02:16:00Z">
                <w:pPr>
                  <w:pStyle w:val="XML1"/>
                </w:pPr>
              </w:pPrChange>
            </w:pPr>
            <w:ins w:id="6877" w:author="aas" w:date="2013-10-14T02:06:00Z">
              <w:del w:id="6878" w:author="Anees Shaikh" w:date="2013-10-19T02:16:00Z">
                <w:r w:rsidDel="00E067A3">
                  <w:delText xml:space="preserve">      by pyang version 1.2.</w:delText>
                </w:r>
              </w:del>
            </w:ins>
          </w:p>
          <w:p w14:paraId="08AE246E" w14:textId="774FE6AD" w:rsidR="00874469" w:rsidDel="00E067A3" w:rsidRDefault="00874469">
            <w:pPr>
              <w:pStyle w:val="Appx"/>
              <w:rPr>
                <w:ins w:id="6879" w:author="aas" w:date="2013-10-14T02:06:00Z"/>
                <w:del w:id="6880" w:author="Anees Shaikh" w:date="2013-10-19T02:16:00Z"/>
              </w:rPr>
              <w:pPrChange w:id="6881" w:author="Anees Shaikh" w:date="2013-10-19T02:16:00Z">
                <w:pPr>
                  <w:pStyle w:val="XML1"/>
                </w:pPr>
              </w:pPrChange>
            </w:pPr>
          </w:p>
          <w:p w14:paraId="1BB84730" w14:textId="050706BF" w:rsidR="00874469" w:rsidDel="00E067A3" w:rsidRDefault="00874469">
            <w:pPr>
              <w:pStyle w:val="Appx"/>
              <w:rPr>
                <w:ins w:id="6882" w:author="aas" w:date="2013-10-14T02:06:00Z"/>
                <w:del w:id="6883" w:author="Anees Shaikh" w:date="2013-10-19T02:16:00Z"/>
              </w:rPr>
              <w:pPrChange w:id="6884" w:author="Anees Shaikh" w:date="2013-10-19T02:16:00Z">
                <w:pPr>
                  <w:pStyle w:val="XML1"/>
                </w:pPr>
              </w:pPrChange>
            </w:pPr>
            <w:ins w:id="6885" w:author="aas" w:date="2013-10-14T02:06:00Z">
              <w:del w:id="6886"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887" w:author="aas" w:date="2013-10-14T02:06:00Z"/>
                <w:del w:id="6888" w:author="Anees Shaikh" w:date="2013-10-19T02:16:00Z"/>
              </w:rPr>
              <w:pPrChange w:id="6889" w:author="Anees Shaikh" w:date="2013-10-19T02:16:00Z">
                <w:pPr>
                  <w:pStyle w:val="XML1"/>
                </w:pPr>
              </w:pPrChange>
            </w:pPr>
            <w:ins w:id="6890" w:author="aas" w:date="2013-10-14T02:06:00Z">
              <w:del w:id="6891"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892" w:author="aas" w:date="2013-10-14T02:06:00Z"/>
                <w:del w:id="6893" w:author="Anees Shaikh" w:date="2013-10-19T02:16:00Z"/>
              </w:rPr>
              <w:pPrChange w:id="6894" w:author="Anees Shaikh" w:date="2013-10-19T02:16:00Z">
                <w:pPr>
                  <w:pStyle w:val="XML1"/>
                </w:pPr>
              </w:pPrChange>
            </w:pPr>
            <w:ins w:id="6895" w:author="aas" w:date="2013-10-14T02:06:00Z">
              <w:del w:id="6896"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897" w:author="aas" w:date="2013-10-14T02:06:00Z"/>
                <w:del w:id="6898" w:author="Anees Shaikh" w:date="2013-10-19T02:16:00Z"/>
              </w:rPr>
              <w:pPrChange w:id="6899" w:author="Anees Shaikh" w:date="2013-10-19T02:16:00Z">
                <w:pPr>
                  <w:pStyle w:val="XML1"/>
                </w:pPr>
              </w:pPrChange>
            </w:pPr>
            <w:ins w:id="6900" w:author="aas" w:date="2013-10-14T02:06:00Z">
              <w:del w:id="6901"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02" w:author="aas" w:date="2013-10-14T02:06:00Z"/>
                <w:del w:id="6903" w:author="Anees Shaikh" w:date="2013-10-19T02:16:00Z"/>
              </w:rPr>
              <w:pPrChange w:id="6904" w:author="Anees Shaikh" w:date="2013-10-19T02:16:00Z">
                <w:pPr>
                  <w:pStyle w:val="XML1"/>
                </w:pPr>
              </w:pPrChange>
            </w:pPr>
            <w:ins w:id="6905" w:author="aas" w:date="2013-10-14T02:06:00Z">
              <w:del w:id="6906" w:author="Anees Shaikh" w:date="2013-10-19T02:16:00Z">
                <w:r w:rsidDel="00E067A3">
                  <w:delText xml:space="preserve">      validate NETCONF PDUs.</w:delText>
                </w:r>
              </w:del>
            </w:ins>
          </w:p>
          <w:p w14:paraId="4291B504" w14:textId="009CDB84" w:rsidR="00874469" w:rsidDel="00E067A3" w:rsidRDefault="00874469">
            <w:pPr>
              <w:pStyle w:val="Appx"/>
              <w:rPr>
                <w:ins w:id="6907" w:author="aas" w:date="2013-10-14T02:06:00Z"/>
                <w:del w:id="6908" w:author="Anees Shaikh" w:date="2013-10-19T02:16:00Z"/>
              </w:rPr>
              <w:pPrChange w:id="6909" w:author="Anees Shaikh" w:date="2013-10-19T02:16:00Z">
                <w:pPr>
                  <w:pStyle w:val="XML1"/>
                </w:pPr>
              </w:pPrChange>
            </w:pPr>
            <w:ins w:id="6910" w:author="aas" w:date="2013-10-14T02:06:00Z">
              <w:del w:id="6911" w:author="Anees Shaikh" w:date="2013-10-19T02:16:00Z">
                <w:r w:rsidDel="00E067A3">
                  <w:delText xml:space="preserve">    &lt;/xs:documentation&gt;</w:delText>
                </w:r>
              </w:del>
            </w:ins>
          </w:p>
          <w:p w14:paraId="6ADA25E7" w14:textId="734E2ECC" w:rsidR="00874469" w:rsidDel="00E067A3" w:rsidRDefault="00874469">
            <w:pPr>
              <w:pStyle w:val="Appx"/>
              <w:rPr>
                <w:ins w:id="6912" w:author="aas" w:date="2013-10-14T02:06:00Z"/>
                <w:del w:id="6913" w:author="Anees Shaikh" w:date="2013-10-19T02:16:00Z"/>
              </w:rPr>
              <w:pPrChange w:id="6914" w:author="Anees Shaikh" w:date="2013-10-19T02:16:00Z">
                <w:pPr>
                  <w:pStyle w:val="XML1"/>
                </w:pPr>
              </w:pPrChange>
            </w:pPr>
            <w:ins w:id="6915" w:author="aas" w:date="2013-10-14T02:06:00Z">
              <w:del w:id="6916" w:author="Anees Shaikh" w:date="2013-10-19T02:16:00Z">
                <w:r w:rsidDel="00E067A3">
                  <w:delText xml:space="preserve">  &lt;/xs:annotation&gt;</w:delText>
                </w:r>
              </w:del>
            </w:ins>
          </w:p>
          <w:p w14:paraId="4DED0BBF" w14:textId="19664F18" w:rsidR="00874469" w:rsidDel="00E067A3" w:rsidRDefault="00874469">
            <w:pPr>
              <w:pStyle w:val="Appx"/>
              <w:rPr>
                <w:ins w:id="6917" w:author="aas" w:date="2013-10-14T02:06:00Z"/>
                <w:del w:id="6918" w:author="Anees Shaikh" w:date="2013-10-19T02:16:00Z"/>
              </w:rPr>
              <w:pPrChange w:id="6919" w:author="Anees Shaikh" w:date="2013-10-19T02:16:00Z">
                <w:pPr>
                  <w:pStyle w:val="XML1"/>
                </w:pPr>
              </w:pPrChange>
            </w:pPr>
          </w:p>
          <w:p w14:paraId="19E88FE8" w14:textId="04F51B12" w:rsidR="00874469" w:rsidDel="00E067A3" w:rsidRDefault="00874469">
            <w:pPr>
              <w:pStyle w:val="Appx"/>
              <w:rPr>
                <w:ins w:id="6920" w:author="aas" w:date="2013-10-14T02:06:00Z"/>
                <w:del w:id="6921" w:author="Anees Shaikh" w:date="2013-10-19T02:16:00Z"/>
              </w:rPr>
              <w:pPrChange w:id="6922" w:author="Anees Shaikh" w:date="2013-10-19T02:16:00Z">
                <w:pPr>
                  <w:pStyle w:val="XML1"/>
                </w:pPr>
              </w:pPrChange>
            </w:pPr>
            <w:ins w:id="6923" w:author="aas" w:date="2013-10-14T02:06:00Z">
              <w:del w:id="6924" w:author="Anees Shaikh" w:date="2013-10-19T02:16:00Z">
                <w:r w:rsidDel="00E067A3">
                  <w:delText xml:space="preserve">  &lt;xs:annotation&gt;</w:delText>
                </w:r>
              </w:del>
            </w:ins>
          </w:p>
          <w:p w14:paraId="09E571E1" w14:textId="4A1C42BA" w:rsidR="00874469" w:rsidDel="00E067A3" w:rsidRDefault="00874469">
            <w:pPr>
              <w:pStyle w:val="Appx"/>
              <w:rPr>
                <w:ins w:id="6925" w:author="aas" w:date="2013-10-14T02:06:00Z"/>
                <w:del w:id="6926" w:author="Anees Shaikh" w:date="2013-10-19T02:16:00Z"/>
              </w:rPr>
              <w:pPrChange w:id="6927" w:author="Anees Shaikh" w:date="2013-10-19T02:16:00Z">
                <w:pPr>
                  <w:pStyle w:val="XML1"/>
                </w:pPr>
              </w:pPrChange>
            </w:pPr>
            <w:ins w:id="6928" w:author="aas" w:date="2013-10-14T02:06:00Z">
              <w:del w:id="6929" w:author="Anees Shaikh" w:date="2013-10-19T02:16:00Z">
                <w:r w:rsidDel="00E067A3">
                  <w:delText xml:space="preserve">    &lt;xs:documentation&gt;</w:delText>
                </w:r>
              </w:del>
            </w:ins>
          </w:p>
          <w:p w14:paraId="424E79DD" w14:textId="3938B476" w:rsidR="00874469" w:rsidDel="00E067A3" w:rsidRDefault="00874469">
            <w:pPr>
              <w:pStyle w:val="Appx"/>
              <w:rPr>
                <w:ins w:id="6930" w:author="aas" w:date="2013-10-14T02:06:00Z"/>
                <w:del w:id="6931" w:author="Anees Shaikh" w:date="2013-10-19T02:16:00Z"/>
              </w:rPr>
              <w:pPrChange w:id="6932" w:author="Anees Shaikh" w:date="2013-10-19T02:16:00Z">
                <w:pPr>
                  <w:pStyle w:val="XML1"/>
                </w:pPr>
              </w:pPrChange>
            </w:pPr>
            <w:ins w:id="6933" w:author="aas" w:date="2013-10-14T02:06:00Z">
              <w:del w:id="6934"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35" w:author="aas" w:date="2013-10-14T02:06:00Z"/>
                <w:del w:id="6936" w:author="Anees Shaikh" w:date="2013-10-19T02:16:00Z"/>
              </w:rPr>
              <w:pPrChange w:id="6937" w:author="Anees Shaikh" w:date="2013-10-19T02:16:00Z">
                <w:pPr>
                  <w:pStyle w:val="XML1"/>
                </w:pPr>
              </w:pPrChange>
            </w:pPr>
            <w:ins w:id="6938" w:author="aas" w:date="2013-10-14T02:06:00Z">
              <w:del w:id="6939"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6940" w:author="aas" w:date="2013-10-14T02:06:00Z"/>
                <w:del w:id="6941" w:author="Anees Shaikh" w:date="2013-10-19T02:16:00Z"/>
              </w:rPr>
              <w:pPrChange w:id="6942" w:author="Anees Shaikh" w:date="2013-10-19T02:16:00Z">
                <w:pPr>
                  <w:pStyle w:val="XML1"/>
                </w:pPr>
              </w:pPrChange>
            </w:pPr>
            <w:ins w:id="6943" w:author="aas" w:date="2013-10-14T02:06:00Z">
              <w:del w:id="6944" w:author="Anees Shaikh" w:date="2013-10-19T02:16:00Z">
                <w:r w:rsidDel="00E067A3">
                  <w:delText xml:space="preserve">      specification.</w:delText>
                </w:r>
              </w:del>
            </w:ins>
          </w:p>
          <w:p w14:paraId="61847122" w14:textId="3A2A277E" w:rsidR="00874469" w:rsidDel="00E067A3" w:rsidRDefault="00874469">
            <w:pPr>
              <w:pStyle w:val="Appx"/>
              <w:rPr>
                <w:ins w:id="6945" w:author="aas" w:date="2013-10-14T02:06:00Z"/>
                <w:del w:id="6946" w:author="Anees Shaikh" w:date="2013-10-19T02:16:00Z"/>
              </w:rPr>
              <w:pPrChange w:id="6947" w:author="Anees Shaikh" w:date="2013-10-19T02:16:00Z">
                <w:pPr>
                  <w:pStyle w:val="XML1"/>
                </w:pPr>
              </w:pPrChange>
            </w:pPr>
            <w:ins w:id="6948" w:author="aas" w:date="2013-10-14T02:06:00Z">
              <w:del w:id="6949" w:author="Anees Shaikh" w:date="2013-10-19T02:16:00Z">
                <w:r w:rsidDel="00E067A3">
                  <w:delText xml:space="preserve">    &lt;/xs:documentation&gt;</w:delText>
                </w:r>
              </w:del>
            </w:ins>
          </w:p>
          <w:p w14:paraId="30F516B8" w14:textId="7E39CD95" w:rsidR="00874469" w:rsidDel="00E067A3" w:rsidRDefault="00874469">
            <w:pPr>
              <w:pStyle w:val="Appx"/>
              <w:rPr>
                <w:ins w:id="6950" w:author="aas" w:date="2013-10-14T02:06:00Z"/>
                <w:del w:id="6951" w:author="Anees Shaikh" w:date="2013-10-19T02:16:00Z"/>
              </w:rPr>
              <w:pPrChange w:id="6952" w:author="Anees Shaikh" w:date="2013-10-19T02:16:00Z">
                <w:pPr>
                  <w:pStyle w:val="XML1"/>
                </w:pPr>
              </w:pPrChange>
            </w:pPr>
            <w:ins w:id="6953" w:author="aas" w:date="2013-10-14T02:06:00Z">
              <w:del w:id="6954" w:author="Anees Shaikh" w:date="2013-10-19T02:16:00Z">
                <w:r w:rsidDel="00E067A3">
                  <w:delText xml:space="preserve">  &lt;/xs:annotation&gt;</w:delText>
                </w:r>
              </w:del>
            </w:ins>
          </w:p>
          <w:p w14:paraId="457563DD" w14:textId="0A90D1E8" w:rsidR="00874469" w:rsidDel="00E067A3" w:rsidRDefault="00874469">
            <w:pPr>
              <w:pStyle w:val="Appx"/>
              <w:rPr>
                <w:ins w:id="6955" w:author="aas" w:date="2013-10-14T02:06:00Z"/>
                <w:del w:id="6956" w:author="Anees Shaikh" w:date="2013-10-19T02:16:00Z"/>
              </w:rPr>
              <w:pPrChange w:id="6957" w:author="Anees Shaikh" w:date="2013-10-19T02:16:00Z">
                <w:pPr>
                  <w:pStyle w:val="XML1"/>
                </w:pPr>
              </w:pPrChange>
            </w:pPr>
          </w:p>
          <w:p w14:paraId="4384F904" w14:textId="2B4FC0F2" w:rsidR="00874469" w:rsidDel="00E067A3" w:rsidRDefault="00874469">
            <w:pPr>
              <w:pStyle w:val="Appx"/>
              <w:rPr>
                <w:ins w:id="6958" w:author="aas" w:date="2013-10-14T02:06:00Z"/>
                <w:del w:id="6959" w:author="Anees Shaikh" w:date="2013-10-19T02:16:00Z"/>
              </w:rPr>
              <w:pPrChange w:id="6960" w:author="Anees Shaikh" w:date="2013-10-19T02:16:00Z">
                <w:pPr>
                  <w:pStyle w:val="XML1"/>
                </w:pPr>
              </w:pPrChange>
            </w:pPr>
            <w:ins w:id="6961" w:author="aas" w:date="2013-10-14T02:06:00Z">
              <w:del w:id="6962" w:author="Anees Shaikh" w:date="2013-10-19T02:16:00Z">
                <w:r w:rsidDel="00E067A3">
                  <w:delText xml:space="preserve">  &lt;!-- YANG typedefs --&gt;</w:delText>
                </w:r>
              </w:del>
            </w:ins>
          </w:p>
          <w:p w14:paraId="5F51DF39" w14:textId="2DA9C2C8" w:rsidR="00874469" w:rsidDel="00E067A3" w:rsidRDefault="00874469">
            <w:pPr>
              <w:pStyle w:val="Appx"/>
              <w:rPr>
                <w:ins w:id="6963" w:author="aas" w:date="2013-10-14T02:06:00Z"/>
                <w:del w:id="6964" w:author="Anees Shaikh" w:date="2013-10-19T02:16:00Z"/>
              </w:rPr>
              <w:pPrChange w:id="6965" w:author="Anees Shaikh" w:date="2013-10-19T02:16:00Z">
                <w:pPr>
                  <w:pStyle w:val="XML1"/>
                </w:pPr>
              </w:pPrChange>
            </w:pPr>
            <w:ins w:id="6966" w:author="aas" w:date="2013-10-14T02:06:00Z">
              <w:del w:id="6967" w:author="Anees Shaikh" w:date="2013-10-19T02:16:00Z">
                <w:r w:rsidDel="00E067A3">
                  <w:delText xml:space="preserve">  &lt;xs:simpleType name="OFConfigId"&gt;</w:delText>
                </w:r>
              </w:del>
            </w:ins>
          </w:p>
          <w:p w14:paraId="62ED8691" w14:textId="64A23557" w:rsidR="00874469" w:rsidDel="00E067A3" w:rsidRDefault="00874469">
            <w:pPr>
              <w:pStyle w:val="Appx"/>
              <w:rPr>
                <w:ins w:id="6968" w:author="aas" w:date="2013-10-14T02:06:00Z"/>
                <w:del w:id="6969" w:author="Anees Shaikh" w:date="2013-10-19T02:16:00Z"/>
              </w:rPr>
              <w:pPrChange w:id="6970" w:author="Anees Shaikh" w:date="2013-10-19T02:16:00Z">
                <w:pPr>
                  <w:pStyle w:val="XML1"/>
                </w:pPr>
              </w:pPrChange>
            </w:pPr>
            <w:ins w:id="6971" w:author="aas" w:date="2013-10-14T02:06:00Z">
              <w:del w:id="6972" w:author="Anees Shaikh" w:date="2013-10-19T02:16:00Z">
                <w:r w:rsidDel="00E067A3">
                  <w:delText xml:space="preserve">    &lt;xs:annotation&gt;</w:delText>
                </w:r>
              </w:del>
            </w:ins>
          </w:p>
          <w:p w14:paraId="4D5041FD" w14:textId="3DE53DC5" w:rsidR="00874469" w:rsidDel="00E067A3" w:rsidRDefault="00874469">
            <w:pPr>
              <w:pStyle w:val="Appx"/>
              <w:rPr>
                <w:ins w:id="6973" w:author="aas" w:date="2013-10-14T02:06:00Z"/>
                <w:del w:id="6974" w:author="Anees Shaikh" w:date="2013-10-19T02:16:00Z"/>
              </w:rPr>
              <w:pPrChange w:id="6975" w:author="Anees Shaikh" w:date="2013-10-19T02:16:00Z">
                <w:pPr>
                  <w:pStyle w:val="XML1"/>
                </w:pPr>
              </w:pPrChange>
            </w:pPr>
            <w:ins w:id="6976" w:author="aas" w:date="2013-10-14T02:06:00Z">
              <w:del w:id="6977" w:author="Anees Shaikh" w:date="2013-10-19T02:16:00Z">
                <w:r w:rsidDel="00E067A3">
                  <w:delText xml:space="preserve">      &lt;xs:documentation&gt;</w:delText>
                </w:r>
              </w:del>
            </w:ins>
          </w:p>
          <w:p w14:paraId="1B007488" w14:textId="1E7F8F60" w:rsidR="00874469" w:rsidDel="00E067A3" w:rsidRDefault="00874469">
            <w:pPr>
              <w:pStyle w:val="Appx"/>
              <w:rPr>
                <w:ins w:id="6978" w:author="aas" w:date="2013-10-14T02:06:00Z"/>
                <w:del w:id="6979" w:author="Anees Shaikh" w:date="2013-10-19T02:16:00Z"/>
              </w:rPr>
              <w:pPrChange w:id="6980" w:author="Anees Shaikh" w:date="2013-10-19T02:16:00Z">
                <w:pPr>
                  <w:pStyle w:val="XML1"/>
                </w:pPr>
              </w:pPrChange>
            </w:pPr>
            <w:ins w:id="6981" w:author="aas" w:date="2013-10-14T02:06:00Z">
              <w:del w:id="6982"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6983" w:author="aas" w:date="2013-10-14T02:06:00Z"/>
                <w:del w:id="6984" w:author="Anees Shaikh" w:date="2013-10-19T02:16:00Z"/>
              </w:rPr>
              <w:pPrChange w:id="6985" w:author="Anees Shaikh" w:date="2013-10-19T02:16:00Z">
                <w:pPr>
                  <w:pStyle w:val="XML1"/>
                </w:pPr>
              </w:pPrChange>
            </w:pPr>
            <w:ins w:id="6986" w:author="aas" w:date="2013-10-14T02:06:00Z">
              <w:del w:id="6987" w:author="Anees Shaikh" w:date="2013-10-19T02:16:00Z">
                <w:r w:rsidDel="00E067A3">
                  <w:delText xml:space="preserve">      &lt;/xs:documentation&gt;</w:delText>
                </w:r>
              </w:del>
            </w:ins>
          </w:p>
          <w:p w14:paraId="786B76C1" w14:textId="4CD7E65C" w:rsidR="00874469" w:rsidDel="00E067A3" w:rsidRDefault="00874469">
            <w:pPr>
              <w:pStyle w:val="Appx"/>
              <w:rPr>
                <w:ins w:id="6988" w:author="aas" w:date="2013-10-14T02:06:00Z"/>
                <w:del w:id="6989" w:author="Anees Shaikh" w:date="2013-10-19T02:16:00Z"/>
              </w:rPr>
              <w:pPrChange w:id="6990" w:author="Anees Shaikh" w:date="2013-10-19T02:16:00Z">
                <w:pPr>
                  <w:pStyle w:val="XML1"/>
                </w:pPr>
              </w:pPrChange>
            </w:pPr>
            <w:ins w:id="6991" w:author="aas" w:date="2013-10-14T02:06:00Z">
              <w:del w:id="6992" w:author="Anees Shaikh" w:date="2013-10-19T02:16:00Z">
                <w:r w:rsidDel="00E067A3">
                  <w:delText xml:space="preserve">    &lt;/xs:annotation&gt;</w:delText>
                </w:r>
              </w:del>
            </w:ins>
          </w:p>
          <w:p w14:paraId="4DB7D4F4" w14:textId="11AD487E" w:rsidR="00874469" w:rsidDel="00E067A3" w:rsidRDefault="00874469">
            <w:pPr>
              <w:pStyle w:val="Appx"/>
              <w:rPr>
                <w:ins w:id="6993" w:author="aas" w:date="2013-10-14T02:06:00Z"/>
                <w:del w:id="6994" w:author="Anees Shaikh" w:date="2013-10-19T02:16:00Z"/>
              </w:rPr>
              <w:pPrChange w:id="6995" w:author="Anees Shaikh" w:date="2013-10-19T02:16:00Z">
                <w:pPr>
                  <w:pStyle w:val="XML1"/>
                </w:pPr>
              </w:pPrChange>
            </w:pPr>
          </w:p>
          <w:p w14:paraId="207184CF" w14:textId="3FC2C0EC" w:rsidR="00874469" w:rsidDel="00E067A3" w:rsidRDefault="00874469">
            <w:pPr>
              <w:pStyle w:val="Appx"/>
              <w:rPr>
                <w:ins w:id="6996" w:author="aas" w:date="2013-10-14T02:06:00Z"/>
                <w:del w:id="6997" w:author="Anees Shaikh" w:date="2013-10-19T02:16:00Z"/>
              </w:rPr>
              <w:pPrChange w:id="6998" w:author="Anees Shaikh" w:date="2013-10-19T02:16:00Z">
                <w:pPr>
                  <w:pStyle w:val="XML1"/>
                </w:pPr>
              </w:pPrChange>
            </w:pPr>
            <w:ins w:id="6999" w:author="aas" w:date="2013-10-14T02:06:00Z">
              <w:del w:id="7000" w:author="Anees Shaikh" w:date="2013-10-19T02:16:00Z">
                <w:r w:rsidDel="00E067A3">
                  <w:delText xml:space="preserve">    &lt;xs:restriction base="xs:string"&gt;</w:delText>
                </w:r>
              </w:del>
            </w:ins>
          </w:p>
          <w:p w14:paraId="3E00CFD1" w14:textId="39ADA8C4" w:rsidR="00874469" w:rsidDel="00E067A3" w:rsidRDefault="00874469">
            <w:pPr>
              <w:pStyle w:val="Appx"/>
              <w:rPr>
                <w:ins w:id="7001" w:author="aas" w:date="2013-10-14T02:06:00Z"/>
                <w:del w:id="7002" w:author="Anees Shaikh" w:date="2013-10-19T02:16:00Z"/>
              </w:rPr>
              <w:pPrChange w:id="7003" w:author="Anees Shaikh" w:date="2013-10-19T02:16:00Z">
                <w:pPr>
                  <w:pStyle w:val="XML1"/>
                </w:pPr>
              </w:pPrChange>
            </w:pPr>
            <w:ins w:id="7004" w:author="aas" w:date="2013-10-14T02:06:00Z">
              <w:del w:id="7005" w:author="Anees Shaikh" w:date="2013-10-19T02:16:00Z">
                <w:r w:rsidDel="00E067A3">
                  <w:delText xml:space="preserve">    &lt;/xs:restriction&gt;</w:delText>
                </w:r>
              </w:del>
            </w:ins>
          </w:p>
          <w:p w14:paraId="40315DDE" w14:textId="563047C9" w:rsidR="00874469" w:rsidDel="00E067A3" w:rsidRDefault="00874469">
            <w:pPr>
              <w:pStyle w:val="Appx"/>
              <w:rPr>
                <w:ins w:id="7006" w:author="aas" w:date="2013-10-14T02:06:00Z"/>
                <w:del w:id="7007" w:author="Anees Shaikh" w:date="2013-10-19T02:16:00Z"/>
              </w:rPr>
              <w:pPrChange w:id="7008" w:author="Anees Shaikh" w:date="2013-10-19T02:16:00Z">
                <w:pPr>
                  <w:pStyle w:val="XML1"/>
                </w:pPr>
              </w:pPrChange>
            </w:pPr>
            <w:ins w:id="7009" w:author="aas" w:date="2013-10-14T02:06:00Z">
              <w:del w:id="7010" w:author="Anees Shaikh" w:date="2013-10-19T02:16:00Z">
                <w:r w:rsidDel="00E067A3">
                  <w:delText xml:space="preserve">  &lt;/xs:simpleType&gt;</w:delText>
                </w:r>
              </w:del>
            </w:ins>
          </w:p>
          <w:p w14:paraId="40EAD86D" w14:textId="153EC908" w:rsidR="00874469" w:rsidDel="00E067A3" w:rsidRDefault="00874469">
            <w:pPr>
              <w:pStyle w:val="Appx"/>
              <w:rPr>
                <w:ins w:id="7011" w:author="aas" w:date="2013-10-14T02:06:00Z"/>
                <w:del w:id="7012" w:author="Anees Shaikh" w:date="2013-10-19T02:16:00Z"/>
              </w:rPr>
              <w:pPrChange w:id="7013" w:author="Anees Shaikh" w:date="2013-10-19T02:16:00Z">
                <w:pPr>
                  <w:pStyle w:val="XML1"/>
                </w:pPr>
              </w:pPrChange>
            </w:pPr>
            <w:ins w:id="7014" w:author="aas" w:date="2013-10-14T02:06:00Z">
              <w:del w:id="7015"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16" w:author="aas" w:date="2013-10-14T02:06:00Z"/>
                <w:del w:id="7017" w:author="Anees Shaikh" w:date="2013-10-19T02:16:00Z"/>
              </w:rPr>
              <w:pPrChange w:id="7018" w:author="Anees Shaikh" w:date="2013-10-19T02:16:00Z">
                <w:pPr>
                  <w:pStyle w:val="XML1"/>
                </w:pPr>
              </w:pPrChange>
            </w:pPr>
            <w:ins w:id="7019" w:author="aas" w:date="2013-10-14T02:06:00Z">
              <w:del w:id="7020" w:author="Anees Shaikh" w:date="2013-10-19T02:16:00Z">
                <w:r w:rsidDel="00E067A3">
                  <w:delText xml:space="preserve">    &lt;xs:annotation&gt;</w:delText>
                </w:r>
              </w:del>
            </w:ins>
          </w:p>
          <w:p w14:paraId="4D2572FF" w14:textId="00D44B11" w:rsidR="00874469" w:rsidDel="00E067A3" w:rsidRDefault="00874469">
            <w:pPr>
              <w:pStyle w:val="Appx"/>
              <w:rPr>
                <w:ins w:id="7021" w:author="aas" w:date="2013-10-14T02:06:00Z"/>
                <w:del w:id="7022" w:author="Anees Shaikh" w:date="2013-10-19T02:16:00Z"/>
              </w:rPr>
              <w:pPrChange w:id="7023" w:author="Anees Shaikh" w:date="2013-10-19T02:16:00Z">
                <w:pPr>
                  <w:pStyle w:val="XML1"/>
                </w:pPr>
              </w:pPrChange>
            </w:pPr>
            <w:ins w:id="7024" w:author="aas" w:date="2013-10-14T02:06:00Z">
              <w:del w:id="7025" w:author="Anees Shaikh" w:date="2013-10-19T02:16:00Z">
                <w:r w:rsidDel="00E067A3">
                  <w:delText xml:space="preserve">      &lt;xs:documentation&gt;</w:delText>
                </w:r>
              </w:del>
            </w:ins>
          </w:p>
          <w:p w14:paraId="30B97049" w14:textId="6B508CE3" w:rsidR="00874469" w:rsidDel="00E067A3" w:rsidRDefault="00874469">
            <w:pPr>
              <w:pStyle w:val="Appx"/>
              <w:rPr>
                <w:ins w:id="7026" w:author="aas" w:date="2013-10-14T02:06:00Z"/>
                <w:del w:id="7027" w:author="Anees Shaikh" w:date="2013-10-19T02:16:00Z"/>
              </w:rPr>
              <w:pPrChange w:id="7028" w:author="Anees Shaikh" w:date="2013-10-19T02:16:00Z">
                <w:pPr>
                  <w:pStyle w:val="XML1"/>
                </w:pPr>
              </w:pPrChange>
            </w:pPr>
            <w:ins w:id="7029" w:author="aas" w:date="2013-10-14T02:06:00Z">
              <w:del w:id="7030"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31" w:author="aas" w:date="2013-10-14T02:06:00Z"/>
                <w:del w:id="7032" w:author="Anees Shaikh" w:date="2013-10-19T02:16:00Z"/>
              </w:rPr>
              <w:pPrChange w:id="7033" w:author="Anees Shaikh" w:date="2013-10-19T02:16:00Z">
                <w:pPr>
                  <w:pStyle w:val="XML1"/>
                </w:pPr>
              </w:pPrChange>
            </w:pPr>
            <w:ins w:id="7034" w:author="aas" w:date="2013-10-14T02:06:00Z">
              <w:del w:id="7035" w:author="Anees Shaikh" w:date="2013-10-19T02:16:00Z">
                <w:r w:rsidDel="00E067A3">
                  <w:delText xml:space="preserve">      &lt;/xs:documentation&gt;</w:delText>
                </w:r>
              </w:del>
            </w:ins>
          </w:p>
          <w:p w14:paraId="347F8789" w14:textId="1F64EBC3" w:rsidR="00874469" w:rsidDel="00E067A3" w:rsidRDefault="00874469">
            <w:pPr>
              <w:pStyle w:val="Appx"/>
              <w:rPr>
                <w:ins w:id="7036" w:author="aas" w:date="2013-10-14T02:06:00Z"/>
                <w:del w:id="7037" w:author="Anees Shaikh" w:date="2013-10-19T02:16:00Z"/>
              </w:rPr>
              <w:pPrChange w:id="7038" w:author="Anees Shaikh" w:date="2013-10-19T02:16:00Z">
                <w:pPr>
                  <w:pStyle w:val="XML1"/>
                </w:pPr>
              </w:pPrChange>
            </w:pPr>
            <w:ins w:id="7039" w:author="aas" w:date="2013-10-14T02:06:00Z">
              <w:del w:id="7040" w:author="Anees Shaikh" w:date="2013-10-19T02:16:00Z">
                <w:r w:rsidDel="00E067A3">
                  <w:delText xml:space="preserve">    &lt;/xs:annotation&gt;</w:delText>
                </w:r>
              </w:del>
            </w:ins>
          </w:p>
          <w:p w14:paraId="1B7F5469" w14:textId="7DB55F78" w:rsidR="00874469" w:rsidDel="00E067A3" w:rsidRDefault="00874469">
            <w:pPr>
              <w:pStyle w:val="Appx"/>
              <w:rPr>
                <w:ins w:id="7041" w:author="aas" w:date="2013-10-14T02:06:00Z"/>
                <w:del w:id="7042" w:author="Anees Shaikh" w:date="2013-10-19T02:16:00Z"/>
              </w:rPr>
              <w:pPrChange w:id="7043" w:author="Anees Shaikh" w:date="2013-10-19T02:16:00Z">
                <w:pPr>
                  <w:pStyle w:val="XML1"/>
                </w:pPr>
              </w:pPrChange>
            </w:pPr>
          </w:p>
          <w:p w14:paraId="7ED5F81D" w14:textId="0833C123" w:rsidR="00874469" w:rsidDel="00E067A3" w:rsidRDefault="00874469">
            <w:pPr>
              <w:pStyle w:val="Appx"/>
              <w:rPr>
                <w:ins w:id="7044" w:author="aas" w:date="2013-10-14T02:06:00Z"/>
                <w:del w:id="7045" w:author="Anees Shaikh" w:date="2013-10-19T02:16:00Z"/>
              </w:rPr>
              <w:pPrChange w:id="7046" w:author="Anees Shaikh" w:date="2013-10-19T02:16:00Z">
                <w:pPr>
                  <w:pStyle w:val="XML1"/>
                </w:pPr>
              </w:pPrChange>
            </w:pPr>
            <w:ins w:id="7047" w:author="aas" w:date="2013-10-14T02:06:00Z">
              <w:del w:id="7048" w:author="Anees Shaikh" w:date="2013-10-19T02:16:00Z">
                <w:r w:rsidDel="00E067A3">
                  <w:delText xml:space="preserve">    &lt;xs:restriction base="xs:string"&gt;</w:delText>
                </w:r>
              </w:del>
            </w:ins>
          </w:p>
          <w:p w14:paraId="719C64AC" w14:textId="44852299" w:rsidR="00874469" w:rsidDel="00E067A3" w:rsidRDefault="00874469">
            <w:pPr>
              <w:pStyle w:val="Appx"/>
              <w:rPr>
                <w:ins w:id="7049" w:author="aas" w:date="2013-10-14T02:06:00Z"/>
                <w:del w:id="7050" w:author="Anees Shaikh" w:date="2013-10-19T02:16:00Z"/>
              </w:rPr>
              <w:pPrChange w:id="7051" w:author="Anees Shaikh" w:date="2013-10-19T02:16:00Z">
                <w:pPr>
                  <w:pStyle w:val="XML1"/>
                </w:pPr>
              </w:pPrChange>
            </w:pPr>
            <w:ins w:id="7052" w:author="aas" w:date="2013-10-14T02:06:00Z">
              <w:del w:id="7053" w:author="Anees Shaikh" w:date="2013-10-19T02:16:00Z">
                <w:r w:rsidDel="00E067A3">
                  <w:delText xml:space="preserve">      &lt;xs:enumeration value="ssh"/&gt;</w:delText>
                </w:r>
              </w:del>
            </w:ins>
          </w:p>
          <w:p w14:paraId="17CF094E" w14:textId="428D1AFA" w:rsidR="00874469" w:rsidDel="00E067A3" w:rsidRDefault="00874469">
            <w:pPr>
              <w:pStyle w:val="Appx"/>
              <w:rPr>
                <w:ins w:id="7054" w:author="aas" w:date="2013-10-14T02:06:00Z"/>
                <w:del w:id="7055" w:author="Anees Shaikh" w:date="2013-10-19T02:16:00Z"/>
              </w:rPr>
              <w:pPrChange w:id="7056" w:author="Anees Shaikh" w:date="2013-10-19T02:16:00Z">
                <w:pPr>
                  <w:pStyle w:val="XML1"/>
                </w:pPr>
              </w:pPrChange>
            </w:pPr>
            <w:ins w:id="7057" w:author="aas" w:date="2013-10-14T02:06:00Z">
              <w:del w:id="7058" w:author="Anees Shaikh" w:date="2013-10-19T02:16:00Z">
                <w:r w:rsidDel="00E067A3">
                  <w:delText xml:space="preserve">      &lt;xs:enumeration value="soap"/&gt;</w:delText>
                </w:r>
              </w:del>
            </w:ins>
          </w:p>
          <w:p w14:paraId="7CA4C1AF" w14:textId="3A50C907" w:rsidR="00874469" w:rsidDel="00E067A3" w:rsidRDefault="00874469">
            <w:pPr>
              <w:pStyle w:val="Appx"/>
              <w:rPr>
                <w:ins w:id="7059" w:author="aas" w:date="2013-10-14T02:06:00Z"/>
                <w:del w:id="7060" w:author="Anees Shaikh" w:date="2013-10-19T02:16:00Z"/>
              </w:rPr>
              <w:pPrChange w:id="7061" w:author="Anees Shaikh" w:date="2013-10-19T02:16:00Z">
                <w:pPr>
                  <w:pStyle w:val="XML1"/>
                </w:pPr>
              </w:pPrChange>
            </w:pPr>
            <w:ins w:id="7062" w:author="aas" w:date="2013-10-14T02:06:00Z">
              <w:del w:id="7063" w:author="Anees Shaikh" w:date="2013-10-19T02:16:00Z">
                <w:r w:rsidDel="00E067A3">
                  <w:delText xml:space="preserve">      &lt;xs:enumeration value="tls"/&gt;</w:delText>
                </w:r>
              </w:del>
            </w:ins>
          </w:p>
          <w:p w14:paraId="57A75A4C" w14:textId="483CF413" w:rsidR="00874469" w:rsidDel="00E067A3" w:rsidRDefault="00874469">
            <w:pPr>
              <w:pStyle w:val="Appx"/>
              <w:rPr>
                <w:ins w:id="7064" w:author="aas" w:date="2013-10-14T02:06:00Z"/>
                <w:del w:id="7065" w:author="Anees Shaikh" w:date="2013-10-19T02:16:00Z"/>
              </w:rPr>
              <w:pPrChange w:id="7066" w:author="Anees Shaikh" w:date="2013-10-19T02:16:00Z">
                <w:pPr>
                  <w:pStyle w:val="XML1"/>
                </w:pPr>
              </w:pPrChange>
            </w:pPr>
            <w:ins w:id="7067" w:author="aas" w:date="2013-10-14T02:06:00Z">
              <w:del w:id="7068" w:author="Anees Shaikh" w:date="2013-10-19T02:16:00Z">
                <w:r w:rsidDel="00E067A3">
                  <w:delText xml:space="preserve">      &lt;xs:enumeration value="beep"/&gt;</w:delText>
                </w:r>
              </w:del>
            </w:ins>
          </w:p>
          <w:p w14:paraId="4A3FFC09" w14:textId="656C5145" w:rsidR="00874469" w:rsidDel="00E067A3" w:rsidRDefault="00874469">
            <w:pPr>
              <w:pStyle w:val="Appx"/>
              <w:rPr>
                <w:ins w:id="7069" w:author="aas" w:date="2013-10-14T02:06:00Z"/>
                <w:del w:id="7070" w:author="Anees Shaikh" w:date="2013-10-19T02:16:00Z"/>
              </w:rPr>
              <w:pPrChange w:id="7071" w:author="Anees Shaikh" w:date="2013-10-19T02:16:00Z">
                <w:pPr>
                  <w:pStyle w:val="XML1"/>
                </w:pPr>
              </w:pPrChange>
            </w:pPr>
            <w:ins w:id="7072" w:author="aas" w:date="2013-10-14T02:06:00Z">
              <w:del w:id="7073" w:author="Anees Shaikh" w:date="2013-10-19T02:16:00Z">
                <w:r w:rsidDel="00E067A3">
                  <w:delText xml:space="preserve">    &lt;/xs:restriction&gt;</w:delText>
                </w:r>
              </w:del>
            </w:ins>
          </w:p>
          <w:p w14:paraId="13B4CABA" w14:textId="0776B224" w:rsidR="00874469" w:rsidDel="00E067A3" w:rsidRDefault="00874469">
            <w:pPr>
              <w:pStyle w:val="Appx"/>
              <w:rPr>
                <w:ins w:id="7074" w:author="aas" w:date="2013-10-14T02:06:00Z"/>
                <w:del w:id="7075" w:author="Anees Shaikh" w:date="2013-10-19T02:16:00Z"/>
              </w:rPr>
              <w:pPrChange w:id="7076" w:author="Anees Shaikh" w:date="2013-10-19T02:16:00Z">
                <w:pPr>
                  <w:pStyle w:val="XML1"/>
                </w:pPr>
              </w:pPrChange>
            </w:pPr>
            <w:ins w:id="7077" w:author="aas" w:date="2013-10-14T02:06:00Z">
              <w:del w:id="7078" w:author="Anees Shaikh" w:date="2013-10-19T02:16:00Z">
                <w:r w:rsidDel="00E067A3">
                  <w:delText xml:space="preserve">  &lt;/xs:simpleType&gt;</w:delText>
                </w:r>
              </w:del>
            </w:ins>
          </w:p>
          <w:p w14:paraId="19D1F2CD" w14:textId="6F9CBC08" w:rsidR="00874469" w:rsidDel="00E067A3" w:rsidRDefault="00874469">
            <w:pPr>
              <w:pStyle w:val="Appx"/>
              <w:rPr>
                <w:ins w:id="7079" w:author="aas" w:date="2013-10-14T02:06:00Z"/>
                <w:del w:id="7080" w:author="Anees Shaikh" w:date="2013-10-19T02:16:00Z"/>
              </w:rPr>
              <w:pPrChange w:id="7081" w:author="Anees Shaikh" w:date="2013-10-19T02:16:00Z">
                <w:pPr>
                  <w:pStyle w:val="XML1"/>
                </w:pPr>
              </w:pPrChange>
            </w:pPr>
            <w:ins w:id="7082" w:author="aas" w:date="2013-10-14T02:06:00Z">
              <w:del w:id="7083"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084" w:author="aas" w:date="2013-10-14T02:06:00Z"/>
                <w:del w:id="7085" w:author="Anees Shaikh" w:date="2013-10-19T02:16:00Z"/>
              </w:rPr>
              <w:pPrChange w:id="7086" w:author="Anees Shaikh" w:date="2013-10-19T02:16:00Z">
                <w:pPr>
                  <w:pStyle w:val="XML1"/>
                </w:pPr>
              </w:pPrChange>
            </w:pPr>
            <w:ins w:id="7087" w:author="aas" w:date="2013-10-14T02:06:00Z">
              <w:del w:id="7088" w:author="Anees Shaikh" w:date="2013-10-19T02:16:00Z">
                <w:r w:rsidDel="00E067A3">
                  <w:delText xml:space="preserve">    &lt;xs:annotation&gt;</w:delText>
                </w:r>
              </w:del>
            </w:ins>
          </w:p>
          <w:p w14:paraId="414B6693" w14:textId="279027F4" w:rsidR="00874469" w:rsidDel="00E067A3" w:rsidRDefault="00874469">
            <w:pPr>
              <w:pStyle w:val="Appx"/>
              <w:rPr>
                <w:ins w:id="7089" w:author="aas" w:date="2013-10-14T02:06:00Z"/>
                <w:del w:id="7090" w:author="Anees Shaikh" w:date="2013-10-19T02:16:00Z"/>
              </w:rPr>
              <w:pPrChange w:id="7091" w:author="Anees Shaikh" w:date="2013-10-19T02:16:00Z">
                <w:pPr>
                  <w:pStyle w:val="XML1"/>
                </w:pPr>
              </w:pPrChange>
            </w:pPr>
            <w:ins w:id="7092" w:author="aas" w:date="2013-10-14T02:06:00Z">
              <w:del w:id="7093" w:author="Anees Shaikh" w:date="2013-10-19T02:16:00Z">
                <w:r w:rsidDel="00E067A3">
                  <w:delText xml:space="preserve">      &lt;xs:documentation&gt;</w:delText>
                </w:r>
              </w:del>
            </w:ins>
          </w:p>
          <w:p w14:paraId="04AAFEC1" w14:textId="605996AD" w:rsidR="00874469" w:rsidDel="00E067A3" w:rsidRDefault="00874469">
            <w:pPr>
              <w:pStyle w:val="Appx"/>
              <w:rPr>
                <w:ins w:id="7094" w:author="aas" w:date="2013-10-14T02:06:00Z"/>
                <w:del w:id="7095" w:author="Anees Shaikh" w:date="2013-10-19T02:16:00Z"/>
              </w:rPr>
              <w:pPrChange w:id="7096" w:author="Anees Shaikh" w:date="2013-10-19T02:16:00Z">
                <w:pPr>
                  <w:pStyle w:val="XML1"/>
                </w:pPr>
              </w:pPrChange>
            </w:pPr>
            <w:ins w:id="7097" w:author="aas" w:date="2013-10-14T02:06:00Z">
              <w:del w:id="7098"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099" w:author="aas" w:date="2013-10-14T02:06:00Z"/>
                <w:del w:id="7100" w:author="Anees Shaikh" w:date="2013-10-19T02:16:00Z"/>
              </w:rPr>
              <w:pPrChange w:id="7101" w:author="Anees Shaikh" w:date="2013-10-19T02:16:00Z">
                <w:pPr>
                  <w:pStyle w:val="XML1"/>
                </w:pPr>
              </w:pPrChange>
            </w:pPr>
            <w:ins w:id="7102" w:author="aas" w:date="2013-10-14T02:06:00Z">
              <w:del w:id="7103" w:author="Anees Shaikh" w:date="2013-10-19T02:16:00Z">
                <w:r w:rsidDel="00E067A3">
                  <w:delText xml:space="preserve">        versions released so far.</w:delText>
                </w:r>
              </w:del>
            </w:ins>
          </w:p>
          <w:p w14:paraId="12DCC9ED" w14:textId="71B257B2" w:rsidR="00874469" w:rsidDel="00E067A3" w:rsidRDefault="00874469">
            <w:pPr>
              <w:pStyle w:val="Appx"/>
              <w:rPr>
                <w:ins w:id="7104" w:author="aas" w:date="2013-10-14T02:06:00Z"/>
                <w:del w:id="7105" w:author="Anees Shaikh" w:date="2013-10-19T02:16:00Z"/>
              </w:rPr>
              <w:pPrChange w:id="7106" w:author="Anees Shaikh" w:date="2013-10-19T02:16:00Z">
                <w:pPr>
                  <w:pStyle w:val="XML1"/>
                </w:pPr>
              </w:pPrChange>
            </w:pPr>
            <w:ins w:id="7107" w:author="aas" w:date="2013-10-14T02:06:00Z">
              <w:del w:id="7108" w:author="Anees Shaikh" w:date="2013-10-19T02:16:00Z">
                <w:r w:rsidDel="00E067A3">
                  <w:delText xml:space="preserve">      &lt;/xs:documentation&gt;</w:delText>
                </w:r>
              </w:del>
            </w:ins>
          </w:p>
          <w:p w14:paraId="3B3B31C9" w14:textId="61DB423F" w:rsidR="00874469" w:rsidDel="00E067A3" w:rsidRDefault="00874469">
            <w:pPr>
              <w:pStyle w:val="Appx"/>
              <w:rPr>
                <w:ins w:id="7109" w:author="aas" w:date="2013-10-14T02:06:00Z"/>
                <w:del w:id="7110" w:author="Anees Shaikh" w:date="2013-10-19T02:16:00Z"/>
              </w:rPr>
              <w:pPrChange w:id="7111" w:author="Anees Shaikh" w:date="2013-10-19T02:16:00Z">
                <w:pPr>
                  <w:pStyle w:val="XML1"/>
                </w:pPr>
              </w:pPrChange>
            </w:pPr>
            <w:ins w:id="7112" w:author="aas" w:date="2013-10-14T02:06:00Z">
              <w:del w:id="7113" w:author="Anees Shaikh" w:date="2013-10-19T02:16:00Z">
                <w:r w:rsidDel="00E067A3">
                  <w:delText xml:space="preserve">    &lt;/xs:annotation&gt;</w:delText>
                </w:r>
              </w:del>
            </w:ins>
          </w:p>
          <w:p w14:paraId="68F1B7B2" w14:textId="33894B05" w:rsidR="00874469" w:rsidDel="00E067A3" w:rsidRDefault="00874469">
            <w:pPr>
              <w:pStyle w:val="Appx"/>
              <w:rPr>
                <w:ins w:id="7114" w:author="aas" w:date="2013-10-14T02:06:00Z"/>
                <w:del w:id="7115" w:author="Anees Shaikh" w:date="2013-10-19T02:16:00Z"/>
              </w:rPr>
              <w:pPrChange w:id="7116" w:author="Anees Shaikh" w:date="2013-10-19T02:16:00Z">
                <w:pPr>
                  <w:pStyle w:val="XML1"/>
                </w:pPr>
              </w:pPrChange>
            </w:pPr>
          </w:p>
          <w:p w14:paraId="1C21130A" w14:textId="350FDA61" w:rsidR="00874469" w:rsidDel="00E067A3" w:rsidRDefault="00874469">
            <w:pPr>
              <w:pStyle w:val="Appx"/>
              <w:rPr>
                <w:ins w:id="7117" w:author="aas" w:date="2013-10-14T02:06:00Z"/>
                <w:del w:id="7118" w:author="Anees Shaikh" w:date="2013-10-19T02:16:00Z"/>
              </w:rPr>
              <w:pPrChange w:id="7119" w:author="Anees Shaikh" w:date="2013-10-19T02:16:00Z">
                <w:pPr>
                  <w:pStyle w:val="XML1"/>
                </w:pPr>
              </w:pPrChange>
            </w:pPr>
            <w:ins w:id="7120" w:author="aas" w:date="2013-10-14T02:06:00Z">
              <w:del w:id="7121" w:author="Anees Shaikh" w:date="2013-10-19T02:16:00Z">
                <w:r w:rsidDel="00E067A3">
                  <w:delText xml:space="preserve">    &lt;xs:restriction base="xs:string"&gt;</w:delText>
                </w:r>
              </w:del>
            </w:ins>
          </w:p>
          <w:p w14:paraId="3BE42546" w14:textId="07E53445" w:rsidR="00874469" w:rsidDel="00E067A3" w:rsidRDefault="00874469">
            <w:pPr>
              <w:pStyle w:val="Appx"/>
              <w:rPr>
                <w:ins w:id="7122" w:author="aas" w:date="2013-10-14T02:06:00Z"/>
                <w:del w:id="7123" w:author="Anees Shaikh" w:date="2013-10-19T02:16:00Z"/>
              </w:rPr>
              <w:pPrChange w:id="7124" w:author="Anees Shaikh" w:date="2013-10-19T02:16:00Z">
                <w:pPr>
                  <w:pStyle w:val="XML1"/>
                </w:pPr>
              </w:pPrChange>
            </w:pPr>
            <w:ins w:id="7125" w:author="aas" w:date="2013-10-14T02:06:00Z">
              <w:del w:id="7126"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27" w:author="aas" w:date="2013-10-14T02:06:00Z"/>
                <w:del w:id="7128" w:author="Anees Shaikh" w:date="2013-10-19T02:16:00Z"/>
              </w:rPr>
              <w:pPrChange w:id="7129" w:author="Anees Shaikh" w:date="2013-10-19T02:16:00Z">
                <w:pPr>
                  <w:pStyle w:val="XML1"/>
                </w:pPr>
              </w:pPrChange>
            </w:pPr>
            <w:ins w:id="7130" w:author="aas" w:date="2013-10-14T02:06:00Z">
              <w:del w:id="7131" w:author="Anees Shaikh" w:date="2013-10-19T02:16:00Z">
                <w:r w:rsidDel="00E067A3">
                  <w:delText xml:space="preserve">      &lt;xs:enumeration value="1.0"/&gt;</w:delText>
                </w:r>
              </w:del>
            </w:ins>
          </w:p>
          <w:p w14:paraId="79135A90" w14:textId="13E32158" w:rsidR="00874469" w:rsidDel="00E067A3" w:rsidRDefault="00874469">
            <w:pPr>
              <w:pStyle w:val="Appx"/>
              <w:rPr>
                <w:ins w:id="7132" w:author="aas" w:date="2013-10-14T02:06:00Z"/>
                <w:del w:id="7133" w:author="Anees Shaikh" w:date="2013-10-19T02:16:00Z"/>
              </w:rPr>
              <w:pPrChange w:id="7134" w:author="Anees Shaikh" w:date="2013-10-19T02:16:00Z">
                <w:pPr>
                  <w:pStyle w:val="XML1"/>
                </w:pPr>
              </w:pPrChange>
            </w:pPr>
            <w:ins w:id="7135" w:author="aas" w:date="2013-10-14T02:06:00Z">
              <w:del w:id="7136" w:author="Anees Shaikh" w:date="2013-10-19T02:16:00Z">
                <w:r w:rsidDel="00E067A3">
                  <w:delText xml:space="preserve">      &lt;xs:enumeration value="1.0.1"/&gt;</w:delText>
                </w:r>
              </w:del>
            </w:ins>
          </w:p>
          <w:p w14:paraId="76864C5B" w14:textId="0B82EB8A" w:rsidR="00874469" w:rsidDel="00E067A3" w:rsidRDefault="00874469">
            <w:pPr>
              <w:pStyle w:val="Appx"/>
              <w:rPr>
                <w:ins w:id="7137" w:author="aas" w:date="2013-10-14T02:06:00Z"/>
                <w:del w:id="7138" w:author="Anees Shaikh" w:date="2013-10-19T02:16:00Z"/>
              </w:rPr>
              <w:pPrChange w:id="7139" w:author="Anees Shaikh" w:date="2013-10-19T02:16:00Z">
                <w:pPr>
                  <w:pStyle w:val="XML1"/>
                </w:pPr>
              </w:pPrChange>
            </w:pPr>
            <w:ins w:id="7140" w:author="aas" w:date="2013-10-14T02:06:00Z">
              <w:del w:id="7141" w:author="Anees Shaikh" w:date="2013-10-19T02:16:00Z">
                <w:r w:rsidDel="00E067A3">
                  <w:delText xml:space="preserve">      &lt;xs:enumeration value="1.1"/&gt;</w:delText>
                </w:r>
              </w:del>
            </w:ins>
          </w:p>
          <w:p w14:paraId="192C3D9D" w14:textId="3892B3F2" w:rsidR="00874469" w:rsidDel="00E067A3" w:rsidRDefault="00874469">
            <w:pPr>
              <w:pStyle w:val="Appx"/>
              <w:rPr>
                <w:ins w:id="7142" w:author="aas" w:date="2013-10-14T02:06:00Z"/>
                <w:del w:id="7143" w:author="Anees Shaikh" w:date="2013-10-19T02:16:00Z"/>
              </w:rPr>
              <w:pPrChange w:id="7144" w:author="Anees Shaikh" w:date="2013-10-19T02:16:00Z">
                <w:pPr>
                  <w:pStyle w:val="XML1"/>
                </w:pPr>
              </w:pPrChange>
            </w:pPr>
            <w:ins w:id="7145" w:author="aas" w:date="2013-10-14T02:06:00Z">
              <w:del w:id="7146" w:author="Anees Shaikh" w:date="2013-10-19T02:16:00Z">
                <w:r w:rsidDel="00E067A3">
                  <w:delText xml:space="preserve">      &lt;xs:enumeration value="1.2"/&gt;</w:delText>
                </w:r>
              </w:del>
            </w:ins>
          </w:p>
          <w:p w14:paraId="514481EE" w14:textId="6F0E2832" w:rsidR="00874469" w:rsidDel="00E067A3" w:rsidRDefault="00874469">
            <w:pPr>
              <w:pStyle w:val="Appx"/>
              <w:rPr>
                <w:ins w:id="7147" w:author="aas" w:date="2013-10-14T02:06:00Z"/>
                <w:del w:id="7148" w:author="Anees Shaikh" w:date="2013-10-19T02:16:00Z"/>
              </w:rPr>
              <w:pPrChange w:id="7149" w:author="Anees Shaikh" w:date="2013-10-19T02:16:00Z">
                <w:pPr>
                  <w:pStyle w:val="XML1"/>
                </w:pPr>
              </w:pPrChange>
            </w:pPr>
            <w:ins w:id="7150" w:author="aas" w:date="2013-10-14T02:06:00Z">
              <w:del w:id="7151" w:author="Anees Shaikh" w:date="2013-10-19T02:16:00Z">
                <w:r w:rsidDel="00E067A3">
                  <w:delText xml:space="preserve">      &lt;xs:enumeration value="1.3"/&gt;</w:delText>
                </w:r>
              </w:del>
            </w:ins>
          </w:p>
          <w:p w14:paraId="4C3975C1" w14:textId="0D290BD7" w:rsidR="00874469" w:rsidDel="00E067A3" w:rsidRDefault="00874469">
            <w:pPr>
              <w:pStyle w:val="Appx"/>
              <w:rPr>
                <w:ins w:id="7152" w:author="aas" w:date="2013-10-14T02:06:00Z"/>
                <w:del w:id="7153" w:author="Anees Shaikh" w:date="2013-10-19T02:16:00Z"/>
              </w:rPr>
              <w:pPrChange w:id="7154" w:author="Anees Shaikh" w:date="2013-10-19T02:16:00Z">
                <w:pPr>
                  <w:pStyle w:val="XML1"/>
                </w:pPr>
              </w:pPrChange>
            </w:pPr>
            <w:ins w:id="7155" w:author="aas" w:date="2013-10-14T02:06:00Z">
              <w:del w:id="7156" w:author="Anees Shaikh" w:date="2013-10-19T02:16:00Z">
                <w:r w:rsidDel="00E067A3">
                  <w:delText xml:space="preserve">      &lt;xs:enumeration value="1.3.1"/&gt;</w:delText>
                </w:r>
              </w:del>
            </w:ins>
          </w:p>
          <w:p w14:paraId="53675556" w14:textId="7CF424B2" w:rsidR="00874469" w:rsidDel="00E067A3" w:rsidRDefault="00874469">
            <w:pPr>
              <w:pStyle w:val="Appx"/>
              <w:rPr>
                <w:ins w:id="7157" w:author="aas" w:date="2013-10-14T02:06:00Z"/>
                <w:del w:id="7158" w:author="Anees Shaikh" w:date="2013-10-19T02:16:00Z"/>
              </w:rPr>
              <w:pPrChange w:id="7159" w:author="Anees Shaikh" w:date="2013-10-19T02:16:00Z">
                <w:pPr>
                  <w:pStyle w:val="XML1"/>
                </w:pPr>
              </w:pPrChange>
            </w:pPr>
            <w:ins w:id="7160" w:author="aas" w:date="2013-10-14T02:06:00Z">
              <w:del w:id="7161" w:author="Anees Shaikh" w:date="2013-10-19T02:16:00Z">
                <w:r w:rsidDel="00E067A3">
                  <w:delText xml:space="preserve">      &lt;xs:enumeration value="1.3.2"/&gt;</w:delText>
                </w:r>
              </w:del>
            </w:ins>
          </w:p>
          <w:p w14:paraId="3E41B77B" w14:textId="3D30AA63" w:rsidR="00874469" w:rsidDel="00E067A3" w:rsidRDefault="00874469">
            <w:pPr>
              <w:pStyle w:val="Appx"/>
              <w:rPr>
                <w:ins w:id="7162" w:author="aas" w:date="2013-10-14T02:06:00Z"/>
                <w:del w:id="7163" w:author="Anees Shaikh" w:date="2013-10-19T02:16:00Z"/>
              </w:rPr>
              <w:pPrChange w:id="7164" w:author="Anees Shaikh" w:date="2013-10-19T02:16:00Z">
                <w:pPr>
                  <w:pStyle w:val="XML1"/>
                </w:pPr>
              </w:pPrChange>
            </w:pPr>
            <w:ins w:id="7165" w:author="aas" w:date="2013-10-14T02:06:00Z">
              <w:del w:id="7166" w:author="Anees Shaikh" w:date="2013-10-19T02:16:00Z">
                <w:r w:rsidDel="00E067A3">
                  <w:delText xml:space="preserve">    &lt;/xs:restriction&gt;</w:delText>
                </w:r>
              </w:del>
            </w:ins>
          </w:p>
          <w:p w14:paraId="7A28D175" w14:textId="0F057D32" w:rsidR="00874469" w:rsidDel="00E067A3" w:rsidRDefault="00874469">
            <w:pPr>
              <w:pStyle w:val="Appx"/>
              <w:rPr>
                <w:ins w:id="7167" w:author="aas" w:date="2013-10-14T02:06:00Z"/>
                <w:del w:id="7168" w:author="Anees Shaikh" w:date="2013-10-19T02:16:00Z"/>
              </w:rPr>
              <w:pPrChange w:id="7169" w:author="Anees Shaikh" w:date="2013-10-19T02:16:00Z">
                <w:pPr>
                  <w:pStyle w:val="XML1"/>
                </w:pPr>
              </w:pPrChange>
            </w:pPr>
            <w:ins w:id="7170" w:author="aas" w:date="2013-10-14T02:06:00Z">
              <w:del w:id="7171" w:author="Anees Shaikh" w:date="2013-10-19T02:16:00Z">
                <w:r w:rsidDel="00E067A3">
                  <w:delText xml:space="preserve">  &lt;/xs:simpleType&gt;</w:delText>
                </w:r>
              </w:del>
            </w:ins>
          </w:p>
          <w:p w14:paraId="0AF8654D" w14:textId="60A0A9D9" w:rsidR="00874469" w:rsidDel="00E067A3" w:rsidRDefault="00874469">
            <w:pPr>
              <w:pStyle w:val="Appx"/>
              <w:rPr>
                <w:ins w:id="7172" w:author="aas" w:date="2013-10-14T02:06:00Z"/>
                <w:del w:id="7173" w:author="Anees Shaikh" w:date="2013-10-19T02:16:00Z"/>
              </w:rPr>
              <w:pPrChange w:id="7174" w:author="Anees Shaikh" w:date="2013-10-19T02:16:00Z">
                <w:pPr>
                  <w:pStyle w:val="XML1"/>
                </w:pPr>
              </w:pPrChange>
            </w:pPr>
            <w:ins w:id="7175" w:author="aas" w:date="2013-10-14T02:06:00Z">
              <w:del w:id="7176" w:author="Anees Shaikh" w:date="2013-10-19T02:16:00Z">
                <w:r w:rsidDel="00E067A3">
                  <w:delText xml:space="preserve">  &lt;xs:simpleType name="datapath-id-type"&gt;</w:delText>
                </w:r>
              </w:del>
            </w:ins>
          </w:p>
          <w:p w14:paraId="7652EEBF" w14:textId="0EA0DD00" w:rsidR="00874469" w:rsidDel="00E067A3" w:rsidRDefault="00874469">
            <w:pPr>
              <w:pStyle w:val="Appx"/>
              <w:rPr>
                <w:ins w:id="7177" w:author="aas" w:date="2013-10-14T02:06:00Z"/>
                <w:del w:id="7178" w:author="Anees Shaikh" w:date="2013-10-19T02:16:00Z"/>
              </w:rPr>
              <w:pPrChange w:id="7179" w:author="Anees Shaikh" w:date="2013-10-19T02:16:00Z">
                <w:pPr>
                  <w:pStyle w:val="XML1"/>
                </w:pPr>
              </w:pPrChange>
            </w:pPr>
            <w:ins w:id="7180" w:author="aas" w:date="2013-10-14T02:06:00Z">
              <w:del w:id="7181" w:author="Anees Shaikh" w:date="2013-10-19T02:16:00Z">
                <w:r w:rsidDel="00E067A3">
                  <w:delText xml:space="preserve">    &lt;xs:annotation&gt;</w:delText>
                </w:r>
              </w:del>
            </w:ins>
          </w:p>
          <w:p w14:paraId="669E02EE" w14:textId="4C4B0372" w:rsidR="00874469" w:rsidDel="00E067A3" w:rsidRDefault="00874469">
            <w:pPr>
              <w:pStyle w:val="Appx"/>
              <w:rPr>
                <w:ins w:id="7182" w:author="aas" w:date="2013-10-14T02:06:00Z"/>
                <w:del w:id="7183" w:author="Anees Shaikh" w:date="2013-10-19T02:16:00Z"/>
              </w:rPr>
              <w:pPrChange w:id="7184" w:author="Anees Shaikh" w:date="2013-10-19T02:16:00Z">
                <w:pPr>
                  <w:pStyle w:val="XML1"/>
                </w:pPr>
              </w:pPrChange>
            </w:pPr>
            <w:ins w:id="7185" w:author="aas" w:date="2013-10-14T02:06:00Z">
              <w:del w:id="7186" w:author="Anees Shaikh" w:date="2013-10-19T02:16:00Z">
                <w:r w:rsidDel="00E067A3">
                  <w:delText xml:space="preserve">      &lt;xs:documentation&gt;</w:delText>
                </w:r>
              </w:del>
            </w:ins>
          </w:p>
          <w:p w14:paraId="56E353E1" w14:textId="74CFF9F6" w:rsidR="00874469" w:rsidDel="00E067A3" w:rsidRDefault="00874469">
            <w:pPr>
              <w:pStyle w:val="Appx"/>
              <w:rPr>
                <w:ins w:id="7187" w:author="aas" w:date="2013-10-14T02:06:00Z"/>
                <w:del w:id="7188" w:author="Anees Shaikh" w:date="2013-10-19T02:16:00Z"/>
              </w:rPr>
              <w:pPrChange w:id="7189" w:author="Anees Shaikh" w:date="2013-10-19T02:16:00Z">
                <w:pPr>
                  <w:pStyle w:val="XML1"/>
                </w:pPr>
              </w:pPrChange>
            </w:pPr>
            <w:ins w:id="7190" w:author="aas" w:date="2013-10-14T02:06:00Z">
              <w:del w:id="7191"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192" w:author="aas" w:date="2013-10-14T02:06:00Z"/>
                <w:del w:id="7193" w:author="Anees Shaikh" w:date="2013-10-19T02:16:00Z"/>
              </w:rPr>
              <w:pPrChange w:id="7194" w:author="Anees Shaikh" w:date="2013-10-19T02:16:00Z">
                <w:pPr>
                  <w:pStyle w:val="XML1"/>
                </w:pPr>
              </w:pPrChange>
            </w:pPr>
            <w:ins w:id="7195" w:author="aas" w:date="2013-10-14T02:06:00Z">
              <w:del w:id="7196" w:author="Anees Shaikh" w:date="2013-10-19T02:16:00Z">
                <w:r w:rsidDel="00E067A3">
                  <w:delText xml:space="preserve">        datapath identifier.</w:delText>
                </w:r>
              </w:del>
            </w:ins>
          </w:p>
          <w:p w14:paraId="5EE970D7" w14:textId="6C2A9CFD" w:rsidR="00874469" w:rsidDel="00E067A3" w:rsidRDefault="00874469">
            <w:pPr>
              <w:pStyle w:val="Appx"/>
              <w:rPr>
                <w:ins w:id="7197" w:author="aas" w:date="2013-10-14T02:06:00Z"/>
                <w:del w:id="7198" w:author="Anees Shaikh" w:date="2013-10-19T02:16:00Z"/>
              </w:rPr>
              <w:pPrChange w:id="7199" w:author="Anees Shaikh" w:date="2013-10-19T02:16:00Z">
                <w:pPr>
                  <w:pStyle w:val="XML1"/>
                </w:pPr>
              </w:pPrChange>
            </w:pPr>
            <w:ins w:id="7200" w:author="aas" w:date="2013-10-14T02:06:00Z">
              <w:del w:id="7201" w:author="Anees Shaikh" w:date="2013-10-19T02:16:00Z">
                <w:r w:rsidDel="00E067A3">
                  <w:delText xml:space="preserve">      &lt;/xs:documentation&gt;</w:delText>
                </w:r>
              </w:del>
            </w:ins>
          </w:p>
          <w:p w14:paraId="3C9AD580" w14:textId="4ED06C2E" w:rsidR="00874469" w:rsidDel="00E067A3" w:rsidRDefault="00874469">
            <w:pPr>
              <w:pStyle w:val="Appx"/>
              <w:rPr>
                <w:ins w:id="7202" w:author="aas" w:date="2013-10-14T02:06:00Z"/>
                <w:del w:id="7203" w:author="Anees Shaikh" w:date="2013-10-19T02:16:00Z"/>
              </w:rPr>
              <w:pPrChange w:id="7204" w:author="Anees Shaikh" w:date="2013-10-19T02:16:00Z">
                <w:pPr>
                  <w:pStyle w:val="XML1"/>
                </w:pPr>
              </w:pPrChange>
            </w:pPr>
            <w:ins w:id="7205" w:author="aas" w:date="2013-10-14T02:06:00Z">
              <w:del w:id="7206" w:author="Anees Shaikh" w:date="2013-10-19T02:16:00Z">
                <w:r w:rsidDel="00E067A3">
                  <w:delText xml:space="preserve">    &lt;/xs:annotation&gt;</w:delText>
                </w:r>
              </w:del>
            </w:ins>
          </w:p>
          <w:p w14:paraId="1AFD70D6" w14:textId="2CD2FEAC" w:rsidR="00874469" w:rsidDel="00E067A3" w:rsidRDefault="00874469">
            <w:pPr>
              <w:pStyle w:val="Appx"/>
              <w:rPr>
                <w:ins w:id="7207" w:author="aas" w:date="2013-10-14T02:06:00Z"/>
                <w:del w:id="7208" w:author="Anees Shaikh" w:date="2013-10-19T02:16:00Z"/>
              </w:rPr>
              <w:pPrChange w:id="7209" w:author="Anees Shaikh" w:date="2013-10-19T02:16:00Z">
                <w:pPr>
                  <w:pStyle w:val="XML1"/>
                </w:pPr>
              </w:pPrChange>
            </w:pPr>
          </w:p>
          <w:p w14:paraId="07DE7359" w14:textId="3580DDC8" w:rsidR="00874469" w:rsidDel="00E067A3" w:rsidRDefault="00874469">
            <w:pPr>
              <w:pStyle w:val="Appx"/>
              <w:rPr>
                <w:ins w:id="7210" w:author="aas" w:date="2013-10-14T02:06:00Z"/>
                <w:del w:id="7211" w:author="Anees Shaikh" w:date="2013-10-19T02:16:00Z"/>
              </w:rPr>
              <w:pPrChange w:id="7212" w:author="Anees Shaikh" w:date="2013-10-19T02:16:00Z">
                <w:pPr>
                  <w:pStyle w:val="XML1"/>
                </w:pPr>
              </w:pPrChange>
            </w:pPr>
            <w:ins w:id="7213" w:author="aas" w:date="2013-10-14T02:06:00Z">
              <w:del w:id="7214" w:author="Anees Shaikh" w:date="2013-10-19T02:16:00Z">
                <w:r w:rsidDel="00E067A3">
                  <w:delText xml:space="preserve">    &lt;xs:restriction base="xs:string"&gt;</w:delText>
                </w:r>
              </w:del>
            </w:ins>
          </w:p>
          <w:p w14:paraId="7BFBDA3F" w14:textId="2BC91E92" w:rsidR="00874469" w:rsidDel="00E067A3" w:rsidRDefault="00874469">
            <w:pPr>
              <w:pStyle w:val="Appx"/>
              <w:rPr>
                <w:ins w:id="7215" w:author="aas" w:date="2013-10-14T02:06:00Z"/>
                <w:del w:id="7216" w:author="Anees Shaikh" w:date="2013-10-19T02:16:00Z"/>
              </w:rPr>
              <w:pPrChange w:id="7217" w:author="Anees Shaikh" w:date="2013-10-19T02:16:00Z">
                <w:pPr>
                  <w:pStyle w:val="XML1"/>
                </w:pPr>
              </w:pPrChange>
            </w:pPr>
            <w:ins w:id="7218" w:author="aas" w:date="2013-10-14T02:06:00Z">
              <w:del w:id="7219" w:author="Anees Shaikh" w:date="2013-10-19T02:16:00Z">
                <w:r w:rsidDel="00E067A3">
                  <w:delText xml:space="preserve">    &lt;xs:pattern value="[0-9a-fA-F]{2}(:[0-9a-fA-F]{2}){7}"/&gt;</w:delText>
                </w:r>
              </w:del>
            </w:ins>
          </w:p>
          <w:p w14:paraId="07F09694" w14:textId="5DA68381" w:rsidR="00874469" w:rsidDel="00E067A3" w:rsidRDefault="00874469">
            <w:pPr>
              <w:pStyle w:val="Appx"/>
              <w:rPr>
                <w:ins w:id="7220" w:author="aas" w:date="2013-10-14T02:06:00Z"/>
                <w:del w:id="7221" w:author="Anees Shaikh" w:date="2013-10-19T02:16:00Z"/>
              </w:rPr>
              <w:pPrChange w:id="7222" w:author="Anees Shaikh" w:date="2013-10-19T02:16:00Z">
                <w:pPr>
                  <w:pStyle w:val="XML1"/>
                </w:pPr>
              </w:pPrChange>
            </w:pPr>
            <w:ins w:id="7223" w:author="aas" w:date="2013-10-14T02:06:00Z">
              <w:del w:id="7224" w:author="Anees Shaikh" w:date="2013-10-19T02:16:00Z">
                <w:r w:rsidDel="00E067A3">
                  <w:delText xml:space="preserve">    &lt;/xs:restriction&gt;</w:delText>
                </w:r>
              </w:del>
            </w:ins>
          </w:p>
          <w:p w14:paraId="33CD70A0" w14:textId="580FDC1B" w:rsidR="00874469" w:rsidDel="00E067A3" w:rsidRDefault="00874469">
            <w:pPr>
              <w:pStyle w:val="Appx"/>
              <w:rPr>
                <w:ins w:id="7225" w:author="aas" w:date="2013-10-14T02:06:00Z"/>
                <w:del w:id="7226" w:author="Anees Shaikh" w:date="2013-10-19T02:16:00Z"/>
              </w:rPr>
              <w:pPrChange w:id="7227" w:author="Anees Shaikh" w:date="2013-10-19T02:16:00Z">
                <w:pPr>
                  <w:pStyle w:val="XML1"/>
                </w:pPr>
              </w:pPrChange>
            </w:pPr>
            <w:ins w:id="7228" w:author="aas" w:date="2013-10-14T02:06:00Z">
              <w:del w:id="7229" w:author="Anees Shaikh" w:date="2013-10-19T02:16:00Z">
                <w:r w:rsidDel="00E067A3">
                  <w:delText xml:space="preserve">  &lt;/xs:simpleType&gt;</w:delText>
                </w:r>
              </w:del>
            </w:ins>
          </w:p>
          <w:p w14:paraId="6B668130" w14:textId="737BD564" w:rsidR="00874469" w:rsidDel="00E067A3" w:rsidRDefault="00874469">
            <w:pPr>
              <w:pStyle w:val="Appx"/>
              <w:rPr>
                <w:ins w:id="7230" w:author="aas" w:date="2013-10-14T02:06:00Z"/>
                <w:del w:id="7231" w:author="Anees Shaikh" w:date="2013-10-19T02:16:00Z"/>
              </w:rPr>
              <w:pPrChange w:id="7232" w:author="Anees Shaikh" w:date="2013-10-19T02:16:00Z">
                <w:pPr>
                  <w:pStyle w:val="XML1"/>
                </w:pPr>
              </w:pPrChange>
            </w:pPr>
            <w:ins w:id="7233" w:author="aas" w:date="2013-10-14T02:06:00Z">
              <w:del w:id="7234"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35" w:author="aas" w:date="2013-10-14T02:06:00Z"/>
                <w:del w:id="7236" w:author="Anees Shaikh" w:date="2013-10-19T02:16:00Z"/>
              </w:rPr>
              <w:pPrChange w:id="7237" w:author="Anees Shaikh" w:date="2013-10-19T02:16:00Z">
                <w:pPr>
                  <w:pStyle w:val="XML1"/>
                </w:pPr>
              </w:pPrChange>
            </w:pPr>
            <w:ins w:id="7238" w:author="aas" w:date="2013-10-14T02:06:00Z">
              <w:del w:id="7239" w:author="Anees Shaikh" w:date="2013-10-19T02:16:00Z">
                <w:r w:rsidDel="00E067A3">
                  <w:delText xml:space="preserve">    &lt;xs:annotation&gt;</w:delText>
                </w:r>
              </w:del>
            </w:ins>
          </w:p>
          <w:p w14:paraId="30DB36EE" w14:textId="1E6E64BF" w:rsidR="00874469" w:rsidDel="00E067A3" w:rsidRDefault="00874469">
            <w:pPr>
              <w:pStyle w:val="Appx"/>
              <w:rPr>
                <w:ins w:id="7240" w:author="aas" w:date="2013-10-14T02:06:00Z"/>
                <w:del w:id="7241" w:author="Anees Shaikh" w:date="2013-10-19T02:16:00Z"/>
              </w:rPr>
              <w:pPrChange w:id="7242" w:author="Anees Shaikh" w:date="2013-10-19T02:16:00Z">
                <w:pPr>
                  <w:pStyle w:val="XML1"/>
                </w:pPr>
              </w:pPrChange>
            </w:pPr>
            <w:ins w:id="7243" w:author="aas" w:date="2013-10-14T02:06:00Z">
              <w:del w:id="7244" w:author="Anees Shaikh" w:date="2013-10-19T02:16:00Z">
                <w:r w:rsidDel="00E067A3">
                  <w:delText xml:space="preserve">      &lt;xs:documentation&gt;</w:delText>
                </w:r>
              </w:del>
            </w:ins>
          </w:p>
          <w:p w14:paraId="64D70FCA" w14:textId="1CF1318B" w:rsidR="00874469" w:rsidDel="00E067A3" w:rsidRDefault="00874469">
            <w:pPr>
              <w:pStyle w:val="Appx"/>
              <w:rPr>
                <w:ins w:id="7245" w:author="aas" w:date="2013-10-14T02:06:00Z"/>
                <w:del w:id="7246" w:author="Anees Shaikh" w:date="2013-10-19T02:16:00Z"/>
              </w:rPr>
              <w:pPrChange w:id="7247" w:author="Anees Shaikh" w:date="2013-10-19T02:16:00Z">
                <w:pPr>
                  <w:pStyle w:val="XML1"/>
                </w:pPr>
              </w:pPrChange>
            </w:pPr>
            <w:ins w:id="7248" w:author="aas" w:date="2013-10-14T02:06:00Z">
              <w:del w:id="7249"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250" w:author="aas" w:date="2013-10-14T02:06:00Z"/>
                <w:del w:id="7251" w:author="Anees Shaikh" w:date="2013-10-19T02:16:00Z"/>
              </w:rPr>
              <w:pPrChange w:id="7252" w:author="Anees Shaikh" w:date="2013-10-19T02:16:00Z">
                <w:pPr>
                  <w:pStyle w:val="XML1"/>
                </w:pPr>
              </w:pPrChange>
            </w:pPr>
            <w:ins w:id="7253" w:author="aas" w:date="2013-10-14T02:06:00Z">
              <w:del w:id="7254" w:author="Anees Shaikh" w:date="2013-10-19T02:16:00Z">
                <w:r w:rsidDel="00E067A3">
                  <w:delText xml:space="preserve">      &lt;/xs:documentation&gt;</w:delText>
                </w:r>
              </w:del>
            </w:ins>
          </w:p>
          <w:p w14:paraId="09942957" w14:textId="4DD93962" w:rsidR="00874469" w:rsidDel="00E067A3" w:rsidRDefault="00874469">
            <w:pPr>
              <w:pStyle w:val="Appx"/>
              <w:rPr>
                <w:ins w:id="7255" w:author="aas" w:date="2013-10-14T02:06:00Z"/>
                <w:del w:id="7256" w:author="Anees Shaikh" w:date="2013-10-19T02:16:00Z"/>
              </w:rPr>
              <w:pPrChange w:id="7257" w:author="Anees Shaikh" w:date="2013-10-19T02:16:00Z">
                <w:pPr>
                  <w:pStyle w:val="XML1"/>
                </w:pPr>
              </w:pPrChange>
            </w:pPr>
            <w:ins w:id="7258" w:author="aas" w:date="2013-10-14T02:06:00Z">
              <w:del w:id="7259" w:author="Anees Shaikh" w:date="2013-10-19T02:16:00Z">
                <w:r w:rsidDel="00E067A3">
                  <w:delText xml:space="preserve">    &lt;/xs:annotation&gt;</w:delText>
                </w:r>
              </w:del>
            </w:ins>
          </w:p>
          <w:p w14:paraId="1402AD06" w14:textId="217B378D" w:rsidR="00874469" w:rsidDel="00E067A3" w:rsidRDefault="00874469">
            <w:pPr>
              <w:pStyle w:val="Appx"/>
              <w:rPr>
                <w:ins w:id="7260" w:author="aas" w:date="2013-10-14T02:06:00Z"/>
                <w:del w:id="7261" w:author="Anees Shaikh" w:date="2013-10-19T02:16:00Z"/>
              </w:rPr>
              <w:pPrChange w:id="7262" w:author="Anees Shaikh" w:date="2013-10-19T02:16:00Z">
                <w:pPr>
                  <w:pStyle w:val="XML1"/>
                </w:pPr>
              </w:pPrChange>
            </w:pPr>
          </w:p>
          <w:p w14:paraId="45B47E6B" w14:textId="0F0ED2A0" w:rsidR="00874469" w:rsidDel="00E067A3" w:rsidRDefault="00874469">
            <w:pPr>
              <w:pStyle w:val="Appx"/>
              <w:rPr>
                <w:ins w:id="7263" w:author="aas" w:date="2013-10-14T02:06:00Z"/>
                <w:del w:id="7264" w:author="Anees Shaikh" w:date="2013-10-19T02:16:00Z"/>
              </w:rPr>
              <w:pPrChange w:id="7265" w:author="Anees Shaikh" w:date="2013-10-19T02:16:00Z">
                <w:pPr>
                  <w:pStyle w:val="XML1"/>
                </w:pPr>
              </w:pPrChange>
            </w:pPr>
            <w:ins w:id="7266" w:author="aas" w:date="2013-10-14T02:06:00Z">
              <w:del w:id="7267"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268" w:author="aas" w:date="2013-10-14T02:06:00Z"/>
                <w:del w:id="7269" w:author="Anees Shaikh" w:date="2013-10-19T02:16:00Z"/>
              </w:rPr>
              <w:pPrChange w:id="7270" w:author="Anees Shaikh" w:date="2013-10-19T02:16:00Z">
                <w:pPr>
                  <w:pStyle w:val="XML1"/>
                </w:pPr>
              </w:pPrChange>
            </w:pPr>
            <w:ins w:id="7271" w:author="aas" w:date="2013-10-14T02:06:00Z">
              <w:del w:id="7272" w:author="Anees Shaikh" w:date="2013-10-19T02:16:00Z">
                <w:r w:rsidDel="00E067A3">
                  <w:delText xml:space="preserve">      &lt;xs:minInclusive value="0"/&gt;</w:delText>
                </w:r>
              </w:del>
            </w:ins>
          </w:p>
          <w:p w14:paraId="3DAF8B9D" w14:textId="5A13E927" w:rsidR="00874469" w:rsidDel="00E067A3" w:rsidRDefault="00874469">
            <w:pPr>
              <w:pStyle w:val="Appx"/>
              <w:rPr>
                <w:ins w:id="7273" w:author="aas" w:date="2013-10-14T02:06:00Z"/>
                <w:del w:id="7274" w:author="Anees Shaikh" w:date="2013-10-19T02:16:00Z"/>
              </w:rPr>
              <w:pPrChange w:id="7275" w:author="Anees Shaikh" w:date="2013-10-19T02:16:00Z">
                <w:pPr>
                  <w:pStyle w:val="XML1"/>
                </w:pPr>
              </w:pPrChange>
            </w:pPr>
            <w:ins w:id="7276" w:author="aas" w:date="2013-10-14T02:06:00Z">
              <w:del w:id="7277" w:author="Anees Shaikh" w:date="2013-10-19T02:16:00Z">
                <w:r w:rsidDel="00E067A3">
                  <w:delText xml:space="preserve">      &lt;xs:maxInclusive value="1000"/&gt;</w:delText>
                </w:r>
              </w:del>
            </w:ins>
          </w:p>
          <w:p w14:paraId="128BE8B8" w14:textId="48E45A01" w:rsidR="00874469" w:rsidDel="00E067A3" w:rsidRDefault="00874469">
            <w:pPr>
              <w:pStyle w:val="Appx"/>
              <w:rPr>
                <w:ins w:id="7278" w:author="aas" w:date="2013-10-14T02:06:00Z"/>
                <w:del w:id="7279" w:author="Anees Shaikh" w:date="2013-10-19T02:16:00Z"/>
              </w:rPr>
              <w:pPrChange w:id="7280" w:author="Anees Shaikh" w:date="2013-10-19T02:16:00Z">
                <w:pPr>
                  <w:pStyle w:val="XML1"/>
                </w:pPr>
              </w:pPrChange>
            </w:pPr>
            <w:ins w:id="7281" w:author="aas" w:date="2013-10-14T02:06:00Z">
              <w:del w:id="7282" w:author="Anees Shaikh" w:date="2013-10-19T02:16:00Z">
                <w:r w:rsidDel="00E067A3">
                  <w:delText xml:space="preserve">    &lt;/xs:restriction&gt;</w:delText>
                </w:r>
              </w:del>
            </w:ins>
          </w:p>
          <w:p w14:paraId="1C6B96CA" w14:textId="7B5DB439" w:rsidR="00874469" w:rsidDel="00E067A3" w:rsidRDefault="00874469">
            <w:pPr>
              <w:pStyle w:val="Appx"/>
              <w:rPr>
                <w:ins w:id="7283" w:author="aas" w:date="2013-10-14T02:06:00Z"/>
                <w:del w:id="7284" w:author="Anees Shaikh" w:date="2013-10-19T02:16:00Z"/>
              </w:rPr>
              <w:pPrChange w:id="7285" w:author="Anees Shaikh" w:date="2013-10-19T02:16:00Z">
                <w:pPr>
                  <w:pStyle w:val="XML1"/>
                </w:pPr>
              </w:pPrChange>
            </w:pPr>
            <w:ins w:id="7286" w:author="aas" w:date="2013-10-14T02:06:00Z">
              <w:del w:id="7287" w:author="Anees Shaikh" w:date="2013-10-19T02:16:00Z">
                <w:r w:rsidDel="00E067A3">
                  <w:delText xml:space="preserve">  &lt;/xs:simpleType&gt;</w:delText>
                </w:r>
              </w:del>
            </w:ins>
          </w:p>
          <w:p w14:paraId="668482D8" w14:textId="792F06D2" w:rsidR="00874469" w:rsidDel="00E067A3" w:rsidRDefault="00874469">
            <w:pPr>
              <w:pStyle w:val="Appx"/>
              <w:rPr>
                <w:ins w:id="7288" w:author="aas" w:date="2013-10-14T02:06:00Z"/>
                <w:del w:id="7289" w:author="Anees Shaikh" w:date="2013-10-19T02:16:00Z"/>
              </w:rPr>
              <w:pPrChange w:id="7290" w:author="Anees Shaikh" w:date="2013-10-19T02:16:00Z">
                <w:pPr>
                  <w:pStyle w:val="XML1"/>
                </w:pPr>
              </w:pPrChange>
            </w:pPr>
            <w:ins w:id="7291" w:author="aas" w:date="2013-10-14T02:06:00Z">
              <w:del w:id="7292"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293" w:author="aas" w:date="2013-10-14T02:06:00Z"/>
                <w:del w:id="7294" w:author="Anees Shaikh" w:date="2013-10-19T02:16:00Z"/>
              </w:rPr>
              <w:pPrChange w:id="7295" w:author="Anees Shaikh" w:date="2013-10-19T02:16:00Z">
                <w:pPr>
                  <w:pStyle w:val="XML1"/>
                </w:pPr>
              </w:pPrChange>
            </w:pPr>
            <w:ins w:id="7296" w:author="aas" w:date="2013-10-14T02:06:00Z">
              <w:del w:id="7297" w:author="Anees Shaikh" w:date="2013-10-19T02:16:00Z">
                <w:r w:rsidDel="00E067A3">
                  <w:delText xml:space="preserve">    &lt;xs:annotation&gt;</w:delText>
                </w:r>
              </w:del>
            </w:ins>
          </w:p>
          <w:p w14:paraId="05BC7A1E" w14:textId="6C42D801" w:rsidR="00874469" w:rsidDel="00E067A3" w:rsidRDefault="00874469">
            <w:pPr>
              <w:pStyle w:val="Appx"/>
              <w:rPr>
                <w:ins w:id="7298" w:author="aas" w:date="2013-10-14T02:06:00Z"/>
                <w:del w:id="7299" w:author="Anees Shaikh" w:date="2013-10-19T02:16:00Z"/>
              </w:rPr>
              <w:pPrChange w:id="7300" w:author="Anees Shaikh" w:date="2013-10-19T02:16:00Z">
                <w:pPr>
                  <w:pStyle w:val="XML1"/>
                </w:pPr>
              </w:pPrChange>
            </w:pPr>
            <w:ins w:id="7301" w:author="aas" w:date="2013-10-14T02:06:00Z">
              <w:del w:id="7302" w:author="Anees Shaikh" w:date="2013-10-19T02:16:00Z">
                <w:r w:rsidDel="00E067A3">
                  <w:delText xml:space="preserve">      &lt;xs:documentation&gt;</w:delText>
                </w:r>
              </w:del>
            </w:ins>
          </w:p>
          <w:p w14:paraId="2AA58E57" w14:textId="5B657DD2" w:rsidR="00874469" w:rsidDel="00E067A3" w:rsidRDefault="00874469">
            <w:pPr>
              <w:pStyle w:val="Appx"/>
              <w:rPr>
                <w:ins w:id="7303" w:author="aas" w:date="2013-10-14T02:06:00Z"/>
                <w:del w:id="7304" w:author="Anees Shaikh" w:date="2013-10-19T02:16:00Z"/>
              </w:rPr>
              <w:pPrChange w:id="7305" w:author="Anees Shaikh" w:date="2013-10-19T02:16:00Z">
                <w:pPr>
                  <w:pStyle w:val="XML1"/>
                </w:pPr>
              </w:pPrChange>
            </w:pPr>
            <w:ins w:id="7306" w:author="aas" w:date="2013-10-14T02:06:00Z">
              <w:del w:id="7307"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08" w:author="aas" w:date="2013-10-14T02:06:00Z"/>
                <w:del w:id="7309" w:author="Anees Shaikh" w:date="2013-10-19T02:16:00Z"/>
              </w:rPr>
              <w:pPrChange w:id="7310" w:author="Anees Shaikh" w:date="2013-10-19T02:16:00Z">
                <w:pPr>
                  <w:pStyle w:val="XML1"/>
                </w:pPr>
              </w:pPrChange>
            </w:pPr>
            <w:ins w:id="7311" w:author="aas" w:date="2013-10-14T02:06:00Z">
              <w:del w:id="7312" w:author="Anees Shaikh" w:date="2013-10-19T02:16:00Z">
                <w:r w:rsidDel="00E067A3">
                  <w:delText xml:space="preserve">        connection.</w:delText>
                </w:r>
              </w:del>
            </w:ins>
          </w:p>
          <w:p w14:paraId="72B95FB4" w14:textId="03B1173F" w:rsidR="00874469" w:rsidDel="00E067A3" w:rsidRDefault="00874469">
            <w:pPr>
              <w:pStyle w:val="Appx"/>
              <w:rPr>
                <w:ins w:id="7313" w:author="aas" w:date="2013-10-14T02:06:00Z"/>
                <w:del w:id="7314" w:author="Anees Shaikh" w:date="2013-10-19T02:16:00Z"/>
              </w:rPr>
              <w:pPrChange w:id="7315" w:author="Anees Shaikh" w:date="2013-10-19T02:16:00Z">
                <w:pPr>
                  <w:pStyle w:val="XML1"/>
                </w:pPr>
              </w:pPrChange>
            </w:pPr>
            <w:ins w:id="7316" w:author="aas" w:date="2013-10-14T02:06:00Z">
              <w:del w:id="7317" w:author="Anees Shaikh" w:date="2013-10-19T02:16:00Z">
                <w:r w:rsidDel="00E067A3">
                  <w:delText xml:space="preserve">      &lt;/xs:documentation&gt;</w:delText>
                </w:r>
              </w:del>
            </w:ins>
          </w:p>
          <w:p w14:paraId="4C997C71" w14:textId="3BD5879B" w:rsidR="00874469" w:rsidDel="00E067A3" w:rsidRDefault="00874469">
            <w:pPr>
              <w:pStyle w:val="Appx"/>
              <w:rPr>
                <w:ins w:id="7318" w:author="aas" w:date="2013-10-14T02:06:00Z"/>
                <w:del w:id="7319" w:author="Anees Shaikh" w:date="2013-10-19T02:16:00Z"/>
              </w:rPr>
              <w:pPrChange w:id="7320" w:author="Anees Shaikh" w:date="2013-10-19T02:16:00Z">
                <w:pPr>
                  <w:pStyle w:val="XML1"/>
                </w:pPr>
              </w:pPrChange>
            </w:pPr>
            <w:ins w:id="7321" w:author="aas" w:date="2013-10-14T02:06:00Z">
              <w:del w:id="7322" w:author="Anees Shaikh" w:date="2013-10-19T02:16:00Z">
                <w:r w:rsidDel="00E067A3">
                  <w:delText xml:space="preserve">    &lt;/xs:annotation&gt;</w:delText>
                </w:r>
              </w:del>
            </w:ins>
          </w:p>
          <w:p w14:paraId="3747E53A" w14:textId="09C0163C" w:rsidR="00874469" w:rsidDel="00E067A3" w:rsidRDefault="00874469">
            <w:pPr>
              <w:pStyle w:val="Appx"/>
              <w:rPr>
                <w:ins w:id="7323" w:author="aas" w:date="2013-10-14T02:06:00Z"/>
                <w:del w:id="7324" w:author="Anees Shaikh" w:date="2013-10-19T02:16:00Z"/>
              </w:rPr>
              <w:pPrChange w:id="7325" w:author="Anees Shaikh" w:date="2013-10-19T02:16:00Z">
                <w:pPr>
                  <w:pStyle w:val="XML1"/>
                </w:pPr>
              </w:pPrChange>
            </w:pPr>
          </w:p>
          <w:p w14:paraId="5C31A44E" w14:textId="2921B5DE" w:rsidR="00874469" w:rsidDel="00E067A3" w:rsidRDefault="00874469">
            <w:pPr>
              <w:pStyle w:val="Appx"/>
              <w:rPr>
                <w:ins w:id="7326" w:author="aas" w:date="2013-10-14T02:06:00Z"/>
                <w:del w:id="7327" w:author="Anees Shaikh" w:date="2013-10-19T02:16:00Z"/>
              </w:rPr>
              <w:pPrChange w:id="7328" w:author="Anees Shaikh" w:date="2013-10-19T02:16:00Z">
                <w:pPr>
                  <w:pStyle w:val="XML1"/>
                </w:pPr>
              </w:pPrChange>
            </w:pPr>
            <w:ins w:id="7329" w:author="aas" w:date="2013-10-14T02:06:00Z">
              <w:del w:id="7330" w:author="Anees Shaikh" w:date="2013-10-19T02:16:00Z">
                <w:r w:rsidDel="00E067A3">
                  <w:delText xml:space="preserve">    &lt;xs:restriction base="xs:string"&gt;</w:delText>
                </w:r>
              </w:del>
            </w:ins>
          </w:p>
          <w:p w14:paraId="7779340D" w14:textId="0B1C3F37" w:rsidR="00874469" w:rsidDel="00E067A3" w:rsidRDefault="00874469">
            <w:pPr>
              <w:pStyle w:val="Appx"/>
              <w:rPr>
                <w:ins w:id="7331" w:author="aas" w:date="2013-10-14T02:06:00Z"/>
                <w:del w:id="7332" w:author="Anees Shaikh" w:date="2013-10-19T02:16:00Z"/>
              </w:rPr>
              <w:pPrChange w:id="7333" w:author="Anees Shaikh" w:date="2013-10-19T02:16:00Z">
                <w:pPr>
                  <w:pStyle w:val="XML1"/>
                </w:pPr>
              </w:pPrChange>
            </w:pPr>
            <w:ins w:id="7334" w:author="aas" w:date="2013-10-14T02:06:00Z">
              <w:del w:id="7335" w:author="Anees Shaikh" w:date="2013-10-19T02:16:00Z">
                <w:r w:rsidDel="00E067A3">
                  <w:delText xml:space="preserve">      &lt;xs:enumeration value="up"/&gt;</w:delText>
                </w:r>
              </w:del>
            </w:ins>
          </w:p>
          <w:p w14:paraId="7FCED041" w14:textId="55B1E9CF" w:rsidR="00874469" w:rsidDel="00E067A3" w:rsidRDefault="00874469">
            <w:pPr>
              <w:pStyle w:val="Appx"/>
              <w:rPr>
                <w:ins w:id="7336" w:author="aas" w:date="2013-10-14T02:06:00Z"/>
                <w:del w:id="7337" w:author="Anees Shaikh" w:date="2013-10-19T02:16:00Z"/>
              </w:rPr>
              <w:pPrChange w:id="7338" w:author="Anees Shaikh" w:date="2013-10-19T02:16:00Z">
                <w:pPr>
                  <w:pStyle w:val="XML1"/>
                </w:pPr>
              </w:pPrChange>
            </w:pPr>
            <w:ins w:id="7339" w:author="aas" w:date="2013-10-14T02:06:00Z">
              <w:del w:id="7340" w:author="Anees Shaikh" w:date="2013-10-19T02:16:00Z">
                <w:r w:rsidDel="00E067A3">
                  <w:delText xml:space="preserve">      &lt;xs:enumeration value="down"/&gt;</w:delText>
                </w:r>
              </w:del>
            </w:ins>
          </w:p>
          <w:p w14:paraId="3C183F6E" w14:textId="25639952" w:rsidR="00874469" w:rsidDel="00E067A3" w:rsidRDefault="00874469">
            <w:pPr>
              <w:pStyle w:val="Appx"/>
              <w:rPr>
                <w:ins w:id="7341" w:author="aas" w:date="2013-10-14T02:06:00Z"/>
                <w:del w:id="7342" w:author="Anees Shaikh" w:date="2013-10-19T02:16:00Z"/>
              </w:rPr>
              <w:pPrChange w:id="7343" w:author="Anees Shaikh" w:date="2013-10-19T02:16:00Z">
                <w:pPr>
                  <w:pStyle w:val="XML1"/>
                </w:pPr>
              </w:pPrChange>
            </w:pPr>
            <w:ins w:id="7344" w:author="aas" w:date="2013-10-14T02:06:00Z">
              <w:del w:id="7345" w:author="Anees Shaikh" w:date="2013-10-19T02:16:00Z">
                <w:r w:rsidDel="00E067A3">
                  <w:delText xml:space="preserve">    &lt;/xs:restriction&gt;</w:delText>
                </w:r>
              </w:del>
            </w:ins>
          </w:p>
          <w:p w14:paraId="09463582" w14:textId="78FDA093" w:rsidR="00874469" w:rsidDel="00E067A3" w:rsidRDefault="00874469">
            <w:pPr>
              <w:pStyle w:val="Appx"/>
              <w:rPr>
                <w:ins w:id="7346" w:author="aas" w:date="2013-10-14T02:06:00Z"/>
                <w:del w:id="7347" w:author="Anees Shaikh" w:date="2013-10-19T02:16:00Z"/>
              </w:rPr>
              <w:pPrChange w:id="7348" w:author="Anees Shaikh" w:date="2013-10-19T02:16:00Z">
                <w:pPr>
                  <w:pStyle w:val="XML1"/>
                </w:pPr>
              </w:pPrChange>
            </w:pPr>
            <w:ins w:id="7349" w:author="aas" w:date="2013-10-14T02:06:00Z">
              <w:del w:id="7350" w:author="Anees Shaikh" w:date="2013-10-19T02:16:00Z">
                <w:r w:rsidDel="00E067A3">
                  <w:delText xml:space="preserve">  &lt;/xs:simpleType&gt;</w:delText>
                </w:r>
              </w:del>
            </w:ins>
          </w:p>
          <w:p w14:paraId="657F67D5" w14:textId="350613AD" w:rsidR="00874469" w:rsidDel="00E067A3" w:rsidRDefault="00874469">
            <w:pPr>
              <w:pStyle w:val="Appx"/>
              <w:rPr>
                <w:ins w:id="7351" w:author="aas" w:date="2013-10-14T02:06:00Z"/>
                <w:del w:id="7352" w:author="Anees Shaikh" w:date="2013-10-19T02:16:00Z"/>
              </w:rPr>
              <w:pPrChange w:id="7353" w:author="Anees Shaikh" w:date="2013-10-19T02:16:00Z">
                <w:pPr>
                  <w:pStyle w:val="XML1"/>
                </w:pPr>
              </w:pPrChange>
            </w:pPr>
            <w:ins w:id="7354" w:author="aas" w:date="2013-10-14T02:06:00Z">
              <w:del w:id="7355" w:author="Anees Shaikh" w:date="2013-10-19T02:16:00Z">
                <w:r w:rsidDel="00E067A3">
                  <w:delText xml:space="preserve">  &lt;xs:simpleType name="OFPortRateType"&gt;</w:delText>
                </w:r>
              </w:del>
            </w:ins>
          </w:p>
          <w:p w14:paraId="63BF4BA4" w14:textId="452D9975" w:rsidR="00874469" w:rsidDel="00E067A3" w:rsidRDefault="00874469">
            <w:pPr>
              <w:pStyle w:val="Appx"/>
              <w:rPr>
                <w:ins w:id="7356" w:author="aas" w:date="2013-10-14T02:06:00Z"/>
                <w:del w:id="7357" w:author="Anees Shaikh" w:date="2013-10-19T02:16:00Z"/>
              </w:rPr>
              <w:pPrChange w:id="7358" w:author="Anees Shaikh" w:date="2013-10-19T02:16:00Z">
                <w:pPr>
                  <w:pStyle w:val="XML1"/>
                </w:pPr>
              </w:pPrChange>
            </w:pPr>
            <w:ins w:id="7359" w:author="aas" w:date="2013-10-14T02:06:00Z">
              <w:del w:id="7360" w:author="Anees Shaikh" w:date="2013-10-19T02:16:00Z">
                <w:r w:rsidDel="00E067A3">
                  <w:delText xml:space="preserve">    &lt;xs:annotation&gt;</w:delText>
                </w:r>
              </w:del>
            </w:ins>
          </w:p>
          <w:p w14:paraId="3CC5B6AF" w14:textId="0164ED88" w:rsidR="00874469" w:rsidDel="00E067A3" w:rsidRDefault="00874469">
            <w:pPr>
              <w:pStyle w:val="Appx"/>
              <w:rPr>
                <w:ins w:id="7361" w:author="aas" w:date="2013-10-14T02:06:00Z"/>
                <w:del w:id="7362" w:author="Anees Shaikh" w:date="2013-10-19T02:16:00Z"/>
              </w:rPr>
              <w:pPrChange w:id="7363" w:author="Anees Shaikh" w:date="2013-10-19T02:16:00Z">
                <w:pPr>
                  <w:pStyle w:val="XML1"/>
                </w:pPr>
              </w:pPrChange>
            </w:pPr>
            <w:ins w:id="7364" w:author="aas" w:date="2013-10-14T02:06:00Z">
              <w:del w:id="7365" w:author="Anees Shaikh" w:date="2013-10-19T02:16:00Z">
                <w:r w:rsidDel="00E067A3">
                  <w:delText xml:space="preserve">      &lt;xs:documentation&gt;</w:delText>
                </w:r>
              </w:del>
            </w:ins>
          </w:p>
          <w:p w14:paraId="07FE24D4" w14:textId="17F92D96" w:rsidR="00874469" w:rsidDel="00E067A3" w:rsidRDefault="00874469">
            <w:pPr>
              <w:pStyle w:val="Appx"/>
              <w:rPr>
                <w:ins w:id="7366" w:author="aas" w:date="2013-10-14T02:06:00Z"/>
                <w:del w:id="7367" w:author="Anees Shaikh" w:date="2013-10-19T02:16:00Z"/>
              </w:rPr>
              <w:pPrChange w:id="7368" w:author="Anees Shaikh" w:date="2013-10-19T02:16:00Z">
                <w:pPr>
                  <w:pStyle w:val="XML1"/>
                </w:pPr>
              </w:pPrChange>
            </w:pPr>
            <w:ins w:id="7369" w:author="aas" w:date="2013-10-14T02:06:00Z">
              <w:del w:id="7370"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371" w:author="aas" w:date="2013-10-14T02:06:00Z"/>
                <w:del w:id="7372" w:author="Anees Shaikh" w:date="2013-10-19T02:16:00Z"/>
              </w:rPr>
              <w:pPrChange w:id="7373" w:author="Anees Shaikh" w:date="2013-10-19T02:16:00Z">
                <w:pPr>
                  <w:pStyle w:val="XML1"/>
                </w:pPr>
              </w:pPrChange>
            </w:pPr>
            <w:ins w:id="7374" w:author="aas" w:date="2013-10-14T02:06:00Z">
              <w:del w:id="7375"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376" w:author="aas" w:date="2013-10-14T02:06:00Z"/>
                <w:del w:id="7377" w:author="Anees Shaikh" w:date="2013-10-19T02:16:00Z"/>
              </w:rPr>
              <w:pPrChange w:id="7378" w:author="Anees Shaikh" w:date="2013-10-19T02:16:00Z">
                <w:pPr>
                  <w:pStyle w:val="XML1"/>
                </w:pPr>
              </w:pPrChange>
            </w:pPr>
            <w:ins w:id="7379" w:author="aas" w:date="2013-10-14T02:06:00Z">
              <w:del w:id="7380"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381" w:author="aas" w:date="2013-10-14T02:06:00Z"/>
                <w:del w:id="7382" w:author="Anees Shaikh" w:date="2013-10-19T02:16:00Z"/>
              </w:rPr>
              <w:pPrChange w:id="7383" w:author="Anees Shaikh" w:date="2013-10-19T02:16:00Z">
                <w:pPr>
                  <w:pStyle w:val="XML1"/>
                </w:pPr>
              </w:pPrChange>
            </w:pPr>
            <w:ins w:id="7384" w:author="aas" w:date="2013-10-14T02:06:00Z">
              <w:del w:id="7385"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386" w:author="aas" w:date="2013-10-14T02:06:00Z"/>
                <w:del w:id="7387" w:author="Anees Shaikh" w:date="2013-10-19T02:16:00Z"/>
              </w:rPr>
              <w:pPrChange w:id="7388" w:author="Anees Shaikh" w:date="2013-10-19T02:16:00Z">
                <w:pPr>
                  <w:pStyle w:val="XML1"/>
                </w:pPr>
              </w:pPrChange>
            </w:pPr>
            <w:ins w:id="7389" w:author="aas" w:date="2013-10-14T02:06:00Z">
              <w:del w:id="7390" w:author="Anees Shaikh" w:date="2013-10-19T02:16:00Z">
                <w:r w:rsidDel="00E067A3">
                  <w:delText xml:space="preserve">      &lt;/xs:documentation&gt;</w:delText>
                </w:r>
              </w:del>
            </w:ins>
          </w:p>
          <w:p w14:paraId="6CE9A3DA" w14:textId="359E6DF1" w:rsidR="00874469" w:rsidDel="00E067A3" w:rsidRDefault="00874469">
            <w:pPr>
              <w:pStyle w:val="Appx"/>
              <w:rPr>
                <w:ins w:id="7391" w:author="aas" w:date="2013-10-14T02:06:00Z"/>
                <w:del w:id="7392" w:author="Anees Shaikh" w:date="2013-10-19T02:16:00Z"/>
              </w:rPr>
              <w:pPrChange w:id="7393" w:author="Anees Shaikh" w:date="2013-10-19T02:16:00Z">
                <w:pPr>
                  <w:pStyle w:val="XML1"/>
                </w:pPr>
              </w:pPrChange>
            </w:pPr>
            <w:ins w:id="7394" w:author="aas" w:date="2013-10-14T02:06:00Z">
              <w:del w:id="7395" w:author="Anees Shaikh" w:date="2013-10-19T02:16:00Z">
                <w:r w:rsidDel="00E067A3">
                  <w:delText xml:space="preserve">    &lt;/xs:annotation&gt;</w:delText>
                </w:r>
              </w:del>
            </w:ins>
          </w:p>
          <w:p w14:paraId="5A3FE1A6" w14:textId="19EC8527" w:rsidR="00874469" w:rsidDel="00E067A3" w:rsidRDefault="00874469">
            <w:pPr>
              <w:pStyle w:val="Appx"/>
              <w:rPr>
                <w:ins w:id="7396" w:author="aas" w:date="2013-10-14T02:06:00Z"/>
                <w:del w:id="7397" w:author="Anees Shaikh" w:date="2013-10-19T02:16:00Z"/>
              </w:rPr>
              <w:pPrChange w:id="7398" w:author="Anees Shaikh" w:date="2013-10-19T02:16:00Z">
                <w:pPr>
                  <w:pStyle w:val="XML1"/>
                </w:pPr>
              </w:pPrChange>
            </w:pPr>
          </w:p>
          <w:p w14:paraId="5FC07618" w14:textId="6885B3CA" w:rsidR="00874469" w:rsidDel="00E067A3" w:rsidRDefault="00874469">
            <w:pPr>
              <w:pStyle w:val="Appx"/>
              <w:rPr>
                <w:ins w:id="7399" w:author="aas" w:date="2013-10-14T02:06:00Z"/>
                <w:del w:id="7400" w:author="Anees Shaikh" w:date="2013-10-19T02:16:00Z"/>
              </w:rPr>
              <w:pPrChange w:id="7401" w:author="Anees Shaikh" w:date="2013-10-19T02:16:00Z">
                <w:pPr>
                  <w:pStyle w:val="XML1"/>
                </w:pPr>
              </w:pPrChange>
            </w:pPr>
            <w:ins w:id="7402" w:author="aas" w:date="2013-10-14T02:06:00Z">
              <w:del w:id="7403" w:author="Anees Shaikh" w:date="2013-10-19T02:16:00Z">
                <w:r w:rsidDel="00E067A3">
                  <w:delText xml:space="preserve">    &lt;xs:restriction base="xs:string"&gt;</w:delText>
                </w:r>
              </w:del>
            </w:ins>
          </w:p>
          <w:p w14:paraId="757F59EC" w14:textId="6C4F2F23" w:rsidR="00874469" w:rsidDel="00E067A3" w:rsidRDefault="00874469">
            <w:pPr>
              <w:pStyle w:val="Appx"/>
              <w:rPr>
                <w:ins w:id="7404" w:author="aas" w:date="2013-10-14T02:06:00Z"/>
                <w:del w:id="7405" w:author="Anees Shaikh" w:date="2013-10-19T02:16:00Z"/>
              </w:rPr>
              <w:pPrChange w:id="7406" w:author="Anees Shaikh" w:date="2013-10-19T02:16:00Z">
                <w:pPr>
                  <w:pStyle w:val="XML1"/>
                </w:pPr>
              </w:pPrChange>
            </w:pPr>
            <w:ins w:id="7407" w:author="aas" w:date="2013-10-14T02:06:00Z">
              <w:del w:id="7408" w:author="Anees Shaikh" w:date="2013-10-19T02:16:00Z">
                <w:r w:rsidDel="00E067A3">
                  <w:delText xml:space="preserve">      &lt;xs:enumeration value="10Mb-HD"/&gt;</w:delText>
                </w:r>
              </w:del>
            </w:ins>
          </w:p>
          <w:p w14:paraId="31A99F75" w14:textId="34D03AFD" w:rsidR="00874469" w:rsidDel="00E067A3" w:rsidRDefault="00874469">
            <w:pPr>
              <w:pStyle w:val="Appx"/>
              <w:rPr>
                <w:ins w:id="7409" w:author="aas" w:date="2013-10-14T02:06:00Z"/>
                <w:del w:id="7410" w:author="Anees Shaikh" w:date="2013-10-19T02:16:00Z"/>
              </w:rPr>
              <w:pPrChange w:id="7411" w:author="Anees Shaikh" w:date="2013-10-19T02:16:00Z">
                <w:pPr>
                  <w:pStyle w:val="XML1"/>
                </w:pPr>
              </w:pPrChange>
            </w:pPr>
            <w:ins w:id="7412" w:author="aas" w:date="2013-10-14T02:06:00Z">
              <w:del w:id="7413" w:author="Anees Shaikh" w:date="2013-10-19T02:16:00Z">
                <w:r w:rsidDel="00E067A3">
                  <w:delText xml:space="preserve">      &lt;xs:enumeration value="10Mb-FD"/&gt;</w:delText>
                </w:r>
              </w:del>
            </w:ins>
          </w:p>
          <w:p w14:paraId="5357148F" w14:textId="3373DDB1" w:rsidR="00874469" w:rsidDel="00E067A3" w:rsidRDefault="00874469">
            <w:pPr>
              <w:pStyle w:val="Appx"/>
              <w:rPr>
                <w:ins w:id="7414" w:author="aas" w:date="2013-10-14T02:06:00Z"/>
                <w:del w:id="7415" w:author="Anees Shaikh" w:date="2013-10-19T02:16:00Z"/>
              </w:rPr>
              <w:pPrChange w:id="7416" w:author="Anees Shaikh" w:date="2013-10-19T02:16:00Z">
                <w:pPr>
                  <w:pStyle w:val="XML1"/>
                </w:pPr>
              </w:pPrChange>
            </w:pPr>
            <w:ins w:id="7417" w:author="aas" w:date="2013-10-14T02:06:00Z">
              <w:del w:id="7418" w:author="Anees Shaikh" w:date="2013-10-19T02:16:00Z">
                <w:r w:rsidDel="00E067A3">
                  <w:delText xml:space="preserve">      &lt;xs:enumeration value="100Mb-HD"/&gt;</w:delText>
                </w:r>
              </w:del>
            </w:ins>
          </w:p>
          <w:p w14:paraId="4EBC8F9C" w14:textId="7F0CAAB6" w:rsidR="00874469" w:rsidDel="00E067A3" w:rsidRDefault="00874469">
            <w:pPr>
              <w:pStyle w:val="Appx"/>
              <w:rPr>
                <w:ins w:id="7419" w:author="aas" w:date="2013-10-14T02:06:00Z"/>
                <w:del w:id="7420" w:author="Anees Shaikh" w:date="2013-10-19T02:16:00Z"/>
              </w:rPr>
              <w:pPrChange w:id="7421" w:author="Anees Shaikh" w:date="2013-10-19T02:16:00Z">
                <w:pPr>
                  <w:pStyle w:val="XML1"/>
                </w:pPr>
              </w:pPrChange>
            </w:pPr>
            <w:ins w:id="7422" w:author="aas" w:date="2013-10-14T02:06:00Z">
              <w:del w:id="7423" w:author="Anees Shaikh" w:date="2013-10-19T02:16:00Z">
                <w:r w:rsidDel="00E067A3">
                  <w:delText xml:space="preserve">      &lt;xs:enumeration value="100Mb-FD"/&gt;</w:delText>
                </w:r>
              </w:del>
            </w:ins>
          </w:p>
          <w:p w14:paraId="32DE2F76" w14:textId="23FDF909" w:rsidR="00874469" w:rsidDel="00E067A3" w:rsidRDefault="00874469">
            <w:pPr>
              <w:pStyle w:val="Appx"/>
              <w:rPr>
                <w:ins w:id="7424" w:author="aas" w:date="2013-10-14T02:06:00Z"/>
                <w:del w:id="7425" w:author="Anees Shaikh" w:date="2013-10-19T02:16:00Z"/>
              </w:rPr>
              <w:pPrChange w:id="7426" w:author="Anees Shaikh" w:date="2013-10-19T02:16:00Z">
                <w:pPr>
                  <w:pStyle w:val="XML1"/>
                </w:pPr>
              </w:pPrChange>
            </w:pPr>
            <w:ins w:id="7427" w:author="aas" w:date="2013-10-14T02:06:00Z">
              <w:del w:id="7428" w:author="Anees Shaikh" w:date="2013-10-19T02:16:00Z">
                <w:r w:rsidDel="00E067A3">
                  <w:delText xml:space="preserve">      &lt;xs:enumeration value="1Gb-HD"/&gt;</w:delText>
                </w:r>
              </w:del>
            </w:ins>
          </w:p>
          <w:p w14:paraId="10CF88E7" w14:textId="13821D6F" w:rsidR="00874469" w:rsidDel="00E067A3" w:rsidRDefault="00874469">
            <w:pPr>
              <w:pStyle w:val="Appx"/>
              <w:rPr>
                <w:ins w:id="7429" w:author="aas" w:date="2013-10-14T02:06:00Z"/>
                <w:del w:id="7430" w:author="Anees Shaikh" w:date="2013-10-19T02:16:00Z"/>
              </w:rPr>
              <w:pPrChange w:id="7431" w:author="Anees Shaikh" w:date="2013-10-19T02:16:00Z">
                <w:pPr>
                  <w:pStyle w:val="XML1"/>
                </w:pPr>
              </w:pPrChange>
            </w:pPr>
            <w:ins w:id="7432" w:author="aas" w:date="2013-10-14T02:06:00Z">
              <w:del w:id="7433" w:author="Anees Shaikh" w:date="2013-10-19T02:16:00Z">
                <w:r w:rsidDel="00E067A3">
                  <w:delText xml:space="preserve">      &lt;xs:enumeration value="1Gb-FD"/&gt;</w:delText>
                </w:r>
              </w:del>
            </w:ins>
          </w:p>
          <w:p w14:paraId="04C3C0E4" w14:textId="01AFF5BB" w:rsidR="00874469" w:rsidDel="00E067A3" w:rsidRDefault="00874469">
            <w:pPr>
              <w:pStyle w:val="Appx"/>
              <w:rPr>
                <w:ins w:id="7434" w:author="aas" w:date="2013-10-14T02:06:00Z"/>
                <w:del w:id="7435" w:author="Anees Shaikh" w:date="2013-10-19T02:16:00Z"/>
              </w:rPr>
              <w:pPrChange w:id="7436" w:author="Anees Shaikh" w:date="2013-10-19T02:16:00Z">
                <w:pPr>
                  <w:pStyle w:val="XML1"/>
                </w:pPr>
              </w:pPrChange>
            </w:pPr>
            <w:ins w:id="7437" w:author="aas" w:date="2013-10-14T02:06:00Z">
              <w:del w:id="7438" w:author="Anees Shaikh" w:date="2013-10-19T02:16:00Z">
                <w:r w:rsidDel="00E067A3">
                  <w:delText xml:space="preserve">      &lt;xs:enumeration value="10Gb"/&gt;</w:delText>
                </w:r>
              </w:del>
            </w:ins>
          </w:p>
          <w:p w14:paraId="64CB9C6E" w14:textId="5672C892" w:rsidR="00874469" w:rsidDel="00E067A3" w:rsidRDefault="00874469">
            <w:pPr>
              <w:pStyle w:val="Appx"/>
              <w:rPr>
                <w:ins w:id="7439" w:author="aas" w:date="2013-10-14T02:06:00Z"/>
                <w:del w:id="7440" w:author="Anees Shaikh" w:date="2013-10-19T02:16:00Z"/>
              </w:rPr>
              <w:pPrChange w:id="7441" w:author="Anees Shaikh" w:date="2013-10-19T02:16:00Z">
                <w:pPr>
                  <w:pStyle w:val="XML1"/>
                </w:pPr>
              </w:pPrChange>
            </w:pPr>
            <w:ins w:id="7442" w:author="aas" w:date="2013-10-14T02:06:00Z">
              <w:del w:id="7443" w:author="Anees Shaikh" w:date="2013-10-19T02:16:00Z">
                <w:r w:rsidDel="00E067A3">
                  <w:delText xml:space="preserve">      &lt;xs:enumeration value="40Gb"/&gt;</w:delText>
                </w:r>
              </w:del>
            </w:ins>
          </w:p>
          <w:p w14:paraId="723D0B3D" w14:textId="0C856761" w:rsidR="00874469" w:rsidDel="00E067A3" w:rsidRDefault="00874469">
            <w:pPr>
              <w:pStyle w:val="Appx"/>
              <w:rPr>
                <w:ins w:id="7444" w:author="aas" w:date="2013-10-14T02:06:00Z"/>
                <w:del w:id="7445" w:author="Anees Shaikh" w:date="2013-10-19T02:16:00Z"/>
              </w:rPr>
              <w:pPrChange w:id="7446" w:author="Anees Shaikh" w:date="2013-10-19T02:16:00Z">
                <w:pPr>
                  <w:pStyle w:val="XML1"/>
                </w:pPr>
              </w:pPrChange>
            </w:pPr>
            <w:ins w:id="7447" w:author="aas" w:date="2013-10-14T02:06:00Z">
              <w:del w:id="7448" w:author="Anees Shaikh" w:date="2013-10-19T02:16:00Z">
                <w:r w:rsidDel="00E067A3">
                  <w:delText xml:space="preserve">      &lt;xs:enumeration value="100Gb"/&gt;</w:delText>
                </w:r>
              </w:del>
            </w:ins>
          </w:p>
          <w:p w14:paraId="2AE516DA" w14:textId="74DBB2A7" w:rsidR="00874469" w:rsidDel="00E067A3" w:rsidRDefault="00874469">
            <w:pPr>
              <w:pStyle w:val="Appx"/>
              <w:rPr>
                <w:ins w:id="7449" w:author="aas" w:date="2013-10-14T02:06:00Z"/>
                <w:del w:id="7450" w:author="Anees Shaikh" w:date="2013-10-19T02:16:00Z"/>
              </w:rPr>
              <w:pPrChange w:id="7451" w:author="Anees Shaikh" w:date="2013-10-19T02:16:00Z">
                <w:pPr>
                  <w:pStyle w:val="XML1"/>
                </w:pPr>
              </w:pPrChange>
            </w:pPr>
            <w:ins w:id="7452" w:author="aas" w:date="2013-10-14T02:06:00Z">
              <w:del w:id="7453" w:author="Anees Shaikh" w:date="2013-10-19T02:16:00Z">
                <w:r w:rsidDel="00E067A3">
                  <w:delText xml:space="preserve">      &lt;xs:enumeration value="1Tb"/&gt;</w:delText>
                </w:r>
              </w:del>
            </w:ins>
          </w:p>
          <w:p w14:paraId="31AA6E0E" w14:textId="2B619646" w:rsidR="00874469" w:rsidDel="00E067A3" w:rsidRDefault="00874469">
            <w:pPr>
              <w:pStyle w:val="Appx"/>
              <w:rPr>
                <w:ins w:id="7454" w:author="aas" w:date="2013-10-14T02:06:00Z"/>
                <w:del w:id="7455" w:author="Anees Shaikh" w:date="2013-10-19T02:16:00Z"/>
              </w:rPr>
              <w:pPrChange w:id="7456" w:author="Anees Shaikh" w:date="2013-10-19T02:16:00Z">
                <w:pPr>
                  <w:pStyle w:val="XML1"/>
                </w:pPr>
              </w:pPrChange>
            </w:pPr>
            <w:ins w:id="7457" w:author="aas" w:date="2013-10-14T02:06:00Z">
              <w:del w:id="7458" w:author="Anees Shaikh" w:date="2013-10-19T02:16:00Z">
                <w:r w:rsidDel="00E067A3">
                  <w:delText xml:space="preserve">      &lt;xs:enumeration value="other"/&gt;</w:delText>
                </w:r>
              </w:del>
            </w:ins>
          </w:p>
          <w:p w14:paraId="724CE626" w14:textId="59CEBA98" w:rsidR="00874469" w:rsidDel="00E067A3" w:rsidRDefault="00874469">
            <w:pPr>
              <w:pStyle w:val="Appx"/>
              <w:rPr>
                <w:ins w:id="7459" w:author="aas" w:date="2013-10-14T02:06:00Z"/>
                <w:del w:id="7460" w:author="Anees Shaikh" w:date="2013-10-19T02:16:00Z"/>
              </w:rPr>
              <w:pPrChange w:id="7461" w:author="Anees Shaikh" w:date="2013-10-19T02:16:00Z">
                <w:pPr>
                  <w:pStyle w:val="XML1"/>
                </w:pPr>
              </w:pPrChange>
            </w:pPr>
            <w:ins w:id="7462" w:author="aas" w:date="2013-10-14T02:06:00Z">
              <w:del w:id="7463" w:author="Anees Shaikh" w:date="2013-10-19T02:16:00Z">
                <w:r w:rsidDel="00E067A3">
                  <w:delText xml:space="preserve">    &lt;/xs:restriction&gt;</w:delText>
                </w:r>
              </w:del>
            </w:ins>
          </w:p>
          <w:p w14:paraId="0B26428F" w14:textId="6AD937C7" w:rsidR="00874469" w:rsidDel="00E067A3" w:rsidRDefault="00874469">
            <w:pPr>
              <w:pStyle w:val="Appx"/>
              <w:rPr>
                <w:ins w:id="7464" w:author="aas" w:date="2013-10-14T02:06:00Z"/>
                <w:del w:id="7465" w:author="Anees Shaikh" w:date="2013-10-19T02:16:00Z"/>
              </w:rPr>
              <w:pPrChange w:id="7466" w:author="Anees Shaikh" w:date="2013-10-19T02:16:00Z">
                <w:pPr>
                  <w:pStyle w:val="XML1"/>
                </w:pPr>
              </w:pPrChange>
            </w:pPr>
            <w:ins w:id="7467" w:author="aas" w:date="2013-10-14T02:06:00Z">
              <w:del w:id="7468" w:author="Anees Shaikh" w:date="2013-10-19T02:16:00Z">
                <w:r w:rsidDel="00E067A3">
                  <w:delText xml:space="preserve">  &lt;/xs:simpleType&gt;</w:delText>
                </w:r>
              </w:del>
            </w:ins>
          </w:p>
          <w:p w14:paraId="55D41A13" w14:textId="1B94C5D7" w:rsidR="00874469" w:rsidDel="00E067A3" w:rsidRDefault="00874469">
            <w:pPr>
              <w:pStyle w:val="Appx"/>
              <w:rPr>
                <w:ins w:id="7469" w:author="aas" w:date="2013-10-14T02:06:00Z"/>
                <w:del w:id="7470" w:author="Anees Shaikh" w:date="2013-10-19T02:16:00Z"/>
              </w:rPr>
              <w:pPrChange w:id="7471" w:author="Anees Shaikh" w:date="2013-10-19T02:16:00Z">
                <w:pPr>
                  <w:pStyle w:val="XML1"/>
                </w:pPr>
              </w:pPrChange>
            </w:pPr>
            <w:ins w:id="7472" w:author="aas" w:date="2013-10-14T02:06:00Z">
              <w:del w:id="7473" w:author="Anees Shaikh" w:date="2013-10-19T02:16:00Z">
                <w:r w:rsidDel="00E067A3">
                  <w:delText xml:space="preserve">  &lt;xs:simpleType name="OFActionType"&gt;</w:delText>
                </w:r>
              </w:del>
            </w:ins>
          </w:p>
          <w:p w14:paraId="44F93899" w14:textId="35768F8A" w:rsidR="00874469" w:rsidDel="00E067A3" w:rsidRDefault="00874469">
            <w:pPr>
              <w:pStyle w:val="Appx"/>
              <w:rPr>
                <w:ins w:id="7474" w:author="aas" w:date="2013-10-14T02:06:00Z"/>
                <w:del w:id="7475" w:author="Anees Shaikh" w:date="2013-10-19T02:16:00Z"/>
              </w:rPr>
              <w:pPrChange w:id="7476" w:author="Anees Shaikh" w:date="2013-10-19T02:16:00Z">
                <w:pPr>
                  <w:pStyle w:val="XML1"/>
                </w:pPr>
              </w:pPrChange>
            </w:pPr>
            <w:ins w:id="7477" w:author="aas" w:date="2013-10-14T02:06:00Z">
              <w:del w:id="7478" w:author="Anees Shaikh" w:date="2013-10-19T02:16:00Z">
                <w:r w:rsidDel="00E067A3">
                  <w:delText xml:space="preserve">    &lt;xs:annotation&gt;</w:delText>
                </w:r>
              </w:del>
            </w:ins>
          </w:p>
          <w:p w14:paraId="27FD1C6D" w14:textId="206D7115" w:rsidR="00874469" w:rsidDel="00E067A3" w:rsidRDefault="00874469">
            <w:pPr>
              <w:pStyle w:val="Appx"/>
              <w:rPr>
                <w:ins w:id="7479" w:author="aas" w:date="2013-10-14T02:06:00Z"/>
                <w:del w:id="7480" w:author="Anees Shaikh" w:date="2013-10-19T02:16:00Z"/>
              </w:rPr>
              <w:pPrChange w:id="7481" w:author="Anees Shaikh" w:date="2013-10-19T02:16:00Z">
                <w:pPr>
                  <w:pStyle w:val="XML1"/>
                </w:pPr>
              </w:pPrChange>
            </w:pPr>
            <w:ins w:id="7482" w:author="aas" w:date="2013-10-14T02:06:00Z">
              <w:del w:id="7483" w:author="Anees Shaikh" w:date="2013-10-19T02:16:00Z">
                <w:r w:rsidDel="00E067A3">
                  <w:delText xml:space="preserve">      &lt;xs:documentation&gt;</w:delText>
                </w:r>
              </w:del>
            </w:ins>
          </w:p>
          <w:p w14:paraId="34384915" w14:textId="21980534" w:rsidR="00874469" w:rsidDel="00E067A3" w:rsidRDefault="00874469">
            <w:pPr>
              <w:pStyle w:val="Appx"/>
              <w:rPr>
                <w:ins w:id="7484" w:author="aas" w:date="2013-10-14T02:06:00Z"/>
                <w:del w:id="7485" w:author="Anees Shaikh" w:date="2013-10-19T02:16:00Z"/>
              </w:rPr>
              <w:pPrChange w:id="7486" w:author="Anees Shaikh" w:date="2013-10-19T02:16:00Z">
                <w:pPr>
                  <w:pStyle w:val="XML1"/>
                </w:pPr>
              </w:pPrChange>
            </w:pPr>
            <w:ins w:id="7487" w:author="aas" w:date="2013-10-14T02:06:00Z">
              <w:del w:id="7488"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489" w:author="aas" w:date="2013-10-14T02:06:00Z"/>
                <w:del w:id="7490" w:author="Anees Shaikh" w:date="2013-10-19T02:16:00Z"/>
              </w:rPr>
              <w:pPrChange w:id="7491" w:author="Anees Shaikh" w:date="2013-10-19T02:16:00Z">
                <w:pPr>
                  <w:pStyle w:val="XML1"/>
                </w:pPr>
              </w:pPrChange>
            </w:pPr>
            <w:ins w:id="7492" w:author="aas" w:date="2013-10-14T02:06:00Z">
              <w:del w:id="7493" w:author="Anees Shaikh" w:date="2013-10-19T02:16:00Z">
                <w:r w:rsidDel="00E067A3">
                  <w:delText xml:space="preserve">        Specification versions 1.2, 1.3, and 1.3.1</w:delText>
                </w:r>
              </w:del>
            </w:ins>
          </w:p>
          <w:p w14:paraId="50C2B099" w14:textId="5444CFB3" w:rsidR="00874469" w:rsidDel="00E067A3" w:rsidRDefault="00874469">
            <w:pPr>
              <w:pStyle w:val="Appx"/>
              <w:rPr>
                <w:ins w:id="7494" w:author="aas" w:date="2013-10-14T02:06:00Z"/>
                <w:del w:id="7495" w:author="Anees Shaikh" w:date="2013-10-19T02:16:00Z"/>
              </w:rPr>
              <w:pPrChange w:id="7496" w:author="Anees Shaikh" w:date="2013-10-19T02:16:00Z">
                <w:pPr>
                  <w:pStyle w:val="XML1"/>
                </w:pPr>
              </w:pPrChange>
            </w:pPr>
            <w:ins w:id="7497" w:author="aas" w:date="2013-10-14T02:06:00Z">
              <w:del w:id="7498" w:author="Anees Shaikh" w:date="2013-10-19T02:16:00Z">
                <w:r w:rsidDel="00E067A3">
                  <w:delText xml:space="preserve">      &lt;/xs:documentation&gt;</w:delText>
                </w:r>
              </w:del>
            </w:ins>
          </w:p>
          <w:p w14:paraId="57FDC31C" w14:textId="6EE0D646" w:rsidR="00874469" w:rsidDel="00E067A3" w:rsidRDefault="00874469">
            <w:pPr>
              <w:pStyle w:val="Appx"/>
              <w:rPr>
                <w:ins w:id="7499" w:author="aas" w:date="2013-10-14T02:06:00Z"/>
                <w:del w:id="7500" w:author="Anees Shaikh" w:date="2013-10-19T02:16:00Z"/>
              </w:rPr>
              <w:pPrChange w:id="7501" w:author="Anees Shaikh" w:date="2013-10-19T02:16:00Z">
                <w:pPr>
                  <w:pStyle w:val="XML1"/>
                </w:pPr>
              </w:pPrChange>
            </w:pPr>
            <w:ins w:id="7502" w:author="aas" w:date="2013-10-14T02:06:00Z">
              <w:del w:id="7503" w:author="Anees Shaikh" w:date="2013-10-19T02:16:00Z">
                <w:r w:rsidDel="00E067A3">
                  <w:delText xml:space="preserve">    &lt;/xs:annotation&gt;</w:delText>
                </w:r>
              </w:del>
            </w:ins>
          </w:p>
          <w:p w14:paraId="3D32E7BB" w14:textId="428929E0" w:rsidR="00874469" w:rsidDel="00E067A3" w:rsidRDefault="00874469">
            <w:pPr>
              <w:pStyle w:val="Appx"/>
              <w:rPr>
                <w:ins w:id="7504" w:author="aas" w:date="2013-10-14T02:06:00Z"/>
                <w:del w:id="7505" w:author="Anees Shaikh" w:date="2013-10-19T02:16:00Z"/>
              </w:rPr>
              <w:pPrChange w:id="7506" w:author="Anees Shaikh" w:date="2013-10-19T02:16:00Z">
                <w:pPr>
                  <w:pStyle w:val="XML1"/>
                </w:pPr>
              </w:pPrChange>
            </w:pPr>
          </w:p>
          <w:p w14:paraId="64F0D39D" w14:textId="23184653" w:rsidR="00874469" w:rsidDel="00E067A3" w:rsidRDefault="00874469">
            <w:pPr>
              <w:pStyle w:val="Appx"/>
              <w:rPr>
                <w:ins w:id="7507" w:author="aas" w:date="2013-10-14T02:06:00Z"/>
                <w:del w:id="7508" w:author="Anees Shaikh" w:date="2013-10-19T02:16:00Z"/>
              </w:rPr>
              <w:pPrChange w:id="7509" w:author="Anees Shaikh" w:date="2013-10-19T02:16:00Z">
                <w:pPr>
                  <w:pStyle w:val="XML1"/>
                </w:pPr>
              </w:pPrChange>
            </w:pPr>
            <w:ins w:id="7510" w:author="aas" w:date="2013-10-14T02:06:00Z">
              <w:del w:id="7511" w:author="Anees Shaikh" w:date="2013-10-19T02:16:00Z">
                <w:r w:rsidDel="00E067A3">
                  <w:delText xml:space="preserve">    &lt;xs:restriction base="xs:string"&gt;</w:delText>
                </w:r>
              </w:del>
            </w:ins>
          </w:p>
          <w:p w14:paraId="05F31058" w14:textId="66DE897D" w:rsidR="00874469" w:rsidDel="00E067A3" w:rsidRDefault="00874469">
            <w:pPr>
              <w:pStyle w:val="Appx"/>
              <w:rPr>
                <w:ins w:id="7512" w:author="aas" w:date="2013-10-14T02:06:00Z"/>
                <w:del w:id="7513" w:author="Anees Shaikh" w:date="2013-10-19T02:16:00Z"/>
              </w:rPr>
              <w:pPrChange w:id="7514" w:author="Anees Shaikh" w:date="2013-10-19T02:16:00Z">
                <w:pPr>
                  <w:pStyle w:val="XML1"/>
                </w:pPr>
              </w:pPrChange>
            </w:pPr>
            <w:ins w:id="7515" w:author="aas" w:date="2013-10-14T02:06:00Z">
              <w:del w:id="7516" w:author="Anees Shaikh" w:date="2013-10-19T02:16:00Z">
                <w:r w:rsidDel="00E067A3">
                  <w:delText xml:space="preserve">      &lt;xs:enumeration value="output"/&gt;</w:delText>
                </w:r>
              </w:del>
            </w:ins>
          </w:p>
          <w:p w14:paraId="58C6BF6F" w14:textId="024D69FD" w:rsidR="00874469" w:rsidDel="00E067A3" w:rsidRDefault="00874469">
            <w:pPr>
              <w:pStyle w:val="Appx"/>
              <w:rPr>
                <w:ins w:id="7517" w:author="aas" w:date="2013-10-14T02:06:00Z"/>
                <w:del w:id="7518" w:author="Anees Shaikh" w:date="2013-10-19T02:16:00Z"/>
              </w:rPr>
              <w:pPrChange w:id="7519" w:author="Anees Shaikh" w:date="2013-10-19T02:16:00Z">
                <w:pPr>
                  <w:pStyle w:val="XML1"/>
                </w:pPr>
              </w:pPrChange>
            </w:pPr>
            <w:ins w:id="7520" w:author="aas" w:date="2013-10-14T02:06:00Z">
              <w:del w:id="7521" w:author="Anees Shaikh" w:date="2013-10-19T02:16:00Z">
                <w:r w:rsidDel="00E067A3">
                  <w:delText xml:space="preserve">      &lt;xs:enumeration value="copy-ttl-out"/&gt;</w:delText>
                </w:r>
              </w:del>
            </w:ins>
          </w:p>
          <w:p w14:paraId="5BAAD964" w14:textId="6EE7BFC3" w:rsidR="00874469" w:rsidDel="00E067A3" w:rsidRDefault="00874469">
            <w:pPr>
              <w:pStyle w:val="Appx"/>
              <w:rPr>
                <w:ins w:id="7522" w:author="aas" w:date="2013-10-14T02:06:00Z"/>
                <w:del w:id="7523" w:author="Anees Shaikh" w:date="2013-10-19T02:16:00Z"/>
              </w:rPr>
              <w:pPrChange w:id="7524" w:author="Anees Shaikh" w:date="2013-10-19T02:16:00Z">
                <w:pPr>
                  <w:pStyle w:val="XML1"/>
                </w:pPr>
              </w:pPrChange>
            </w:pPr>
            <w:ins w:id="7525" w:author="aas" w:date="2013-10-14T02:06:00Z">
              <w:del w:id="7526" w:author="Anees Shaikh" w:date="2013-10-19T02:16:00Z">
                <w:r w:rsidDel="00E067A3">
                  <w:delText xml:space="preserve">      &lt;xs:enumeration value="copy-ttl-in"/&gt;</w:delText>
                </w:r>
              </w:del>
            </w:ins>
          </w:p>
          <w:p w14:paraId="4462C9E3" w14:textId="4BB4862A" w:rsidR="00874469" w:rsidDel="00E067A3" w:rsidRDefault="00874469">
            <w:pPr>
              <w:pStyle w:val="Appx"/>
              <w:rPr>
                <w:ins w:id="7527" w:author="aas" w:date="2013-10-14T02:06:00Z"/>
                <w:del w:id="7528" w:author="Anees Shaikh" w:date="2013-10-19T02:16:00Z"/>
              </w:rPr>
              <w:pPrChange w:id="7529" w:author="Anees Shaikh" w:date="2013-10-19T02:16:00Z">
                <w:pPr>
                  <w:pStyle w:val="XML1"/>
                </w:pPr>
              </w:pPrChange>
            </w:pPr>
            <w:ins w:id="7530" w:author="aas" w:date="2013-10-14T02:06:00Z">
              <w:del w:id="7531" w:author="Anees Shaikh" w:date="2013-10-19T02:16:00Z">
                <w:r w:rsidDel="00E067A3">
                  <w:delText xml:space="preserve">      &lt;xs:enumeration value="set-mpls-ttl"/&gt;</w:delText>
                </w:r>
              </w:del>
            </w:ins>
          </w:p>
          <w:p w14:paraId="1CE7ED46" w14:textId="678BE06F" w:rsidR="00874469" w:rsidDel="00E067A3" w:rsidRDefault="00874469">
            <w:pPr>
              <w:pStyle w:val="Appx"/>
              <w:rPr>
                <w:ins w:id="7532" w:author="aas" w:date="2013-10-14T02:06:00Z"/>
                <w:del w:id="7533" w:author="Anees Shaikh" w:date="2013-10-19T02:16:00Z"/>
              </w:rPr>
              <w:pPrChange w:id="7534" w:author="Anees Shaikh" w:date="2013-10-19T02:16:00Z">
                <w:pPr>
                  <w:pStyle w:val="XML1"/>
                </w:pPr>
              </w:pPrChange>
            </w:pPr>
            <w:ins w:id="7535" w:author="aas" w:date="2013-10-14T02:06:00Z">
              <w:del w:id="7536" w:author="Anees Shaikh" w:date="2013-10-19T02:16:00Z">
                <w:r w:rsidDel="00E067A3">
                  <w:delText xml:space="preserve">      &lt;xs:enumeration value="dec-mpls-ttl"/&gt;</w:delText>
                </w:r>
              </w:del>
            </w:ins>
          </w:p>
          <w:p w14:paraId="088647D0" w14:textId="7C2DE0BB" w:rsidR="00874469" w:rsidDel="00E067A3" w:rsidRDefault="00874469">
            <w:pPr>
              <w:pStyle w:val="Appx"/>
              <w:rPr>
                <w:ins w:id="7537" w:author="aas" w:date="2013-10-14T02:06:00Z"/>
                <w:del w:id="7538" w:author="Anees Shaikh" w:date="2013-10-19T02:16:00Z"/>
              </w:rPr>
              <w:pPrChange w:id="7539" w:author="Anees Shaikh" w:date="2013-10-19T02:16:00Z">
                <w:pPr>
                  <w:pStyle w:val="XML1"/>
                </w:pPr>
              </w:pPrChange>
            </w:pPr>
            <w:ins w:id="7540" w:author="aas" w:date="2013-10-14T02:06:00Z">
              <w:del w:id="7541" w:author="Anees Shaikh" w:date="2013-10-19T02:16:00Z">
                <w:r w:rsidDel="00E067A3">
                  <w:delText xml:space="preserve">      &lt;xs:enumeration value="push-vlan"/&gt;</w:delText>
                </w:r>
              </w:del>
            </w:ins>
          </w:p>
          <w:p w14:paraId="227D9E94" w14:textId="0D7EA742" w:rsidR="00874469" w:rsidDel="00E067A3" w:rsidRDefault="00874469">
            <w:pPr>
              <w:pStyle w:val="Appx"/>
              <w:rPr>
                <w:ins w:id="7542" w:author="aas" w:date="2013-10-14T02:06:00Z"/>
                <w:del w:id="7543" w:author="Anees Shaikh" w:date="2013-10-19T02:16:00Z"/>
              </w:rPr>
              <w:pPrChange w:id="7544" w:author="Anees Shaikh" w:date="2013-10-19T02:16:00Z">
                <w:pPr>
                  <w:pStyle w:val="XML1"/>
                </w:pPr>
              </w:pPrChange>
            </w:pPr>
            <w:ins w:id="7545" w:author="aas" w:date="2013-10-14T02:06:00Z">
              <w:del w:id="7546" w:author="Anees Shaikh" w:date="2013-10-19T02:16:00Z">
                <w:r w:rsidDel="00E067A3">
                  <w:delText xml:space="preserve">      &lt;xs:enumeration value="pop-vlan"/&gt;</w:delText>
                </w:r>
              </w:del>
            </w:ins>
          </w:p>
          <w:p w14:paraId="48394717" w14:textId="4EE354A9" w:rsidR="00874469" w:rsidDel="00E067A3" w:rsidRDefault="00874469">
            <w:pPr>
              <w:pStyle w:val="Appx"/>
              <w:rPr>
                <w:ins w:id="7547" w:author="aas" w:date="2013-10-14T02:06:00Z"/>
                <w:del w:id="7548" w:author="Anees Shaikh" w:date="2013-10-19T02:16:00Z"/>
              </w:rPr>
              <w:pPrChange w:id="7549" w:author="Anees Shaikh" w:date="2013-10-19T02:16:00Z">
                <w:pPr>
                  <w:pStyle w:val="XML1"/>
                </w:pPr>
              </w:pPrChange>
            </w:pPr>
            <w:ins w:id="7550" w:author="aas" w:date="2013-10-14T02:06:00Z">
              <w:del w:id="7551" w:author="Anees Shaikh" w:date="2013-10-19T02:16:00Z">
                <w:r w:rsidDel="00E067A3">
                  <w:delText xml:space="preserve">      &lt;xs:enumeration value="push-mpls"/&gt;</w:delText>
                </w:r>
              </w:del>
            </w:ins>
          </w:p>
          <w:p w14:paraId="58692774" w14:textId="0233AE64" w:rsidR="00874469" w:rsidDel="00E067A3" w:rsidRDefault="00874469">
            <w:pPr>
              <w:pStyle w:val="Appx"/>
              <w:rPr>
                <w:ins w:id="7552" w:author="aas" w:date="2013-10-14T02:06:00Z"/>
                <w:del w:id="7553" w:author="Anees Shaikh" w:date="2013-10-19T02:16:00Z"/>
              </w:rPr>
              <w:pPrChange w:id="7554" w:author="Anees Shaikh" w:date="2013-10-19T02:16:00Z">
                <w:pPr>
                  <w:pStyle w:val="XML1"/>
                </w:pPr>
              </w:pPrChange>
            </w:pPr>
            <w:ins w:id="7555" w:author="aas" w:date="2013-10-14T02:06:00Z">
              <w:del w:id="7556" w:author="Anees Shaikh" w:date="2013-10-19T02:16:00Z">
                <w:r w:rsidDel="00E067A3">
                  <w:delText xml:space="preserve">      &lt;xs:enumeration value="pop-mpls"/&gt;</w:delText>
                </w:r>
              </w:del>
            </w:ins>
          </w:p>
          <w:p w14:paraId="551B6EC5" w14:textId="13B5E163" w:rsidR="00874469" w:rsidDel="00E067A3" w:rsidRDefault="00874469">
            <w:pPr>
              <w:pStyle w:val="Appx"/>
              <w:rPr>
                <w:ins w:id="7557" w:author="aas" w:date="2013-10-14T02:06:00Z"/>
                <w:del w:id="7558" w:author="Anees Shaikh" w:date="2013-10-19T02:16:00Z"/>
              </w:rPr>
              <w:pPrChange w:id="7559" w:author="Anees Shaikh" w:date="2013-10-19T02:16:00Z">
                <w:pPr>
                  <w:pStyle w:val="XML1"/>
                </w:pPr>
              </w:pPrChange>
            </w:pPr>
            <w:ins w:id="7560" w:author="aas" w:date="2013-10-14T02:06:00Z">
              <w:del w:id="7561" w:author="Anees Shaikh" w:date="2013-10-19T02:16:00Z">
                <w:r w:rsidDel="00E067A3">
                  <w:delText xml:space="preserve">      &lt;xs:enumeration value="set-queue"/&gt;</w:delText>
                </w:r>
              </w:del>
            </w:ins>
          </w:p>
          <w:p w14:paraId="18756F69" w14:textId="43944924" w:rsidR="00874469" w:rsidDel="00E067A3" w:rsidRDefault="00874469">
            <w:pPr>
              <w:pStyle w:val="Appx"/>
              <w:rPr>
                <w:ins w:id="7562" w:author="aas" w:date="2013-10-14T02:06:00Z"/>
                <w:del w:id="7563" w:author="Anees Shaikh" w:date="2013-10-19T02:16:00Z"/>
              </w:rPr>
              <w:pPrChange w:id="7564" w:author="Anees Shaikh" w:date="2013-10-19T02:16:00Z">
                <w:pPr>
                  <w:pStyle w:val="XML1"/>
                </w:pPr>
              </w:pPrChange>
            </w:pPr>
            <w:ins w:id="7565" w:author="aas" w:date="2013-10-14T02:06:00Z">
              <w:del w:id="7566" w:author="Anees Shaikh" w:date="2013-10-19T02:16:00Z">
                <w:r w:rsidDel="00E067A3">
                  <w:delText xml:space="preserve">      &lt;xs:enumeration value="group"/&gt;</w:delText>
                </w:r>
              </w:del>
            </w:ins>
          </w:p>
          <w:p w14:paraId="6C3FBB93" w14:textId="2AC6C112" w:rsidR="00874469" w:rsidDel="00E067A3" w:rsidRDefault="00874469">
            <w:pPr>
              <w:pStyle w:val="Appx"/>
              <w:rPr>
                <w:ins w:id="7567" w:author="aas" w:date="2013-10-14T02:06:00Z"/>
                <w:del w:id="7568" w:author="Anees Shaikh" w:date="2013-10-19T02:16:00Z"/>
              </w:rPr>
              <w:pPrChange w:id="7569" w:author="Anees Shaikh" w:date="2013-10-19T02:16:00Z">
                <w:pPr>
                  <w:pStyle w:val="XML1"/>
                </w:pPr>
              </w:pPrChange>
            </w:pPr>
            <w:ins w:id="7570" w:author="aas" w:date="2013-10-14T02:06:00Z">
              <w:del w:id="7571" w:author="Anees Shaikh" w:date="2013-10-19T02:16:00Z">
                <w:r w:rsidDel="00E067A3">
                  <w:delText xml:space="preserve">      &lt;xs:enumeration value="set-nw-ttl"/&gt;</w:delText>
                </w:r>
              </w:del>
            </w:ins>
          </w:p>
          <w:p w14:paraId="640BEB97" w14:textId="0F6A278B" w:rsidR="00874469" w:rsidDel="00E067A3" w:rsidRDefault="00874469">
            <w:pPr>
              <w:pStyle w:val="Appx"/>
              <w:rPr>
                <w:ins w:id="7572" w:author="aas" w:date="2013-10-14T02:06:00Z"/>
                <w:del w:id="7573" w:author="Anees Shaikh" w:date="2013-10-19T02:16:00Z"/>
              </w:rPr>
              <w:pPrChange w:id="7574" w:author="Anees Shaikh" w:date="2013-10-19T02:16:00Z">
                <w:pPr>
                  <w:pStyle w:val="XML1"/>
                </w:pPr>
              </w:pPrChange>
            </w:pPr>
            <w:ins w:id="7575" w:author="aas" w:date="2013-10-14T02:06:00Z">
              <w:del w:id="7576" w:author="Anees Shaikh" w:date="2013-10-19T02:16:00Z">
                <w:r w:rsidDel="00E067A3">
                  <w:delText xml:space="preserve">      &lt;xs:enumeration value="dec-nw-ttl"/&gt;</w:delText>
                </w:r>
              </w:del>
            </w:ins>
          </w:p>
          <w:p w14:paraId="3859DCFE" w14:textId="767BBF7B" w:rsidR="00874469" w:rsidDel="00E067A3" w:rsidRDefault="00874469">
            <w:pPr>
              <w:pStyle w:val="Appx"/>
              <w:rPr>
                <w:ins w:id="7577" w:author="aas" w:date="2013-10-14T02:06:00Z"/>
                <w:del w:id="7578" w:author="Anees Shaikh" w:date="2013-10-19T02:16:00Z"/>
              </w:rPr>
              <w:pPrChange w:id="7579" w:author="Anees Shaikh" w:date="2013-10-19T02:16:00Z">
                <w:pPr>
                  <w:pStyle w:val="XML1"/>
                </w:pPr>
              </w:pPrChange>
            </w:pPr>
            <w:ins w:id="7580" w:author="aas" w:date="2013-10-14T02:06:00Z">
              <w:del w:id="7581" w:author="Anees Shaikh" w:date="2013-10-19T02:16:00Z">
                <w:r w:rsidDel="00E067A3">
                  <w:delText xml:space="preserve">      &lt;xs:enumeration value="set-field"/&gt;</w:delText>
                </w:r>
              </w:del>
            </w:ins>
          </w:p>
          <w:p w14:paraId="6A7FCDA5" w14:textId="046DD689" w:rsidR="00874469" w:rsidDel="00E067A3" w:rsidRDefault="00874469">
            <w:pPr>
              <w:pStyle w:val="Appx"/>
              <w:rPr>
                <w:ins w:id="7582" w:author="aas" w:date="2013-10-14T02:06:00Z"/>
                <w:del w:id="7583" w:author="Anees Shaikh" w:date="2013-10-19T02:16:00Z"/>
              </w:rPr>
              <w:pPrChange w:id="7584" w:author="Anees Shaikh" w:date="2013-10-19T02:16:00Z">
                <w:pPr>
                  <w:pStyle w:val="XML1"/>
                </w:pPr>
              </w:pPrChange>
            </w:pPr>
            <w:ins w:id="7585" w:author="aas" w:date="2013-10-14T02:06:00Z">
              <w:del w:id="7586" w:author="Anees Shaikh" w:date="2013-10-19T02:16:00Z">
                <w:r w:rsidDel="00E067A3">
                  <w:delText xml:space="preserve">    &lt;/xs:restriction&gt;</w:delText>
                </w:r>
              </w:del>
            </w:ins>
          </w:p>
          <w:p w14:paraId="440116D2" w14:textId="04CBFB33" w:rsidR="00874469" w:rsidDel="00E067A3" w:rsidRDefault="00874469">
            <w:pPr>
              <w:pStyle w:val="Appx"/>
              <w:rPr>
                <w:ins w:id="7587" w:author="aas" w:date="2013-10-14T02:06:00Z"/>
                <w:del w:id="7588" w:author="Anees Shaikh" w:date="2013-10-19T02:16:00Z"/>
              </w:rPr>
              <w:pPrChange w:id="7589" w:author="Anees Shaikh" w:date="2013-10-19T02:16:00Z">
                <w:pPr>
                  <w:pStyle w:val="XML1"/>
                </w:pPr>
              </w:pPrChange>
            </w:pPr>
            <w:ins w:id="7590" w:author="aas" w:date="2013-10-14T02:06:00Z">
              <w:del w:id="7591" w:author="Anees Shaikh" w:date="2013-10-19T02:16:00Z">
                <w:r w:rsidDel="00E067A3">
                  <w:delText xml:space="preserve">  &lt;/xs:simpleType&gt;</w:delText>
                </w:r>
              </w:del>
            </w:ins>
          </w:p>
          <w:p w14:paraId="78D554FF" w14:textId="20707433" w:rsidR="00874469" w:rsidDel="00E067A3" w:rsidRDefault="00874469">
            <w:pPr>
              <w:pStyle w:val="Appx"/>
              <w:rPr>
                <w:ins w:id="7592" w:author="aas" w:date="2013-10-14T02:06:00Z"/>
                <w:del w:id="7593" w:author="Anees Shaikh" w:date="2013-10-19T02:16:00Z"/>
              </w:rPr>
              <w:pPrChange w:id="7594" w:author="Anees Shaikh" w:date="2013-10-19T02:16:00Z">
                <w:pPr>
                  <w:pStyle w:val="XML1"/>
                </w:pPr>
              </w:pPrChange>
            </w:pPr>
            <w:ins w:id="7595" w:author="aas" w:date="2013-10-14T02:06:00Z">
              <w:del w:id="7596"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597" w:author="aas" w:date="2013-10-14T02:06:00Z"/>
                <w:del w:id="7598" w:author="Anees Shaikh" w:date="2013-10-19T02:16:00Z"/>
              </w:rPr>
              <w:pPrChange w:id="7599" w:author="Anees Shaikh" w:date="2013-10-19T02:16:00Z">
                <w:pPr>
                  <w:pStyle w:val="XML1"/>
                </w:pPr>
              </w:pPrChange>
            </w:pPr>
            <w:ins w:id="7600" w:author="aas" w:date="2013-10-14T02:06:00Z">
              <w:del w:id="7601" w:author="Anees Shaikh" w:date="2013-10-19T02:16:00Z">
                <w:r w:rsidDel="00E067A3">
                  <w:delText xml:space="preserve">    &lt;xs:annotation&gt;</w:delText>
                </w:r>
              </w:del>
            </w:ins>
          </w:p>
          <w:p w14:paraId="1EF8B6C1" w14:textId="018F771B" w:rsidR="00874469" w:rsidDel="00E067A3" w:rsidRDefault="00874469">
            <w:pPr>
              <w:pStyle w:val="Appx"/>
              <w:rPr>
                <w:ins w:id="7602" w:author="aas" w:date="2013-10-14T02:06:00Z"/>
                <w:del w:id="7603" w:author="Anees Shaikh" w:date="2013-10-19T02:16:00Z"/>
              </w:rPr>
              <w:pPrChange w:id="7604" w:author="Anees Shaikh" w:date="2013-10-19T02:16:00Z">
                <w:pPr>
                  <w:pStyle w:val="XML1"/>
                </w:pPr>
              </w:pPrChange>
            </w:pPr>
            <w:ins w:id="7605" w:author="aas" w:date="2013-10-14T02:06:00Z">
              <w:del w:id="7606" w:author="Anees Shaikh" w:date="2013-10-19T02:16:00Z">
                <w:r w:rsidDel="00E067A3">
                  <w:delText xml:space="preserve">      &lt;xs:documentation&gt;</w:delText>
                </w:r>
              </w:del>
            </w:ins>
          </w:p>
          <w:p w14:paraId="4687D14C" w14:textId="77D903B9" w:rsidR="00874469" w:rsidDel="00E067A3" w:rsidRDefault="00874469">
            <w:pPr>
              <w:pStyle w:val="Appx"/>
              <w:rPr>
                <w:ins w:id="7607" w:author="aas" w:date="2013-10-14T02:06:00Z"/>
                <w:del w:id="7608" w:author="Anees Shaikh" w:date="2013-10-19T02:16:00Z"/>
              </w:rPr>
              <w:pPrChange w:id="7609" w:author="Anees Shaikh" w:date="2013-10-19T02:16:00Z">
                <w:pPr>
                  <w:pStyle w:val="XML1"/>
                </w:pPr>
              </w:pPrChange>
            </w:pPr>
            <w:ins w:id="7610" w:author="aas" w:date="2013-10-14T02:06:00Z">
              <w:del w:id="7611"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12" w:author="aas" w:date="2013-10-14T02:06:00Z"/>
                <w:del w:id="7613" w:author="Anees Shaikh" w:date="2013-10-19T02:16:00Z"/>
              </w:rPr>
              <w:pPrChange w:id="7614" w:author="Anees Shaikh" w:date="2013-10-19T02:16:00Z">
                <w:pPr>
                  <w:pStyle w:val="XML1"/>
                </w:pPr>
              </w:pPrChange>
            </w:pPr>
            <w:ins w:id="7615" w:author="aas" w:date="2013-10-14T02:06:00Z">
              <w:del w:id="7616"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17" w:author="aas" w:date="2013-10-14T02:06:00Z"/>
                <w:del w:id="7618" w:author="Anees Shaikh" w:date="2013-10-19T02:16:00Z"/>
              </w:rPr>
              <w:pPrChange w:id="7619" w:author="Anees Shaikh" w:date="2013-10-19T02:16:00Z">
                <w:pPr>
                  <w:pStyle w:val="XML1"/>
                </w:pPr>
              </w:pPrChange>
            </w:pPr>
            <w:ins w:id="7620" w:author="aas" w:date="2013-10-14T02:06:00Z">
              <w:del w:id="7621" w:author="Anees Shaikh" w:date="2013-10-19T02:16:00Z">
                <w:r w:rsidDel="00E067A3">
                  <w:delText xml:space="preserve">      &lt;/xs:documentation&gt;</w:delText>
                </w:r>
              </w:del>
            </w:ins>
          </w:p>
          <w:p w14:paraId="7DCD4CE0" w14:textId="08684CA9" w:rsidR="00874469" w:rsidDel="00E067A3" w:rsidRDefault="00874469">
            <w:pPr>
              <w:pStyle w:val="Appx"/>
              <w:rPr>
                <w:ins w:id="7622" w:author="aas" w:date="2013-10-14T02:06:00Z"/>
                <w:del w:id="7623" w:author="Anees Shaikh" w:date="2013-10-19T02:16:00Z"/>
              </w:rPr>
              <w:pPrChange w:id="7624" w:author="Anees Shaikh" w:date="2013-10-19T02:16:00Z">
                <w:pPr>
                  <w:pStyle w:val="XML1"/>
                </w:pPr>
              </w:pPrChange>
            </w:pPr>
            <w:ins w:id="7625" w:author="aas" w:date="2013-10-14T02:06:00Z">
              <w:del w:id="7626" w:author="Anees Shaikh" w:date="2013-10-19T02:16:00Z">
                <w:r w:rsidDel="00E067A3">
                  <w:delText xml:space="preserve">    &lt;/xs:annotation&gt;</w:delText>
                </w:r>
              </w:del>
            </w:ins>
          </w:p>
          <w:p w14:paraId="480B1A05" w14:textId="2451B6F4" w:rsidR="00874469" w:rsidDel="00E067A3" w:rsidRDefault="00874469">
            <w:pPr>
              <w:pStyle w:val="Appx"/>
              <w:rPr>
                <w:ins w:id="7627" w:author="aas" w:date="2013-10-14T02:06:00Z"/>
                <w:del w:id="7628" w:author="Anees Shaikh" w:date="2013-10-19T02:16:00Z"/>
              </w:rPr>
              <w:pPrChange w:id="7629" w:author="Anees Shaikh" w:date="2013-10-19T02:16:00Z">
                <w:pPr>
                  <w:pStyle w:val="XML1"/>
                </w:pPr>
              </w:pPrChange>
            </w:pPr>
          </w:p>
          <w:p w14:paraId="6CF21A57" w14:textId="6DE47406" w:rsidR="00874469" w:rsidDel="00E067A3" w:rsidRDefault="00874469">
            <w:pPr>
              <w:pStyle w:val="Appx"/>
              <w:rPr>
                <w:ins w:id="7630" w:author="aas" w:date="2013-10-14T02:06:00Z"/>
                <w:del w:id="7631" w:author="Anees Shaikh" w:date="2013-10-19T02:16:00Z"/>
              </w:rPr>
              <w:pPrChange w:id="7632" w:author="Anees Shaikh" w:date="2013-10-19T02:16:00Z">
                <w:pPr>
                  <w:pStyle w:val="XML1"/>
                </w:pPr>
              </w:pPrChange>
            </w:pPr>
            <w:ins w:id="7633" w:author="aas" w:date="2013-10-14T02:06:00Z">
              <w:del w:id="7634" w:author="Anees Shaikh" w:date="2013-10-19T02:16:00Z">
                <w:r w:rsidDel="00E067A3">
                  <w:delText xml:space="preserve">    &lt;xs:restriction base="xs:string"&gt;</w:delText>
                </w:r>
              </w:del>
            </w:ins>
          </w:p>
          <w:p w14:paraId="1EE9645C" w14:textId="7043EBA9" w:rsidR="00874469" w:rsidDel="00E067A3" w:rsidRDefault="00874469">
            <w:pPr>
              <w:pStyle w:val="Appx"/>
              <w:rPr>
                <w:ins w:id="7635" w:author="aas" w:date="2013-10-14T02:06:00Z"/>
                <w:del w:id="7636" w:author="Anees Shaikh" w:date="2013-10-19T02:16:00Z"/>
              </w:rPr>
              <w:pPrChange w:id="7637" w:author="Anees Shaikh" w:date="2013-10-19T02:16:00Z">
                <w:pPr>
                  <w:pStyle w:val="XML1"/>
                </w:pPr>
              </w:pPrChange>
            </w:pPr>
            <w:ins w:id="7638" w:author="aas" w:date="2013-10-14T02:06:00Z">
              <w:del w:id="7639" w:author="Anees Shaikh" w:date="2013-10-19T02:16:00Z">
                <w:r w:rsidDel="00E067A3">
                  <w:delText xml:space="preserve">      &lt;xs:enumeration value="apply-actions"/&gt;</w:delText>
                </w:r>
              </w:del>
            </w:ins>
          </w:p>
          <w:p w14:paraId="7ABBCE7F" w14:textId="78B4985E" w:rsidR="00874469" w:rsidDel="00E067A3" w:rsidRDefault="00874469">
            <w:pPr>
              <w:pStyle w:val="Appx"/>
              <w:rPr>
                <w:ins w:id="7640" w:author="aas" w:date="2013-10-14T02:06:00Z"/>
                <w:del w:id="7641" w:author="Anees Shaikh" w:date="2013-10-19T02:16:00Z"/>
              </w:rPr>
              <w:pPrChange w:id="7642" w:author="Anees Shaikh" w:date="2013-10-19T02:16:00Z">
                <w:pPr>
                  <w:pStyle w:val="XML1"/>
                </w:pPr>
              </w:pPrChange>
            </w:pPr>
            <w:ins w:id="7643" w:author="aas" w:date="2013-10-14T02:06:00Z">
              <w:del w:id="7644" w:author="Anees Shaikh" w:date="2013-10-19T02:16:00Z">
                <w:r w:rsidDel="00E067A3">
                  <w:delText xml:space="preserve">      &lt;xs:enumeration value="clear-actions"/&gt;</w:delText>
                </w:r>
              </w:del>
            </w:ins>
          </w:p>
          <w:p w14:paraId="11EDDD5E" w14:textId="7C74D636" w:rsidR="00874469" w:rsidDel="00E067A3" w:rsidRDefault="00874469">
            <w:pPr>
              <w:pStyle w:val="Appx"/>
              <w:rPr>
                <w:ins w:id="7645" w:author="aas" w:date="2013-10-14T02:06:00Z"/>
                <w:del w:id="7646" w:author="Anees Shaikh" w:date="2013-10-19T02:16:00Z"/>
              </w:rPr>
              <w:pPrChange w:id="7647" w:author="Anees Shaikh" w:date="2013-10-19T02:16:00Z">
                <w:pPr>
                  <w:pStyle w:val="XML1"/>
                </w:pPr>
              </w:pPrChange>
            </w:pPr>
            <w:ins w:id="7648" w:author="aas" w:date="2013-10-14T02:06:00Z">
              <w:del w:id="7649" w:author="Anees Shaikh" w:date="2013-10-19T02:16:00Z">
                <w:r w:rsidDel="00E067A3">
                  <w:delText xml:space="preserve">      &lt;xs:enumeration value="write-actions"/&gt;</w:delText>
                </w:r>
              </w:del>
            </w:ins>
          </w:p>
          <w:p w14:paraId="6D52231B" w14:textId="294AE362" w:rsidR="00874469" w:rsidDel="00E067A3" w:rsidRDefault="00874469">
            <w:pPr>
              <w:pStyle w:val="Appx"/>
              <w:rPr>
                <w:ins w:id="7650" w:author="aas" w:date="2013-10-14T02:06:00Z"/>
                <w:del w:id="7651" w:author="Anees Shaikh" w:date="2013-10-19T02:16:00Z"/>
              </w:rPr>
              <w:pPrChange w:id="7652" w:author="Anees Shaikh" w:date="2013-10-19T02:16:00Z">
                <w:pPr>
                  <w:pStyle w:val="XML1"/>
                </w:pPr>
              </w:pPrChange>
            </w:pPr>
            <w:ins w:id="7653" w:author="aas" w:date="2013-10-14T02:06:00Z">
              <w:del w:id="7654" w:author="Anees Shaikh" w:date="2013-10-19T02:16:00Z">
                <w:r w:rsidDel="00E067A3">
                  <w:delText xml:space="preserve">      &lt;xs:enumeration value="write-metadata"/&gt;</w:delText>
                </w:r>
              </w:del>
            </w:ins>
          </w:p>
          <w:p w14:paraId="0319B959" w14:textId="3901F38E" w:rsidR="00874469" w:rsidDel="00E067A3" w:rsidRDefault="00874469">
            <w:pPr>
              <w:pStyle w:val="Appx"/>
              <w:rPr>
                <w:ins w:id="7655" w:author="aas" w:date="2013-10-14T02:06:00Z"/>
                <w:del w:id="7656" w:author="Anees Shaikh" w:date="2013-10-19T02:16:00Z"/>
              </w:rPr>
              <w:pPrChange w:id="7657" w:author="Anees Shaikh" w:date="2013-10-19T02:16:00Z">
                <w:pPr>
                  <w:pStyle w:val="XML1"/>
                </w:pPr>
              </w:pPrChange>
            </w:pPr>
            <w:ins w:id="7658" w:author="aas" w:date="2013-10-14T02:06:00Z">
              <w:del w:id="7659" w:author="Anees Shaikh" w:date="2013-10-19T02:16:00Z">
                <w:r w:rsidDel="00E067A3">
                  <w:delText xml:space="preserve">      &lt;xs:enumeration value="goto-table"/&gt;</w:delText>
                </w:r>
              </w:del>
            </w:ins>
          </w:p>
          <w:p w14:paraId="0CE84C99" w14:textId="1AE956F8" w:rsidR="00874469" w:rsidDel="00E067A3" w:rsidRDefault="00874469">
            <w:pPr>
              <w:pStyle w:val="Appx"/>
              <w:rPr>
                <w:ins w:id="7660" w:author="aas" w:date="2013-10-14T02:06:00Z"/>
                <w:del w:id="7661" w:author="Anees Shaikh" w:date="2013-10-19T02:16:00Z"/>
              </w:rPr>
              <w:pPrChange w:id="7662" w:author="Anees Shaikh" w:date="2013-10-19T02:16:00Z">
                <w:pPr>
                  <w:pStyle w:val="XML1"/>
                </w:pPr>
              </w:pPrChange>
            </w:pPr>
            <w:ins w:id="7663" w:author="aas" w:date="2013-10-14T02:06:00Z">
              <w:del w:id="7664" w:author="Anees Shaikh" w:date="2013-10-19T02:16:00Z">
                <w:r w:rsidDel="00E067A3">
                  <w:delText xml:space="preserve">    &lt;/xs:restriction&gt;</w:delText>
                </w:r>
              </w:del>
            </w:ins>
          </w:p>
          <w:p w14:paraId="46CF4514" w14:textId="04BA2D68" w:rsidR="00874469" w:rsidDel="00E067A3" w:rsidRDefault="00874469">
            <w:pPr>
              <w:pStyle w:val="Appx"/>
              <w:rPr>
                <w:ins w:id="7665" w:author="aas" w:date="2013-10-14T02:06:00Z"/>
                <w:del w:id="7666" w:author="Anees Shaikh" w:date="2013-10-19T02:16:00Z"/>
              </w:rPr>
              <w:pPrChange w:id="7667" w:author="Anees Shaikh" w:date="2013-10-19T02:16:00Z">
                <w:pPr>
                  <w:pStyle w:val="XML1"/>
                </w:pPr>
              </w:pPrChange>
            </w:pPr>
            <w:ins w:id="7668" w:author="aas" w:date="2013-10-14T02:06:00Z">
              <w:del w:id="7669" w:author="Anees Shaikh" w:date="2013-10-19T02:16:00Z">
                <w:r w:rsidDel="00E067A3">
                  <w:delText xml:space="preserve">  &lt;/xs:simpleType&gt;</w:delText>
                </w:r>
              </w:del>
            </w:ins>
          </w:p>
          <w:p w14:paraId="1899E348" w14:textId="756CA2EE" w:rsidR="00874469" w:rsidDel="00E067A3" w:rsidRDefault="00874469">
            <w:pPr>
              <w:pStyle w:val="Appx"/>
              <w:rPr>
                <w:ins w:id="7670" w:author="aas" w:date="2013-10-14T02:06:00Z"/>
                <w:del w:id="7671" w:author="Anees Shaikh" w:date="2013-10-19T02:16:00Z"/>
              </w:rPr>
              <w:pPrChange w:id="7672" w:author="Anees Shaikh" w:date="2013-10-19T02:16:00Z">
                <w:pPr>
                  <w:pStyle w:val="XML1"/>
                </w:pPr>
              </w:pPrChange>
            </w:pPr>
            <w:ins w:id="7673" w:author="aas" w:date="2013-10-14T02:06:00Z">
              <w:del w:id="7674"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675" w:author="aas" w:date="2013-10-14T02:06:00Z"/>
                <w:del w:id="7676" w:author="Anees Shaikh" w:date="2013-10-19T02:16:00Z"/>
              </w:rPr>
              <w:pPrChange w:id="7677" w:author="Anees Shaikh" w:date="2013-10-19T02:16:00Z">
                <w:pPr>
                  <w:pStyle w:val="XML1"/>
                </w:pPr>
              </w:pPrChange>
            </w:pPr>
            <w:ins w:id="7678" w:author="aas" w:date="2013-10-14T02:06:00Z">
              <w:del w:id="7679" w:author="Anees Shaikh" w:date="2013-10-19T02:16:00Z">
                <w:r w:rsidDel="00E067A3">
                  <w:delText xml:space="preserve">    &lt;xs:annotation&gt;</w:delText>
                </w:r>
              </w:del>
            </w:ins>
          </w:p>
          <w:p w14:paraId="38D6C5D6" w14:textId="75A265C8" w:rsidR="00874469" w:rsidDel="00E067A3" w:rsidRDefault="00874469">
            <w:pPr>
              <w:pStyle w:val="Appx"/>
              <w:rPr>
                <w:ins w:id="7680" w:author="aas" w:date="2013-10-14T02:06:00Z"/>
                <w:del w:id="7681" w:author="Anees Shaikh" w:date="2013-10-19T02:16:00Z"/>
              </w:rPr>
              <w:pPrChange w:id="7682" w:author="Anees Shaikh" w:date="2013-10-19T02:16:00Z">
                <w:pPr>
                  <w:pStyle w:val="XML1"/>
                </w:pPr>
              </w:pPrChange>
            </w:pPr>
            <w:ins w:id="7683" w:author="aas" w:date="2013-10-14T02:06:00Z">
              <w:del w:id="7684" w:author="Anees Shaikh" w:date="2013-10-19T02:16:00Z">
                <w:r w:rsidDel="00E067A3">
                  <w:delText xml:space="preserve">      &lt;xs:documentation&gt;</w:delText>
                </w:r>
              </w:del>
            </w:ins>
          </w:p>
          <w:p w14:paraId="227071F2" w14:textId="767B50F0" w:rsidR="00874469" w:rsidDel="00E067A3" w:rsidRDefault="00874469">
            <w:pPr>
              <w:pStyle w:val="Appx"/>
              <w:rPr>
                <w:ins w:id="7685" w:author="aas" w:date="2013-10-14T02:06:00Z"/>
                <w:del w:id="7686" w:author="Anees Shaikh" w:date="2013-10-19T02:16:00Z"/>
              </w:rPr>
              <w:pPrChange w:id="7687" w:author="Anees Shaikh" w:date="2013-10-19T02:16:00Z">
                <w:pPr>
                  <w:pStyle w:val="XML1"/>
                </w:pPr>
              </w:pPrChange>
            </w:pPr>
            <w:ins w:id="7688" w:author="aas" w:date="2013-10-14T02:06:00Z">
              <w:del w:id="7689"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690" w:author="aas" w:date="2013-10-14T02:06:00Z"/>
                <w:del w:id="7691" w:author="Anees Shaikh" w:date="2013-10-19T02:16:00Z"/>
              </w:rPr>
              <w:pPrChange w:id="7692" w:author="Anees Shaikh" w:date="2013-10-19T02:16:00Z">
                <w:pPr>
                  <w:pStyle w:val="XML1"/>
                </w:pPr>
              </w:pPrChange>
            </w:pPr>
            <w:ins w:id="7693" w:author="aas" w:date="2013-10-14T02:06:00Z">
              <w:del w:id="7694" w:author="Anees Shaikh" w:date="2013-10-19T02:16:00Z">
                <w:r w:rsidDel="00E067A3">
                  <w:delText xml:space="preserve">        versions 1.2, 1.3, and 1.3.1.</w:delText>
                </w:r>
              </w:del>
            </w:ins>
          </w:p>
          <w:p w14:paraId="1D3CA264" w14:textId="0279CD2E" w:rsidR="00874469" w:rsidDel="00E067A3" w:rsidRDefault="00874469">
            <w:pPr>
              <w:pStyle w:val="Appx"/>
              <w:rPr>
                <w:ins w:id="7695" w:author="aas" w:date="2013-10-14T02:06:00Z"/>
                <w:del w:id="7696" w:author="Anees Shaikh" w:date="2013-10-19T02:16:00Z"/>
              </w:rPr>
              <w:pPrChange w:id="7697" w:author="Anees Shaikh" w:date="2013-10-19T02:16:00Z">
                <w:pPr>
                  <w:pStyle w:val="XML1"/>
                </w:pPr>
              </w:pPrChange>
            </w:pPr>
            <w:ins w:id="7698" w:author="aas" w:date="2013-10-14T02:06:00Z">
              <w:del w:id="7699" w:author="Anees Shaikh" w:date="2013-10-19T02:16:00Z">
                <w:r w:rsidDel="00E067A3">
                  <w:delText xml:space="preserve">      &lt;/xs:documentation&gt;</w:delText>
                </w:r>
              </w:del>
            </w:ins>
          </w:p>
          <w:p w14:paraId="3A2E95B8" w14:textId="15C11C47" w:rsidR="00874469" w:rsidDel="00E067A3" w:rsidRDefault="00874469">
            <w:pPr>
              <w:pStyle w:val="Appx"/>
              <w:rPr>
                <w:ins w:id="7700" w:author="aas" w:date="2013-10-14T02:06:00Z"/>
                <w:del w:id="7701" w:author="Anees Shaikh" w:date="2013-10-19T02:16:00Z"/>
              </w:rPr>
              <w:pPrChange w:id="7702" w:author="Anees Shaikh" w:date="2013-10-19T02:16:00Z">
                <w:pPr>
                  <w:pStyle w:val="XML1"/>
                </w:pPr>
              </w:pPrChange>
            </w:pPr>
            <w:ins w:id="7703" w:author="aas" w:date="2013-10-14T02:06:00Z">
              <w:del w:id="7704" w:author="Anees Shaikh" w:date="2013-10-19T02:16:00Z">
                <w:r w:rsidDel="00E067A3">
                  <w:delText xml:space="preserve">    &lt;/xs:annotation&gt;</w:delText>
                </w:r>
              </w:del>
            </w:ins>
          </w:p>
          <w:p w14:paraId="283280F2" w14:textId="2C669CF9" w:rsidR="00874469" w:rsidDel="00E067A3" w:rsidRDefault="00874469">
            <w:pPr>
              <w:pStyle w:val="Appx"/>
              <w:rPr>
                <w:ins w:id="7705" w:author="aas" w:date="2013-10-14T02:06:00Z"/>
                <w:del w:id="7706" w:author="Anees Shaikh" w:date="2013-10-19T02:16:00Z"/>
              </w:rPr>
              <w:pPrChange w:id="7707" w:author="Anees Shaikh" w:date="2013-10-19T02:16:00Z">
                <w:pPr>
                  <w:pStyle w:val="XML1"/>
                </w:pPr>
              </w:pPrChange>
            </w:pPr>
          </w:p>
          <w:p w14:paraId="34899A3C" w14:textId="77A0CA61" w:rsidR="00874469" w:rsidDel="00E067A3" w:rsidRDefault="00874469">
            <w:pPr>
              <w:pStyle w:val="Appx"/>
              <w:rPr>
                <w:ins w:id="7708" w:author="aas" w:date="2013-10-14T02:06:00Z"/>
                <w:del w:id="7709" w:author="Anees Shaikh" w:date="2013-10-19T02:16:00Z"/>
              </w:rPr>
              <w:pPrChange w:id="7710" w:author="Anees Shaikh" w:date="2013-10-19T02:16:00Z">
                <w:pPr>
                  <w:pStyle w:val="XML1"/>
                </w:pPr>
              </w:pPrChange>
            </w:pPr>
            <w:ins w:id="7711" w:author="aas" w:date="2013-10-14T02:06:00Z">
              <w:del w:id="7712" w:author="Anees Shaikh" w:date="2013-10-19T02:16:00Z">
                <w:r w:rsidDel="00E067A3">
                  <w:delText xml:space="preserve">    &lt;xs:restriction base="xs:string"&gt;</w:delText>
                </w:r>
              </w:del>
            </w:ins>
          </w:p>
          <w:p w14:paraId="1DEEACDE" w14:textId="6E80E7D7" w:rsidR="00874469" w:rsidDel="00E067A3" w:rsidRDefault="00874469">
            <w:pPr>
              <w:pStyle w:val="Appx"/>
              <w:rPr>
                <w:ins w:id="7713" w:author="aas" w:date="2013-10-14T02:06:00Z"/>
                <w:del w:id="7714" w:author="Anees Shaikh" w:date="2013-10-19T02:16:00Z"/>
              </w:rPr>
              <w:pPrChange w:id="7715" w:author="Anees Shaikh" w:date="2013-10-19T02:16:00Z">
                <w:pPr>
                  <w:pStyle w:val="XML1"/>
                </w:pPr>
              </w:pPrChange>
            </w:pPr>
            <w:ins w:id="7716" w:author="aas" w:date="2013-10-14T02:06:00Z">
              <w:del w:id="7717" w:author="Anees Shaikh" w:date="2013-10-19T02:16:00Z">
                <w:r w:rsidDel="00E067A3">
                  <w:delText xml:space="preserve">      &lt;xs:enumeration value="input-port"/&gt;</w:delText>
                </w:r>
              </w:del>
            </w:ins>
          </w:p>
          <w:p w14:paraId="686A758C" w14:textId="77FDDACA" w:rsidR="00874469" w:rsidDel="00E067A3" w:rsidRDefault="00874469">
            <w:pPr>
              <w:pStyle w:val="Appx"/>
              <w:rPr>
                <w:ins w:id="7718" w:author="aas" w:date="2013-10-14T02:06:00Z"/>
                <w:del w:id="7719" w:author="Anees Shaikh" w:date="2013-10-19T02:16:00Z"/>
              </w:rPr>
              <w:pPrChange w:id="7720" w:author="Anees Shaikh" w:date="2013-10-19T02:16:00Z">
                <w:pPr>
                  <w:pStyle w:val="XML1"/>
                </w:pPr>
              </w:pPrChange>
            </w:pPr>
            <w:ins w:id="7721" w:author="aas" w:date="2013-10-14T02:06:00Z">
              <w:del w:id="7722"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23" w:author="aas" w:date="2013-10-14T02:06:00Z"/>
                <w:del w:id="7724" w:author="Anees Shaikh" w:date="2013-10-19T02:16:00Z"/>
              </w:rPr>
              <w:pPrChange w:id="7725" w:author="Anees Shaikh" w:date="2013-10-19T02:16:00Z">
                <w:pPr>
                  <w:pStyle w:val="XML1"/>
                </w:pPr>
              </w:pPrChange>
            </w:pPr>
            <w:ins w:id="7726" w:author="aas" w:date="2013-10-14T02:06:00Z">
              <w:del w:id="7727" w:author="Anees Shaikh" w:date="2013-10-19T02:16:00Z">
                <w:r w:rsidDel="00E067A3">
                  <w:delText xml:space="preserve">      &lt;xs:enumeration value="metadata"/&gt;</w:delText>
                </w:r>
              </w:del>
            </w:ins>
          </w:p>
          <w:p w14:paraId="5C3F35EC" w14:textId="2859557C" w:rsidR="00874469" w:rsidDel="00E067A3" w:rsidRDefault="00874469">
            <w:pPr>
              <w:pStyle w:val="Appx"/>
              <w:rPr>
                <w:ins w:id="7728" w:author="aas" w:date="2013-10-14T02:06:00Z"/>
                <w:del w:id="7729" w:author="Anees Shaikh" w:date="2013-10-19T02:16:00Z"/>
              </w:rPr>
              <w:pPrChange w:id="7730" w:author="Anees Shaikh" w:date="2013-10-19T02:16:00Z">
                <w:pPr>
                  <w:pStyle w:val="XML1"/>
                </w:pPr>
              </w:pPrChange>
            </w:pPr>
            <w:ins w:id="7731" w:author="aas" w:date="2013-10-14T02:06:00Z">
              <w:del w:id="7732" w:author="Anees Shaikh" w:date="2013-10-19T02:16:00Z">
                <w:r w:rsidDel="00E067A3">
                  <w:delText xml:space="preserve">      &lt;xs:enumeration value="ethernet-dest"/&gt;</w:delText>
                </w:r>
              </w:del>
            </w:ins>
          </w:p>
          <w:p w14:paraId="00047415" w14:textId="0631446D" w:rsidR="00874469" w:rsidDel="00E067A3" w:rsidRDefault="00874469">
            <w:pPr>
              <w:pStyle w:val="Appx"/>
              <w:rPr>
                <w:ins w:id="7733" w:author="aas" w:date="2013-10-14T02:06:00Z"/>
                <w:del w:id="7734" w:author="Anees Shaikh" w:date="2013-10-19T02:16:00Z"/>
              </w:rPr>
              <w:pPrChange w:id="7735" w:author="Anees Shaikh" w:date="2013-10-19T02:16:00Z">
                <w:pPr>
                  <w:pStyle w:val="XML1"/>
                </w:pPr>
              </w:pPrChange>
            </w:pPr>
            <w:ins w:id="7736" w:author="aas" w:date="2013-10-14T02:06:00Z">
              <w:del w:id="7737" w:author="Anees Shaikh" w:date="2013-10-19T02:16:00Z">
                <w:r w:rsidDel="00E067A3">
                  <w:delText xml:space="preserve">      &lt;xs:enumeration value="ethernet-src"/&gt;</w:delText>
                </w:r>
              </w:del>
            </w:ins>
          </w:p>
          <w:p w14:paraId="45E5F8D5" w14:textId="2B1ABCED" w:rsidR="00874469" w:rsidDel="00E067A3" w:rsidRDefault="00874469">
            <w:pPr>
              <w:pStyle w:val="Appx"/>
              <w:rPr>
                <w:ins w:id="7738" w:author="aas" w:date="2013-10-14T02:06:00Z"/>
                <w:del w:id="7739" w:author="Anees Shaikh" w:date="2013-10-19T02:16:00Z"/>
              </w:rPr>
              <w:pPrChange w:id="7740" w:author="Anees Shaikh" w:date="2013-10-19T02:16:00Z">
                <w:pPr>
                  <w:pStyle w:val="XML1"/>
                </w:pPr>
              </w:pPrChange>
            </w:pPr>
            <w:ins w:id="7741" w:author="aas" w:date="2013-10-14T02:06:00Z">
              <w:del w:id="7742"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743" w:author="aas" w:date="2013-10-14T02:06:00Z"/>
                <w:del w:id="7744" w:author="Anees Shaikh" w:date="2013-10-19T02:16:00Z"/>
              </w:rPr>
              <w:pPrChange w:id="7745" w:author="Anees Shaikh" w:date="2013-10-19T02:16:00Z">
                <w:pPr>
                  <w:pStyle w:val="XML1"/>
                </w:pPr>
              </w:pPrChange>
            </w:pPr>
            <w:ins w:id="7746" w:author="aas" w:date="2013-10-14T02:06:00Z">
              <w:del w:id="7747" w:author="Anees Shaikh" w:date="2013-10-19T02:16:00Z">
                <w:r w:rsidDel="00E067A3">
                  <w:delText xml:space="preserve">      &lt;xs:enumeration value="vlan-id"/&gt;</w:delText>
                </w:r>
              </w:del>
            </w:ins>
          </w:p>
          <w:p w14:paraId="53BCB02B" w14:textId="457A2491" w:rsidR="00874469" w:rsidDel="00E067A3" w:rsidRDefault="00874469">
            <w:pPr>
              <w:pStyle w:val="Appx"/>
              <w:rPr>
                <w:ins w:id="7748" w:author="aas" w:date="2013-10-14T02:06:00Z"/>
                <w:del w:id="7749" w:author="Anees Shaikh" w:date="2013-10-19T02:16:00Z"/>
              </w:rPr>
              <w:pPrChange w:id="7750" w:author="Anees Shaikh" w:date="2013-10-19T02:16:00Z">
                <w:pPr>
                  <w:pStyle w:val="XML1"/>
                </w:pPr>
              </w:pPrChange>
            </w:pPr>
            <w:ins w:id="7751" w:author="aas" w:date="2013-10-14T02:06:00Z">
              <w:del w:id="7752" w:author="Anees Shaikh" w:date="2013-10-19T02:16:00Z">
                <w:r w:rsidDel="00E067A3">
                  <w:delText xml:space="preserve">      &lt;xs:enumeration value="vlan-priority"/&gt;</w:delText>
                </w:r>
              </w:del>
            </w:ins>
          </w:p>
          <w:p w14:paraId="08BF31A6" w14:textId="79D9A19E" w:rsidR="00874469" w:rsidDel="00E067A3" w:rsidRDefault="00874469">
            <w:pPr>
              <w:pStyle w:val="Appx"/>
              <w:rPr>
                <w:ins w:id="7753" w:author="aas" w:date="2013-10-14T02:06:00Z"/>
                <w:del w:id="7754" w:author="Anees Shaikh" w:date="2013-10-19T02:16:00Z"/>
              </w:rPr>
              <w:pPrChange w:id="7755" w:author="Anees Shaikh" w:date="2013-10-19T02:16:00Z">
                <w:pPr>
                  <w:pStyle w:val="XML1"/>
                </w:pPr>
              </w:pPrChange>
            </w:pPr>
            <w:ins w:id="7756" w:author="aas" w:date="2013-10-14T02:06:00Z">
              <w:del w:id="7757" w:author="Anees Shaikh" w:date="2013-10-19T02:16:00Z">
                <w:r w:rsidDel="00E067A3">
                  <w:delText xml:space="preserve">      &lt;xs:enumeration value="ip-dscp"/&gt;</w:delText>
                </w:r>
              </w:del>
            </w:ins>
          </w:p>
          <w:p w14:paraId="29E0607B" w14:textId="2D1A2D86" w:rsidR="00874469" w:rsidDel="00E067A3" w:rsidRDefault="00874469">
            <w:pPr>
              <w:pStyle w:val="Appx"/>
              <w:rPr>
                <w:ins w:id="7758" w:author="aas" w:date="2013-10-14T02:06:00Z"/>
                <w:del w:id="7759" w:author="Anees Shaikh" w:date="2013-10-19T02:16:00Z"/>
              </w:rPr>
              <w:pPrChange w:id="7760" w:author="Anees Shaikh" w:date="2013-10-19T02:16:00Z">
                <w:pPr>
                  <w:pStyle w:val="XML1"/>
                </w:pPr>
              </w:pPrChange>
            </w:pPr>
            <w:ins w:id="7761" w:author="aas" w:date="2013-10-14T02:06:00Z">
              <w:del w:id="7762" w:author="Anees Shaikh" w:date="2013-10-19T02:16:00Z">
                <w:r w:rsidDel="00E067A3">
                  <w:delText xml:space="preserve">      &lt;xs:enumeration value="ip-ecn"/&gt;</w:delText>
                </w:r>
              </w:del>
            </w:ins>
          </w:p>
          <w:p w14:paraId="1FE22AD9" w14:textId="605142B9" w:rsidR="00874469" w:rsidDel="00E067A3" w:rsidRDefault="00874469">
            <w:pPr>
              <w:pStyle w:val="Appx"/>
              <w:rPr>
                <w:ins w:id="7763" w:author="aas" w:date="2013-10-14T02:06:00Z"/>
                <w:del w:id="7764" w:author="Anees Shaikh" w:date="2013-10-19T02:16:00Z"/>
              </w:rPr>
              <w:pPrChange w:id="7765" w:author="Anees Shaikh" w:date="2013-10-19T02:16:00Z">
                <w:pPr>
                  <w:pStyle w:val="XML1"/>
                </w:pPr>
              </w:pPrChange>
            </w:pPr>
            <w:ins w:id="7766" w:author="aas" w:date="2013-10-14T02:06:00Z">
              <w:del w:id="7767" w:author="Anees Shaikh" w:date="2013-10-19T02:16:00Z">
                <w:r w:rsidDel="00E067A3">
                  <w:delText xml:space="preserve">      &lt;xs:enumeration value="ip-protocol"/&gt;</w:delText>
                </w:r>
              </w:del>
            </w:ins>
          </w:p>
          <w:p w14:paraId="42928A58" w14:textId="28799344" w:rsidR="00874469" w:rsidDel="00E067A3" w:rsidRDefault="00874469">
            <w:pPr>
              <w:pStyle w:val="Appx"/>
              <w:rPr>
                <w:ins w:id="7768" w:author="aas" w:date="2013-10-14T02:06:00Z"/>
                <w:del w:id="7769" w:author="Anees Shaikh" w:date="2013-10-19T02:16:00Z"/>
              </w:rPr>
              <w:pPrChange w:id="7770" w:author="Anees Shaikh" w:date="2013-10-19T02:16:00Z">
                <w:pPr>
                  <w:pStyle w:val="XML1"/>
                </w:pPr>
              </w:pPrChange>
            </w:pPr>
            <w:ins w:id="7771" w:author="aas" w:date="2013-10-14T02:06:00Z">
              <w:del w:id="7772" w:author="Anees Shaikh" w:date="2013-10-19T02:16:00Z">
                <w:r w:rsidDel="00E067A3">
                  <w:delText xml:space="preserve">      &lt;xs:enumeration value="ipv4-src"/&gt;</w:delText>
                </w:r>
              </w:del>
            </w:ins>
          </w:p>
          <w:p w14:paraId="0AD21EB3" w14:textId="5B136C4C" w:rsidR="00874469" w:rsidDel="00E067A3" w:rsidRDefault="00874469">
            <w:pPr>
              <w:pStyle w:val="Appx"/>
              <w:rPr>
                <w:ins w:id="7773" w:author="aas" w:date="2013-10-14T02:06:00Z"/>
                <w:del w:id="7774" w:author="Anees Shaikh" w:date="2013-10-19T02:16:00Z"/>
              </w:rPr>
              <w:pPrChange w:id="7775" w:author="Anees Shaikh" w:date="2013-10-19T02:16:00Z">
                <w:pPr>
                  <w:pStyle w:val="XML1"/>
                </w:pPr>
              </w:pPrChange>
            </w:pPr>
            <w:ins w:id="7776" w:author="aas" w:date="2013-10-14T02:06:00Z">
              <w:del w:id="7777" w:author="Anees Shaikh" w:date="2013-10-19T02:16:00Z">
                <w:r w:rsidDel="00E067A3">
                  <w:delText xml:space="preserve">      &lt;xs:enumeration value="ipv4-dest"/&gt;</w:delText>
                </w:r>
              </w:del>
            </w:ins>
          </w:p>
          <w:p w14:paraId="39F06C81" w14:textId="79605DA9" w:rsidR="00874469" w:rsidDel="00E067A3" w:rsidRDefault="00874469">
            <w:pPr>
              <w:pStyle w:val="Appx"/>
              <w:rPr>
                <w:ins w:id="7778" w:author="aas" w:date="2013-10-14T02:06:00Z"/>
                <w:del w:id="7779" w:author="Anees Shaikh" w:date="2013-10-19T02:16:00Z"/>
              </w:rPr>
              <w:pPrChange w:id="7780" w:author="Anees Shaikh" w:date="2013-10-19T02:16:00Z">
                <w:pPr>
                  <w:pStyle w:val="XML1"/>
                </w:pPr>
              </w:pPrChange>
            </w:pPr>
            <w:ins w:id="7781" w:author="aas" w:date="2013-10-14T02:06:00Z">
              <w:del w:id="7782" w:author="Anees Shaikh" w:date="2013-10-19T02:16:00Z">
                <w:r w:rsidDel="00E067A3">
                  <w:delText xml:space="preserve">      &lt;xs:enumeration value="tcp-src"/&gt;</w:delText>
                </w:r>
              </w:del>
            </w:ins>
          </w:p>
          <w:p w14:paraId="577F6289" w14:textId="00F61D20" w:rsidR="00874469" w:rsidDel="00E067A3" w:rsidRDefault="00874469">
            <w:pPr>
              <w:pStyle w:val="Appx"/>
              <w:rPr>
                <w:ins w:id="7783" w:author="aas" w:date="2013-10-14T02:06:00Z"/>
                <w:del w:id="7784" w:author="Anees Shaikh" w:date="2013-10-19T02:16:00Z"/>
              </w:rPr>
              <w:pPrChange w:id="7785" w:author="Anees Shaikh" w:date="2013-10-19T02:16:00Z">
                <w:pPr>
                  <w:pStyle w:val="XML1"/>
                </w:pPr>
              </w:pPrChange>
            </w:pPr>
            <w:ins w:id="7786" w:author="aas" w:date="2013-10-14T02:06:00Z">
              <w:del w:id="7787" w:author="Anees Shaikh" w:date="2013-10-19T02:16:00Z">
                <w:r w:rsidDel="00E067A3">
                  <w:delText xml:space="preserve">      &lt;xs:enumeration value="tcp-dest"/&gt;</w:delText>
                </w:r>
              </w:del>
            </w:ins>
          </w:p>
          <w:p w14:paraId="4CF3FB29" w14:textId="7CC80A7F" w:rsidR="00874469" w:rsidDel="00E067A3" w:rsidRDefault="00874469">
            <w:pPr>
              <w:pStyle w:val="Appx"/>
              <w:rPr>
                <w:ins w:id="7788" w:author="aas" w:date="2013-10-14T02:06:00Z"/>
                <w:del w:id="7789" w:author="Anees Shaikh" w:date="2013-10-19T02:16:00Z"/>
              </w:rPr>
              <w:pPrChange w:id="7790" w:author="Anees Shaikh" w:date="2013-10-19T02:16:00Z">
                <w:pPr>
                  <w:pStyle w:val="XML1"/>
                </w:pPr>
              </w:pPrChange>
            </w:pPr>
            <w:ins w:id="7791" w:author="aas" w:date="2013-10-14T02:06:00Z">
              <w:del w:id="7792" w:author="Anees Shaikh" w:date="2013-10-19T02:16:00Z">
                <w:r w:rsidDel="00E067A3">
                  <w:delText xml:space="preserve">      &lt;xs:enumeration value="udp-src"/&gt;</w:delText>
                </w:r>
              </w:del>
            </w:ins>
          </w:p>
          <w:p w14:paraId="46F7221F" w14:textId="21479AFB" w:rsidR="00874469" w:rsidDel="00E067A3" w:rsidRDefault="00874469">
            <w:pPr>
              <w:pStyle w:val="Appx"/>
              <w:rPr>
                <w:ins w:id="7793" w:author="aas" w:date="2013-10-14T02:06:00Z"/>
                <w:del w:id="7794" w:author="Anees Shaikh" w:date="2013-10-19T02:16:00Z"/>
              </w:rPr>
              <w:pPrChange w:id="7795" w:author="Anees Shaikh" w:date="2013-10-19T02:16:00Z">
                <w:pPr>
                  <w:pStyle w:val="XML1"/>
                </w:pPr>
              </w:pPrChange>
            </w:pPr>
            <w:ins w:id="7796" w:author="aas" w:date="2013-10-14T02:06:00Z">
              <w:del w:id="7797" w:author="Anees Shaikh" w:date="2013-10-19T02:16:00Z">
                <w:r w:rsidDel="00E067A3">
                  <w:delText xml:space="preserve">      &lt;xs:enumeration value="udp-dest"/&gt;</w:delText>
                </w:r>
              </w:del>
            </w:ins>
          </w:p>
          <w:p w14:paraId="11E4CB04" w14:textId="53116354" w:rsidR="00874469" w:rsidDel="00E067A3" w:rsidRDefault="00874469">
            <w:pPr>
              <w:pStyle w:val="Appx"/>
              <w:rPr>
                <w:ins w:id="7798" w:author="aas" w:date="2013-10-14T02:06:00Z"/>
                <w:del w:id="7799" w:author="Anees Shaikh" w:date="2013-10-19T02:16:00Z"/>
              </w:rPr>
              <w:pPrChange w:id="7800" w:author="Anees Shaikh" w:date="2013-10-19T02:16:00Z">
                <w:pPr>
                  <w:pStyle w:val="XML1"/>
                </w:pPr>
              </w:pPrChange>
            </w:pPr>
            <w:ins w:id="7801" w:author="aas" w:date="2013-10-14T02:06:00Z">
              <w:del w:id="7802" w:author="Anees Shaikh" w:date="2013-10-19T02:16:00Z">
                <w:r w:rsidDel="00E067A3">
                  <w:delText xml:space="preserve">      &lt;xs:enumeration value="sctp-src"/&gt;</w:delText>
                </w:r>
              </w:del>
            </w:ins>
          </w:p>
          <w:p w14:paraId="114D246F" w14:textId="5D1C66AE" w:rsidR="00874469" w:rsidDel="00E067A3" w:rsidRDefault="00874469">
            <w:pPr>
              <w:pStyle w:val="Appx"/>
              <w:rPr>
                <w:ins w:id="7803" w:author="aas" w:date="2013-10-14T02:06:00Z"/>
                <w:del w:id="7804" w:author="Anees Shaikh" w:date="2013-10-19T02:16:00Z"/>
              </w:rPr>
              <w:pPrChange w:id="7805" w:author="Anees Shaikh" w:date="2013-10-19T02:16:00Z">
                <w:pPr>
                  <w:pStyle w:val="XML1"/>
                </w:pPr>
              </w:pPrChange>
            </w:pPr>
            <w:ins w:id="7806" w:author="aas" w:date="2013-10-14T02:06:00Z">
              <w:del w:id="7807" w:author="Anees Shaikh" w:date="2013-10-19T02:16:00Z">
                <w:r w:rsidDel="00E067A3">
                  <w:delText xml:space="preserve">      &lt;xs:enumeration value="sctp-dest"/&gt;</w:delText>
                </w:r>
              </w:del>
            </w:ins>
          </w:p>
          <w:p w14:paraId="577B70D8" w14:textId="6CDB294E" w:rsidR="00874469" w:rsidDel="00E067A3" w:rsidRDefault="00874469">
            <w:pPr>
              <w:pStyle w:val="Appx"/>
              <w:rPr>
                <w:ins w:id="7808" w:author="aas" w:date="2013-10-14T02:06:00Z"/>
                <w:del w:id="7809" w:author="Anees Shaikh" w:date="2013-10-19T02:16:00Z"/>
              </w:rPr>
              <w:pPrChange w:id="7810" w:author="Anees Shaikh" w:date="2013-10-19T02:16:00Z">
                <w:pPr>
                  <w:pStyle w:val="XML1"/>
                </w:pPr>
              </w:pPrChange>
            </w:pPr>
            <w:ins w:id="7811" w:author="aas" w:date="2013-10-14T02:06:00Z">
              <w:del w:id="7812" w:author="Anees Shaikh" w:date="2013-10-19T02:16:00Z">
                <w:r w:rsidDel="00E067A3">
                  <w:delText xml:space="preserve">      &lt;xs:enumeration value="icmpv4-type"/&gt;</w:delText>
                </w:r>
              </w:del>
            </w:ins>
          </w:p>
          <w:p w14:paraId="35A4E2FD" w14:textId="2ECC868E" w:rsidR="00874469" w:rsidDel="00E067A3" w:rsidRDefault="00874469">
            <w:pPr>
              <w:pStyle w:val="Appx"/>
              <w:rPr>
                <w:ins w:id="7813" w:author="aas" w:date="2013-10-14T02:06:00Z"/>
                <w:del w:id="7814" w:author="Anees Shaikh" w:date="2013-10-19T02:16:00Z"/>
              </w:rPr>
              <w:pPrChange w:id="7815" w:author="Anees Shaikh" w:date="2013-10-19T02:16:00Z">
                <w:pPr>
                  <w:pStyle w:val="XML1"/>
                </w:pPr>
              </w:pPrChange>
            </w:pPr>
            <w:ins w:id="7816" w:author="aas" w:date="2013-10-14T02:06:00Z">
              <w:del w:id="7817" w:author="Anees Shaikh" w:date="2013-10-19T02:16:00Z">
                <w:r w:rsidDel="00E067A3">
                  <w:delText xml:space="preserve">      &lt;xs:enumeration value="icmpv4-code"/&gt;</w:delText>
                </w:r>
              </w:del>
            </w:ins>
          </w:p>
          <w:p w14:paraId="11A4D98E" w14:textId="7752BABE" w:rsidR="00874469" w:rsidDel="00E067A3" w:rsidRDefault="00874469">
            <w:pPr>
              <w:pStyle w:val="Appx"/>
              <w:rPr>
                <w:ins w:id="7818" w:author="aas" w:date="2013-10-14T02:06:00Z"/>
                <w:del w:id="7819" w:author="Anees Shaikh" w:date="2013-10-19T02:16:00Z"/>
              </w:rPr>
              <w:pPrChange w:id="7820" w:author="Anees Shaikh" w:date="2013-10-19T02:16:00Z">
                <w:pPr>
                  <w:pStyle w:val="XML1"/>
                </w:pPr>
              </w:pPrChange>
            </w:pPr>
            <w:ins w:id="7821" w:author="aas" w:date="2013-10-14T02:06:00Z">
              <w:del w:id="7822" w:author="Anees Shaikh" w:date="2013-10-19T02:16:00Z">
                <w:r w:rsidDel="00E067A3">
                  <w:delText xml:space="preserve">      &lt;xs:enumeration value="arp-op"/&gt;</w:delText>
                </w:r>
              </w:del>
            </w:ins>
          </w:p>
          <w:p w14:paraId="7C3AE7A9" w14:textId="3BD2FDF7" w:rsidR="00874469" w:rsidDel="00E067A3" w:rsidRDefault="00874469">
            <w:pPr>
              <w:pStyle w:val="Appx"/>
              <w:rPr>
                <w:ins w:id="7823" w:author="aas" w:date="2013-10-14T02:06:00Z"/>
                <w:del w:id="7824" w:author="Anees Shaikh" w:date="2013-10-19T02:16:00Z"/>
              </w:rPr>
              <w:pPrChange w:id="7825" w:author="Anees Shaikh" w:date="2013-10-19T02:16:00Z">
                <w:pPr>
                  <w:pStyle w:val="XML1"/>
                </w:pPr>
              </w:pPrChange>
            </w:pPr>
            <w:ins w:id="7826" w:author="aas" w:date="2013-10-14T02:06:00Z">
              <w:del w:id="7827"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28" w:author="aas" w:date="2013-10-14T02:06:00Z"/>
                <w:del w:id="7829" w:author="Anees Shaikh" w:date="2013-10-19T02:16:00Z"/>
              </w:rPr>
              <w:pPrChange w:id="7830" w:author="Anees Shaikh" w:date="2013-10-19T02:16:00Z">
                <w:pPr>
                  <w:pStyle w:val="XML1"/>
                </w:pPr>
              </w:pPrChange>
            </w:pPr>
            <w:ins w:id="7831" w:author="aas" w:date="2013-10-14T02:06:00Z">
              <w:del w:id="7832"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33" w:author="aas" w:date="2013-10-14T02:06:00Z"/>
                <w:del w:id="7834" w:author="Anees Shaikh" w:date="2013-10-19T02:16:00Z"/>
              </w:rPr>
              <w:pPrChange w:id="7835" w:author="Anees Shaikh" w:date="2013-10-19T02:16:00Z">
                <w:pPr>
                  <w:pStyle w:val="XML1"/>
                </w:pPr>
              </w:pPrChange>
            </w:pPr>
            <w:ins w:id="7836" w:author="aas" w:date="2013-10-14T02:06:00Z">
              <w:del w:id="7837"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838" w:author="aas" w:date="2013-10-14T02:06:00Z"/>
                <w:del w:id="7839" w:author="Anees Shaikh" w:date="2013-10-19T02:16:00Z"/>
              </w:rPr>
              <w:pPrChange w:id="7840" w:author="Anees Shaikh" w:date="2013-10-19T02:16:00Z">
                <w:pPr>
                  <w:pStyle w:val="XML1"/>
                </w:pPr>
              </w:pPrChange>
            </w:pPr>
            <w:ins w:id="7841" w:author="aas" w:date="2013-10-14T02:06:00Z">
              <w:del w:id="7842"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843" w:author="aas" w:date="2013-10-14T02:06:00Z"/>
                <w:del w:id="7844" w:author="Anees Shaikh" w:date="2013-10-19T02:16:00Z"/>
              </w:rPr>
              <w:pPrChange w:id="7845" w:author="Anees Shaikh" w:date="2013-10-19T02:16:00Z">
                <w:pPr>
                  <w:pStyle w:val="XML1"/>
                </w:pPr>
              </w:pPrChange>
            </w:pPr>
            <w:ins w:id="7846" w:author="aas" w:date="2013-10-14T02:06:00Z">
              <w:del w:id="7847" w:author="Anees Shaikh" w:date="2013-10-19T02:16:00Z">
                <w:r w:rsidDel="00E067A3">
                  <w:delText xml:space="preserve">      &lt;xs:enumeration value="ipv6-src"/&gt;</w:delText>
                </w:r>
              </w:del>
            </w:ins>
          </w:p>
          <w:p w14:paraId="12E16172" w14:textId="0123EB63" w:rsidR="00874469" w:rsidDel="00E067A3" w:rsidRDefault="00874469">
            <w:pPr>
              <w:pStyle w:val="Appx"/>
              <w:rPr>
                <w:ins w:id="7848" w:author="aas" w:date="2013-10-14T02:06:00Z"/>
                <w:del w:id="7849" w:author="Anees Shaikh" w:date="2013-10-19T02:16:00Z"/>
              </w:rPr>
              <w:pPrChange w:id="7850" w:author="Anees Shaikh" w:date="2013-10-19T02:16:00Z">
                <w:pPr>
                  <w:pStyle w:val="XML1"/>
                </w:pPr>
              </w:pPrChange>
            </w:pPr>
            <w:ins w:id="7851" w:author="aas" w:date="2013-10-14T02:06:00Z">
              <w:del w:id="7852" w:author="Anees Shaikh" w:date="2013-10-19T02:16:00Z">
                <w:r w:rsidDel="00E067A3">
                  <w:delText xml:space="preserve">      &lt;xs:enumeration value="ipv6-dest"/&gt;</w:delText>
                </w:r>
              </w:del>
            </w:ins>
          </w:p>
          <w:p w14:paraId="6B640909" w14:textId="5A09F015" w:rsidR="00874469" w:rsidDel="00E067A3" w:rsidRDefault="00874469">
            <w:pPr>
              <w:pStyle w:val="Appx"/>
              <w:rPr>
                <w:ins w:id="7853" w:author="aas" w:date="2013-10-14T02:06:00Z"/>
                <w:del w:id="7854" w:author="Anees Shaikh" w:date="2013-10-19T02:16:00Z"/>
              </w:rPr>
              <w:pPrChange w:id="7855" w:author="Anees Shaikh" w:date="2013-10-19T02:16:00Z">
                <w:pPr>
                  <w:pStyle w:val="XML1"/>
                </w:pPr>
              </w:pPrChange>
            </w:pPr>
            <w:ins w:id="7856" w:author="aas" w:date="2013-10-14T02:06:00Z">
              <w:del w:id="7857" w:author="Anees Shaikh" w:date="2013-10-19T02:16:00Z">
                <w:r w:rsidDel="00E067A3">
                  <w:delText xml:space="preserve">      &lt;xs:enumeration value="ipv6-flow-label"/&gt;</w:delText>
                </w:r>
              </w:del>
            </w:ins>
          </w:p>
          <w:p w14:paraId="77BB8811" w14:textId="4A4C3B88" w:rsidR="00874469" w:rsidDel="00E067A3" w:rsidRDefault="00874469">
            <w:pPr>
              <w:pStyle w:val="Appx"/>
              <w:rPr>
                <w:ins w:id="7858" w:author="aas" w:date="2013-10-14T02:06:00Z"/>
                <w:del w:id="7859" w:author="Anees Shaikh" w:date="2013-10-19T02:16:00Z"/>
              </w:rPr>
              <w:pPrChange w:id="7860" w:author="Anees Shaikh" w:date="2013-10-19T02:16:00Z">
                <w:pPr>
                  <w:pStyle w:val="XML1"/>
                </w:pPr>
              </w:pPrChange>
            </w:pPr>
            <w:ins w:id="7861" w:author="aas" w:date="2013-10-14T02:06:00Z">
              <w:del w:id="7862" w:author="Anees Shaikh" w:date="2013-10-19T02:16:00Z">
                <w:r w:rsidDel="00E067A3">
                  <w:delText xml:space="preserve">      &lt;xs:enumeration value="icmpv6-type"/&gt;</w:delText>
                </w:r>
              </w:del>
            </w:ins>
          </w:p>
          <w:p w14:paraId="705FE04B" w14:textId="0939CEB5" w:rsidR="00874469" w:rsidDel="00E067A3" w:rsidRDefault="00874469">
            <w:pPr>
              <w:pStyle w:val="Appx"/>
              <w:rPr>
                <w:ins w:id="7863" w:author="aas" w:date="2013-10-14T02:06:00Z"/>
                <w:del w:id="7864" w:author="Anees Shaikh" w:date="2013-10-19T02:16:00Z"/>
              </w:rPr>
              <w:pPrChange w:id="7865" w:author="Anees Shaikh" w:date="2013-10-19T02:16:00Z">
                <w:pPr>
                  <w:pStyle w:val="XML1"/>
                </w:pPr>
              </w:pPrChange>
            </w:pPr>
            <w:ins w:id="7866" w:author="aas" w:date="2013-10-14T02:06:00Z">
              <w:del w:id="7867" w:author="Anees Shaikh" w:date="2013-10-19T02:16:00Z">
                <w:r w:rsidDel="00E067A3">
                  <w:delText xml:space="preserve">      &lt;xs:enumeration value="icmpv6-code"/&gt;</w:delText>
                </w:r>
              </w:del>
            </w:ins>
          </w:p>
          <w:p w14:paraId="292CA1A5" w14:textId="09BBA2DD" w:rsidR="00874469" w:rsidDel="00E067A3" w:rsidRDefault="00874469">
            <w:pPr>
              <w:pStyle w:val="Appx"/>
              <w:rPr>
                <w:ins w:id="7868" w:author="aas" w:date="2013-10-14T02:06:00Z"/>
                <w:del w:id="7869" w:author="Anees Shaikh" w:date="2013-10-19T02:16:00Z"/>
              </w:rPr>
              <w:pPrChange w:id="7870" w:author="Anees Shaikh" w:date="2013-10-19T02:16:00Z">
                <w:pPr>
                  <w:pStyle w:val="XML1"/>
                </w:pPr>
              </w:pPrChange>
            </w:pPr>
            <w:ins w:id="7871" w:author="aas" w:date="2013-10-14T02:06:00Z">
              <w:del w:id="7872" w:author="Anees Shaikh" w:date="2013-10-19T02:16:00Z">
                <w:r w:rsidDel="00E067A3">
                  <w:delText xml:space="preserve">      &lt;xs:enumeration value="ipv6-nd-target"/&gt;</w:delText>
                </w:r>
              </w:del>
            </w:ins>
          </w:p>
          <w:p w14:paraId="30420F48" w14:textId="7E63B918" w:rsidR="00874469" w:rsidDel="00E067A3" w:rsidRDefault="00874469">
            <w:pPr>
              <w:pStyle w:val="Appx"/>
              <w:rPr>
                <w:ins w:id="7873" w:author="aas" w:date="2013-10-14T02:06:00Z"/>
                <w:del w:id="7874" w:author="Anees Shaikh" w:date="2013-10-19T02:16:00Z"/>
              </w:rPr>
              <w:pPrChange w:id="7875" w:author="Anees Shaikh" w:date="2013-10-19T02:16:00Z">
                <w:pPr>
                  <w:pStyle w:val="XML1"/>
                </w:pPr>
              </w:pPrChange>
            </w:pPr>
            <w:ins w:id="7876" w:author="aas" w:date="2013-10-14T02:06:00Z">
              <w:del w:id="7877"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878" w:author="aas" w:date="2013-10-14T02:06:00Z"/>
                <w:del w:id="7879" w:author="Anees Shaikh" w:date="2013-10-19T02:16:00Z"/>
              </w:rPr>
              <w:pPrChange w:id="7880" w:author="Anees Shaikh" w:date="2013-10-19T02:16:00Z">
                <w:pPr>
                  <w:pStyle w:val="XML1"/>
                </w:pPr>
              </w:pPrChange>
            </w:pPr>
            <w:ins w:id="7881" w:author="aas" w:date="2013-10-14T02:06:00Z">
              <w:del w:id="7882"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883" w:author="aas" w:date="2013-10-14T02:06:00Z"/>
                <w:del w:id="7884" w:author="Anees Shaikh" w:date="2013-10-19T02:16:00Z"/>
              </w:rPr>
              <w:pPrChange w:id="7885" w:author="Anees Shaikh" w:date="2013-10-19T02:16:00Z">
                <w:pPr>
                  <w:pStyle w:val="XML1"/>
                </w:pPr>
              </w:pPrChange>
            </w:pPr>
            <w:ins w:id="7886" w:author="aas" w:date="2013-10-14T02:06:00Z">
              <w:del w:id="7887" w:author="Anees Shaikh" w:date="2013-10-19T02:16:00Z">
                <w:r w:rsidDel="00E067A3">
                  <w:delText xml:space="preserve">      &lt;xs:enumeration value="mpls-label"/&gt;</w:delText>
                </w:r>
              </w:del>
            </w:ins>
          </w:p>
          <w:p w14:paraId="57758B86" w14:textId="2784BD95" w:rsidR="00874469" w:rsidDel="00E067A3" w:rsidRDefault="00874469">
            <w:pPr>
              <w:pStyle w:val="Appx"/>
              <w:rPr>
                <w:ins w:id="7888" w:author="aas" w:date="2013-10-14T02:06:00Z"/>
                <w:del w:id="7889" w:author="Anees Shaikh" w:date="2013-10-19T02:16:00Z"/>
              </w:rPr>
              <w:pPrChange w:id="7890" w:author="Anees Shaikh" w:date="2013-10-19T02:16:00Z">
                <w:pPr>
                  <w:pStyle w:val="XML1"/>
                </w:pPr>
              </w:pPrChange>
            </w:pPr>
            <w:ins w:id="7891" w:author="aas" w:date="2013-10-14T02:06:00Z">
              <w:del w:id="7892" w:author="Anees Shaikh" w:date="2013-10-19T02:16:00Z">
                <w:r w:rsidDel="00E067A3">
                  <w:delText xml:space="preserve">      &lt;xs:enumeration value="mpls-tc"/&gt;</w:delText>
                </w:r>
              </w:del>
            </w:ins>
          </w:p>
          <w:p w14:paraId="53768678" w14:textId="2A69B1E1" w:rsidR="00874469" w:rsidDel="00E067A3" w:rsidRDefault="00874469">
            <w:pPr>
              <w:pStyle w:val="Appx"/>
              <w:rPr>
                <w:ins w:id="7893" w:author="aas" w:date="2013-10-14T02:06:00Z"/>
                <w:del w:id="7894" w:author="Anees Shaikh" w:date="2013-10-19T02:16:00Z"/>
              </w:rPr>
              <w:pPrChange w:id="7895" w:author="Anees Shaikh" w:date="2013-10-19T02:16:00Z">
                <w:pPr>
                  <w:pStyle w:val="XML1"/>
                </w:pPr>
              </w:pPrChange>
            </w:pPr>
            <w:ins w:id="7896" w:author="aas" w:date="2013-10-14T02:06:00Z">
              <w:del w:id="7897" w:author="Anees Shaikh" w:date="2013-10-19T02:16:00Z">
                <w:r w:rsidDel="00E067A3">
                  <w:delText xml:space="preserve">    &lt;/xs:restriction&gt;</w:delText>
                </w:r>
              </w:del>
            </w:ins>
          </w:p>
          <w:p w14:paraId="05118DED" w14:textId="33D9D9C8" w:rsidR="00874469" w:rsidDel="00E067A3" w:rsidRDefault="00874469">
            <w:pPr>
              <w:pStyle w:val="Appx"/>
              <w:rPr>
                <w:ins w:id="7898" w:author="aas" w:date="2013-10-14T02:06:00Z"/>
                <w:del w:id="7899" w:author="Anees Shaikh" w:date="2013-10-19T02:16:00Z"/>
              </w:rPr>
              <w:pPrChange w:id="7900" w:author="Anees Shaikh" w:date="2013-10-19T02:16:00Z">
                <w:pPr>
                  <w:pStyle w:val="XML1"/>
                </w:pPr>
              </w:pPrChange>
            </w:pPr>
            <w:ins w:id="7901" w:author="aas" w:date="2013-10-14T02:06:00Z">
              <w:del w:id="7902" w:author="Anees Shaikh" w:date="2013-10-19T02:16:00Z">
                <w:r w:rsidDel="00E067A3">
                  <w:delText xml:space="preserve">  &lt;/xs:simpleType&gt;</w:delText>
                </w:r>
              </w:del>
            </w:ins>
          </w:p>
          <w:p w14:paraId="0D7E78E5" w14:textId="4784ADB7" w:rsidR="00874469" w:rsidDel="00E067A3" w:rsidRDefault="00874469">
            <w:pPr>
              <w:pStyle w:val="Appx"/>
              <w:rPr>
                <w:ins w:id="7903" w:author="aas" w:date="2013-10-14T02:06:00Z"/>
                <w:del w:id="7904" w:author="Anees Shaikh" w:date="2013-10-19T02:16:00Z"/>
              </w:rPr>
              <w:pPrChange w:id="7905" w:author="Anees Shaikh" w:date="2013-10-19T02:16:00Z">
                <w:pPr>
                  <w:pStyle w:val="XML1"/>
                </w:pPr>
              </w:pPrChange>
            </w:pPr>
            <w:ins w:id="7906" w:author="aas" w:date="2013-10-14T02:06:00Z">
              <w:del w:id="7907" w:author="Anees Shaikh" w:date="2013-10-19T02:16:00Z">
                <w:r w:rsidDel="00E067A3">
                  <w:delText xml:space="preserve">  &lt;xs:simpleType name="hex-binary"&gt;</w:delText>
                </w:r>
              </w:del>
            </w:ins>
          </w:p>
          <w:p w14:paraId="47F09AB8" w14:textId="48091A13" w:rsidR="00874469" w:rsidDel="00E067A3" w:rsidRDefault="00874469">
            <w:pPr>
              <w:pStyle w:val="Appx"/>
              <w:rPr>
                <w:ins w:id="7908" w:author="aas" w:date="2013-10-14T02:06:00Z"/>
                <w:del w:id="7909" w:author="Anees Shaikh" w:date="2013-10-19T02:16:00Z"/>
              </w:rPr>
              <w:pPrChange w:id="7910" w:author="Anees Shaikh" w:date="2013-10-19T02:16:00Z">
                <w:pPr>
                  <w:pStyle w:val="XML1"/>
                </w:pPr>
              </w:pPrChange>
            </w:pPr>
            <w:ins w:id="7911" w:author="aas" w:date="2013-10-14T02:06:00Z">
              <w:del w:id="7912" w:author="Anees Shaikh" w:date="2013-10-19T02:16:00Z">
                <w:r w:rsidDel="00E067A3">
                  <w:delText xml:space="preserve">    &lt;xs:annotation&gt;</w:delText>
                </w:r>
              </w:del>
            </w:ins>
          </w:p>
          <w:p w14:paraId="746C6127" w14:textId="203A2784" w:rsidR="00874469" w:rsidDel="00E067A3" w:rsidRDefault="00874469">
            <w:pPr>
              <w:pStyle w:val="Appx"/>
              <w:rPr>
                <w:ins w:id="7913" w:author="aas" w:date="2013-10-14T02:06:00Z"/>
                <w:del w:id="7914" w:author="Anees Shaikh" w:date="2013-10-19T02:16:00Z"/>
              </w:rPr>
              <w:pPrChange w:id="7915" w:author="Anees Shaikh" w:date="2013-10-19T02:16:00Z">
                <w:pPr>
                  <w:pStyle w:val="XML1"/>
                </w:pPr>
              </w:pPrChange>
            </w:pPr>
            <w:ins w:id="7916" w:author="aas" w:date="2013-10-14T02:06:00Z">
              <w:del w:id="7917" w:author="Anees Shaikh" w:date="2013-10-19T02:16:00Z">
                <w:r w:rsidDel="00E067A3">
                  <w:delText xml:space="preserve">      &lt;xs:documentation&gt;</w:delText>
                </w:r>
              </w:del>
            </w:ins>
          </w:p>
          <w:p w14:paraId="7CD80CFA" w14:textId="720AB9E8" w:rsidR="00874469" w:rsidDel="00E067A3" w:rsidRDefault="00874469">
            <w:pPr>
              <w:pStyle w:val="Appx"/>
              <w:rPr>
                <w:ins w:id="7918" w:author="aas" w:date="2013-10-14T02:06:00Z"/>
                <w:del w:id="7919" w:author="Anees Shaikh" w:date="2013-10-19T02:16:00Z"/>
              </w:rPr>
              <w:pPrChange w:id="7920" w:author="Anees Shaikh" w:date="2013-10-19T02:16:00Z">
                <w:pPr>
                  <w:pStyle w:val="XML1"/>
                </w:pPr>
              </w:pPrChange>
            </w:pPr>
            <w:ins w:id="7921" w:author="aas" w:date="2013-10-14T02:06:00Z">
              <w:del w:id="7922" w:author="Anees Shaikh" w:date="2013-10-19T02:16:00Z">
                <w:r w:rsidDel="00E067A3">
                  <w:delText xml:space="preserve">        Hex binary encoded string</w:delText>
                </w:r>
              </w:del>
            </w:ins>
          </w:p>
          <w:p w14:paraId="0776BDBF" w14:textId="208AFA03" w:rsidR="00874469" w:rsidDel="00E067A3" w:rsidRDefault="00874469">
            <w:pPr>
              <w:pStyle w:val="Appx"/>
              <w:rPr>
                <w:ins w:id="7923" w:author="aas" w:date="2013-10-14T02:06:00Z"/>
                <w:del w:id="7924" w:author="Anees Shaikh" w:date="2013-10-19T02:16:00Z"/>
              </w:rPr>
              <w:pPrChange w:id="7925" w:author="Anees Shaikh" w:date="2013-10-19T02:16:00Z">
                <w:pPr>
                  <w:pStyle w:val="XML1"/>
                </w:pPr>
              </w:pPrChange>
            </w:pPr>
            <w:ins w:id="7926" w:author="aas" w:date="2013-10-14T02:06:00Z">
              <w:del w:id="7927" w:author="Anees Shaikh" w:date="2013-10-19T02:16:00Z">
                <w:r w:rsidDel="00E067A3">
                  <w:delText xml:space="preserve">      &lt;/xs:documentation&gt;</w:delText>
                </w:r>
              </w:del>
            </w:ins>
          </w:p>
          <w:p w14:paraId="715A03A7" w14:textId="0EA5FAF7" w:rsidR="00874469" w:rsidDel="00E067A3" w:rsidRDefault="00874469">
            <w:pPr>
              <w:pStyle w:val="Appx"/>
              <w:rPr>
                <w:ins w:id="7928" w:author="aas" w:date="2013-10-14T02:06:00Z"/>
                <w:del w:id="7929" w:author="Anees Shaikh" w:date="2013-10-19T02:16:00Z"/>
              </w:rPr>
              <w:pPrChange w:id="7930" w:author="Anees Shaikh" w:date="2013-10-19T02:16:00Z">
                <w:pPr>
                  <w:pStyle w:val="XML1"/>
                </w:pPr>
              </w:pPrChange>
            </w:pPr>
            <w:ins w:id="7931" w:author="aas" w:date="2013-10-14T02:06:00Z">
              <w:del w:id="7932" w:author="Anees Shaikh" w:date="2013-10-19T02:16:00Z">
                <w:r w:rsidDel="00E067A3">
                  <w:delText xml:space="preserve">    &lt;/xs:annotation&gt;</w:delText>
                </w:r>
              </w:del>
            </w:ins>
          </w:p>
          <w:p w14:paraId="254B1182" w14:textId="1099A036" w:rsidR="00874469" w:rsidDel="00E067A3" w:rsidRDefault="00874469">
            <w:pPr>
              <w:pStyle w:val="Appx"/>
              <w:rPr>
                <w:ins w:id="7933" w:author="aas" w:date="2013-10-14T02:06:00Z"/>
                <w:del w:id="7934" w:author="Anees Shaikh" w:date="2013-10-19T02:16:00Z"/>
              </w:rPr>
              <w:pPrChange w:id="7935" w:author="Anees Shaikh" w:date="2013-10-19T02:16:00Z">
                <w:pPr>
                  <w:pStyle w:val="XML1"/>
                </w:pPr>
              </w:pPrChange>
            </w:pPr>
          </w:p>
          <w:p w14:paraId="4BEB7B2C" w14:textId="5EA964EB" w:rsidR="00874469" w:rsidDel="00E067A3" w:rsidRDefault="00874469">
            <w:pPr>
              <w:pStyle w:val="Appx"/>
              <w:rPr>
                <w:ins w:id="7936" w:author="aas" w:date="2013-10-14T02:06:00Z"/>
                <w:del w:id="7937" w:author="Anees Shaikh" w:date="2013-10-19T02:16:00Z"/>
              </w:rPr>
              <w:pPrChange w:id="7938" w:author="Anees Shaikh" w:date="2013-10-19T02:16:00Z">
                <w:pPr>
                  <w:pStyle w:val="XML1"/>
                </w:pPr>
              </w:pPrChange>
            </w:pPr>
            <w:ins w:id="7939" w:author="aas" w:date="2013-10-14T02:06:00Z">
              <w:del w:id="7940" w:author="Anees Shaikh" w:date="2013-10-19T02:16:00Z">
                <w:r w:rsidDel="00E067A3">
                  <w:delText xml:space="preserve">    &lt;xs:restriction base="xs:base64Binary"&gt;</w:delText>
                </w:r>
              </w:del>
            </w:ins>
          </w:p>
          <w:p w14:paraId="23E123BF" w14:textId="23917FE3" w:rsidR="00874469" w:rsidDel="00E067A3" w:rsidRDefault="00874469">
            <w:pPr>
              <w:pStyle w:val="Appx"/>
              <w:rPr>
                <w:ins w:id="7941" w:author="aas" w:date="2013-10-14T02:06:00Z"/>
                <w:del w:id="7942" w:author="Anees Shaikh" w:date="2013-10-19T02:16:00Z"/>
              </w:rPr>
              <w:pPrChange w:id="7943" w:author="Anees Shaikh" w:date="2013-10-19T02:16:00Z">
                <w:pPr>
                  <w:pStyle w:val="XML1"/>
                </w:pPr>
              </w:pPrChange>
            </w:pPr>
            <w:ins w:id="7944" w:author="aas" w:date="2013-10-14T02:06:00Z">
              <w:del w:id="7945" w:author="Anees Shaikh" w:date="2013-10-19T02:16:00Z">
                <w:r w:rsidDel="00E067A3">
                  <w:delText xml:space="preserve">    &lt;/xs:restriction&gt;</w:delText>
                </w:r>
              </w:del>
            </w:ins>
          </w:p>
          <w:p w14:paraId="0F252B49" w14:textId="1FE3EC40" w:rsidR="00874469" w:rsidDel="00E067A3" w:rsidRDefault="00874469">
            <w:pPr>
              <w:pStyle w:val="Appx"/>
              <w:rPr>
                <w:ins w:id="7946" w:author="aas" w:date="2013-10-14T02:06:00Z"/>
                <w:del w:id="7947" w:author="Anees Shaikh" w:date="2013-10-19T02:16:00Z"/>
              </w:rPr>
              <w:pPrChange w:id="7948" w:author="Anees Shaikh" w:date="2013-10-19T02:16:00Z">
                <w:pPr>
                  <w:pStyle w:val="XML1"/>
                </w:pPr>
              </w:pPrChange>
            </w:pPr>
            <w:ins w:id="7949" w:author="aas" w:date="2013-10-14T02:06:00Z">
              <w:del w:id="7950" w:author="Anees Shaikh" w:date="2013-10-19T02:16:00Z">
                <w:r w:rsidDel="00E067A3">
                  <w:delText xml:space="preserve">  &lt;/xs:simpleType&gt;</w:delText>
                </w:r>
              </w:del>
            </w:ins>
          </w:p>
          <w:p w14:paraId="1FFA3B48" w14:textId="05EB235A" w:rsidR="00874469" w:rsidDel="00E067A3" w:rsidRDefault="00874469">
            <w:pPr>
              <w:pStyle w:val="Appx"/>
              <w:rPr>
                <w:ins w:id="7951" w:author="aas" w:date="2013-10-14T02:06:00Z"/>
                <w:del w:id="7952" w:author="Anees Shaikh" w:date="2013-10-19T02:16:00Z"/>
              </w:rPr>
              <w:pPrChange w:id="7953" w:author="Anees Shaikh" w:date="2013-10-19T02:16:00Z">
                <w:pPr>
                  <w:pStyle w:val="XML1"/>
                </w:pPr>
              </w:pPrChange>
            </w:pPr>
          </w:p>
          <w:p w14:paraId="5DC0EFA1" w14:textId="28B7EDD7" w:rsidR="00874469" w:rsidDel="00E067A3" w:rsidRDefault="00874469">
            <w:pPr>
              <w:pStyle w:val="Appx"/>
              <w:rPr>
                <w:ins w:id="7954" w:author="aas" w:date="2013-10-14T02:06:00Z"/>
                <w:del w:id="7955" w:author="Anees Shaikh" w:date="2013-10-19T02:16:00Z"/>
              </w:rPr>
              <w:pPrChange w:id="7956" w:author="Anees Shaikh" w:date="2013-10-19T02:16:00Z">
                <w:pPr>
                  <w:pStyle w:val="XML1"/>
                </w:pPr>
              </w:pPrChange>
            </w:pPr>
            <w:ins w:id="7957" w:author="aas" w:date="2013-10-14T02:06:00Z">
              <w:del w:id="7958" w:author="Anees Shaikh" w:date="2013-10-19T02:16:00Z">
                <w:r w:rsidDel="00E067A3">
                  <w:delText xml:space="preserve">  &lt;xs:element name="capable-switch"&gt;</w:delText>
                </w:r>
              </w:del>
            </w:ins>
          </w:p>
          <w:p w14:paraId="4DB5CF5A" w14:textId="332C2926" w:rsidR="00874469" w:rsidDel="00E067A3" w:rsidRDefault="00874469">
            <w:pPr>
              <w:pStyle w:val="Appx"/>
              <w:rPr>
                <w:ins w:id="7959" w:author="aas" w:date="2013-10-14T02:06:00Z"/>
                <w:del w:id="7960" w:author="Anees Shaikh" w:date="2013-10-19T02:16:00Z"/>
              </w:rPr>
              <w:pPrChange w:id="7961" w:author="Anees Shaikh" w:date="2013-10-19T02:16:00Z">
                <w:pPr>
                  <w:pStyle w:val="XML1"/>
                </w:pPr>
              </w:pPrChange>
            </w:pPr>
            <w:ins w:id="7962" w:author="aas" w:date="2013-10-14T02:06:00Z">
              <w:del w:id="7963" w:author="Anees Shaikh" w:date="2013-10-19T02:16:00Z">
                <w:r w:rsidDel="00E067A3">
                  <w:delText xml:space="preserve">    &lt;xs:annotation&gt;</w:delText>
                </w:r>
              </w:del>
            </w:ins>
          </w:p>
          <w:p w14:paraId="52E07DB2" w14:textId="40335AB1" w:rsidR="00874469" w:rsidDel="00E067A3" w:rsidRDefault="00874469">
            <w:pPr>
              <w:pStyle w:val="Appx"/>
              <w:rPr>
                <w:ins w:id="7964" w:author="aas" w:date="2013-10-14T02:06:00Z"/>
                <w:del w:id="7965" w:author="Anees Shaikh" w:date="2013-10-19T02:16:00Z"/>
              </w:rPr>
              <w:pPrChange w:id="7966" w:author="Anees Shaikh" w:date="2013-10-19T02:16:00Z">
                <w:pPr>
                  <w:pStyle w:val="XML1"/>
                </w:pPr>
              </w:pPrChange>
            </w:pPr>
            <w:ins w:id="7967" w:author="aas" w:date="2013-10-14T02:06:00Z">
              <w:del w:id="7968" w:author="Anees Shaikh" w:date="2013-10-19T02:16:00Z">
                <w:r w:rsidDel="00E067A3">
                  <w:delText xml:space="preserve">      &lt;xs:documentation&gt;</w:delText>
                </w:r>
              </w:del>
            </w:ins>
          </w:p>
          <w:p w14:paraId="0942F2E1" w14:textId="0D2B0182" w:rsidR="00874469" w:rsidDel="00E067A3" w:rsidRDefault="00874469">
            <w:pPr>
              <w:pStyle w:val="Appx"/>
              <w:rPr>
                <w:ins w:id="7969" w:author="aas" w:date="2013-10-14T02:06:00Z"/>
                <w:del w:id="7970" w:author="Anees Shaikh" w:date="2013-10-19T02:16:00Z"/>
              </w:rPr>
              <w:pPrChange w:id="7971" w:author="Anees Shaikh" w:date="2013-10-19T02:16:00Z">
                <w:pPr>
                  <w:pStyle w:val="XML1"/>
                </w:pPr>
              </w:pPrChange>
            </w:pPr>
            <w:ins w:id="7972" w:author="aas" w:date="2013-10-14T02:06:00Z">
              <w:del w:id="7973"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7974" w:author="aas" w:date="2013-10-14T02:06:00Z"/>
                <w:del w:id="7975" w:author="Anees Shaikh" w:date="2013-10-19T02:16:00Z"/>
              </w:rPr>
              <w:pPrChange w:id="7976" w:author="Anees Shaikh" w:date="2013-10-19T02:16:00Z">
                <w:pPr>
                  <w:pStyle w:val="XML1"/>
                </w:pPr>
              </w:pPrChange>
            </w:pPr>
            <w:ins w:id="7977" w:author="aas" w:date="2013-10-14T02:06:00Z">
              <w:del w:id="7978"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7979" w:author="aas" w:date="2013-10-14T02:06:00Z"/>
                <w:del w:id="7980" w:author="Anees Shaikh" w:date="2013-10-19T02:16:00Z"/>
              </w:rPr>
              <w:pPrChange w:id="7981" w:author="Anees Shaikh" w:date="2013-10-19T02:16:00Z">
                <w:pPr>
                  <w:pStyle w:val="XML1"/>
                </w:pPr>
              </w:pPrChange>
            </w:pPr>
            <w:ins w:id="7982" w:author="aas" w:date="2013-10-14T02:06:00Z">
              <w:del w:id="7983"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7984" w:author="aas" w:date="2013-10-14T02:06:00Z"/>
                <w:del w:id="7985" w:author="Anees Shaikh" w:date="2013-10-19T02:16:00Z"/>
              </w:rPr>
              <w:pPrChange w:id="7986" w:author="Anees Shaikh" w:date="2013-10-19T02:16:00Z">
                <w:pPr>
                  <w:pStyle w:val="XML1"/>
                </w:pPr>
              </w:pPrChange>
            </w:pPr>
            <w:ins w:id="7987" w:author="aas" w:date="2013-10-14T02:06:00Z">
              <w:del w:id="7988" w:author="Anees Shaikh" w:date="2013-10-19T02:16:00Z">
                <w:r w:rsidDel="00E067A3">
                  <w:delText xml:space="preserve">        OpenFlow Configuration Points.</w:delText>
                </w:r>
              </w:del>
            </w:ins>
          </w:p>
          <w:p w14:paraId="113C999F" w14:textId="5F582B1A" w:rsidR="00874469" w:rsidDel="00E067A3" w:rsidRDefault="00874469">
            <w:pPr>
              <w:pStyle w:val="Appx"/>
              <w:rPr>
                <w:ins w:id="7989" w:author="aas" w:date="2013-10-14T02:06:00Z"/>
                <w:del w:id="7990" w:author="Anees Shaikh" w:date="2013-10-19T02:16:00Z"/>
              </w:rPr>
              <w:pPrChange w:id="7991" w:author="Anees Shaikh" w:date="2013-10-19T02:16:00Z">
                <w:pPr>
                  <w:pStyle w:val="XML1"/>
                </w:pPr>
              </w:pPrChange>
            </w:pPr>
            <w:ins w:id="7992" w:author="aas" w:date="2013-10-14T02:06:00Z">
              <w:del w:id="7993" w:author="Anees Shaikh" w:date="2013-10-19T02:16:00Z">
                <w:r w:rsidDel="00E067A3">
                  <w:delText xml:space="preserve">      &lt;/xs:documentation&gt;</w:delText>
                </w:r>
              </w:del>
            </w:ins>
          </w:p>
          <w:p w14:paraId="5CDE2E38" w14:textId="547A6B79" w:rsidR="00874469" w:rsidDel="00E067A3" w:rsidRDefault="00874469">
            <w:pPr>
              <w:pStyle w:val="Appx"/>
              <w:rPr>
                <w:ins w:id="7994" w:author="aas" w:date="2013-10-14T02:06:00Z"/>
                <w:del w:id="7995" w:author="Anees Shaikh" w:date="2013-10-19T02:16:00Z"/>
              </w:rPr>
              <w:pPrChange w:id="7996" w:author="Anees Shaikh" w:date="2013-10-19T02:16:00Z">
                <w:pPr>
                  <w:pStyle w:val="XML1"/>
                </w:pPr>
              </w:pPrChange>
            </w:pPr>
            <w:ins w:id="7997" w:author="aas" w:date="2013-10-14T02:06:00Z">
              <w:del w:id="7998" w:author="Anees Shaikh" w:date="2013-10-19T02:16:00Z">
                <w:r w:rsidDel="00E067A3">
                  <w:delText xml:space="preserve">    &lt;/xs:annotation&gt;</w:delText>
                </w:r>
              </w:del>
            </w:ins>
          </w:p>
          <w:p w14:paraId="52A002CB" w14:textId="7779D16D" w:rsidR="00874469" w:rsidDel="00E067A3" w:rsidRDefault="00874469">
            <w:pPr>
              <w:pStyle w:val="Appx"/>
              <w:rPr>
                <w:ins w:id="7999" w:author="aas" w:date="2013-10-14T02:06:00Z"/>
                <w:del w:id="8000" w:author="Anees Shaikh" w:date="2013-10-19T02:16:00Z"/>
              </w:rPr>
              <w:pPrChange w:id="8001" w:author="Anees Shaikh" w:date="2013-10-19T02:16:00Z">
                <w:pPr>
                  <w:pStyle w:val="XML1"/>
                </w:pPr>
              </w:pPrChange>
            </w:pPr>
            <w:ins w:id="8002" w:author="aas" w:date="2013-10-14T02:06:00Z">
              <w:del w:id="8003" w:author="Anees Shaikh" w:date="2013-10-19T02:16:00Z">
                <w:r w:rsidDel="00E067A3">
                  <w:delText xml:space="preserve">    &lt;xs:complexType&gt;</w:delText>
                </w:r>
              </w:del>
            </w:ins>
          </w:p>
          <w:p w14:paraId="5F980787" w14:textId="176445F3" w:rsidR="00874469" w:rsidDel="00E067A3" w:rsidRDefault="00874469">
            <w:pPr>
              <w:pStyle w:val="Appx"/>
              <w:rPr>
                <w:ins w:id="8004" w:author="aas" w:date="2013-10-14T02:06:00Z"/>
                <w:del w:id="8005" w:author="Anees Shaikh" w:date="2013-10-19T02:16:00Z"/>
              </w:rPr>
              <w:pPrChange w:id="8006" w:author="Anees Shaikh" w:date="2013-10-19T02:16:00Z">
                <w:pPr>
                  <w:pStyle w:val="XML1"/>
                </w:pPr>
              </w:pPrChange>
            </w:pPr>
            <w:ins w:id="8007" w:author="aas" w:date="2013-10-14T02:06:00Z">
              <w:del w:id="8008" w:author="Anees Shaikh" w:date="2013-10-19T02:16:00Z">
                <w:r w:rsidDel="00E067A3">
                  <w:delText xml:space="preserve">      &lt;xs:sequence&gt;</w:delText>
                </w:r>
              </w:del>
            </w:ins>
          </w:p>
          <w:p w14:paraId="6665A174" w14:textId="2861981C" w:rsidR="00874469" w:rsidDel="00E067A3" w:rsidRDefault="00874469">
            <w:pPr>
              <w:pStyle w:val="Appx"/>
              <w:rPr>
                <w:ins w:id="8009" w:author="aas" w:date="2013-10-14T02:06:00Z"/>
                <w:del w:id="8010" w:author="Anees Shaikh" w:date="2013-10-19T02:16:00Z"/>
              </w:rPr>
              <w:pPrChange w:id="8011" w:author="Anees Shaikh" w:date="2013-10-19T02:16:00Z">
                <w:pPr>
                  <w:pStyle w:val="XML1"/>
                </w:pPr>
              </w:pPrChange>
            </w:pPr>
            <w:ins w:id="8012" w:author="aas" w:date="2013-10-14T02:06:00Z">
              <w:del w:id="8013" w:author="Anees Shaikh" w:date="2013-10-19T02:16:00Z">
                <w:r w:rsidDel="00E067A3">
                  <w:delText xml:space="preserve">        &lt;xs:element name="id"  type="xs:string"&gt;</w:delText>
                </w:r>
              </w:del>
            </w:ins>
          </w:p>
          <w:p w14:paraId="63EFD00E" w14:textId="43154403" w:rsidR="00874469" w:rsidDel="00E067A3" w:rsidRDefault="00874469">
            <w:pPr>
              <w:pStyle w:val="Appx"/>
              <w:rPr>
                <w:ins w:id="8014" w:author="aas" w:date="2013-10-14T02:06:00Z"/>
                <w:del w:id="8015" w:author="Anees Shaikh" w:date="2013-10-19T02:16:00Z"/>
              </w:rPr>
              <w:pPrChange w:id="8016" w:author="Anees Shaikh" w:date="2013-10-19T02:16:00Z">
                <w:pPr>
                  <w:pStyle w:val="XML1"/>
                </w:pPr>
              </w:pPrChange>
            </w:pPr>
            <w:ins w:id="8017" w:author="aas" w:date="2013-10-14T02:06:00Z">
              <w:del w:id="8018" w:author="Anees Shaikh" w:date="2013-10-19T02:16:00Z">
                <w:r w:rsidDel="00E067A3">
                  <w:delText xml:space="preserve">          &lt;xs:annotation&gt;</w:delText>
                </w:r>
              </w:del>
            </w:ins>
          </w:p>
          <w:p w14:paraId="020D9F07" w14:textId="21DEF8C4" w:rsidR="00874469" w:rsidDel="00E067A3" w:rsidRDefault="00874469">
            <w:pPr>
              <w:pStyle w:val="Appx"/>
              <w:rPr>
                <w:ins w:id="8019" w:author="aas" w:date="2013-10-14T02:06:00Z"/>
                <w:del w:id="8020" w:author="Anees Shaikh" w:date="2013-10-19T02:16:00Z"/>
              </w:rPr>
              <w:pPrChange w:id="8021" w:author="Anees Shaikh" w:date="2013-10-19T02:16:00Z">
                <w:pPr>
                  <w:pStyle w:val="XML1"/>
                </w:pPr>
              </w:pPrChange>
            </w:pPr>
            <w:ins w:id="8022" w:author="aas" w:date="2013-10-14T02:06:00Z">
              <w:del w:id="8023" w:author="Anees Shaikh" w:date="2013-10-19T02:16:00Z">
                <w:r w:rsidDel="00E067A3">
                  <w:delText xml:space="preserve">            &lt;xs:documentation&gt;</w:delText>
                </w:r>
              </w:del>
            </w:ins>
          </w:p>
          <w:p w14:paraId="5F9A7F45" w14:textId="01FA2A3C" w:rsidR="00874469" w:rsidDel="00E067A3" w:rsidRDefault="00874469">
            <w:pPr>
              <w:pStyle w:val="Appx"/>
              <w:rPr>
                <w:ins w:id="8024" w:author="aas" w:date="2013-10-14T02:06:00Z"/>
                <w:del w:id="8025" w:author="Anees Shaikh" w:date="2013-10-19T02:16:00Z"/>
              </w:rPr>
              <w:pPrChange w:id="8026" w:author="Anees Shaikh" w:date="2013-10-19T02:16:00Z">
                <w:pPr>
                  <w:pStyle w:val="XML1"/>
                </w:pPr>
              </w:pPrChange>
            </w:pPr>
            <w:ins w:id="8027" w:author="aas" w:date="2013-10-14T02:06:00Z">
              <w:del w:id="8028"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29" w:author="aas" w:date="2013-10-14T02:06:00Z"/>
                <w:del w:id="8030" w:author="Anees Shaikh" w:date="2013-10-19T02:16:00Z"/>
              </w:rPr>
              <w:pPrChange w:id="8031" w:author="Anees Shaikh" w:date="2013-10-19T02:16:00Z">
                <w:pPr>
                  <w:pStyle w:val="XML1"/>
                </w:pPr>
              </w:pPrChange>
            </w:pPr>
            <w:ins w:id="8032" w:author="aas" w:date="2013-10-14T02:06:00Z">
              <w:del w:id="8033"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34" w:author="aas" w:date="2013-10-14T02:06:00Z"/>
                <w:del w:id="8035" w:author="Anees Shaikh" w:date="2013-10-19T02:16:00Z"/>
              </w:rPr>
              <w:pPrChange w:id="8036" w:author="Anees Shaikh" w:date="2013-10-19T02:16:00Z">
                <w:pPr>
                  <w:pStyle w:val="XML1"/>
                </w:pPr>
              </w:pPrChange>
            </w:pPr>
            <w:ins w:id="8037" w:author="aas" w:date="2013-10-14T02:06:00Z">
              <w:del w:id="8038"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039" w:author="aas" w:date="2013-10-14T02:06:00Z"/>
                <w:del w:id="8040" w:author="Anees Shaikh" w:date="2013-10-19T02:16:00Z"/>
              </w:rPr>
              <w:pPrChange w:id="8041" w:author="Anees Shaikh" w:date="2013-10-19T02:16:00Z">
                <w:pPr>
                  <w:pStyle w:val="XML1"/>
                </w:pPr>
              </w:pPrChange>
            </w:pPr>
            <w:ins w:id="8042" w:author="aas" w:date="2013-10-14T02:06:00Z">
              <w:del w:id="8043" w:author="Anees Shaikh" w:date="2013-10-19T02:16:00Z">
                <w:r w:rsidDel="00E067A3">
                  <w:delText xml:space="preserve">                     the OpenFlow Capable Switch.</w:delText>
                </w:r>
              </w:del>
            </w:ins>
          </w:p>
          <w:p w14:paraId="265734C4" w14:textId="259CAB16" w:rsidR="00874469" w:rsidDel="00E067A3" w:rsidRDefault="00874469">
            <w:pPr>
              <w:pStyle w:val="Appx"/>
              <w:rPr>
                <w:ins w:id="8044" w:author="aas" w:date="2013-10-14T02:06:00Z"/>
                <w:del w:id="8045" w:author="Anees Shaikh" w:date="2013-10-19T02:16:00Z"/>
              </w:rPr>
              <w:pPrChange w:id="8046" w:author="Anees Shaikh" w:date="2013-10-19T02:16:00Z">
                <w:pPr>
                  <w:pStyle w:val="XML1"/>
                </w:pPr>
              </w:pPrChange>
            </w:pPr>
            <w:ins w:id="8047" w:author="aas" w:date="2013-10-14T02:06:00Z">
              <w:del w:id="8048" w:author="Anees Shaikh" w:date="2013-10-19T02:16:00Z">
                <w:r w:rsidDel="00E067A3">
                  <w:delText xml:space="preserve">            &lt;/xs:documentation&gt;</w:delText>
                </w:r>
              </w:del>
            </w:ins>
          </w:p>
          <w:p w14:paraId="7A90098F" w14:textId="065C4090" w:rsidR="00874469" w:rsidDel="00E067A3" w:rsidRDefault="00874469">
            <w:pPr>
              <w:pStyle w:val="Appx"/>
              <w:rPr>
                <w:ins w:id="8049" w:author="aas" w:date="2013-10-14T02:06:00Z"/>
                <w:del w:id="8050" w:author="Anees Shaikh" w:date="2013-10-19T02:16:00Z"/>
              </w:rPr>
              <w:pPrChange w:id="8051" w:author="Anees Shaikh" w:date="2013-10-19T02:16:00Z">
                <w:pPr>
                  <w:pStyle w:val="XML1"/>
                </w:pPr>
              </w:pPrChange>
            </w:pPr>
            <w:ins w:id="8052" w:author="aas" w:date="2013-10-14T02:06:00Z">
              <w:del w:id="8053" w:author="Anees Shaikh" w:date="2013-10-19T02:16:00Z">
                <w:r w:rsidDel="00E067A3">
                  <w:delText xml:space="preserve">          &lt;/xs:annotation&gt;</w:delText>
                </w:r>
              </w:del>
            </w:ins>
          </w:p>
          <w:p w14:paraId="02CBB94D" w14:textId="1C25986D" w:rsidR="00874469" w:rsidDel="00E067A3" w:rsidRDefault="00874469">
            <w:pPr>
              <w:pStyle w:val="Appx"/>
              <w:rPr>
                <w:ins w:id="8054" w:author="aas" w:date="2013-10-14T02:06:00Z"/>
                <w:del w:id="8055" w:author="Anees Shaikh" w:date="2013-10-19T02:16:00Z"/>
              </w:rPr>
              <w:pPrChange w:id="8056" w:author="Anees Shaikh" w:date="2013-10-19T02:16:00Z">
                <w:pPr>
                  <w:pStyle w:val="XML1"/>
                </w:pPr>
              </w:pPrChange>
            </w:pPr>
            <w:ins w:id="8057" w:author="aas" w:date="2013-10-14T02:06:00Z">
              <w:del w:id="8058" w:author="Anees Shaikh" w:date="2013-10-19T02:16:00Z">
                <w:r w:rsidDel="00E067A3">
                  <w:delText xml:space="preserve">        &lt;/xs:element&gt;</w:delText>
                </w:r>
              </w:del>
            </w:ins>
          </w:p>
          <w:p w14:paraId="5C90664F" w14:textId="07522035" w:rsidR="00874469" w:rsidDel="00E067A3" w:rsidRDefault="00874469">
            <w:pPr>
              <w:pStyle w:val="Appx"/>
              <w:rPr>
                <w:ins w:id="8059" w:author="aas" w:date="2013-10-14T02:06:00Z"/>
                <w:del w:id="8060" w:author="Anees Shaikh" w:date="2013-10-19T02:16:00Z"/>
              </w:rPr>
              <w:pPrChange w:id="8061" w:author="Anees Shaikh" w:date="2013-10-19T02:16:00Z">
                <w:pPr>
                  <w:pStyle w:val="XML1"/>
                </w:pPr>
              </w:pPrChange>
            </w:pPr>
            <w:ins w:id="8062" w:author="aas" w:date="2013-10-14T02:06:00Z">
              <w:del w:id="8063"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064" w:author="aas" w:date="2013-10-14T02:06:00Z"/>
                <w:del w:id="8065" w:author="Anees Shaikh" w:date="2013-10-19T02:16:00Z"/>
              </w:rPr>
              <w:pPrChange w:id="8066" w:author="Anees Shaikh" w:date="2013-10-19T02:16:00Z">
                <w:pPr>
                  <w:pStyle w:val="XML1"/>
                </w:pPr>
              </w:pPrChange>
            </w:pPr>
            <w:ins w:id="8067" w:author="aas" w:date="2013-10-14T02:06:00Z">
              <w:del w:id="8068" w:author="Anees Shaikh" w:date="2013-10-19T02:16:00Z">
                <w:r w:rsidDel="00E067A3">
                  <w:delText xml:space="preserve">          &lt;xs:annotation&gt;</w:delText>
                </w:r>
              </w:del>
            </w:ins>
          </w:p>
          <w:p w14:paraId="01FB64E3" w14:textId="42553487" w:rsidR="00874469" w:rsidDel="00E067A3" w:rsidRDefault="00874469">
            <w:pPr>
              <w:pStyle w:val="Appx"/>
              <w:rPr>
                <w:ins w:id="8069" w:author="aas" w:date="2013-10-14T02:06:00Z"/>
                <w:del w:id="8070" w:author="Anees Shaikh" w:date="2013-10-19T02:16:00Z"/>
              </w:rPr>
              <w:pPrChange w:id="8071" w:author="Anees Shaikh" w:date="2013-10-19T02:16:00Z">
                <w:pPr>
                  <w:pStyle w:val="XML1"/>
                </w:pPr>
              </w:pPrChange>
            </w:pPr>
            <w:ins w:id="8072" w:author="aas" w:date="2013-10-14T02:06:00Z">
              <w:del w:id="8073" w:author="Anees Shaikh" w:date="2013-10-19T02:16:00Z">
                <w:r w:rsidDel="00E067A3">
                  <w:delText xml:space="preserve">            &lt;xs:documentation&gt;</w:delText>
                </w:r>
              </w:del>
            </w:ins>
          </w:p>
          <w:p w14:paraId="245A074C" w14:textId="59CD0851" w:rsidR="00874469" w:rsidDel="00E067A3" w:rsidRDefault="00874469">
            <w:pPr>
              <w:pStyle w:val="Appx"/>
              <w:rPr>
                <w:ins w:id="8074" w:author="aas" w:date="2013-10-14T02:06:00Z"/>
                <w:del w:id="8075" w:author="Anees Shaikh" w:date="2013-10-19T02:16:00Z"/>
              </w:rPr>
              <w:pPrChange w:id="8076" w:author="Anees Shaikh" w:date="2013-10-19T02:16:00Z">
                <w:pPr>
                  <w:pStyle w:val="XML1"/>
                </w:pPr>
              </w:pPrChange>
            </w:pPr>
            <w:ins w:id="8077" w:author="aas" w:date="2013-10-14T02:06:00Z">
              <w:del w:id="8078"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079" w:author="aas" w:date="2013-10-14T02:06:00Z"/>
                <w:del w:id="8080" w:author="Anees Shaikh" w:date="2013-10-19T02:16:00Z"/>
              </w:rPr>
              <w:pPrChange w:id="8081" w:author="Anees Shaikh" w:date="2013-10-19T02:16:00Z">
                <w:pPr>
                  <w:pStyle w:val="XML1"/>
                </w:pPr>
              </w:pPrChange>
            </w:pPr>
            <w:ins w:id="8082" w:author="aas" w:date="2013-10-14T02:06:00Z">
              <w:del w:id="8083"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084" w:author="aas" w:date="2013-10-14T02:06:00Z"/>
                <w:del w:id="8085" w:author="Anees Shaikh" w:date="2013-10-19T02:16:00Z"/>
              </w:rPr>
              <w:pPrChange w:id="8086" w:author="Anees Shaikh" w:date="2013-10-19T02:16:00Z">
                <w:pPr>
                  <w:pStyle w:val="XML1"/>
                </w:pPr>
              </w:pPrChange>
            </w:pPr>
            <w:ins w:id="8087" w:author="aas" w:date="2013-10-14T02:06:00Z">
              <w:del w:id="8088"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089" w:author="aas" w:date="2013-10-14T02:06:00Z"/>
                <w:del w:id="8090" w:author="Anees Shaikh" w:date="2013-10-19T02:16:00Z"/>
              </w:rPr>
              <w:pPrChange w:id="8091" w:author="Anees Shaikh" w:date="2013-10-19T02:16:00Z">
                <w:pPr>
                  <w:pStyle w:val="XML1"/>
                </w:pPr>
              </w:pPrChange>
            </w:pPr>
          </w:p>
          <w:p w14:paraId="3AC2D902" w14:textId="54CA43F6" w:rsidR="00874469" w:rsidDel="00E067A3" w:rsidRDefault="00874469">
            <w:pPr>
              <w:pStyle w:val="Appx"/>
              <w:rPr>
                <w:ins w:id="8092" w:author="aas" w:date="2013-10-14T02:06:00Z"/>
                <w:del w:id="8093" w:author="Anees Shaikh" w:date="2013-10-19T02:16:00Z"/>
              </w:rPr>
              <w:pPrChange w:id="8094" w:author="Anees Shaikh" w:date="2013-10-19T02:16:00Z">
                <w:pPr>
                  <w:pStyle w:val="XML1"/>
                </w:pPr>
              </w:pPrChange>
            </w:pPr>
            <w:ins w:id="8095" w:author="aas" w:date="2013-10-14T02:06:00Z">
              <w:del w:id="8096"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097" w:author="aas" w:date="2013-10-14T02:06:00Z"/>
                <w:del w:id="8098" w:author="Anees Shaikh" w:date="2013-10-19T02:16:00Z"/>
              </w:rPr>
              <w:pPrChange w:id="8099" w:author="Anees Shaikh" w:date="2013-10-19T02:16:00Z">
                <w:pPr>
                  <w:pStyle w:val="XML1"/>
                </w:pPr>
              </w:pPrChange>
            </w:pPr>
            <w:ins w:id="8100" w:author="aas" w:date="2013-10-14T02:06:00Z">
              <w:del w:id="8101"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02" w:author="aas" w:date="2013-10-14T02:06:00Z"/>
                <w:del w:id="8103" w:author="Anees Shaikh" w:date="2013-10-19T02:16:00Z"/>
              </w:rPr>
              <w:pPrChange w:id="8104" w:author="Anees Shaikh" w:date="2013-10-19T02:16:00Z">
                <w:pPr>
                  <w:pStyle w:val="XML1"/>
                </w:pPr>
              </w:pPrChange>
            </w:pPr>
            <w:ins w:id="8105" w:author="aas" w:date="2013-10-14T02:06:00Z">
              <w:del w:id="8106"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07" w:author="aas" w:date="2013-10-14T02:06:00Z"/>
                <w:del w:id="8108" w:author="Anees Shaikh" w:date="2013-10-19T02:16:00Z"/>
              </w:rPr>
              <w:pPrChange w:id="8109" w:author="Anees Shaikh" w:date="2013-10-19T02:16:00Z">
                <w:pPr>
                  <w:pStyle w:val="XML1"/>
                </w:pPr>
              </w:pPrChange>
            </w:pPr>
            <w:ins w:id="8110" w:author="aas" w:date="2013-10-14T02:06:00Z">
              <w:del w:id="8111"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12" w:author="aas" w:date="2013-10-14T02:06:00Z"/>
                <w:del w:id="8113" w:author="Anees Shaikh" w:date="2013-10-19T02:16:00Z"/>
              </w:rPr>
              <w:pPrChange w:id="8114" w:author="Anees Shaikh" w:date="2013-10-19T02:16:00Z">
                <w:pPr>
                  <w:pStyle w:val="XML1"/>
                </w:pPr>
              </w:pPrChange>
            </w:pPr>
            <w:ins w:id="8115" w:author="aas" w:date="2013-10-14T02:06:00Z">
              <w:del w:id="8116"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17" w:author="aas" w:date="2013-10-14T02:06:00Z"/>
                <w:del w:id="8118" w:author="Anees Shaikh" w:date="2013-10-19T02:16:00Z"/>
              </w:rPr>
              <w:pPrChange w:id="8119" w:author="Anees Shaikh" w:date="2013-10-19T02:16:00Z">
                <w:pPr>
                  <w:pStyle w:val="XML1"/>
                </w:pPr>
              </w:pPrChange>
            </w:pPr>
            <w:ins w:id="8120" w:author="aas" w:date="2013-10-14T02:06:00Z">
              <w:del w:id="8121"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22" w:author="aas" w:date="2013-10-14T02:06:00Z"/>
                <w:del w:id="8123" w:author="Anees Shaikh" w:date="2013-10-19T02:16:00Z"/>
              </w:rPr>
              <w:pPrChange w:id="8124" w:author="Anees Shaikh" w:date="2013-10-19T02:16:00Z">
                <w:pPr>
                  <w:pStyle w:val="XML1"/>
                </w:pPr>
              </w:pPrChange>
            </w:pPr>
            <w:ins w:id="8125" w:author="aas" w:date="2013-10-14T02:06:00Z">
              <w:del w:id="8126"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27" w:author="aas" w:date="2013-10-14T02:06:00Z"/>
                <w:del w:id="8128" w:author="Anees Shaikh" w:date="2013-10-19T02:16:00Z"/>
              </w:rPr>
              <w:pPrChange w:id="8129" w:author="Anees Shaikh" w:date="2013-10-19T02:16:00Z">
                <w:pPr>
                  <w:pStyle w:val="XML1"/>
                </w:pPr>
              </w:pPrChange>
            </w:pPr>
            <w:ins w:id="8130" w:author="aas" w:date="2013-10-14T02:06:00Z">
              <w:del w:id="8131"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32" w:author="aas" w:date="2013-10-14T02:06:00Z"/>
                <w:del w:id="8133" w:author="Anees Shaikh" w:date="2013-10-19T02:16:00Z"/>
              </w:rPr>
              <w:pPrChange w:id="8134" w:author="Anees Shaikh" w:date="2013-10-19T02:16:00Z">
                <w:pPr>
                  <w:pStyle w:val="XML1"/>
                </w:pPr>
              </w:pPrChange>
            </w:pPr>
            <w:ins w:id="8135" w:author="aas" w:date="2013-10-14T02:06:00Z">
              <w:del w:id="8136" w:author="Anees Shaikh" w:date="2013-10-19T02:16:00Z">
                <w:r w:rsidDel="00E067A3">
                  <w:delText xml:space="preserve">            &lt;/xs:documentation&gt;</w:delText>
                </w:r>
              </w:del>
            </w:ins>
          </w:p>
          <w:p w14:paraId="6AA29915" w14:textId="3F7F70FA" w:rsidR="00874469" w:rsidDel="00E067A3" w:rsidRDefault="00874469">
            <w:pPr>
              <w:pStyle w:val="Appx"/>
              <w:rPr>
                <w:ins w:id="8137" w:author="aas" w:date="2013-10-14T02:06:00Z"/>
                <w:del w:id="8138" w:author="Anees Shaikh" w:date="2013-10-19T02:16:00Z"/>
              </w:rPr>
              <w:pPrChange w:id="8139" w:author="Anees Shaikh" w:date="2013-10-19T02:16:00Z">
                <w:pPr>
                  <w:pStyle w:val="XML1"/>
                </w:pPr>
              </w:pPrChange>
            </w:pPr>
            <w:ins w:id="8140" w:author="aas" w:date="2013-10-14T02:06:00Z">
              <w:del w:id="8141" w:author="Anees Shaikh" w:date="2013-10-19T02:16:00Z">
                <w:r w:rsidDel="00E067A3">
                  <w:delText xml:space="preserve">          &lt;/xs:annotation&gt;</w:delText>
                </w:r>
              </w:del>
            </w:ins>
          </w:p>
          <w:p w14:paraId="7AD7B343" w14:textId="171DFEA4" w:rsidR="00874469" w:rsidDel="00E067A3" w:rsidRDefault="00874469">
            <w:pPr>
              <w:pStyle w:val="Appx"/>
              <w:rPr>
                <w:ins w:id="8142" w:author="aas" w:date="2013-10-14T02:06:00Z"/>
                <w:del w:id="8143" w:author="Anees Shaikh" w:date="2013-10-19T02:16:00Z"/>
              </w:rPr>
              <w:pPrChange w:id="8144" w:author="Anees Shaikh" w:date="2013-10-19T02:16:00Z">
                <w:pPr>
                  <w:pStyle w:val="XML1"/>
                </w:pPr>
              </w:pPrChange>
            </w:pPr>
            <w:ins w:id="8145" w:author="aas" w:date="2013-10-14T02:06:00Z">
              <w:del w:id="8146" w:author="Anees Shaikh" w:date="2013-10-19T02:16:00Z">
                <w:r w:rsidDel="00E067A3">
                  <w:delText xml:space="preserve">        &lt;/xs:element&gt;</w:delText>
                </w:r>
              </w:del>
            </w:ins>
          </w:p>
          <w:p w14:paraId="4004FC1D" w14:textId="4C89AB84" w:rsidR="00874469" w:rsidDel="00E067A3" w:rsidRDefault="00874469">
            <w:pPr>
              <w:pStyle w:val="Appx"/>
              <w:rPr>
                <w:ins w:id="8147" w:author="aas" w:date="2013-10-14T02:06:00Z"/>
                <w:del w:id="8148" w:author="Anees Shaikh" w:date="2013-10-19T02:16:00Z"/>
              </w:rPr>
              <w:pPrChange w:id="8149" w:author="Anees Shaikh" w:date="2013-10-19T02:16:00Z">
                <w:pPr>
                  <w:pStyle w:val="XML1"/>
                </w:pPr>
              </w:pPrChange>
            </w:pPr>
            <w:ins w:id="8150" w:author="aas" w:date="2013-10-14T02:06:00Z">
              <w:del w:id="8151"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152" w:author="aas" w:date="2013-10-14T02:06:00Z"/>
                <w:del w:id="8153" w:author="Anees Shaikh" w:date="2013-10-19T02:16:00Z"/>
              </w:rPr>
              <w:pPrChange w:id="8154" w:author="Anees Shaikh" w:date="2013-10-19T02:16:00Z">
                <w:pPr>
                  <w:pStyle w:val="XML1"/>
                </w:pPr>
              </w:pPrChange>
            </w:pPr>
            <w:ins w:id="8155" w:author="aas" w:date="2013-10-14T02:06:00Z">
              <w:del w:id="8156" w:author="Anees Shaikh" w:date="2013-10-19T02:16:00Z">
                <w:r w:rsidDel="00E067A3">
                  <w:delText xml:space="preserve">          &lt;xs:complexType&gt;</w:delText>
                </w:r>
              </w:del>
            </w:ins>
          </w:p>
          <w:p w14:paraId="72D08526" w14:textId="20C5E073" w:rsidR="00874469" w:rsidDel="00E067A3" w:rsidRDefault="00874469">
            <w:pPr>
              <w:pStyle w:val="Appx"/>
              <w:rPr>
                <w:ins w:id="8157" w:author="aas" w:date="2013-10-14T02:06:00Z"/>
                <w:del w:id="8158" w:author="Anees Shaikh" w:date="2013-10-19T02:16:00Z"/>
              </w:rPr>
              <w:pPrChange w:id="8159" w:author="Anees Shaikh" w:date="2013-10-19T02:16:00Z">
                <w:pPr>
                  <w:pStyle w:val="XML1"/>
                </w:pPr>
              </w:pPrChange>
            </w:pPr>
            <w:ins w:id="8160" w:author="aas" w:date="2013-10-14T02:06:00Z">
              <w:del w:id="8161" w:author="Anees Shaikh" w:date="2013-10-19T02:16:00Z">
                <w:r w:rsidDel="00E067A3">
                  <w:delText xml:space="preserve">            &lt;xs:sequence&gt;</w:delText>
                </w:r>
              </w:del>
            </w:ins>
          </w:p>
          <w:p w14:paraId="4490FB37" w14:textId="624072C4" w:rsidR="00874469" w:rsidDel="00E067A3" w:rsidRDefault="00874469">
            <w:pPr>
              <w:pStyle w:val="Appx"/>
              <w:rPr>
                <w:ins w:id="8162" w:author="aas" w:date="2013-10-14T02:06:00Z"/>
                <w:del w:id="8163" w:author="Anees Shaikh" w:date="2013-10-19T02:16:00Z"/>
              </w:rPr>
              <w:pPrChange w:id="8164" w:author="Anees Shaikh" w:date="2013-10-19T02:16:00Z">
                <w:pPr>
                  <w:pStyle w:val="XML1"/>
                </w:pPr>
              </w:pPrChange>
            </w:pPr>
            <w:ins w:id="8165" w:author="aas" w:date="2013-10-14T02:06:00Z">
              <w:del w:id="8166"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167" w:author="aas" w:date="2013-10-14T02:06:00Z"/>
                <w:del w:id="8168" w:author="Anees Shaikh" w:date="2013-10-19T02:16:00Z"/>
              </w:rPr>
              <w:pPrChange w:id="8169" w:author="Anees Shaikh" w:date="2013-10-19T02:16:00Z">
                <w:pPr>
                  <w:pStyle w:val="XML1"/>
                </w:pPr>
              </w:pPrChange>
            </w:pPr>
            <w:ins w:id="8170" w:author="aas" w:date="2013-10-14T02:06:00Z">
              <w:del w:id="8171" w:author="Anees Shaikh" w:date="2013-10-19T02:16:00Z">
                <w:r w:rsidDel="00E067A3">
                  <w:delText xml:space="preserve">                &lt;xs:annotation&gt;</w:delText>
                </w:r>
              </w:del>
            </w:ins>
          </w:p>
          <w:p w14:paraId="36CE3EB0" w14:textId="09B4D416" w:rsidR="00874469" w:rsidDel="00E067A3" w:rsidRDefault="00874469">
            <w:pPr>
              <w:pStyle w:val="Appx"/>
              <w:rPr>
                <w:ins w:id="8172" w:author="aas" w:date="2013-10-14T02:06:00Z"/>
                <w:del w:id="8173" w:author="Anees Shaikh" w:date="2013-10-19T02:16:00Z"/>
              </w:rPr>
              <w:pPrChange w:id="8174" w:author="Anees Shaikh" w:date="2013-10-19T02:16:00Z">
                <w:pPr>
                  <w:pStyle w:val="XML1"/>
                </w:pPr>
              </w:pPrChange>
            </w:pPr>
            <w:ins w:id="8175" w:author="aas" w:date="2013-10-14T02:06:00Z">
              <w:del w:id="8176" w:author="Anees Shaikh" w:date="2013-10-19T02:16:00Z">
                <w:r w:rsidDel="00E067A3">
                  <w:delText xml:space="preserve">                  &lt;xs:documentation&gt;</w:delText>
                </w:r>
              </w:del>
            </w:ins>
          </w:p>
          <w:p w14:paraId="2147AF72" w14:textId="1D26EEAC" w:rsidR="00874469" w:rsidDel="00E067A3" w:rsidRDefault="00874469">
            <w:pPr>
              <w:pStyle w:val="Appx"/>
              <w:rPr>
                <w:ins w:id="8177" w:author="aas" w:date="2013-10-14T02:06:00Z"/>
                <w:del w:id="8178" w:author="Anees Shaikh" w:date="2013-10-19T02:16:00Z"/>
              </w:rPr>
              <w:pPrChange w:id="8179" w:author="Anees Shaikh" w:date="2013-10-19T02:16:00Z">
                <w:pPr>
                  <w:pStyle w:val="XML1"/>
                </w:pPr>
              </w:pPrChange>
            </w:pPr>
            <w:ins w:id="8180" w:author="aas" w:date="2013-10-14T02:06:00Z">
              <w:del w:id="8181"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182" w:author="aas" w:date="2013-10-14T02:06:00Z"/>
                <w:del w:id="8183" w:author="Anees Shaikh" w:date="2013-10-19T02:16:00Z"/>
              </w:rPr>
              <w:pPrChange w:id="8184" w:author="Anees Shaikh" w:date="2013-10-19T02:16:00Z">
                <w:pPr>
                  <w:pStyle w:val="XML1"/>
                </w:pPr>
              </w:pPrChange>
            </w:pPr>
            <w:ins w:id="8185" w:author="aas" w:date="2013-10-14T02:06:00Z">
              <w:del w:id="8186"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187" w:author="aas" w:date="2013-10-14T02:06:00Z"/>
                <w:del w:id="8188" w:author="Anees Shaikh" w:date="2013-10-19T02:16:00Z"/>
              </w:rPr>
              <w:pPrChange w:id="8189" w:author="Anees Shaikh" w:date="2013-10-19T02:16:00Z">
                <w:pPr>
                  <w:pStyle w:val="XML1"/>
                </w:pPr>
              </w:pPrChange>
            </w:pPr>
            <w:ins w:id="8190" w:author="aas" w:date="2013-10-14T02:06:00Z">
              <w:del w:id="8191" w:author="Anees Shaikh" w:date="2013-10-19T02:16:00Z">
                <w:r w:rsidDel="00E067A3">
                  <w:delText xml:space="preserve">                  &lt;/xs:documentation&gt;</w:delText>
                </w:r>
              </w:del>
            </w:ins>
          </w:p>
          <w:p w14:paraId="20702649" w14:textId="3478542E" w:rsidR="00874469" w:rsidDel="00E067A3" w:rsidRDefault="00874469">
            <w:pPr>
              <w:pStyle w:val="Appx"/>
              <w:rPr>
                <w:ins w:id="8192" w:author="aas" w:date="2013-10-14T02:06:00Z"/>
                <w:del w:id="8193" w:author="Anees Shaikh" w:date="2013-10-19T02:16:00Z"/>
              </w:rPr>
              <w:pPrChange w:id="8194" w:author="Anees Shaikh" w:date="2013-10-19T02:16:00Z">
                <w:pPr>
                  <w:pStyle w:val="XML1"/>
                </w:pPr>
              </w:pPrChange>
            </w:pPr>
            <w:ins w:id="8195" w:author="aas" w:date="2013-10-14T02:06:00Z">
              <w:del w:id="8196" w:author="Anees Shaikh" w:date="2013-10-19T02:16:00Z">
                <w:r w:rsidDel="00E067A3">
                  <w:delText xml:space="preserve">                &lt;/xs:annotation&gt;</w:delText>
                </w:r>
              </w:del>
            </w:ins>
          </w:p>
          <w:p w14:paraId="09798ABA" w14:textId="13B81021" w:rsidR="00874469" w:rsidDel="00E067A3" w:rsidRDefault="00874469">
            <w:pPr>
              <w:pStyle w:val="Appx"/>
              <w:rPr>
                <w:ins w:id="8197" w:author="aas" w:date="2013-10-14T02:06:00Z"/>
                <w:del w:id="8198" w:author="Anees Shaikh" w:date="2013-10-19T02:16:00Z"/>
              </w:rPr>
              <w:pPrChange w:id="8199" w:author="Anees Shaikh" w:date="2013-10-19T02:16:00Z">
                <w:pPr>
                  <w:pStyle w:val="XML1"/>
                </w:pPr>
              </w:pPrChange>
            </w:pPr>
            <w:ins w:id="8200" w:author="aas" w:date="2013-10-14T02:06:00Z">
              <w:del w:id="8201" w:author="Anees Shaikh" w:date="2013-10-19T02:16:00Z">
                <w:r w:rsidDel="00E067A3">
                  <w:delText xml:space="preserve">                &lt;xs:complexType&gt;</w:delText>
                </w:r>
              </w:del>
            </w:ins>
          </w:p>
          <w:p w14:paraId="16CBB905" w14:textId="174F8F51" w:rsidR="00874469" w:rsidDel="00E067A3" w:rsidRDefault="00874469">
            <w:pPr>
              <w:pStyle w:val="Appx"/>
              <w:rPr>
                <w:ins w:id="8202" w:author="aas" w:date="2013-10-14T02:06:00Z"/>
                <w:del w:id="8203" w:author="Anees Shaikh" w:date="2013-10-19T02:16:00Z"/>
              </w:rPr>
              <w:pPrChange w:id="8204" w:author="Anees Shaikh" w:date="2013-10-19T02:16:00Z">
                <w:pPr>
                  <w:pStyle w:val="XML1"/>
                </w:pPr>
              </w:pPrChange>
            </w:pPr>
            <w:ins w:id="8205" w:author="aas" w:date="2013-10-14T02:06:00Z">
              <w:del w:id="8206" w:author="Anees Shaikh" w:date="2013-10-19T02:16:00Z">
                <w:r w:rsidDel="00E067A3">
                  <w:delText xml:space="preserve">                  &lt;xs:sequence&gt;</w:delText>
                </w:r>
              </w:del>
            </w:ins>
          </w:p>
          <w:p w14:paraId="2085B82E" w14:textId="6239DB48" w:rsidR="00874469" w:rsidDel="00E067A3" w:rsidRDefault="00874469">
            <w:pPr>
              <w:pStyle w:val="Appx"/>
              <w:rPr>
                <w:ins w:id="8207" w:author="aas" w:date="2013-10-14T02:06:00Z"/>
                <w:del w:id="8208" w:author="Anees Shaikh" w:date="2013-10-19T02:16:00Z"/>
              </w:rPr>
              <w:pPrChange w:id="8209" w:author="Anees Shaikh" w:date="2013-10-19T02:16:00Z">
                <w:pPr>
                  <w:pStyle w:val="XML1"/>
                </w:pPr>
              </w:pPrChange>
            </w:pPr>
            <w:ins w:id="8210" w:author="aas" w:date="2013-10-14T02:06:00Z">
              <w:del w:id="8211" w:author="Anees Shaikh" w:date="2013-10-19T02:16:00Z">
                <w:r w:rsidDel="00E067A3">
                  <w:delText xml:space="preserve">                    &lt;xs:element name="id"  type="OFConfigId"&gt;</w:delText>
                </w:r>
              </w:del>
            </w:ins>
          </w:p>
          <w:p w14:paraId="44F77B80" w14:textId="609E5696" w:rsidR="00874469" w:rsidDel="00E067A3" w:rsidRDefault="00874469">
            <w:pPr>
              <w:pStyle w:val="Appx"/>
              <w:rPr>
                <w:ins w:id="8212" w:author="aas" w:date="2013-10-14T02:06:00Z"/>
                <w:del w:id="8213" w:author="Anees Shaikh" w:date="2013-10-19T02:16:00Z"/>
              </w:rPr>
              <w:pPrChange w:id="8214" w:author="Anees Shaikh" w:date="2013-10-19T02:16:00Z">
                <w:pPr>
                  <w:pStyle w:val="XML1"/>
                </w:pPr>
              </w:pPrChange>
            </w:pPr>
            <w:ins w:id="8215" w:author="aas" w:date="2013-10-14T02:06:00Z">
              <w:del w:id="8216" w:author="Anees Shaikh" w:date="2013-10-19T02:16:00Z">
                <w:r w:rsidDel="00E067A3">
                  <w:delText xml:space="preserve">                      &lt;xs:annotation&gt;</w:delText>
                </w:r>
              </w:del>
            </w:ins>
          </w:p>
          <w:p w14:paraId="6549BF94" w14:textId="356C94E1" w:rsidR="00874469" w:rsidDel="00E067A3" w:rsidRDefault="00874469">
            <w:pPr>
              <w:pStyle w:val="Appx"/>
              <w:rPr>
                <w:ins w:id="8217" w:author="aas" w:date="2013-10-14T02:06:00Z"/>
                <w:del w:id="8218" w:author="Anees Shaikh" w:date="2013-10-19T02:16:00Z"/>
              </w:rPr>
              <w:pPrChange w:id="8219" w:author="Anees Shaikh" w:date="2013-10-19T02:16:00Z">
                <w:pPr>
                  <w:pStyle w:val="XML1"/>
                </w:pPr>
              </w:pPrChange>
            </w:pPr>
            <w:ins w:id="8220" w:author="aas" w:date="2013-10-14T02:06:00Z">
              <w:del w:id="8221" w:author="Anees Shaikh" w:date="2013-10-19T02:16:00Z">
                <w:r w:rsidDel="00E067A3">
                  <w:delText xml:space="preserve">                        &lt;xs:documentation&gt;</w:delText>
                </w:r>
              </w:del>
            </w:ins>
          </w:p>
          <w:p w14:paraId="5947880D" w14:textId="21985428" w:rsidR="00874469" w:rsidDel="00E067A3" w:rsidRDefault="00874469">
            <w:pPr>
              <w:pStyle w:val="Appx"/>
              <w:rPr>
                <w:ins w:id="8222" w:author="aas" w:date="2013-10-14T02:06:00Z"/>
                <w:del w:id="8223" w:author="Anees Shaikh" w:date="2013-10-19T02:16:00Z"/>
              </w:rPr>
              <w:pPrChange w:id="8224" w:author="Anees Shaikh" w:date="2013-10-19T02:16:00Z">
                <w:pPr>
                  <w:pStyle w:val="XML1"/>
                </w:pPr>
              </w:pPrChange>
            </w:pPr>
            <w:ins w:id="8225" w:author="aas" w:date="2013-10-14T02:06:00Z">
              <w:del w:id="8226"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27" w:author="aas" w:date="2013-10-14T02:06:00Z"/>
                <w:del w:id="8228" w:author="Anees Shaikh" w:date="2013-10-19T02:16:00Z"/>
              </w:rPr>
              <w:pPrChange w:id="8229" w:author="Anees Shaikh" w:date="2013-10-19T02:16:00Z">
                <w:pPr>
                  <w:pStyle w:val="XML1"/>
                </w:pPr>
              </w:pPrChange>
            </w:pPr>
            <w:ins w:id="8230" w:author="aas" w:date="2013-10-14T02:06:00Z">
              <w:del w:id="8231"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32" w:author="aas" w:date="2013-10-14T02:06:00Z"/>
                <w:del w:id="8233" w:author="Anees Shaikh" w:date="2013-10-19T02:16:00Z"/>
              </w:rPr>
              <w:pPrChange w:id="8234" w:author="Anees Shaikh" w:date="2013-10-19T02:16:00Z">
                <w:pPr>
                  <w:pStyle w:val="XML1"/>
                </w:pPr>
              </w:pPrChange>
            </w:pPr>
            <w:ins w:id="8235" w:author="aas" w:date="2013-10-14T02:06:00Z">
              <w:del w:id="8236" w:author="Anees Shaikh" w:date="2013-10-19T02:16:00Z">
                <w:r w:rsidDel="00E067A3">
                  <w:delText xml:space="preserve">                                 OpenFlow Capable Switch.</w:delText>
                </w:r>
              </w:del>
            </w:ins>
          </w:p>
          <w:p w14:paraId="11C38851" w14:textId="36B67C42" w:rsidR="00874469" w:rsidDel="00E067A3" w:rsidRDefault="00874469">
            <w:pPr>
              <w:pStyle w:val="Appx"/>
              <w:rPr>
                <w:ins w:id="8237" w:author="aas" w:date="2013-10-14T02:06:00Z"/>
                <w:del w:id="8238" w:author="Anees Shaikh" w:date="2013-10-19T02:16:00Z"/>
              </w:rPr>
              <w:pPrChange w:id="8239" w:author="Anees Shaikh" w:date="2013-10-19T02:16:00Z">
                <w:pPr>
                  <w:pStyle w:val="XML1"/>
                </w:pPr>
              </w:pPrChange>
            </w:pPr>
            <w:ins w:id="8240" w:author="aas" w:date="2013-10-14T02:06:00Z">
              <w:del w:id="8241" w:author="Anees Shaikh" w:date="2013-10-19T02:16:00Z">
                <w:r w:rsidDel="00E067A3">
                  <w:delText xml:space="preserve">                        &lt;/xs:documentation&gt;</w:delText>
                </w:r>
              </w:del>
            </w:ins>
          </w:p>
          <w:p w14:paraId="15515442" w14:textId="11C9BB95" w:rsidR="00874469" w:rsidDel="00E067A3" w:rsidRDefault="00874469">
            <w:pPr>
              <w:pStyle w:val="Appx"/>
              <w:rPr>
                <w:ins w:id="8242" w:author="aas" w:date="2013-10-14T02:06:00Z"/>
                <w:del w:id="8243" w:author="Anees Shaikh" w:date="2013-10-19T02:16:00Z"/>
              </w:rPr>
              <w:pPrChange w:id="8244" w:author="Anees Shaikh" w:date="2013-10-19T02:16:00Z">
                <w:pPr>
                  <w:pStyle w:val="XML1"/>
                </w:pPr>
              </w:pPrChange>
            </w:pPr>
            <w:ins w:id="8245" w:author="aas" w:date="2013-10-14T02:06:00Z">
              <w:del w:id="8246" w:author="Anees Shaikh" w:date="2013-10-19T02:16:00Z">
                <w:r w:rsidDel="00E067A3">
                  <w:delText xml:space="preserve">                      &lt;/xs:annotation&gt;</w:delText>
                </w:r>
              </w:del>
            </w:ins>
          </w:p>
          <w:p w14:paraId="6C1A30BB" w14:textId="16EFB7C0" w:rsidR="00874469" w:rsidDel="00E067A3" w:rsidRDefault="00874469">
            <w:pPr>
              <w:pStyle w:val="Appx"/>
              <w:rPr>
                <w:ins w:id="8247" w:author="aas" w:date="2013-10-14T02:06:00Z"/>
                <w:del w:id="8248" w:author="Anees Shaikh" w:date="2013-10-19T02:16:00Z"/>
              </w:rPr>
              <w:pPrChange w:id="8249" w:author="Anees Shaikh" w:date="2013-10-19T02:16:00Z">
                <w:pPr>
                  <w:pStyle w:val="XML1"/>
                </w:pPr>
              </w:pPrChange>
            </w:pPr>
            <w:ins w:id="8250" w:author="aas" w:date="2013-10-14T02:06:00Z">
              <w:del w:id="8251" w:author="Anees Shaikh" w:date="2013-10-19T02:16:00Z">
                <w:r w:rsidDel="00E067A3">
                  <w:delText xml:space="preserve">                    &lt;/xs:element&gt;</w:delText>
                </w:r>
              </w:del>
            </w:ins>
          </w:p>
          <w:p w14:paraId="43CC5E16" w14:textId="0568EE2A" w:rsidR="00874469" w:rsidDel="00E067A3" w:rsidRDefault="00874469">
            <w:pPr>
              <w:pStyle w:val="Appx"/>
              <w:rPr>
                <w:ins w:id="8252" w:author="aas" w:date="2013-10-14T02:06:00Z"/>
                <w:del w:id="8253" w:author="Anees Shaikh" w:date="2013-10-19T02:16:00Z"/>
              </w:rPr>
              <w:pPrChange w:id="8254" w:author="Anees Shaikh" w:date="2013-10-19T02:16:00Z">
                <w:pPr>
                  <w:pStyle w:val="XML1"/>
                </w:pPr>
              </w:pPrChange>
            </w:pPr>
            <w:ins w:id="8255" w:author="aas" w:date="2013-10-14T02:06:00Z">
              <w:del w:id="8256" w:author="Anees Shaikh" w:date="2013-10-19T02:16:00Z">
                <w:r w:rsidDel="00E067A3">
                  <w:delText xml:space="preserve">                    &lt;xs:element name="uri"  type="inet:uri"&gt;</w:delText>
                </w:r>
              </w:del>
            </w:ins>
          </w:p>
          <w:p w14:paraId="1242380E" w14:textId="25856839" w:rsidR="00874469" w:rsidDel="00E067A3" w:rsidRDefault="00874469">
            <w:pPr>
              <w:pStyle w:val="Appx"/>
              <w:rPr>
                <w:ins w:id="8257" w:author="aas" w:date="2013-10-14T02:06:00Z"/>
                <w:del w:id="8258" w:author="Anees Shaikh" w:date="2013-10-19T02:16:00Z"/>
              </w:rPr>
              <w:pPrChange w:id="8259" w:author="Anees Shaikh" w:date="2013-10-19T02:16:00Z">
                <w:pPr>
                  <w:pStyle w:val="XML1"/>
                </w:pPr>
              </w:pPrChange>
            </w:pPr>
            <w:ins w:id="8260" w:author="aas" w:date="2013-10-14T02:06:00Z">
              <w:del w:id="8261" w:author="Anees Shaikh" w:date="2013-10-19T02:16:00Z">
                <w:r w:rsidDel="00E067A3">
                  <w:delText xml:space="preserve">                      &lt;xs:annotation&gt;</w:delText>
                </w:r>
              </w:del>
            </w:ins>
          </w:p>
          <w:p w14:paraId="116D1E32" w14:textId="09FC1792" w:rsidR="00874469" w:rsidDel="00E067A3" w:rsidRDefault="00874469">
            <w:pPr>
              <w:pStyle w:val="Appx"/>
              <w:rPr>
                <w:ins w:id="8262" w:author="aas" w:date="2013-10-14T02:06:00Z"/>
                <w:del w:id="8263" w:author="Anees Shaikh" w:date="2013-10-19T02:16:00Z"/>
              </w:rPr>
              <w:pPrChange w:id="8264" w:author="Anees Shaikh" w:date="2013-10-19T02:16:00Z">
                <w:pPr>
                  <w:pStyle w:val="XML1"/>
                </w:pPr>
              </w:pPrChange>
            </w:pPr>
            <w:ins w:id="8265" w:author="aas" w:date="2013-10-14T02:06:00Z">
              <w:del w:id="8266" w:author="Anees Shaikh" w:date="2013-10-19T02:16:00Z">
                <w:r w:rsidDel="00E067A3">
                  <w:delText xml:space="preserve">                        &lt;xs:documentation&gt;</w:delText>
                </w:r>
              </w:del>
            </w:ins>
          </w:p>
          <w:p w14:paraId="222C24FB" w14:textId="2720ECBF" w:rsidR="00874469" w:rsidDel="00E067A3" w:rsidRDefault="00874469">
            <w:pPr>
              <w:pStyle w:val="Appx"/>
              <w:rPr>
                <w:ins w:id="8267" w:author="aas" w:date="2013-10-14T02:06:00Z"/>
                <w:del w:id="8268" w:author="Anees Shaikh" w:date="2013-10-19T02:16:00Z"/>
              </w:rPr>
              <w:pPrChange w:id="8269" w:author="Anees Shaikh" w:date="2013-10-19T02:16:00Z">
                <w:pPr>
                  <w:pStyle w:val="XML1"/>
                </w:pPr>
              </w:pPrChange>
            </w:pPr>
            <w:ins w:id="8270" w:author="aas" w:date="2013-10-14T02:06:00Z">
              <w:del w:id="8271"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272" w:author="aas" w:date="2013-10-14T02:06:00Z"/>
                <w:del w:id="8273" w:author="Anees Shaikh" w:date="2013-10-19T02:16:00Z"/>
              </w:rPr>
              <w:pPrChange w:id="8274" w:author="Anees Shaikh" w:date="2013-10-19T02:16:00Z">
                <w:pPr>
                  <w:pStyle w:val="XML1"/>
                </w:pPr>
              </w:pPrChange>
            </w:pPr>
            <w:ins w:id="8275" w:author="aas" w:date="2013-10-14T02:06:00Z">
              <w:del w:id="8276"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277" w:author="aas" w:date="2013-10-14T02:06:00Z"/>
                <w:del w:id="8278" w:author="Anees Shaikh" w:date="2013-10-19T02:16:00Z"/>
              </w:rPr>
              <w:pPrChange w:id="8279" w:author="Anees Shaikh" w:date="2013-10-19T02:16:00Z">
                <w:pPr>
                  <w:pStyle w:val="XML1"/>
                </w:pPr>
              </w:pPrChange>
            </w:pPr>
            <w:ins w:id="8280" w:author="aas" w:date="2013-10-14T02:06:00Z">
              <w:del w:id="8281"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282" w:author="aas" w:date="2013-10-14T02:06:00Z"/>
                <w:del w:id="8283" w:author="Anees Shaikh" w:date="2013-10-19T02:16:00Z"/>
              </w:rPr>
              <w:pPrChange w:id="8284" w:author="Anees Shaikh" w:date="2013-10-19T02:16:00Z">
                <w:pPr>
                  <w:pStyle w:val="XML1"/>
                </w:pPr>
              </w:pPrChange>
            </w:pPr>
            <w:ins w:id="8285" w:author="aas" w:date="2013-10-14T02:06:00Z">
              <w:del w:id="8286"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287" w:author="aas" w:date="2013-10-14T02:06:00Z"/>
                <w:del w:id="8288" w:author="Anees Shaikh" w:date="2013-10-19T02:16:00Z"/>
              </w:rPr>
              <w:pPrChange w:id="8289" w:author="Anees Shaikh" w:date="2013-10-19T02:16:00Z">
                <w:pPr>
                  <w:pStyle w:val="XML1"/>
                </w:pPr>
              </w:pPrChange>
            </w:pPr>
            <w:ins w:id="8290" w:author="aas" w:date="2013-10-14T02:06:00Z">
              <w:del w:id="8291"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292" w:author="aas" w:date="2013-10-14T02:06:00Z"/>
                <w:del w:id="8293" w:author="Anees Shaikh" w:date="2013-10-19T02:16:00Z"/>
              </w:rPr>
              <w:pPrChange w:id="8294" w:author="Anees Shaikh" w:date="2013-10-19T02:16:00Z">
                <w:pPr>
                  <w:pStyle w:val="XML1"/>
                </w:pPr>
              </w:pPrChange>
            </w:pPr>
            <w:ins w:id="8295" w:author="aas" w:date="2013-10-14T02:06:00Z">
              <w:del w:id="8296"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297" w:author="aas" w:date="2013-10-14T02:06:00Z"/>
                <w:del w:id="8298" w:author="Anees Shaikh" w:date="2013-10-19T02:16:00Z"/>
              </w:rPr>
              <w:pPrChange w:id="8299" w:author="Anees Shaikh" w:date="2013-10-19T02:16:00Z">
                <w:pPr>
                  <w:pStyle w:val="XML1"/>
                </w:pPr>
              </w:pPrChange>
            </w:pPr>
            <w:ins w:id="8300" w:author="aas" w:date="2013-10-14T02:06:00Z">
              <w:del w:id="8301"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02" w:author="aas" w:date="2013-10-14T02:06:00Z"/>
                <w:del w:id="8303" w:author="Anees Shaikh" w:date="2013-10-19T02:16:00Z"/>
              </w:rPr>
              <w:pPrChange w:id="8304" w:author="Anees Shaikh" w:date="2013-10-19T02:16:00Z">
                <w:pPr>
                  <w:pStyle w:val="XML1"/>
                </w:pPr>
              </w:pPrChange>
            </w:pPr>
            <w:ins w:id="8305" w:author="aas" w:date="2013-10-14T02:06:00Z">
              <w:del w:id="8306" w:author="Anees Shaikh" w:date="2013-10-19T02:16:00Z">
                <w:r w:rsidDel="00E067A3">
                  <w:delText xml:space="preserve">                                 number, etc.</w:delText>
                </w:r>
              </w:del>
            </w:ins>
          </w:p>
          <w:p w14:paraId="2456AA73" w14:textId="7E5DBFE7" w:rsidR="00874469" w:rsidDel="00E067A3" w:rsidRDefault="00874469">
            <w:pPr>
              <w:pStyle w:val="Appx"/>
              <w:rPr>
                <w:ins w:id="8307" w:author="aas" w:date="2013-10-14T02:06:00Z"/>
                <w:del w:id="8308" w:author="Anees Shaikh" w:date="2013-10-19T02:16:00Z"/>
              </w:rPr>
              <w:pPrChange w:id="8309" w:author="Anees Shaikh" w:date="2013-10-19T02:16:00Z">
                <w:pPr>
                  <w:pStyle w:val="XML1"/>
                </w:pPr>
              </w:pPrChange>
            </w:pPr>
            <w:ins w:id="8310" w:author="aas" w:date="2013-10-14T02:06:00Z">
              <w:del w:id="8311" w:author="Anees Shaikh" w:date="2013-10-19T02:16:00Z">
                <w:r w:rsidDel="00E067A3">
                  <w:delText xml:space="preserve">                        &lt;/xs:documentation&gt;</w:delText>
                </w:r>
              </w:del>
            </w:ins>
          </w:p>
          <w:p w14:paraId="2BD5D645" w14:textId="6D97F714" w:rsidR="00874469" w:rsidDel="00E067A3" w:rsidRDefault="00874469">
            <w:pPr>
              <w:pStyle w:val="Appx"/>
              <w:rPr>
                <w:ins w:id="8312" w:author="aas" w:date="2013-10-14T02:06:00Z"/>
                <w:del w:id="8313" w:author="Anees Shaikh" w:date="2013-10-19T02:16:00Z"/>
              </w:rPr>
              <w:pPrChange w:id="8314" w:author="Anees Shaikh" w:date="2013-10-19T02:16:00Z">
                <w:pPr>
                  <w:pStyle w:val="XML1"/>
                </w:pPr>
              </w:pPrChange>
            </w:pPr>
            <w:ins w:id="8315" w:author="aas" w:date="2013-10-14T02:06:00Z">
              <w:del w:id="8316" w:author="Anees Shaikh" w:date="2013-10-19T02:16:00Z">
                <w:r w:rsidDel="00E067A3">
                  <w:delText xml:space="preserve">                      &lt;/xs:annotation&gt;</w:delText>
                </w:r>
              </w:del>
            </w:ins>
          </w:p>
          <w:p w14:paraId="4589DC66" w14:textId="79EEA556" w:rsidR="00874469" w:rsidDel="00E067A3" w:rsidRDefault="00874469">
            <w:pPr>
              <w:pStyle w:val="Appx"/>
              <w:rPr>
                <w:ins w:id="8317" w:author="aas" w:date="2013-10-14T02:06:00Z"/>
                <w:del w:id="8318" w:author="Anees Shaikh" w:date="2013-10-19T02:16:00Z"/>
              </w:rPr>
              <w:pPrChange w:id="8319" w:author="Anees Shaikh" w:date="2013-10-19T02:16:00Z">
                <w:pPr>
                  <w:pStyle w:val="XML1"/>
                </w:pPr>
              </w:pPrChange>
            </w:pPr>
            <w:ins w:id="8320" w:author="aas" w:date="2013-10-14T02:06:00Z">
              <w:del w:id="8321" w:author="Anees Shaikh" w:date="2013-10-19T02:16:00Z">
                <w:r w:rsidDel="00E067A3">
                  <w:delText xml:space="preserve">                    &lt;/xs:element&gt;</w:delText>
                </w:r>
              </w:del>
            </w:ins>
          </w:p>
          <w:p w14:paraId="54D90BE5" w14:textId="4FE9C7DF" w:rsidR="00874469" w:rsidDel="00E067A3" w:rsidRDefault="00874469">
            <w:pPr>
              <w:pStyle w:val="Appx"/>
              <w:rPr>
                <w:ins w:id="8322" w:author="aas" w:date="2013-10-14T02:06:00Z"/>
                <w:del w:id="8323" w:author="Anees Shaikh" w:date="2013-10-19T02:16:00Z"/>
              </w:rPr>
              <w:pPrChange w:id="8324" w:author="Anees Shaikh" w:date="2013-10-19T02:16:00Z">
                <w:pPr>
                  <w:pStyle w:val="XML1"/>
                </w:pPr>
              </w:pPrChange>
            </w:pPr>
            <w:ins w:id="8325" w:author="aas" w:date="2013-10-14T02:06:00Z">
              <w:del w:id="8326"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27" w:author="aas" w:date="2013-10-14T02:06:00Z"/>
                <w:del w:id="8328" w:author="Anees Shaikh" w:date="2013-10-19T02:16:00Z"/>
              </w:rPr>
              <w:pPrChange w:id="8329" w:author="Anees Shaikh" w:date="2013-10-19T02:16:00Z">
                <w:pPr>
                  <w:pStyle w:val="XML1"/>
                </w:pPr>
              </w:pPrChange>
            </w:pPr>
            <w:ins w:id="8330" w:author="aas" w:date="2013-10-14T02:06:00Z">
              <w:del w:id="8331" w:author="Anees Shaikh" w:date="2013-10-19T02:16:00Z">
                <w:r w:rsidDel="00E067A3">
                  <w:delText xml:space="preserve">                      &lt;xs:annotation&gt;</w:delText>
                </w:r>
              </w:del>
            </w:ins>
          </w:p>
          <w:p w14:paraId="0F1AC40D" w14:textId="28A64EB4" w:rsidR="00874469" w:rsidDel="00E067A3" w:rsidRDefault="00874469">
            <w:pPr>
              <w:pStyle w:val="Appx"/>
              <w:rPr>
                <w:ins w:id="8332" w:author="aas" w:date="2013-10-14T02:06:00Z"/>
                <w:del w:id="8333" w:author="Anees Shaikh" w:date="2013-10-19T02:16:00Z"/>
              </w:rPr>
              <w:pPrChange w:id="8334" w:author="Anees Shaikh" w:date="2013-10-19T02:16:00Z">
                <w:pPr>
                  <w:pStyle w:val="XML1"/>
                </w:pPr>
              </w:pPrChange>
            </w:pPr>
            <w:ins w:id="8335" w:author="aas" w:date="2013-10-14T02:06:00Z">
              <w:del w:id="8336" w:author="Anees Shaikh" w:date="2013-10-19T02:16:00Z">
                <w:r w:rsidDel="00E067A3">
                  <w:delText xml:space="preserve">                        &lt;xs:documentation&gt;</w:delText>
                </w:r>
              </w:del>
            </w:ins>
          </w:p>
          <w:p w14:paraId="10DFE5F7" w14:textId="0F262A0F" w:rsidR="00874469" w:rsidDel="00E067A3" w:rsidRDefault="00874469">
            <w:pPr>
              <w:pStyle w:val="Appx"/>
              <w:rPr>
                <w:ins w:id="8337" w:author="aas" w:date="2013-10-14T02:06:00Z"/>
                <w:del w:id="8338" w:author="Anees Shaikh" w:date="2013-10-19T02:16:00Z"/>
              </w:rPr>
              <w:pPrChange w:id="8339" w:author="Anees Shaikh" w:date="2013-10-19T02:16:00Z">
                <w:pPr>
                  <w:pStyle w:val="XML1"/>
                </w:pPr>
              </w:pPrChange>
            </w:pPr>
            <w:ins w:id="8340" w:author="aas" w:date="2013-10-14T02:06:00Z">
              <w:del w:id="8341"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342" w:author="aas" w:date="2013-10-14T02:06:00Z"/>
                <w:del w:id="8343" w:author="Anees Shaikh" w:date="2013-10-19T02:16:00Z"/>
              </w:rPr>
              <w:pPrChange w:id="8344" w:author="Anees Shaikh" w:date="2013-10-19T02:16:00Z">
                <w:pPr>
                  <w:pStyle w:val="XML1"/>
                </w:pPr>
              </w:pPrChange>
            </w:pPr>
            <w:ins w:id="8345" w:author="aas" w:date="2013-10-14T02:06:00Z">
              <w:del w:id="8346"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347" w:author="aas" w:date="2013-10-14T02:06:00Z"/>
                <w:del w:id="8348" w:author="Anees Shaikh" w:date="2013-10-19T02:16:00Z"/>
              </w:rPr>
              <w:pPrChange w:id="8349" w:author="Anees Shaikh" w:date="2013-10-19T02:16:00Z">
                <w:pPr>
                  <w:pStyle w:val="XML1"/>
                </w:pPr>
              </w:pPrChange>
            </w:pPr>
            <w:ins w:id="8350" w:author="aas" w:date="2013-10-14T02:06:00Z">
              <w:del w:id="8351" w:author="Anees Shaikh" w:date="2013-10-19T02:16:00Z">
                <w:r w:rsidDel="00E067A3">
                  <w:delText xml:space="preserve">                                 Capable Switch.</w:delText>
                </w:r>
              </w:del>
            </w:ins>
          </w:p>
          <w:p w14:paraId="4EDA8694" w14:textId="6EDBF5EC" w:rsidR="00874469" w:rsidDel="00E067A3" w:rsidRDefault="00874469">
            <w:pPr>
              <w:pStyle w:val="Appx"/>
              <w:rPr>
                <w:ins w:id="8352" w:author="aas" w:date="2013-10-14T02:06:00Z"/>
                <w:del w:id="8353" w:author="Anees Shaikh" w:date="2013-10-19T02:16:00Z"/>
              </w:rPr>
              <w:pPrChange w:id="8354" w:author="Anees Shaikh" w:date="2013-10-19T02:16:00Z">
                <w:pPr>
                  <w:pStyle w:val="XML1"/>
                </w:pPr>
              </w:pPrChange>
            </w:pPr>
            <w:ins w:id="8355" w:author="aas" w:date="2013-10-14T02:06:00Z">
              <w:del w:id="8356" w:author="Anees Shaikh" w:date="2013-10-19T02:16:00Z">
                <w:r w:rsidDel="00E067A3">
                  <w:delText xml:space="preserve">                        &lt;/xs:documentation&gt;</w:delText>
                </w:r>
              </w:del>
            </w:ins>
          </w:p>
          <w:p w14:paraId="3069CC02" w14:textId="0776549A" w:rsidR="00874469" w:rsidDel="00E067A3" w:rsidRDefault="00874469">
            <w:pPr>
              <w:pStyle w:val="Appx"/>
              <w:rPr>
                <w:ins w:id="8357" w:author="aas" w:date="2013-10-14T02:06:00Z"/>
                <w:del w:id="8358" w:author="Anees Shaikh" w:date="2013-10-19T02:16:00Z"/>
              </w:rPr>
              <w:pPrChange w:id="8359" w:author="Anees Shaikh" w:date="2013-10-19T02:16:00Z">
                <w:pPr>
                  <w:pStyle w:val="XML1"/>
                </w:pPr>
              </w:pPrChange>
            </w:pPr>
            <w:ins w:id="8360" w:author="aas" w:date="2013-10-14T02:06:00Z">
              <w:del w:id="8361" w:author="Anees Shaikh" w:date="2013-10-19T02:16:00Z">
                <w:r w:rsidDel="00E067A3">
                  <w:delText xml:space="preserve">                      &lt;/xs:annotation&gt;</w:delText>
                </w:r>
              </w:del>
            </w:ins>
          </w:p>
          <w:p w14:paraId="65C4464F" w14:textId="619840C8" w:rsidR="00874469" w:rsidDel="00E067A3" w:rsidRDefault="00874469">
            <w:pPr>
              <w:pStyle w:val="Appx"/>
              <w:rPr>
                <w:ins w:id="8362" w:author="aas" w:date="2013-10-14T02:06:00Z"/>
                <w:del w:id="8363" w:author="Anees Shaikh" w:date="2013-10-19T02:16:00Z"/>
              </w:rPr>
              <w:pPrChange w:id="8364" w:author="Anees Shaikh" w:date="2013-10-19T02:16:00Z">
                <w:pPr>
                  <w:pStyle w:val="XML1"/>
                </w:pPr>
              </w:pPrChange>
            </w:pPr>
            <w:ins w:id="8365" w:author="aas" w:date="2013-10-14T02:06:00Z">
              <w:del w:id="8366" w:author="Anees Shaikh" w:date="2013-10-19T02:16:00Z">
                <w:r w:rsidDel="00E067A3">
                  <w:delText xml:space="preserve">                    &lt;/xs:element&gt;</w:delText>
                </w:r>
              </w:del>
            </w:ins>
          </w:p>
          <w:p w14:paraId="35CA3FE2" w14:textId="28FA1246" w:rsidR="00874469" w:rsidDel="00E067A3" w:rsidRDefault="00874469">
            <w:pPr>
              <w:pStyle w:val="Appx"/>
              <w:rPr>
                <w:ins w:id="8367" w:author="aas" w:date="2013-10-14T02:06:00Z"/>
                <w:del w:id="8368" w:author="Anees Shaikh" w:date="2013-10-19T02:16:00Z"/>
              </w:rPr>
              <w:pPrChange w:id="8369" w:author="Anees Shaikh" w:date="2013-10-19T02:16:00Z">
                <w:pPr>
                  <w:pStyle w:val="XML1"/>
                </w:pPr>
              </w:pPrChange>
            </w:pPr>
            <w:ins w:id="8370" w:author="aas" w:date="2013-10-14T02:06:00Z">
              <w:del w:id="8371"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372" w:author="aas" w:date="2013-10-14T02:06:00Z"/>
                <w:del w:id="8373" w:author="Anees Shaikh" w:date="2013-10-19T02:16:00Z"/>
              </w:rPr>
              <w:pPrChange w:id="8374" w:author="Anees Shaikh" w:date="2013-10-19T02:16:00Z">
                <w:pPr>
                  <w:pStyle w:val="XML1"/>
                </w:pPr>
              </w:pPrChange>
            </w:pPr>
            <w:ins w:id="8375" w:author="aas" w:date="2013-10-14T02:06:00Z">
              <w:del w:id="8376" w:author="Anees Shaikh" w:date="2013-10-19T02:16:00Z">
                <w:r w:rsidDel="00E067A3">
                  <w:delText xml:space="preserve">                            namespace="##other" processContents="lax"/&gt;</w:delText>
                </w:r>
              </w:del>
            </w:ins>
          </w:p>
          <w:p w14:paraId="756E7A91" w14:textId="2A4ADF79" w:rsidR="00874469" w:rsidDel="00E067A3" w:rsidRDefault="00874469">
            <w:pPr>
              <w:pStyle w:val="Appx"/>
              <w:rPr>
                <w:ins w:id="8377" w:author="aas" w:date="2013-10-14T02:06:00Z"/>
                <w:del w:id="8378" w:author="Anees Shaikh" w:date="2013-10-19T02:16:00Z"/>
              </w:rPr>
              <w:pPrChange w:id="8379" w:author="Anees Shaikh" w:date="2013-10-19T02:16:00Z">
                <w:pPr>
                  <w:pStyle w:val="XML1"/>
                </w:pPr>
              </w:pPrChange>
            </w:pPr>
            <w:ins w:id="8380" w:author="aas" w:date="2013-10-14T02:06:00Z">
              <w:del w:id="8381" w:author="Anees Shaikh" w:date="2013-10-19T02:16:00Z">
                <w:r w:rsidDel="00E067A3">
                  <w:delText xml:space="preserve">                  &lt;/xs:sequence&gt;</w:delText>
                </w:r>
              </w:del>
            </w:ins>
          </w:p>
          <w:p w14:paraId="2A610E87" w14:textId="156BFB47" w:rsidR="00874469" w:rsidDel="00E067A3" w:rsidRDefault="00874469">
            <w:pPr>
              <w:pStyle w:val="Appx"/>
              <w:rPr>
                <w:ins w:id="8382" w:author="aas" w:date="2013-10-14T02:06:00Z"/>
                <w:del w:id="8383" w:author="Anees Shaikh" w:date="2013-10-19T02:16:00Z"/>
              </w:rPr>
              <w:pPrChange w:id="8384" w:author="Anees Shaikh" w:date="2013-10-19T02:16:00Z">
                <w:pPr>
                  <w:pStyle w:val="XML1"/>
                </w:pPr>
              </w:pPrChange>
            </w:pPr>
            <w:ins w:id="8385" w:author="aas" w:date="2013-10-14T02:06:00Z">
              <w:del w:id="8386" w:author="Anees Shaikh" w:date="2013-10-19T02:16:00Z">
                <w:r w:rsidDel="00E067A3">
                  <w:delText xml:space="preserve">                &lt;/xs:complexType&gt;</w:delText>
                </w:r>
              </w:del>
            </w:ins>
          </w:p>
          <w:p w14:paraId="687722A3" w14:textId="6A938FDB" w:rsidR="00874469" w:rsidDel="00E067A3" w:rsidRDefault="00874469">
            <w:pPr>
              <w:pStyle w:val="Appx"/>
              <w:rPr>
                <w:ins w:id="8387" w:author="aas" w:date="2013-10-14T02:06:00Z"/>
                <w:del w:id="8388" w:author="Anees Shaikh" w:date="2013-10-19T02:16:00Z"/>
              </w:rPr>
              <w:pPrChange w:id="8389" w:author="Anees Shaikh" w:date="2013-10-19T02:16:00Z">
                <w:pPr>
                  <w:pStyle w:val="XML1"/>
                </w:pPr>
              </w:pPrChange>
            </w:pPr>
            <w:ins w:id="8390" w:author="aas" w:date="2013-10-14T02:06:00Z">
              <w:del w:id="8391" w:author="Anees Shaikh" w:date="2013-10-19T02:16:00Z">
                <w:r w:rsidDel="00E067A3">
                  <w:delText xml:space="preserve">              &lt;/xs:element&gt;</w:delText>
                </w:r>
              </w:del>
            </w:ins>
          </w:p>
          <w:p w14:paraId="3D78C000" w14:textId="3A02C62F" w:rsidR="00874469" w:rsidDel="00E067A3" w:rsidRDefault="00874469">
            <w:pPr>
              <w:pStyle w:val="Appx"/>
              <w:rPr>
                <w:ins w:id="8392" w:author="aas" w:date="2013-10-14T02:06:00Z"/>
                <w:del w:id="8393" w:author="Anees Shaikh" w:date="2013-10-19T02:16:00Z"/>
              </w:rPr>
              <w:pPrChange w:id="8394" w:author="Anees Shaikh" w:date="2013-10-19T02:16:00Z">
                <w:pPr>
                  <w:pStyle w:val="XML1"/>
                </w:pPr>
              </w:pPrChange>
            </w:pPr>
            <w:ins w:id="8395" w:author="aas" w:date="2013-10-14T02:06:00Z">
              <w:del w:id="8396"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397" w:author="aas" w:date="2013-10-14T02:06:00Z"/>
                <w:del w:id="8398" w:author="Anees Shaikh" w:date="2013-10-19T02:16:00Z"/>
              </w:rPr>
              <w:pPrChange w:id="8399" w:author="Anees Shaikh" w:date="2013-10-19T02:16:00Z">
                <w:pPr>
                  <w:pStyle w:val="XML1"/>
                </w:pPr>
              </w:pPrChange>
            </w:pPr>
            <w:ins w:id="8400" w:author="aas" w:date="2013-10-14T02:06:00Z">
              <w:del w:id="8401" w:author="Anees Shaikh" w:date="2013-10-19T02:16:00Z">
                <w:r w:rsidDel="00E067A3">
                  <w:delText xml:space="preserve">                      namespace="##other" processContents="lax"/&gt;</w:delText>
                </w:r>
              </w:del>
            </w:ins>
          </w:p>
          <w:p w14:paraId="7F7D2BB5" w14:textId="38FBDCE7" w:rsidR="00874469" w:rsidDel="00E067A3" w:rsidRDefault="00874469">
            <w:pPr>
              <w:pStyle w:val="Appx"/>
              <w:rPr>
                <w:ins w:id="8402" w:author="aas" w:date="2013-10-14T02:06:00Z"/>
                <w:del w:id="8403" w:author="Anees Shaikh" w:date="2013-10-19T02:16:00Z"/>
              </w:rPr>
              <w:pPrChange w:id="8404" w:author="Anees Shaikh" w:date="2013-10-19T02:16:00Z">
                <w:pPr>
                  <w:pStyle w:val="XML1"/>
                </w:pPr>
              </w:pPrChange>
            </w:pPr>
            <w:ins w:id="8405" w:author="aas" w:date="2013-10-14T02:06:00Z">
              <w:del w:id="8406" w:author="Anees Shaikh" w:date="2013-10-19T02:16:00Z">
                <w:r w:rsidDel="00E067A3">
                  <w:delText xml:space="preserve">            &lt;/xs:sequence&gt;</w:delText>
                </w:r>
              </w:del>
            </w:ins>
          </w:p>
          <w:p w14:paraId="0002B49F" w14:textId="31565F43" w:rsidR="00874469" w:rsidDel="00E067A3" w:rsidRDefault="00874469">
            <w:pPr>
              <w:pStyle w:val="Appx"/>
              <w:rPr>
                <w:ins w:id="8407" w:author="aas" w:date="2013-10-14T02:06:00Z"/>
                <w:del w:id="8408" w:author="Anees Shaikh" w:date="2013-10-19T02:16:00Z"/>
              </w:rPr>
              <w:pPrChange w:id="8409" w:author="Anees Shaikh" w:date="2013-10-19T02:16:00Z">
                <w:pPr>
                  <w:pStyle w:val="XML1"/>
                </w:pPr>
              </w:pPrChange>
            </w:pPr>
            <w:ins w:id="8410" w:author="aas" w:date="2013-10-14T02:06:00Z">
              <w:del w:id="8411" w:author="Anees Shaikh" w:date="2013-10-19T02:16:00Z">
                <w:r w:rsidDel="00E067A3">
                  <w:delText xml:space="preserve">          &lt;/xs:complexType&gt;</w:delText>
                </w:r>
              </w:del>
            </w:ins>
          </w:p>
          <w:p w14:paraId="02D7E09A" w14:textId="599162E8" w:rsidR="00874469" w:rsidDel="00E067A3" w:rsidRDefault="00874469">
            <w:pPr>
              <w:pStyle w:val="Appx"/>
              <w:rPr>
                <w:ins w:id="8412" w:author="aas" w:date="2013-10-14T02:06:00Z"/>
                <w:del w:id="8413" w:author="Anees Shaikh" w:date="2013-10-19T02:16:00Z"/>
              </w:rPr>
              <w:pPrChange w:id="8414" w:author="Anees Shaikh" w:date="2013-10-19T02:16:00Z">
                <w:pPr>
                  <w:pStyle w:val="XML1"/>
                </w:pPr>
              </w:pPrChange>
            </w:pPr>
            <w:ins w:id="8415" w:author="aas" w:date="2013-10-14T02:06:00Z">
              <w:del w:id="8416"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17" w:author="aas" w:date="2013-10-14T02:06:00Z"/>
                <w:del w:id="8418" w:author="Anees Shaikh" w:date="2013-10-19T02:16:00Z"/>
              </w:rPr>
              <w:pPrChange w:id="8419" w:author="Anees Shaikh" w:date="2013-10-19T02:16:00Z">
                <w:pPr>
                  <w:pStyle w:val="XML1"/>
                </w:pPr>
              </w:pPrChange>
            </w:pPr>
            <w:ins w:id="8420" w:author="aas" w:date="2013-10-14T02:06:00Z">
              <w:del w:id="8421"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22" w:author="aas" w:date="2013-10-14T02:06:00Z"/>
                <w:del w:id="8423" w:author="Anees Shaikh" w:date="2013-10-19T02:16:00Z"/>
              </w:rPr>
              <w:pPrChange w:id="8424" w:author="Anees Shaikh" w:date="2013-10-19T02:16:00Z">
                <w:pPr>
                  <w:pStyle w:val="XML1"/>
                </w:pPr>
              </w:pPrChange>
            </w:pPr>
            <w:ins w:id="8425" w:author="aas" w:date="2013-10-14T02:06:00Z">
              <w:del w:id="8426" w:author="Anees Shaikh" w:date="2013-10-19T02:16:00Z">
                <w:r w:rsidDel="00E067A3">
                  <w:delText xml:space="preserve">            &lt;xs:field xpath="of-config:id"/&gt;</w:delText>
                </w:r>
              </w:del>
            </w:ins>
          </w:p>
          <w:p w14:paraId="0131CA1F" w14:textId="137D1939" w:rsidR="00874469" w:rsidDel="00E067A3" w:rsidRDefault="00874469">
            <w:pPr>
              <w:pStyle w:val="Appx"/>
              <w:rPr>
                <w:ins w:id="8427" w:author="aas" w:date="2013-10-14T02:06:00Z"/>
                <w:del w:id="8428" w:author="Anees Shaikh" w:date="2013-10-19T02:16:00Z"/>
              </w:rPr>
              <w:pPrChange w:id="8429" w:author="Anees Shaikh" w:date="2013-10-19T02:16:00Z">
                <w:pPr>
                  <w:pStyle w:val="XML1"/>
                </w:pPr>
              </w:pPrChange>
            </w:pPr>
            <w:ins w:id="8430" w:author="aas" w:date="2013-10-14T02:06:00Z">
              <w:del w:id="8431" w:author="Anees Shaikh" w:date="2013-10-19T02:16:00Z">
                <w:r w:rsidDel="00E067A3">
                  <w:delText xml:space="preserve">          &lt;/xs:key&gt;</w:delText>
                </w:r>
              </w:del>
            </w:ins>
          </w:p>
          <w:p w14:paraId="6E23AA7A" w14:textId="413D5CEC" w:rsidR="00874469" w:rsidDel="00E067A3" w:rsidRDefault="00874469">
            <w:pPr>
              <w:pStyle w:val="Appx"/>
              <w:rPr>
                <w:ins w:id="8432" w:author="aas" w:date="2013-10-14T02:06:00Z"/>
                <w:del w:id="8433" w:author="Anees Shaikh" w:date="2013-10-19T02:16:00Z"/>
              </w:rPr>
              <w:pPrChange w:id="8434" w:author="Anees Shaikh" w:date="2013-10-19T02:16:00Z">
                <w:pPr>
                  <w:pStyle w:val="XML1"/>
                </w:pPr>
              </w:pPrChange>
            </w:pPr>
            <w:ins w:id="8435" w:author="aas" w:date="2013-10-14T02:06:00Z">
              <w:del w:id="8436" w:author="Anees Shaikh" w:date="2013-10-19T02:16:00Z">
                <w:r w:rsidDel="00E067A3">
                  <w:delText xml:space="preserve">        &lt;/xs:element&gt;</w:delText>
                </w:r>
              </w:del>
            </w:ins>
          </w:p>
          <w:p w14:paraId="69500964" w14:textId="6A22B2EE" w:rsidR="00874469" w:rsidDel="00E067A3" w:rsidRDefault="00874469">
            <w:pPr>
              <w:pStyle w:val="Appx"/>
              <w:rPr>
                <w:ins w:id="8437" w:author="aas" w:date="2013-10-14T02:06:00Z"/>
                <w:del w:id="8438" w:author="Anees Shaikh" w:date="2013-10-19T02:16:00Z"/>
              </w:rPr>
              <w:pPrChange w:id="8439" w:author="Anees Shaikh" w:date="2013-10-19T02:16:00Z">
                <w:pPr>
                  <w:pStyle w:val="XML1"/>
                </w:pPr>
              </w:pPrChange>
            </w:pPr>
            <w:ins w:id="8440" w:author="aas" w:date="2013-10-14T02:06:00Z">
              <w:del w:id="8441"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442" w:author="aas" w:date="2013-10-14T02:06:00Z"/>
                <w:del w:id="8443" w:author="Anees Shaikh" w:date="2013-10-19T02:16:00Z"/>
              </w:rPr>
              <w:pPrChange w:id="8444" w:author="Anees Shaikh" w:date="2013-10-19T02:16:00Z">
                <w:pPr>
                  <w:pStyle w:val="XML1"/>
                </w:pPr>
              </w:pPrChange>
            </w:pPr>
            <w:ins w:id="8445" w:author="aas" w:date="2013-10-14T02:06:00Z">
              <w:del w:id="8446" w:author="Anees Shaikh" w:date="2013-10-19T02:16:00Z">
                <w:r w:rsidDel="00E067A3">
                  <w:delText xml:space="preserve">          &lt;xs:annotation&gt;</w:delText>
                </w:r>
              </w:del>
            </w:ins>
          </w:p>
          <w:p w14:paraId="16B1ACCB" w14:textId="75DA4DE0" w:rsidR="00874469" w:rsidDel="00E067A3" w:rsidRDefault="00874469">
            <w:pPr>
              <w:pStyle w:val="Appx"/>
              <w:rPr>
                <w:ins w:id="8447" w:author="aas" w:date="2013-10-14T02:06:00Z"/>
                <w:del w:id="8448" w:author="Anees Shaikh" w:date="2013-10-19T02:16:00Z"/>
              </w:rPr>
              <w:pPrChange w:id="8449" w:author="Anees Shaikh" w:date="2013-10-19T02:16:00Z">
                <w:pPr>
                  <w:pStyle w:val="XML1"/>
                </w:pPr>
              </w:pPrChange>
            </w:pPr>
            <w:ins w:id="8450" w:author="aas" w:date="2013-10-14T02:06:00Z">
              <w:del w:id="8451" w:author="Anees Shaikh" w:date="2013-10-19T02:16:00Z">
                <w:r w:rsidDel="00E067A3">
                  <w:delText xml:space="preserve">            &lt;xs:documentation&gt;</w:delText>
                </w:r>
              </w:del>
            </w:ins>
          </w:p>
          <w:p w14:paraId="393E94EE" w14:textId="52EA7F0A" w:rsidR="00874469" w:rsidDel="00E067A3" w:rsidRDefault="00874469">
            <w:pPr>
              <w:pStyle w:val="Appx"/>
              <w:rPr>
                <w:ins w:id="8452" w:author="aas" w:date="2013-10-14T02:06:00Z"/>
                <w:del w:id="8453" w:author="Anees Shaikh" w:date="2013-10-19T02:16:00Z"/>
              </w:rPr>
              <w:pPrChange w:id="8454" w:author="Anees Shaikh" w:date="2013-10-19T02:16:00Z">
                <w:pPr>
                  <w:pStyle w:val="XML1"/>
                </w:pPr>
              </w:pPrChange>
            </w:pPr>
            <w:ins w:id="8455" w:author="aas" w:date="2013-10-14T02:06:00Z">
              <w:del w:id="8456"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457" w:author="aas" w:date="2013-10-14T02:06:00Z"/>
                <w:del w:id="8458" w:author="Anees Shaikh" w:date="2013-10-19T02:16:00Z"/>
              </w:rPr>
              <w:pPrChange w:id="8459" w:author="Anees Shaikh" w:date="2013-10-19T02:16:00Z">
                <w:pPr>
                  <w:pStyle w:val="XML1"/>
                </w:pPr>
              </w:pPrChange>
            </w:pPr>
            <w:ins w:id="8460" w:author="aas" w:date="2013-10-14T02:06:00Z">
              <w:del w:id="8461"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462" w:author="aas" w:date="2013-10-14T02:06:00Z"/>
                <w:del w:id="8463" w:author="Anees Shaikh" w:date="2013-10-19T02:16:00Z"/>
              </w:rPr>
              <w:pPrChange w:id="8464" w:author="Anees Shaikh" w:date="2013-10-19T02:16:00Z">
                <w:pPr>
                  <w:pStyle w:val="XML1"/>
                </w:pPr>
              </w:pPrChange>
            </w:pPr>
            <w:ins w:id="8465" w:author="aas" w:date="2013-10-14T02:06:00Z">
              <w:del w:id="8466"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467" w:author="aas" w:date="2013-10-14T02:06:00Z"/>
                <w:del w:id="8468" w:author="Anees Shaikh" w:date="2013-10-19T02:16:00Z"/>
              </w:rPr>
              <w:pPrChange w:id="8469" w:author="Anees Shaikh" w:date="2013-10-19T02:16:00Z">
                <w:pPr>
                  <w:pStyle w:val="XML1"/>
                </w:pPr>
              </w:pPrChange>
            </w:pPr>
            <w:ins w:id="8470" w:author="aas" w:date="2013-10-14T02:06:00Z">
              <w:del w:id="8471"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472" w:author="aas" w:date="2013-10-14T02:06:00Z"/>
                <w:del w:id="8473" w:author="Anees Shaikh" w:date="2013-10-19T02:16:00Z"/>
              </w:rPr>
              <w:pPrChange w:id="8474" w:author="Anees Shaikh" w:date="2013-10-19T02:16:00Z">
                <w:pPr>
                  <w:pStyle w:val="XML1"/>
                </w:pPr>
              </w:pPrChange>
            </w:pPr>
            <w:ins w:id="8475" w:author="aas" w:date="2013-10-14T02:06:00Z">
              <w:del w:id="8476"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477" w:author="aas" w:date="2013-10-14T02:06:00Z"/>
                <w:del w:id="8478" w:author="Anees Shaikh" w:date="2013-10-19T02:16:00Z"/>
              </w:rPr>
              <w:pPrChange w:id="8479" w:author="Anees Shaikh" w:date="2013-10-19T02:16:00Z">
                <w:pPr>
                  <w:pStyle w:val="XML1"/>
                </w:pPr>
              </w:pPrChange>
            </w:pPr>
            <w:ins w:id="8480" w:author="aas" w:date="2013-10-14T02:06:00Z">
              <w:del w:id="8481" w:author="Anees Shaikh" w:date="2013-10-19T02:16:00Z">
                <w:r w:rsidDel="00E067A3">
                  <w:delText xml:space="preserve">            &lt;/xs:documentation&gt;</w:delText>
                </w:r>
              </w:del>
            </w:ins>
          </w:p>
          <w:p w14:paraId="4EDC73D6" w14:textId="351A3B90" w:rsidR="00874469" w:rsidDel="00E067A3" w:rsidRDefault="00874469">
            <w:pPr>
              <w:pStyle w:val="Appx"/>
              <w:rPr>
                <w:ins w:id="8482" w:author="aas" w:date="2013-10-14T02:06:00Z"/>
                <w:del w:id="8483" w:author="Anees Shaikh" w:date="2013-10-19T02:16:00Z"/>
              </w:rPr>
              <w:pPrChange w:id="8484" w:author="Anees Shaikh" w:date="2013-10-19T02:16:00Z">
                <w:pPr>
                  <w:pStyle w:val="XML1"/>
                </w:pPr>
              </w:pPrChange>
            </w:pPr>
            <w:ins w:id="8485" w:author="aas" w:date="2013-10-14T02:06:00Z">
              <w:del w:id="8486" w:author="Anees Shaikh" w:date="2013-10-19T02:16:00Z">
                <w:r w:rsidDel="00E067A3">
                  <w:delText xml:space="preserve">          &lt;/xs:annotation&gt;</w:delText>
                </w:r>
              </w:del>
            </w:ins>
          </w:p>
          <w:p w14:paraId="7A54C28A" w14:textId="4A6BDA87" w:rsidR="00874469" w:rsidDel="00E067A3" w:rsidRDefault="00874469">
            <w:pPr>
              <w:pStyle w:val="Appx"/>
              <w:rPr>
                <w:ins w:id="8487" w:author="aas" w:date="2013-10-14T02:06:00Z"/>
                <w:del w:id="8488" w:author="Anees Shaikh" w:date="2013-10-19T02:16:00Z"/>
              </w:rPr>
              <w:pPrChange w:id="8489" w:author="Anees Shaikh" w:date="2013-10-19T02:16:00Z">
                <w:pPr>
                  <w:pStyle w:val="XML1"/>
                </w:pPr>
              </w:pPrChange>
            </w:pPr>
            <w:ins w:id="8490" w:author="aas" w:date="2013-10-14T02:06:00Z">
              <w:del w:id="8491" w:author="Anees Shaikh" w:date="2013-10-19T02:16:00Z">
                <w:r w:rsidDel="00E067A3">
                  <w:delText xml:space="preserve">          &lt;xs:complexType&gt;</w:delText>
                </w:r>
              </w:del>
            </w:ins>
          </w:p>
          <w:p w14:paraId="20B81442" w14:textId="26AB575E" w:rsidR="00874469" w:rsidDel="00E067A3" w:rsidRDefault="00874469">
            <w:pPr>
              <w:pStyle w:val="Appx"/>
              <w:rPr>
                <w:ins w:id="8492" w:author="aas" w:date="2013-10-14T02:06:00Z"/>
                <w:del w:id="8493" w:author="Anees Shaikh" w:date="2013-10-19T02:16:00Z"/>
              </w:rPr>
              <w:pPrChange w:id="8494" w:author="Anees Shaikh" w:date="2013-10-19T02:16:00Z">
                <w:pPr>
                  <w:pStyle w:val="XML1"/>
                </w:pPr>
              </w:pPrChange>
            </w:pPr>
            <w:ins w:id="8495" w:author="aas" w:date="2013-10-14T02:06:00Z">
              <w:del w:id="8496" w:author="Anees Shaikh" w:date="2013-10-19T02:16:00Z">
                <w:r w:rsidDel="00E067A3">
                  <w:delText xml:space="preserve">            &lt;xs:sequence&gt;</w:delText>
                </w:r>
              </w:del>
            </w:ins>
          </w:p>
          <w:p w14:paraId="50EDDFA6" w14:textId="16438153" w:rsidR="00874469" w:rsidDel="00E067A3" w:rsidRDefault="00874469">
            <w:pPr>
              <w:pStyle w:val="Appx"/>
              <w:rPr>
                <w:ins w:id="8497" w:author="aas" w:date="2013-10-14T02:06:00Z"/>
                <w:del w:id="8498" w:author="Anees Shaikh" w:date="2013-10-19T02:16:00Z"/>
              </w:rPr>
              <w:pPrChange w:id="8499" w:author="Anees Shaikh" w:date="2013-10-19T02:16:00Z">
                <w:pPr>
                  <w:pStyle w:val="XML1"/>
                </w:pPr>
              </w:pPrChange>
            </w:pPr>
            <w:ins w:id="8500" w:author="aas" w:date="2013-10-14T02:06:00Z">
              <w:del w:id="8501"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02" w:author="aas" w:date="2013-10-14T02:06:00Z"/>
                <w:del w:id="8503" w:author="Anees Shaikh" w:date="2013-10-19T02:16:00Z"/>
              </w:rPr>
              <w:pPrChange w:id="8504" w:author="Anees Shaikh" w:date="2013-10-19T02:16:00Z">
                <w:pPr>
                  <w:pStyle w:val="XML1"/>
                </w:pPr>
              </w:pPrChange>
            </w:pPr>
            <w:ins w:id="8505" w:author="aas" w:date="2013-10-14T02:06:00Z">
              <w:del w:id="8506" w:author="Anees Shaikh" w:date="2013-10-19T02:16:00Z">
                <w:r w:rsidDel="00E067A3">
                  <w:delText xml:space="preserve">                &lt;xs:annotation&gt;</w:delText>
                </w:r>
              </w:del>
            </w:ins>
          </w:p>
          <w:p w14:paraId="1A8DA8D5" w14:textId="4B273062" w:rsidR="00874469" w:rsidDel="00E067A3" w:rsidRDefault="00874469">
            <w:pPr>
              <w:pStyle w:val="Appx"/>
              <w:rPr>
                <w:ins w:id="8507" w:author="aas" w:date="2013-10-14T02:06:00Z"/>
                <w:del w:id="8508" w:author="Anees Shaikh" w:date="2013-10-19T02:16:00Z"/>
              </w:rPr>
              <w:pPrChange w:id="8509" w:author="Anees Shaikh" w:date="2013-10-19T02:16:00Z">
                <w:pPr>
                  <w:pStyle w:val="XML1"/>
                </w:pPr>
              </w:pPrChange>
            </w:pPr>
            <w:ins w:id="8510" w:author="aas" w:date="2013-10-14T02:06:00Z">
              <w:del w:id="8511" w:author="Anees Shaikh" w:date="2013-10-19T02:16:00Z">
                <w:r w:rsidDel="00E067A3">
                  <w:delText xml:space="preserve">                  &lt;xs:documentation&gt;</w:delText>
                </w:r>
              </w:del>
            </w:ins>
          </w:p>
          <w:p w14:paraId="4792B038" w14:textId="39780BA6" w:rsidR="00874469" w:rsidDel="00E067A3" w:rsidRDefault="00874469">
            <w:pPr>
              <w:pStyle w:val="Appx"/>
              <w:rPr>
                <w:ins w:id="8512" w:author="aas" w:date="2013-10-14T02:06:00Z"/>
                <w:del w:id="8513" w:author="Anees Shaikh" w:date="2013-10-19T02:16:00Z"/>
              </w:rPr>
              <w:pPrChange w:id="8514" w:author="Anees Shaikh" w:date="2013-10-19T02:16:00Z">
                <w:pPr>
                  <w:pStyle w:val="XML1"/>
                </w:pPr>
              </w:pPrChange>
            </w:pPr>
            <w:ins w:id="8515" w:author="aas" w:date="2013-10-14T02:06:00Z">
              <w:del w:id="8516"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17" w:author="aas" w:date="2013-10-14T02:06:00Z"/>
                <w:del w:id="8518" w:author="Anees Shaikh" w:date="2013-10-19T02:16:00Z"/>
              </w:rPr>
              <w:pPrChange w:id="8519" w:author="Anees Shaikh" w:date="2013-10-19T02:16:00Z">
                <w:pPr>
                  <w:pStyle w:val="XML1"/>
                </w:pPr>
              </w:pPrChange>
            </w:pPr>
          </w:p>
          <w:p w14:paraId="69EFF227" w14:textId="05555708" w:rsidR="00874469" w:rsidDel="00E067A3" w:rsidRDefault="00874469">
            <w:pPr>
              <w:pStyle w:val="Appx"/>
              <w:rPr>
                <w:ins w:id="8520" w:author="aas" w:date="2013-10-14T02:06:00Z"/>
                <w:del w:id="8521" w:author="Anees Shaikh" w:date="2013-10-19T02:16:00Z"/>
              </w:rPr>
              <w:pPrChange w:id="8522" w:author="Anees Shaikh" w:date="2013-10-19T02:16:00Z">
                <w:pPr>
                  <w:pStyle w:val="XML1"/>
                </w:pPr>
              </w:pPrChange>
            </w:pPr>
            <w:ins w:id="8523" w:author="aas" w:date="2013-10-14T02:06:00Z">
              <w:del w:id="8524"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25" w:author="aas" w:date="2013-10-14T02:06:00Z"/>
                <w:del w:id="8526" w:author="Anees Shaikh" w:date="2013-10-19T02:16:00Z"/>
              </w:rPr>
              <w:pPrChange w:id="8527" w:author="Anees Shaikh" w:date="2013-10-19T02:16:00Z">
                <w:pPr>
                  <w:pStyle w:val="XML1"/>
                </w:pPr>
              </w:pPrChange>
            </w:pPr>
            <w:ins w:id="8528" w:author="aas" w:date="2013-10-14T02:06:00Z">
              <w:del w:id="8529" w:author="Anees Shaikh" w:date="2013-10-19T02:16:00Z">
                <w:r w:rsidDel="00E067A3">
                  <w:delText xml:space="preserve">                          this list.</w:delText>
                </w:r>
              </w:del>
            </w:ins>
          </w:p>
          <w:p w14:paraId="1D99CD9E" w14:textId="217C60E3" w:rsidR="00874469" w:rsidDel="00E067A3" w:rsidRDefault="00874469">
            <w:pPr>
              <w:pStyle w:val="Appx"/>
              <w:rPr>
                <w:ins w:id="8530" w:author="aas" w:date="2013-10-14T02:06:00Z"/>
                <w:del w:id="8531" w:author="Anees Shaikh" w:date="2013-10-19T02:16:00Z"/>
              </w:rPr>
              <w:pPrChange w:id="8532" w:author="Anees Shaikh" w:date="2013-10-19T02:16:00Z">
                <w:pPr>
                  <w:pStyle w:val="XML1"/>
                </w:pPr>
              </w:pPrChange>
            </w:pPr>
            <w:ins w:id="8533" w:author="aas" w:date="2013-10-14T02:06:00Z">
              <w:del w:id="8534" w:author="Anees Shaikh" w:date="2013-10-19T02:16:00Z">
                <w:r w:rsidDel="00E067A3">
                  <w:delText xml:space="preserve">                  &lt;/xs:documentation&gt;</w:delText>
                </w:r>
              </w:del>
            </w:ins>
          </w:p>
          <w:p w14:paraId="3071ED0F" w14:textId="3B9D99D0" w:rsidR="00874469" w:rsidDel="00E067A3" w:rsidRDefault="00874469">
            <w:pPr>
              <w:pStyle w:val="Appx"/>
              <w:rPr>
                <w:ins w:id="8535" w:author="aas" w:date="2013-10-14T02:06:00Z"/>
                <w:del w:id="8536" w:author="Anees Shaikh" w:date="2013-10-19T02:16:00Z"/>
              </w:rPr>
              <w:pPrChange w:id="8537" w:author="Anees Shaikh" w:date="2013-10-19T02:16:00Z">
                <w:pPr>
                  <w:pStyle w:val="XML1"/>
                </w:pPr>
              </w:pPrChange>
            </w:pPr>
            <w:ins w:id="8538" w:author="aas" w:date="2013-10-14T02:06:00Z">
              <w:del w:id="8539" w:author="Anees Shaikh" w:date="2013-10-19T02:16:00Z">
                <w:r w:rsidDel="00E067A3">
                  <w:delText xml:space="preserve">                &lt;/xs:annotation&gt;</w:delText>
                </w:r>
              </w:del>
            </w:ins>
          </w:p>
          <w:p w14:paraId="1DA016F1" w14:textId="2822A6FE" w:rsidR="00874469" w:rsidDel="00E067A3" w:rsidRDefault="00874469">
            <w:pPr>
              <w:pStyle w:val="Appx"/>
              <w:rPr>
                <w:ins w:id="8540" w:author="aas" w:date="2013-10-14T02:06:00Z"/>
                <w:del w:id="8541" w:author="Anees Shaikh" w:date="2013-10-19T02:16:00Z"/>
              </w:rPr>
              <w:pPrChange w:id="8542" w:author="Anees Shaikh" w:date="2013-10-19T02:16:00Z">
                <w:pPr>
                  <w:pStyle w:val="XML1"/>
                </w:pPr>
              </w:pPrChange>
            </w:pPr>
            <w:ins w:id="8543" w:author="aas" w:date="2013-10-14T02:06:00Z">
              <w:del w:id="8544" w:author="Anees Shaikh" w:date="2013-10-19T02:16:00Z">
                <w:r w:rsidDel="00E067A3">
                  <w:delText xml:space="preserve">                &lt;xs:complexType&gt;</w:delText>
                </w:r>
              </w:del>
            </w:ins>
          </w:p>
          <w:p w14:paraId="219CE1C3" w14:textId="546D1D5D" w:rsidR="00874469" w:rsidDel="00E067A3" w:rsidRDefault="00874469">
            <w:pPr>
              <w:pStyle w:val="Appx"/>
              <w:rPr>
                <w:ins w:id="8545" w:author="aas" w:date="2013-10-14T02:06:00Z"/>
                <w:del w:id="8546" w:author="Anees Shaikh" w:date="2013-10-19T02:16:00Z"/>
              </w:rPr>
              <w:pPrChange w:id="8547" w:author="Anees Shaikh" w:date="2013-10-19T02:16:00Z">
                <w:pPr>
                  <w:pStyle w:val="XML1"/>
                </w:pPr>
              </w:pPrChange>
            </w:pPr>
            <w:ins w:id="8548" w:author="aas" w:date="2013-10-14T02:06:00Z">
              <w:del w:id="8549" w:author="Anees Shaikh" w:date="2013-10-19T02:16:00Z">
                <w:r w:rsidDel="00E067A3">
                  <w:delText xml:space="preserve">                  &lt;xs:sequence&gt;</w:delText>
                </w:r>
              </w:del>
            </w:ins>
          </w:p>
          <w:p w14:paraId="1A8DB0E3" w14:textId="790C5060" w:rsidR="00874469" w:rsidDel="00E067A3" w:rsidRDefault="00874469">
            <w:pPr>
              <w:pStyle w:val="Appx"/>
              <w:rPr>
                <w:ins w:id="8550" w:author="aas" w:date="2013-10-14T02:06:00Z"/>
                <w:del w:id="8551" w:author="Anees Shaikh" w:date="2013-10-19T02:16:00Z"/>
              </w:rPr>
              <w:pPrChange w:id="8552" w:author="Anees Shaikh" w:date="2013-10-19T02:16:00Z">
                <w:pPr>
                  <w:pStyle w:val="XML1"/>
                </w:pPr>
              </w:pPrChange>
            </w:pPr>
            <w:ins w:id="8553" w:author="aas" w:date="2013-10-14T02:06:00Z">
              <w:del w:id="8554"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555" w:author="aas" w:date="2013-10-14T02:06:00Z"/>
                <w:del w:id="8556" w:author="Anees Shaikh" w:date="2013-10-19T02:16:00Z"/>
              </w:rPr>
              <w:pPrChange w:id="8557" w:author="Anees Shaikh" w:date="2013-10-19T02:16:00Z">
                <w:pPr>
                  <w:pStyle w:val="XML1"/>
                </w:pPr>
              </w:pPrChange>
            </w:pPr>
            <w:ins w:id="8558" w:author="aas" w:date="2013-10-14T02:06:00Z">
              <w:del w:id="8559" w:author="Anees Shaikh" w:date="2013-10-19T02:16:00Z">
                <w:r w:rsidDel="00E067A3">
                  <w:delText xml:space="preserve">                      &lt;xs:annotation&gt;</w:delText>
                </w:r>
              </w:del>
            </w:ins>
          </w:p>
          <w:p w14:paraId="2F46116E" w14:textId="0AE672A5" w:rsidR="00874469" w:rsidDel="00E067A3" w:rsidRDefault="00874469">
            <w:pPr>
              <w:pStyle w:val="Appx"/>
              <w:rPr>
                <w:ins w:id="8560" w:author="aas" w:date="2013-10-14T02:06:00Z"/>
                <w:del w:id="8561" w:author="Anees Shaikh" w:date="2013-10-19T02:16:00Z"/>
              </w:rPr>
              <w:pPrChange w:id="8562" w:author="Anees Shaikh" w:date="2013-10-19T02:16:00Z">
                <w:pPr>
                  <w:pStyle w:val="XML1"/>
                </w:pPr>
              </w:pPrChange>
            </w:pPr>
            <w:ins w:id="8563" w:author="aas" w:date="2013-10-14T02:06:00Z">
              <w:del w:id="8564" w:author="Anees Shaikh" w:date="2013-10-19T02:16:00Z">
                <w:r w:rsidDel="00E067A3">
                  <w:delText xml:space="preserve">                        &lt;xs:documentation&gt;</w:delText>
                </w:r>
              </w:del>
            </w:ins>
          </w:p>
          <w:p w14:paraId="2E1776AA" w14:textId="45C8E641" w:rsidR="00874469" w:rsidDel="00E067A3" w:rsidRDefault="00874469">
            <w:pPr>
              <w:pStyle w:val="Appx"/>
              <w:rPr>
                <w:ins w:id="8565" w:author="aas" w:date="2013-10-14T02:06:00Z"/>
                <w:del w:id="8566" w:author="Anees Shaikh" w:date="2013-10-19T02:16:00Z"/>
              </w:rPr>
              <w:pPrChange w:id="8567" w:author="Anees Shaikh" w:date="2013-10-19T02:16:00Z">
                <w:pPr>
                  <w:pStyle w:val="XML1"/>
                </w:pPr>
              </w:pPrChange>
            </w:pPr>
            <w:ins w:id="8568" w:author="aas" w:date="2013-10-14T02:06:00Z">
              <w:del w:id="8569"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570" w:author="aas" w:date="2013-10-14T02:06:00Z"/>
                <w:del w:id="8571" w:author="Anees Shaikh" w:date="2013-10-19T02:16:00Z"/>
              </w:rPr>
              <w:pPrChange w:id="8572" w:author="Anees Shaikh" w:date="2013-10-19T02:16:00Z">
                <w:pPr>
                  <w:pStyle w:val="XML1"/>
                </w:pPr>
              </w:pPrChange>
            </w:pPr>
            <w:ins w:id="8573" w:author="aas" w:date="2013-10-14T02:06:00Z">
              <w:del w:id="8574"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575" w:author="aas" w:date="2013-10-14T02:06:00Z"/>
                <w:del w:id="8576" w:author="Anees Shaikh" w:date="2013-10-19T02:16:00Z"/>
              </w:rPr>
              <w:pPrChange w:id="8577" w:author="Anees Shaikh" w:date="2013-10-19T02:16:00Z">
                <w:pPr>
                  <w:pStyle w:val="XML1"/>
                </w:pPr>
              </w:pPrChange>
            </w:pPr>
            <w:ins w:id="8578" w:author="aas" w:date="2013-10-14T02:06:00Z">
              <w:del w:id="8579"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580" w:author="aas" w:date="2013-10-14T02:06:00Z"/>
                <w:del w:id="8581" w:author="Anees Shaikh" w:date="2013-10-19T02:16:00Z"/>
              </w:rPr>
              <w:pPrChange w:id="8582" w:author="Anees Shaikh" w:date="2013-10-19T02:16:00Z">
                <w:pPr>
                  <w:pStyle w:val="XML1"/>
                </w:pPr>
              </w:pPrChange>
            </w:pPr>
            <w:ins w:id="8583" w:author="aas" w:date="2013-10-14T02:06:00Z">
              <w:del w:id="8584" w:author="Anees Shaikh" w:date="2013-10-19T02:16:00Z">
                <w:r w:rsidDel="00E067A3">
                  <w:delText xml:space="preserve">                                 Switch.</w:delText>
                </w:r>
              </w:del>
            </w:ins>
          </w:p>
          <w:p w14:paraId="7D7E4948" w14:textId="0B4FCD8C" w:rsidR="00874469" w:rsidDel="00E067A3" w:rsidRDefault="00874469">
            <w:pPr>
              <w:pStyle w:val="Appx"/>
              <w:rPr>
                <w:ins w:id="8585" w:author="aas" w:date="2013-10-14T02:06:00Z"/>
                <w:del w:id="8586" w:author="Anees Shaikh" w:date="2013-10-19T02:16:00Z"/>
              </w:rPr>
              <w:pPrChange w:id="8587" w:author="Anees Shaikh" w:date="2013-10-19T02:16:00Z">
                <w:pPr>
                  <w:pStyle w:val="XML1"/>
                </w:pPr>
              </w:pPrChange>
            </w:pPr>
            <w:ins w:id="8588" w:author="aas" w:date="2013-10-14T02:06:00Z">
              <w:del w:id="8589" w:author="Anees Shaikh" w:date="2013-10-19T02:16:00Z">
                <w:r w:rsidDel="00E067A3">
                  <w:delText xml:space="preserve">                        &lt;/xs:documentation&gt;</w:delText>
                </w:r>
              </w:del>
            </w:ins>
          </w:p>
          <w:p w14:paraId="70CE4205" w14:textId="0F8D1894" w:rsidR="00874469" w:rsidDel="00E067A3" w:rsidRDefault="00874469">
            <w:pPr>
              <w:pStyle w:val="Appx"/>
              <w:rPr>
                <w:ins w:id="8590" w:author="aas" w:date="2013-10-14T02:06:00Z"/>
                <w:del w:id="8591" w:author="Anees Shaikh" w:date="2013-10-19T02:16:00Z"/>
              </w:rPr>
              <w:pPrChange w:id="8592" w:author="Anees Shaikh" w:date="2013-10-19T02:16:00Z">
                <w:pPr>
                  <w:pStyle w:val="XML1"/>
                </w:pPr>
              </w:pPrChange>
            </w:pPr>
            <w:ins w:id="8593" w:author="aas" w:date="2013-10-14T02:06:00Z">
              <w:del w:id="8594" w:author="Anees Shaikh" w:date="2013-10-19T02:16:00Z">
                <w:r w:rsidDel="00E067A3">
                  <w:delText xml:space="preserve">                      &lt;/xs:annotation&gt;</w:delText>
                </w:r>
              </w:del>
            </w:ins>
          </w:p>
          <w:p w14:paraId="33C7A531" w14:textId="32F49964" w:rsidR="00874469" w:rsidDel="00E067A3" w:rsidRDefault="00874469">
            <w:pPr>
              <w:pStyle w:val="Appx"/>
              <w:rPr>
                <w:ins w:id="8595" w:author="aas" w:date="2013-10-14T02:06:00Z"/>
                <w:del w:id="8596" w:author="Anees Shaikh" w:date="2013-10-19T02:16:00Z"/>
              </w:rPr>
              <w:pPrChange w:id="8597" w:author="Anees Shaikh" w:date="2013-10-19T02:16:00Z">
                <w:pPr>
                  <w:pStyle w:val="XML1"/>
                </w:pPr>
              </w:pPrChange>
            </w:pPr>
            <w:ins w:id="8598" w:author="aas" w:date="2013-10-14T02:06:00Z">
              <w:del w:id="8599" w:author="Anees Shaikh" w:date="2013-10-19T02:16:00Z">
                <w:r w:rsidDel="00E067A3">
                  <w:delText xml:space="preserve">                    &lt;/xs:element&gt;</w:delText>
                </w:r>
              </w:del>
            </w:ins>
          </w:p>
          <w:p w14:paraId="0D190785" w14:textId="54D27855" w:rsidR="00874469" w:rsidDel="00E067A3" w:rsidRDefault="00874469">
            <w:pPr>
              <w:pStyle w:val="Appx"/>
              <w:rPr>
                <w:ins w:id="8600" w:author="aas" w:date="2013-10-14T02:06:00Z"/>
                <w:del w:id="8601" w:author="Anees Shaikh" w:date="2013-10-19T02:16:00Z"/>
              </w:rPr>
              <w:pPrChange w:id="8602" w:author="Anees Shaikh" w:date="2013-10-19T02:16:00Z">
                <w:pPr>
                  <w:pStyle w:val="XML1"/>
                </w:pPr>
              </w:pPrChange>
            </w:pPr>
            <w:ins w:id="8603" w:author="aas" w:date="2013-10-14T02:06:00Z">
              <w:del w:id="8604"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05" w:author="aas" w:date="2013-10-14T02:06:00Z"/>
                <w:del w:id="8606" w:author="Anees Shaikh" w:date="2013-10-19T02:16:00Z"/>
              </w:rPr>
              <w:pPrChange w:id="8607" w:author="Anees Shaikh" w:date="2013-10-19T02:16:00Z">
                <w:pPr>
                  <w:pStyle w:val="XML1"/>
                </w:pPr>
              </w:pPrChange>
            </w:pPr>
            <w:ins w:id="8608" w:author="aas" w:date="2013-10-14T02:06:00Z">
              <w:del w:id="8609" w:author="Anees Shaikh" w:date="2013-10-19T02:16:00Z">
                <w:r w:rsidDel="00E067A3">
                  <w:delText xml:space="preserve">                      &lt;xs:annotation&gt;</w:delText>
                </w:r>
              </w:del>
            </w:ins>
          </w:p>
          <w:p w14:paraId="49EE1738" w14:textId="47B1EAEC" w:rsidR="00874469" w:rsidDel="00E067A3" w:rsidRDefault="00874469">
            <w:pPr>
              <w:pStyle w:val="Appx"/>
              <w:rPr>
                <w:ins w:id="8610" w:author="aas" w:date="2013-10-14T02:06:00Z"/>
                <w:del w:id="8611" w:author="Anees Shaikh" w:date="2013-10-19T02:16:00Z"/>
              </w:rPr>
              <w:pPrChange w:id="8612" w:author="Anees Shaikh" w:date="2013-10-19T02:16:00Z">
                <w:pPr>
                  <w:pStyle w:val="XML1"/>
                </w:pPr>
              </w:pPrChange>
            </w:pPr>
            <w:ins w:id="8613" w:author="aas" w:date="2013-10-14T02:06:00Z">
              <w:del w:id="8614" w:author="Anees Shaikh" w:date="2013-10-19T02:16:00Z">
                <w:r w:rsidDel="00E067A3">
                  <w:delText xml:space="preserve">                        &lt;xs:documentation&gt;</w:delText>
                </w:r>
              </w:del>
            </w:ins>
          </w:p>
          <w:p w14:paraId="4DFD9F67" w14:textId="0F8E4B1C" w:rsidR="00874469" w:rsidDel="00E067A3" w:rsidRDefault="00874469">
            <w:pPr>
              <w:pStyle w:val="Appx"/>
              <w:rPr>
                <w:ins w:id="8615" w:author="aas" w:date="2013-10-14T02:06:00Z"/>
                <w:del w:id="8616" w:author="Anees Shaikh" w:date="2013-10-19T02:16:00Z"/>
              </w:rPr>
              <w:pPrChange w:id="8617" w:author="Anees Shaikh" w:date="2013-10-19T02:16:00Z">
                <w:pPr>
                  <w:pStyle w:val="XML1"/>
                </w:pPr>
              </w:pPrChange>
            </w:pPr>
            <w:ins w:id="8618" w:author="aas" w:date="2013-10-14T02:06:00Z">
              <w:del w:id="8619"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20" w:author="aas" w:date="2013-10-14T02:06:00Z"/>
                <w:del w:id="8621" w:author="Anees Shaikh" w:date="2013-10-19T02:16:00Z"/>
              </w:rPr>
              <w:pPrChange w:id="8622" w:author="Anees Shaikh" w:date="2013-10-19T02:16:00Z">
                <w:pPr>
                  <w:pStyle w:val="XML1"/>
                </w:pPr>
              </w:pPrChange>
            </w:pPr>
            <w:ins w:id="8623" w:author="aas" w:date="2013-10-14T02:06:00Z">
              <w:del w:id="8624"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25" w:author="aas" w:date="2013-10-14T02:06:00Z"/>
                <w:del w:id="8626" w:author="Anees Shaikh" w:date="2013-10-19T02:16:00Z"/>
              </w:rPr>
              <w:pPrChange w:id="8627" w:author="Anees Shaikh" w:date="2013-10-19T02:16:00Z">
                <w:pPr>
                  <w:pStyle w:val="XML1"/>
                </w:pPr>
              </w:pPrChange>
            </w:pPr>
            <w:ins w:id="8628" w:author="aas" w:date="2013-10-14T02:06:00Z">
              <w:del w:id="8629"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30" w:author="aas" w:date="2013-10-14T02:06:00Z"/>
                <w:del w:id="8631" w:author="Anees Shaikh" w:date="2013-10-19T02:16:00Z"/>
              </w:rPr>
              <w:pPrChange w:id="8632" w:author="Anees Shaikh" w:date="2013-10-19T02:16:00Z">
                <w:pPr>
                  <w:pStyle w:val="XML1"/>
                </w:pPr>
              </w:pPrChange>
            </w:pPr>
            <w:ins w:id="8633" w:author="aas" w:date="2013-10-14T02:06:00Z">
              <w:del w:id="8634"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35" w:author="aas" w:date="2013-10-14T02:06:00Z"/>
                <w:del w:id="8636" w:author="Anees Shaikh" w:date="2013-10-19T02:16:00Z"/>
              </w:rPr>
              <w:pPrChange w:id="8637" w:author="Anees Shaikh" w:date="2013-10-19T02:16:00Z">
                <w:pPr>
                  <w:pStyle w:val="XML1"/>
                </w:pPr>
              </w:pPrChange>
            </w:pPr>
            <w:ins w:id="8638" w:author="aas" w:date="2013-10-14T02:06:00Z">
              <w:del w:id="8639"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640" w:author="aas" w:date="2013-10-14T02:06:00Z"/>
                <w:del w:id="8641" w:author="Anees Shaikh" w:date="2013-10-19T02:16:00Z"/>
              </w:rPr>
              <w:pPrChange w:id="8642" w:author="Anees Shaikh" w:date="2013-10-19T02:16:00Z">
                <w:pPr>
                  <w:pStyle w:val="XML1"/>
                </w:pPr>
              </w:pPrChange>
            </w:pPr>
            <w:ins w:id="8643" w:author="aas" w:date="2013-10-14T02:06:00Z">
              <w:del w:id="8644" w:author="Anees Shaikh" w:date="2013-10-19T02:16:00Z">
                <w:r w:rsidDel="00E067A3">
                  <w:delText xml:space="preserve">                                 Switch.</w:delText>
                </w:r>
              </w:del>
            </w:ins>
          </w:p>
          <w:p w14:paraId="473291A9" w14:textId="4D160E91" w:rsidR="00874469" w:rsidDel="00E067A3" w:rsidRDefault="00874469">
            <w:pPr>
              <w:pStyle w:val="Appx"/>
              <w:rPr>
                <w:ins w:id="8645" w:author="aas" w:date="2013-10-14T02:06:00Z"/>
                <w:del w:id="8646" w:author="Anees Shaikh" w:date="2013-10-19T02:16:00Z"/>
              </w:rPr>
              <w:pPrChange w:id="8647" w:author="Anees Shaikh" w:date="2013-10-19T02:16:00Z">
                <w:pPr>
                  <w:pStyle w:val="XML1"/>
                </w:pPr>
              </w:pPrChange>
            </w:pPr>
            <w:ins w:id="8648" w:author="aas" w:date="2013-10-14T02:06:00Z">
              <w:del w:id="8649" w:author="Anees Shaikh" w:date="2013-10-19T02:16:00Z">
                <w:r w:rsidDel="00E067A3">
                  <w:delText xml:space="preserve">                              </w:delText>
                </w:r>
              </w:del>
            </w:ins>
          </w:p>
          <w:p w14:paraId="7A0AC82C" w14:textId="57D9AC70" w:rsidR="00874469" w:rsidDel="00E067A3" w:rsidRDefault="00874469">
            <w:pPr>
              <w:pStyle w:val="Appx"/>
              <w:rPr>
                <w:ins w:id="8650" w:author="aas" w:date="2013-10-14T02:06:00Z"/>
                <w:del w:id="8651" w:author="Anees Shaikh" w:date="2013-10-19T02:16:00Z"/>
              </w:rPr>
              <w:pPrChange w:id="8652" w:author="Anees Shaikh" w:date="2013-10-19T02:16:00Z">
                <w:pPr>
                  <w:pStyle w:val="XML1"/>
                </w:pPr>
              </w:pPrChange>
            </w:pPr>
            <w:ins w:id="8653" w:author="aas" w:date="2013-10-14T02:06:00Z">
              <w:del w:id="8654"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655" w:author="aas" w:date="2013-10-14T02:06:00Z"/>
                <w:del w:id="8656" w:author="Anees Shaikh" w:date="2013-10-19T02:16:00Z"/>
              </w:rPr>
              <w:pPrChange w:id="8657" w:author="Anees Shaikh" w:date="2013-10-19T02:16:00Z">
                <w:pPr>
                  <w:pStyle w:val="XML1"/>
                </w:pPr>
              </w:pPrChange>
            </w:pPr>
            <w:ins w:id="8658" w:author="aas" w:date="2013-10-14T02:06:00Z">
              <w:del w:id="8659"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660" w:author="aas" w:date="2013-10-14T02:06:00Z"/>
                <w:del w:id="8661" w:author="Anees Shaikh" w:date="2013-10-19T02:16:00Z"/>
              </w:rPr>
              <w:pPrChange w:id="8662" w:author="Anees Shaikh" w:date="2013-10-19T02:16:00Z">
                <w:pPr>
                  <w:pStyle w:val="XML1"/>
                </w:pPr>
              </w:pPrChange>
            </w:pPr>
            <w:ins w:id="8663" w:author="aas" w:date="2013-10-14T02:06:00Z">
              <w:del w:id="8664"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665" w:author="aas" w:date="2013-10-14T02:06:00Z"/>
                <w:del w:id="8666" w:author="Anees Shaikh" w:date="2013-10-19T02:16:00Z"/>
              </w:rPr>
              <w:pPrChange w:id="8667" w:author="Anees Shaikh" w:date="2013-10-19T02:16:00Z">
                <w:pPr>
                  <w:pStyle w:val="XML1"/>
                </w:pPr>
              </w:pPrChange>
            </w:pPr>
            <w:ins w:id="8668" w:author="aas" w:date="2013-10-14T02:06:00Z">
              <w:del w:id="8669"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670" w:author="aas" w:date="2013-10-14T02:06:00Z"/>
                <w:del w:id="8671" w:author="Anees Shaikh" w:date="2013-10-19T02:16:00Z"/>
              </w:rPr>
              <w:pPrChange w:id="8672" w:author="Anees Shaikh" w:date="2013-10-19T02:16:00Z">
                <w:pPr>
                  <w:pStyle w:val="XML1"/>
                </w:pPr>
              </w:pPrChange>
            </w:pPr>
            <w:ins w:id="8673" w:author="aas" w:date="2013-10-14T02:06:00Z">
              <w:del w:id="8674" w:author="Anees Shaikh" w:date="2013-10-19T02:16:00Z">
                <w:r w:rsidDel="00E067A3">
                  <w:delText xml:space="preserve">                                 Switches. </w:delText>
                </w:r>
              </w:del>
            </w:ins>
          </w:p>
          <w:p w14:paraId="3D7B624D" w14:textId="7C54163A" w:rsidR="00874469" w:rsidDel="00E067A3" w:rsidRDefault="00874469">
            <w:pPr>
              <w:pStyle w:val="Appx"/>
              <w:rPr>
                <w:ins w:id="8675" w:author="aas" w:date="2013-10-14T02:06:00Z"/>
                <w:del w:id="8676" w:author="Anees Shaikh" w:date="2013-10-19T02:16:00Z"/>
              </w:rPr>
              <w:pPrChange w:id="8677" w:author="Anees Shaikh" w:date="2013-10-19T02:16:00Z">
                <w:pPr>
                  <w:pStyle w:val="XML1"/>
                </w:pPr>
              </w:pPrChange>
            </w:pPr>
            <w:ins w:id="8678" w:author="aas" w:date="2013-10-14T02:06:00Z">
              <w:del w:id="8679" w:author="Anees Shaikh" w:date="2013-10-19T02:16:00Z">
                <w:r w:rsidDel="00E067A3">
                  <w:delText xml:space="preserve">                              </w:delText>
                </w:r>
              </w:del>
            </w:ins>
          </w:p>
          <w:p w14:paraId="41770A40" w14:textId="40E5AFB9" w:rsidR="00874469" w:rsidDel="00E067A3" w:rsidRDefault="00874469">
            <w:pPr>
              <w:pStyle w:val="Appx"/>
              <w:rPr>
                <w:ins w:id="8680" w:author="aas" w:date="2013-10-14T02:06:00Z"/>
                <w:del w:id="8681" w:author="Anees Shaikh" w:date="2013-10-19T02:16:00Z"/>
              </w:rPr>
              <w:pPrChange w:id="8682" w:author="Anees Shaikh" w:date="2013-10-19T02:16:00Z">
                <w:pPr>
                  <w:pStyle w:val="XML1"/>
                </w:pPr>
              </w:pPrChange>
            </w:pPr>
            <w:ins w:id="8683" w:author="aas" w:date="2013-10-14T02:06:00Z">
              <w:del w:id="8684"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685" w:author="aas" w:date="2013-10-14T02:06:00Z"/>
                <w:del w:id="8686" w:author="Anees Shaikh" w:date="2013-10-19T02:16:00Z"/>
              </w:rPr>
              <w:pPrChange w:id="8687" w:author="Anees Shaikh" w:date="2013-10-19T02:16:00Z">
                <w:pPr>
                  <w:pStyle w:val="XML1"/>
                </w:pPr>
              </w:pPrChange>
            </w:pPr>
            <w:ins w:id="8688" w:author="aas" w:date="2013-10-14T02:06:00Z">
              <w:del w:id="8689"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690" w:author="aas" w:date="2013-10-14T02:06:00Z"/>
                <w:del w:id="8691" w:author="Anees Shaikh" w:date="2013-10-19T02:16:00Z"/>
              </w:rPr>
              <w:pPrChange w:id="8692" w:author="Anees Shaikh" w:date="2013-10-19T02:16:00Z">
                <w:pPr>
                  <w:pStyle w:val="XML1"/>
                </w:pPr>
              </w:pPrChange>
            </w:pPr>
            <w:ins w:id="8693" w:author="aas" w:date="2013-10-14T02:06:00Z">
              <w:del w:id="8694" w:author="Anees Shaikh" w:date="2013-10-19T02:16:00Z">
                <w:r w:rsidDel="00E067A3">
                  <w:delText xml:space="preserve">                                 Logical Switch.</w:delText>
                </w:r>
              </w:del>
            </w:ins>
          </w:p>
          <w:p w14:paraId="29B6B253" w14:textId="4C2EED43" w:rsidR="00874469" w:rsidDel="00E067A3" w:rsidRDefault="00874469">
            <w:pPr>
              <w:pStyle w:val="Appx"/>
              <w:rPr>
                <w:ins w:id="8695" w:author="aas" w:date="2013-10-14T02:06:00Z"/>
                <w:del w:id="8696" w:author="Anees Shaikh" w:date="2013-10-19T02:16:00Z"/>
              </w:rPr>
              <w:pPrChange w:id="8697" w:author="Anees Shaikh" w:date="2013-10-19T02:16:00Z">
                <w:pPr>
                  <w:pStyle w:val="XML1"/>
                </w:pPr>
              </w:pPrChange>
            </w:pPr>
            <w:ins w:id="8698" w:author="aas" w:date="2013-10-14T02:06:00Z">
              <w:del w:id="8699" w:author="Anees Shaikh" w:date="2013-10-19T02:16:00Z">
                <w:r w:rsidDel="00E067A3">
                  <w:delText xml:space="preserve">                        &lt;/xs:documentation&gt;</w:delText>
                </w:r>
              </w:del>
            </w:ins>
          </w:p>
          <w:p w14:paraId="60E3DCC3" w14:textId="3F51099E" w:rsidR="00874469" w:rsidDel="00E067A3" w:rsidRDefault="00874469">
            <w:pPr>
              <w:pStyle w:val="Appx"/>
              <w:rPr>
                <w:ins w:id="8700" w:author="aas" w:date="2013-10-14T02:06:00Z"/>
                <w:del w:id="8701" w:author="Anees Shaikh" w:date="2013-10-19T02:16:00Z"/>
              </w:rPr>
              <w:pPrChange w:id="8702" w:author="Anees Shaikh" w:date="2013-10-19T02:16:00Z">
                <w:pPr>
                  <w:pStyle w:val="XML1"/>
                </w:pPr>
              </w:pPrChange>
            </w:pPr>
            <w:ins w:id="8703" w:author="aas" w:date="2013-10-14T02:06:00Z">
              <w:del w:id="8704" w:author="Anees Shaikh" w:date="2013-10-19T02:16:00Z">
                <w:r w:rsidDel="00E067A3">
                  <w:delText xml:space="preserve">                      &lt;/xs:annotation&gt;</w:delText>
                </w:r>
              </w:del>
            </w:ins>
          </w:p>
          <w:p w14:paraId="2099110A" w14:textId="22EAC9EB" w:rsidR="00874469" w:rsidDel="00E067A3" w:rsidRDefault="00874469">
            <w:pPr>
              <w:pStyle w:val="Appx"/>
              <w:rPr>
                <w:ins w:id="8705" w:author="aas" w:date="2013-10-14T02:06:00Z"/>
                <w:del w:id="8706" w:author="Anees Shaikh" w:date="2013-10-19T02:16:00Z"/>
              </w:rPr>
              <w:pPrChange w:id="8707" w:author="Anees Shaikh" w:date="2013-10-19T02:16:00Z">
                <w:pPr>
                  <w:pStyle w:val="XML1"/>
                </w:pPr>
              </w:pPrChange>
            </w:pPr>
            <w:ins w:id="8708" w:author="aas" w:date="2013-10-14T02:06:00Z">
              <w:del w:id="8709" w:author="Anees Shaikh" w:date="2013-10-19T02:16:00Z">
                <w:r w:rsidDel="00E067A3">
                  <w:delText xml:space="preserve">                    &lt;/xs:element&gt;</w:delText>
                </w:r>
              </w:del>
            </w:ins>
          </w:p>
          <w:p w14:paraId="2B2F6B33" w14:textId="2450F5D8" w:rsidR="00874469" w:rsidDel="00E067A3" w:rsidRDefault="00874469">
            <w:pPr>
              <w:pStyle w:val="Appx"/>
              <w:rPr>
                <w:ins w:id="8710" w:author="aas" w:date="2013-10-14T02:06:00Z"/>
                <w:del w:id="8711" w:author="Anees Shaikh" w:date="2013-10-19T02:16:00Z"/>
              </w:rPr>
              <w:pPrChange w:id="8712" w:author="Anees Shaikh" w:date="2013-10-19T02:16:00Z">
                <w:pPr>
                  <w:pStyle w:val="XML1"/>
                </w:pPr>
              </w:pPrChange>
            </w:pPr>
            <w:ins w:id="8713" w:author="aas" w:date="2013-10-14T02:06:00Z">
              <w:del w:id="8714" w:author="Anees Shaikh" w:date="2013-10-19T02:16:00Z">
                <w:r w:rsidDel="00E067A3">
                  <w:delText xml:space="preserve">                    &lt;xs:element name="name" minOccurs="0"&gt;</w:delText>
                </w:r>
              </w:del>
            </w:ins>
          </w:p>
          <w:p w14:paraId="553050B4" w14:textId="405C2A82" w:rsidR="00874469" w:rsidDel="00E067A3" w:rsidRDefault="00874469">
            <w:pPr>
              <w:pStyle w:val="Appx"/>
              <w:rPr>
                <w:ins w:id="8715" w:author="aas" w:date="2013-10-14T02:06:00Z"/>
                <w:del w:id="8716" w:author="Anees Shaikh" w:date="2013-10-19T02:16:00Z"/>
              </w:rPr>
              <w:pPrChange w:id="8717" w:author="Anees Shaikh" w:date="2013-10-19T02:16:00Z">
                <w:pPr>
                  <w:pStyle w:val="XML1"/>
                </w:pPr>
              </w:pPrChange>
            </w:pPr>
            <w:ins w:id="8718" w:author="aas" w:date="2013-10-14T02:06:00Z">
              <w:del w:id="8719" w:author="Anees Shaikh" w:date="2013-10-19T02:16:00Z">
                <w:r w:rsidDel="00E067A3">
                  <w:delText xml:space="preserve">                      &lt;xs:annotation&gt;</w:delText>
                </w:r>
              </w:del>
            </w:ins>
          </w:p>
          <w:p w14:paraId="3994E6AD" w14:textId="2AD78310" w:rsidR="00874469" w:rsidDel="00E067A3" w:rsidRDefault="00874469">
            <w:pPr>
              <w:pStyle w:val="Appx"/>
              <w:rPr>
                <w:ins w:id="8720" w:author="aas" w:date="2013-10-14T02:06:00Z"/>
                <w:del w:id="8721" w:author="Anees Shaikh" w:date="2013-10-19T02:16:00Z"/>
              </w:rPr>
              <w:pPrChange w:id="8722" w:author="Anees Shaikh" w:date="2013-10-19T02:16:00Z">
                <w:pPr>
                  <w:pStyle w:val="XML1"/>
                </w:pPr>
              </w:pPrChange>
            </w:pPr>
            <w:ins w:id="8723" w:author="aas" w:date="2013-10-14T02:06:00Z">
              <w:del w:id="8724" w:author="Anees Shaikh" w:date="2013-10-19T02:16:00Z">
                <w:r w:rsidDel="00E067A3">
                  <w:delText xml:space="preserve">                        &lt;xs:documentation&gt;</w:delText>
                </w:r>
              </w:del>
            </w:ins>
          </w:p>
          <w:p w14:paraId="20625A29" w14:textId="28CBBB61" w:rsidR="00874469" w:rsidDel="00E067A3" w:rsidRDefault="00874469">
            <w:pPr>
              <w:pStyle w:val="Appx"/>
              <w:rPr>
                <w:ins w:id="8725" w:author="aas" w:date="2013-10-14T02:06:00Z"/>
                <w:del w:id="8726" w:author="Anees Shaikh" w:date="2013-10-19T02:16:00Z"/>
              </w:rPr>
              <w:pPrChange w:id="8727" w:author="Anees Shaikh" w:date="2013-10-19T02:16:00Z">
                <w:pPr>
                  <w:pStyle w:val="XML1"/>
                </w:pPr>
              </w:pPrChange>
            </w:pPr>
            <w:ins w:id="8728" w:author="aas" w:date="2013-10-14T02:06:00Z">
              <w:del w:id="8729"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30" w:author="aas" w:date="2013-10-14T02:06:00Z"/>
                <w:del w:id="8731" w:author="Anees Shaikh" w:date="2013-10-19T02:16:00Z"/>
              </w:rPr>
              <w:pPrChange w:id="8732" w:author="Anees Shaikh" w:date="2013-10-19T02:16:00Z">
                <w:pPr>
                  <w:pStyle w:val="XML1"/>
                </w:pPr>
              </w:pPrChange>
            </w:pPr>
            <w:ins w:id="8733" w:author="aas" w:date="2013-10-14T02:06:00Z">
              <w:del w:id="8734" w:author="Anees Shaikh" w:date="2013-10-19T02:16:00Z">
                <w:r w:rsidDel="00E067A3">
                  <w:delText xml:space="preserve">                              </w:delText>
                </w:r>
              </w:del>
            </w:ins>
          </w:p>
          <w:p w14:paraId="6CF32D14" w14:textId="70FDDB0D" w:rsidR="00874469" w:rsidDel="00E067A3" w:rsidRDefault="00874469">
            <w:pPr>
              <w:pStyle w:val="Appx"/>
              <w:rPr>
                <w:ins w:id="8735" w:author="aas" w:date="2013-10-14T02:06:00Z"/>
                <w:del w:id="8736" w:author="Anees Shaikh" w:date="2013-10-19T02:16:00Z"/>
              </w:rPr>
              <w:pPrChange w:id="8737" w:author="Anees Shaikh" w:date="2013-10-19T02:16:00Z">
                <w:pPr>
                  <w:pStyle w:val="XML1"/>
                </w:pPr>
              </w:pPrChange>
            </w:pPr>
            <w:ins w:id="8738" w:author="aas" w:date="2013-10-14T02:06:00Z">
              <w:del w:id="8739"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740" w:author="aas" w:date="2013-10-14T02:06:00Z"/>
                <w:del w:id="8741" w:author="Anees Shaikh" w:date="2013-10-19T02:16:00Z"/>
              </w:rPr>
              <w:pPrChange w:id="8742" w:author="Anees Shaikh" w:date="2013-10-19T02:16:00Z">
                <w:pPr>
                  <w:pStyle w:val="XML1"/>
                </w:pPr>
              </w:pPrChange>
            </w:pPr>
            <w:ins w:id="8743" w:author="aas" w:date="2013-10-14T02:06:00Z">
              <w:del w:id="8744"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745" w:author="aas" w:date="2013-10-14T02:06:00Z"/>
                <w:del w:id="8746" w:author="Anees Shaikh" w:date="2013-10-19T02:16:00Z"/>
              </w:rPr>
              <w:pPrChange w:id="8747" w:author="Anees Shaikh" w:date="2013-10-19T02:16:00Z">
                <w:pPr>
                  <w:pStyle w:val="XML1"/>
                </w:pPr>
              </w:pPrChange>
            </w:pPr>
            <w:ins w:id="8748" w:author="aas" w:date="2013-10-14T02:06:00Z">
              <w:del w:id="8749"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750" w:author="aas" w:date="2013-10-14T02:06:00Z"/>
                <w:del w:id="8751" w:author="Anees Shaikh" w:date="2013-10-19T02:16:00Z"/>
              </w:rPr>
              <w:pPrChange w:id="8752" w:author="Anees Shaikh" w:date="2013-10-19T02:16:00Z">
                <w:pPr>
                  <w:pStyle w:val="XML1"/>
                </w:pPr>
              </w:pPrChange>
            </w:pPr>
            <w:ins w:id="8753" w:author="aas" w:date="2013-10-14T02:06:00Z">
              <w:del w:id="8754"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755" w:author="aas" w:date="2013-10-14T02:06:00Z"/>
                <w:del w:id="8756" w:author="Anees Shaikh" w:date="2013-10-19T02:16:00Z"/>
              </w:rPr>
              <w:pPrChange w:id="8757" w:author="Anees Shaikh" w:date="2013-10-19T02:16:00Z">
                <w:pPr>
                  <w:pStyle w:val="XML1"/>
                </w:pPr>
              </w:pPrChange>
            </w:pPr>
            <w:ins w:id="8758" w:author="aas" w:date="2013-10-14T02:06:00Z">
              <w:del w:id="8759"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760" w:author="aas" w:date="2013-10-14T02:06:00Z"/>
                <w:del w:id="8761" w:author="Anees Shaikh" w:date="2013-10-19T02:16:00Z"/>
              </w:rPr>
              <w:pPrChange w:id="8762" w:author="Anees Shaikh" w:date="2013-10-19T02:16:00Z">
                <w:pPr>
                  <w:pStyle w:val="XML1"/>
                </w:pPr>
              </w:pPrChange>
            </w:pPr>
            <w:ins w:id="8763" w:author="aas" w:date="2013-10-14T02:06:00Z">
              <w:del w:id="8764"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765" w:author="aas" w:date="2013-10-14T02:06:00Z"/>
                <w:del w:id="8766" w:author="Anees Shaikh" w:date="2013-10-19T02:16:00Z"/>
              </w:rPr>
              <w:pPrChange w:id="8767" w:author="Anees Shaikh" w:date="2013-10-19T02:16:00Z">
                <w:pPr>
                  <w:pStyle w:val="XML1"/>
                </w:pPr>
              </w:pPrChange>
            </w:pPr>
            <w:ins w:id="8768" w:author="aas" w:date="2013-10-14T02:06:00Z">
              <w:del w:id="8769"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770" w:author="aas" w:date="2013-10-14T02:06:00Z"/>
                <w:del w:id="8771" w:author="Anees Shaikh" w:date="2013-10-19T02:16:00Z"/>
              </w:rPr>
              <w:pPrChange w:id="8772" w:author="Anees Shaikh" w:date="2013-10-19T02:16:00Z">
                <w:pPr>
                  <w:pStyle w:val="XML1"/>
                </w:pPr>
              </w:pPrChange>
            </w:pPr>
            <w:ins w:id="8773" w:author="aas" w:date="2013-10-14T02:06:00Z">
              <w:del w:id="8774"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775" w:author="aas" w:date="2013-10-14T02:06:00Z"/>
                <w:del w:id="8776" w:author="Anees Shaikh" w:date="2013-10-19T02:16:00Z"/>
              </w:rPr>
              <w:pPrChange w:id="8777" w:author="Anees Shaikh" w:date="2013-10-19T02:16:00Z">
                <w:pPr>
                  <w:pStyle w:val="XML1"/>
                </w:pPr>
              </w:pPrChange>
            </w:pPr>
            <w:ins w:id="8778" w:author="aas" w:date="2013-10-14T02:06:00Z">
              <w:del w:id="8779" w:author="Anees Shaikh" w:date="2013-10-19T02:16:00Z">
                <w:r w:rsidDel="00E067A3">
                  <w:delText xml:space="preserve">                                 Switch.</w:delText>
                </w:r>
              </w:del>
            </w:ins>
          </w:p>
          <w:p w14:paraId="5ED38F47" w14:textId="21483190" w:rsidR="00874469" w:rsidDel="00E067A3" w:rsidRDefault="00874469">
            <w:pPr>
              <w:pStyle w:val="Appx"/>
              <w:rPr>
                <w:ins w:id="8780" w:author="aas" w:date="2013-10-14T02:06:00Z"/>
                <w:del w:id="8781" w:author="Anees Shaikh" w:date="2013-10-19T02:16:00Z"/>
              </w:rPr>
              <w:pPrChange w:id="8782" w:author="Anees Shaikh" w:date="2013-10-19T02:16:00Z">
                <w:pPr>
                  <w:pStyle w:val="XML1"/>
                </w:pPr>
              </w:pPrChange>
            </w:pPr>
            <w:ins w:id="8783" w:author="aas" w:date="2013-10-14T02:06:00Z">
              <w:del w:id="8784" w:author="Anees Shaikh" w:date="2013-10-19T02:16:00Z">
                <w:r w:rsidDel="00E067A3">
                  <w:delText xml:space="preserve">                        &lt;/xs:documentation&gt;</w:delText>
                </w:r>
              </w:del>
            </w:ins>
          </w:p>
          <w:p w14:paraId="752C8EC0" w14:textId="0C20C2BF" w:rsidR="00874469" w:rsidDel="00E067A3" w:rsidRDefault="00874469">
            <w:pPr>
              <w:pStyle w:val="Appx"/>
              <w:rPr>
                <w:ins w:id="8785" w:author="aas" w:date="2013-10-14T02:06:00Z"/>
                <w:del w:id="8786" w:author="Anees Shaikh" w:date="2013-10-19T02:16:00Z"/>
              </w:rPr>
              <w:pPrChange w:id="8787" w:author="Anees Shaikh" w:date="2013-10-19T02:16:00Z">
                <w:pPr>
                  <w:pStyle w:val="XML1"/>
                </w:pPr>
              </w:pPrChange>
            </w:pPr>
            <w:ins w:id="8788" w:author="aas" w:date="2013-10-14T02:06:00Z">
              <w:del w:id="8789" w:author="Anees Shaikh" w:date="2013-10-19T02:16:00Z">
                <w:r w:rsidDel="00E067A3">
                  <w:delText xml:space="preserve">                      &lt;/xs:annotation&gt;</w:delText>
                </w:r>
              </w:del>
            </w:ins>
          </w:p>
          <w:p w14:paraId="496D5489" w14:textId="5FDBC4EB" w:rsidR="00874469" w:rsidDel="00E067A3" w:rsidRDefault="00874469">
            <w:pPr>
              <w:pStyle w:val="Appx"/>
              <w:rPr>
                <w:ins w:id="8790" w:author="aas" w:date="2013-10-14T02:06:00Z"/>
                <w:del w:id="8791" w:author="Anees Shaikh" w:date="2013-10-19T02:16:00Z"/>
              </w:rPr>
              <w:pPrChange w:id="8792" w:author="Anees Shaikh" w:date="2013-10-19T02:16:00Z">
                <w:pPr>
                  <w:pStyle w:val="XML1"/>
                </w:pPr>
              </w:pPrChange>
            </w:pPr>
            <w:ins w:id="8793" w:author="aas" w:date="2013-10-14T02:06:00Z">
              <w:del w:id="8794" w:author="Anees Shaikh" w:date="2013-10-19T02:16:00Z">
                <w:r w:rsidDel="00E067A3">
                  <w:delText xml:space="preserve">                      &lt;xs:simpleType&gt;</w:delText>
                </w:r>
              </w:del>
            </w:ins>
          </w:p>
          <w:p w14:paraId="0250DE1F" w14:textId="0D1E59AB" w:rsidR="00874469" w:rsidDel="00E067A3" w:rsidRDefault="00874469">
            <w:pPr>
              <w:pStyle w:val="Appx"/>
              <w:rPr>
                <w:ins w:id="8795" w:author="aas" w:date="2013-10-14T02:06:00Z"/>
                <w:del w:id="8796" w:author="Anees Shaikh" w:date="2013-10-19T02:16:00Z"/>
              </w:rPr>
              <w:pPrChange w:id="8797" w:author="Anees Shaikh" w:date="2013-10-19T02:16:00Z">
                <w:pPr>
                  <w:pStyle w:val="XML1"/>
                </w:pPr>
              </w:pPrChange>
            </w:pPr>
            <w:ins w:id="8798" w:author="aas" w:date="2013-10-14T02:06:00Z">
              <w:del w:id="8799" w:author="Anees Shaikh" w:date="2013-10-19T02:16:00Z">
                <w:r w:rsidDel="00E067A3">
                  <w:delText xml:space="preserve">                        &lt;xs:restriction base="xs:string"&gt;</w:delText>
                </w:r>
              </w:del>
            </w:ins>
          </w:p>
          <w:p w14:paraId="7365F046" w14:textId="6062B6FB" w:rsidR="00874469" w:rsidDel="00E067A3" w:rsidRDefault="00874469">
            <w:pPr>
              <w:pStyle w:val="Appx"/>
              <w:rPr>
                <w:ins w:id="8800" w:author="aas" w:date="2013-10-14T02:06:00Z"/>
                <w:del w:id="8801" w:author="Anees Shaikh" w:date="2013-10-19T02:16:00Z"/>
              </w:rPr>
              <w:pPrChange w:id="8802" w:author="Anees Shaikh" w:date="2013-10-19T02:16:00Z">
                <w:pPr>
                  <w:pStyle w:val="XML1"/>
                </w:pPr>
              </w:pPrChange>
            </w:pPr>
            <w:ins w:id="8803" w:author="aas" w:date="2013-10-14T02:06:00Z">
              <w:del w:id="8804" w:author="Anees Shaikh" w:date="2013-10-19T02:16:00Z">
                <w:r w:rsidDel="00E067A3">
                  <w:delText xml:space="preserve">                          &lt;xs:minLength value="1"/&gt;</w:delText>
                </w:r>
              </w:del>
            </w:ins>
          </w:p>
          <w:p w14:paraId="28BFA34C" w14:textId="4612AE6C" w:rsidR="00874469" w:rsidDel="00E067A3" w:rsidRDefault="00874469">
            <w:pPr>
              <w:pStyle w:val="Appx"/>
              <w:rPr>
                <w:ins w:id="8805" w:author="aas" w:date="2013-10-14T02:06:00Z"/>
                <w:del w:id="8806" w:author="Anees Shaikh" w:date="2013-10-19T02:16:00Z"/>
              </w:rPr>
              <w:pPrChange w:id="8807" w:author="Anees Shaikh" w:date="2013-10-19T02:16:00Z">
                <w:pPr>
                  <w:pStyle w:val="XML1"/>
                </w:pPr>
              </w:pPrChange>
            </w:pPr>
            <w:ins w:id="8808" w:author="aas" w:date="2013-10-14T02:06:00Z">
              <w:del w:id="8809" w:author="Anees Shaikh" w:date="2013-10-19T02:16:00Z">
                <w:r w:rsidDel="00E067A3">
                  <w:delText xml:space="preserve">                          &lt;xs:maxLength value="16"/&gt;</w:delText>
                </w:r>
              </w:del>
            </w:ins>
          </w:p>
          <w:p w14:paraId="5AE85A5F" w14:textId="67293584" w:rsidR="00874469" w:rsidDel="00E067A3" w:rsidRDefault="00874469">
            <w:pPr>
              <w:pStyle w:val="Appx"/>
              <w:rPr>
                <w:ins w:id="8810" w:author="aas" w:date="2013-10-14T02:06:00Z"/>
                <w:del w:id="8811" w:author="Anees Shaikh" w:date="2013-10-19T02:16:00Z"/>
              </w:rPr>
              <w:pPrChange w:id="8812" w:author="Anees Shaikh" w:date="2013-10-19T02:16:00Z">
                <w:pPr>
                  <w:pStyle w:val="XML1"/>
                </w:pPr>
              </w:pPrChange>
            </w:pPr>
            <w:ins w:id="8813" w:author="aas" w:date="2013-10-14T02:06:00Z">
              <w:del w:id="8814" w:author="Anees Shaikh" w:date="2013-10-19T02:16:00Z">
                <w:r w:rsidDel="00E067A3">
                  <w:delText xml:space="preserve">                        &lt;/xs:restriction&gt;</w:delText>
                </w:r>
              </w:del>
            </w:ins>
          </w:p>
          <w:p w14:paraId="1EDFDE75" w14:textId="32F70975" w:rsidR="00874469" w:rsidDel="00E067A3" w:rsidRDefault="00874469">
            <w:pPr>
              <w:pStyle w:val="Appx"/>
              <w:rPr>
                <w:ins w:id="8815" w:author="aas" w:date="2013-10-14T02:06:00Z"/>
                <w:del w:id="8816" w:author="Anees Shaikh" w:date="2013-10-19T02:16:00Z"/>
              </w:rPr>
              <w:pPrChange w:id="8817" w:author="Anees Shaikh" w:date="2013-10-19T02:16:00Z">
                <w:pPr>
                  <w:pStyle w:val="XML1"/>
                </w:pPr>
              </w:pPrChange>
            </w:pPr>
            <w:ins w:id="8818" w:author="aas" w:date="2013-10-14T02:06:00Z">
              <w:del w:id="8819" w:author="Anees Shaikh" w:date="2013-10-19T02:16:00Z">
                <w:r w:rsidDel="00E067A3">
                  <w:delText xml:space="preserve">                      &lt;/xs:simpleType&gt;</w:delText>
                </w:r>
              </w:del>
            </w:ins>
          </w:p>
          <w:p w14:paraId="0D65F038" w14:textId="4A3294AF" w:rsidR="00874469" w:rsidDel="00E067A3" w:rsidRDefault="00874469">
            <w:pPr>
              <w:pStyle w:val="Appx"/>
              <w:rPr>
                <w:ins w:id="8820" w:author="aas" w:date="2013-10-14T02:06:00Z"/>
                <w:del w:id="8821" w:author="Anees Shaikh" w:date="2013-10-19T02:16:00Z"/>
              </w:rPr>
              <w:pPrChange w:id="8822" w:author="Anees Shaikh" w:date="2013-10-19T02:16:00Z">
                <w:pPr>
                  <w:pStyle w:val="XML1"/>
                </w:pPr>
              </w:pPrChange>
            </w:pPr>
            <w:ins w:id="8823" w:author="aas" w:date="2013-10-14T02:06:00Z">
              <w:del w:id="8824" w:author="Anees Shaikh" w:date="2013-10-19T02:16:00Z">
                <w:r w:rsidDel="00E067A3">
                  <w:delText xml:space="preserve">                    &lt;/xs:element&gt;</w:delText>
                </w:r>
              </w:del>
            </w:ins>
          </w:p>
          <w:p w14:paraId="1ABD5349" w14:textId="117EECD9" w:rsidR="00874469" w:rsidDel="00E067A3" w:rsidRDefault="00874469">
            <w:pPr>
              <w:pStyle w:val="Appx"/>
              <w:rPr>
                <w:ins w:id="8825" w:author="aas" w:date="2013-10-14T02:06:00Z"/>
                <w:del w:id="8826" w:author="Anees Shaikh" w:date="2013-10-19T02:16:00Z"/>
              </w:rPr>
              <w:pPrChange w:id="8827" w:author="Anees Shaikh" w:date="2013-10-19T02:16:00Z">
                <w:pPr>
                  <w:pStyle w:val="XML1"/>
                </w:pPr>
              </w:pPrChange>
            </w:pPr>
            <w:ins w:id="8828" w:author="aas" w:date="2013-10-14T02:06:00Z">
              <w:del w:id="8829"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30" w:author="aas" w:date="2013-10-14T02:06:00Z"/>
                <w:del w:id="8831" w:author="Anees Shaikh" w:date="2013-10-19T02:16:00Z"/>
              </w:rPr>
              <w:pPrChange w:id="8832" w:author="Anees Shaikh" w:date="2013-10-19T02:16:00Z">
                <w:pPr>
                  <w:pStyle w:val="XML1"/>
                </w:pPr>
              </w:pPrChange>
            </w:pPr>
            <w:ins w:id="8833" w:author="aas" w:date="2013-10-14T02:06:00Z">
              <w:del w:id="8834" w:author="Anees Shaikh" w:date="2013-10-19T02:16:00Z">
                <w:r w:rsidDel="00E067A3">
                  <w:delText xml:space="preserve">                      &lt;xs:annotation&gt;</w:delText>
                </w:r>
              </w:del>
            </w:ins>
          </w:p>
          <w:p w14:paraId="2A3B4408" w14:textId="7991DAA9" w:rsidR="00874469" w:rsidDel="00E067A3" w:rsidRDefault="00874469">
            <w:pPr>
              <w:pStyle w:val="Appx"/>
              <w:rPr>
                <w:ins w:id="8835" w:author="aas" w:date="2013-10-14T02:06:00Z"/>
                <w:del w:id="8836" w:author="Anees Shaikh" w:date="2013-10-19T02:16:00Z"/>
              </w:rPr>
              <w:pPrChange w:id="8837" w:author="Anees Shaikh" w:date="2013-10-19T02:16:00Z">
                <w:pPr>
                  <w:pStyle w:val="XML1"/>
                </w:pPr>
              </w:pPrChange>
            </w:pPr>
            <w:ins w:id="8838" w:author="aas" w:date="2013-10-14T02:06:00Z">
              <w:del w:id="8839" w:author="Anees Shaikh" w:date="2013-10-19T02:16:00Z">
                <w:r w:rsidDel="00E067A3">
                  <w:delText xml:space="preserve">                        &lt;xs:documentation&gt;</w:delText>
                </w:r>
              </w:del>
            </w:ins>
          </w:p>
          <w:p w14:paraId="3EADA1E0" w14:textId="6B7E6DC4" w:rsidR="00874469" w:rsidDel="00E067A3" w:rsidRDefault="00874469">
            <w:pPr>
              <w:pStyle w:val="Appx"/>
              <w:rPr>
                <w:ins w:id="8840" w:author="aas" w:date="2013-10-14T02:06:00Z"/>
                <w:del w:id="8841" w:author="Anees Shaikh" w:date="2013-10-19T02:16:00Z"/>
              </w:rPr>
              <w:pPrChange w:id="8842" w:author="Anees Shaikh" w:date="2013-10-19T02:16:00Z">
                <w:pPr>
                  <w:pStyle w:val="XML1"/>
                </w:pPr>
              </w:pPrChange>
            </w:pPr>
            <w:ins w:id="8843" w:author="aas" w:date="2013-10-14T02:06:00Z">
              <w:del w:id="8844"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845" w:author="aas" w:date="2013-10-14T02:06:00Z"/>
                <w:del w:id="8846" w:author="Anees Shaikh" w:date="2013-10-19T02:16:00Z"/>
              </w:rPr>
              <w:pPrChange w:id="8847" w:author="Anees Shaikh" w:date="2013-10-19T02:16:00Z">
                <w:pPr>
                  <w:pStyle w:val="XML1"/>
                </w:pPr>
              </w:pPrChange>
            </w:pPr>
            <w:ins w:id="8848" w:author="aas" w:date="2013-10-14T02:06:00Z">
              <w:del w:id="8849"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850" w:author="aas" w:date="2013-10-14T02:06:00Z"/>
                <w:del w:id="8851" w:author="Anees Shaikh" w:date="2013-10-19T02:16:00Z"/>
              </w:rPr>
              <w:pPrChange w:id="8852" w:author="Anees Shaikh" w:date="2013-10-19T02:16:00Z">
                <w:pPr>
                  <w:pStyle w:val="XML1"/>
                </w:pPr>
              </w:pPrChange>
            </w:pPr>
            <w:ins w:id="8853" w:author="aas" w:date="2013-10-14T02:06:00Z">
              <w:del w:id="8854"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855" w:author="aas" w:date="2013-10-14T02:06:00Z"/>
                <w:del w:id="8856" w:author="Anees Shaikh" w:date="2013-10-19T02:16:00Z"/>
              </w:rPr>
              <w:pPrChange w:id="8857" w:author="Anees Shaikh" w:date="2013-10-19T02:16:00Z">
                <w:pPr>
                  <w:pStyle w:val="XML1"/>
                </w:pPr>
              </w:pPrChange>
            </w:pPr>
            <w:ins w:id="8858" w:author="aas" w:date="2013-10-14T02:06:00Z">
              <w:del w:id="8859"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860" w:author="aas" w:date="2013-10-14T02:06:00Z"/>
                <w:del w:id="8861" w:author="Anees Shaikh" w:date="2013-10-19T02:16:00Z"/>
              </w:rPr>
              <w:pPrChange w:id="8862" w:author="Anees Shaikh" w:date="2013-10-19T02:16:00Z">
                <w:pPr>
                  <w:pStyle w:val="XML1"/>
                </w:pPr>
              </w:pPrChange>
            </w:pPr>
            <w:ins w:id="8863" w:author="aas" w:date="2013-10-14T02:06:00Z">
              <w:del w:id="8864" w:author="Anees Shaikh" w:date="2013-10-19T02:16:00Z">
                <w:r w:rsidDel="00E067A3">
                  <w:delText xml:space="preserve">                        &lt;/xs:documentation&gt;</w:delText>
                </w:r>
              </w:del>
            </w:ins>
          </w:p>
          <w:p w14:paraId="7A01FC5F" w14:textId="3AC41D8C" w:rsidR="00874469" w:rsidDel="00E067A3" w:rsidRDefault="00874469">
            <w:pPr>
              <w:pStyle w:val="Appx"/>
              <w:rPr>
                <w:ins w:id="8865" w:author="aas" w:date="2013-10-14T02:06:00Z"/>
                <w:del w:id="8866" w:author="Anees Shaikh" w:date="2013-10-19T02:16:00Z"/>
              </w:rPr>
              <w:pPrChange w:id="8867" w:author="Anees Shaikh" w:date="2013-10-19T02:16:00Z">
                <w:pPr>
                  <w:pStyle w:val="XML1"/>
                </w:pPr>
              </w:pPrChange>
            </w:pPr>
            <w:ins w:id="8868" w:author="aas" w:date="2013-10-14T02:06:00Z">
              <w:del w:id="8869" w:author="Anees Shaikh" w:date="2013-10-19T02:16:00Z">
                <w:r w:rsidDel="00E067A3">
                  <w:delText xml:space="preserve">                      &lt;/xs:annotation&gt;</w:delText>
                </w:r>
              </w:del>
            </w:ins>
          </w:p>
          <w:p w14:paraId="393BCB43" w14:textId="10AE66FE" w:rsidR="00874469" w:rsidDel="00E067A3" w:rsidRDefault="00874469">
            <w:pPr>
              <w:pStyle w:val="Appx"/>
              <w:rPr>
                <w:ins w:id="8870" w:author="aas" w:date="2013-10-14T02:06:00Z"/>
                <w:del w:id="8871" w:author="Anees Shaikh" w:date="2013-10-19T02:16:00Z"/>
              </w:rPr>
              <w:pPrChange w:id="8872" w:author="Anees Shaikh" w:date="2013-10-19T02:16:00Z">
                <w:pPr>
                  <w:pStyle w:val="XML1"/>
                </w:pPr>
              </w:pPrChange>
            </w:pPr>
            <w:ins w:id="8873" w:author="aas" w:date="2013-10-14T02:06:00Z">
              <w:del w:id="8874" w:author="Anees Shaikh" w:date="2013-10-19T02:16:00Z">
                <w:r w:rsidDel="00E067A3">
                  <w:delText xml:space="preserve">                    &lt;/xs:element&gt;</w:delText>
                </w:r>
              </w:del>
            </w:ins>
          </w:p>
          <w:p w14:paraId="45F1A1D5" w14:textId="7B918FDB" w:rsidR="00874469" w:rsidDel="00E067A3" w:rsidRDefault="00874469">
            <w:pPr>
              <w:pStyle w:val="Appx"/>
              <w:rPr>
                <w:ins w:id="8875" w:author="aas" w:date="2013-10-14T02:06:00Z"/>
                <w:del w:id="8876" w:author="Anees Shaikh" w:date="2013-10-19T02:16:00Z"/>
              </w:rPr>
              <w:pPrChange w:id="8877" w:author="Anees Shaikh" w:date="2013-10-19T02:16:00Z">
                <w:pPr>
                  <w:pStyle w:val="XML1"/>
                </w:pPr>
              </w:pPrChange>
            </w:pPr>
            <w:ins w:id="8878" w:author="aas" w:date="2013-10-14T02:06:00Z">
              <w:del w:id="8879"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880" w:author="aas" w:date="2013-10-14T02:06:00Z"/>
                <w:del w:id="8881" w:author="Anees Shaikh" w:date="2013-10-19T02:16:00Z"/>
              </w:rPr>
              <w:pPrChange w:id="8882" w:author="Anees Shaikh" w:date="2013-10-19T02:16:00Z">
                <w:pPr>
                  <w:pStyle w:val="XML1"/>
                </w:pPr>
              </w:pPrChange>
            </w:pPr>
            <w:ins w:id="8883" w:author="aas" w:date="2013-10-14T02:06:00Z">
              <w:del w:id="8884" w:author="Anees Shaikh" w:date="2013-10-19T02:16:00Z">
                <w:r w:rsidDel="00E067A3">
                  <w:delText xml:space="preserve">                      &lt;xs:annotation&gt;</w:delText>
                </w:r>
              </w:del>
            </w:ins>
          </w:p>
          <w:p w14:paraId="0A652FF6" w14:textId="742A2496" w:rsidR="00874469" w:rsidDel="00E067A3" w:rsidRDefault="00874469">
            <w:pPr>
              <w:pStyle w:val="Appx"/>
              <w:rPr>
                <w:ins w:id="8885" w:author="aas" w:date="2013-10-14T02:06:00Z"/>
                <w:del w:id="8886" w:author="Anees Shaikh" w:date="2013-10-19T02:16:00Z"/>
              </w:rPr>
              <w:pPrChange w:id="8887" w:author="Anees Shaikh" w:date="2013-10-19T02:16:00Z">
                <w:pPr>
                  <w:pStyle w:val="XML1"/>
                </w:pPr>
              </w:pPrChange>
            </w:pPr>
            <w:ins w:id="8888" w:author="aas" w:date="2013-10-14T02:06:00Z">
              <w:del w:id="8889" w:author="Anees Shaikh" w:date="2013-10-19T02:16:00Z">
                <w:r w:rsidDel="00E067A3">
                  <w:delText xml:space="preserve">                        &lt;xs:documentation&gt;</w:delText>
                </w:r>
              </w:del>
            </w:ins>
          </w:p>
          <w:p w14:paraId="66EDB7D9" w14:textId="0FCA901F" w:rsidR="00874469" w:rsidDel="00E067A3" w:rsidRDefault="00874469">
            <w:pPr>
              <w:pStyle w:val="Appx"/>
              <w:rPr>
                <w:ins w:id="8890" w:author="aas" w:date="2013-10-14T02:06:00Z"/>
                <w:del w:id="8891" w:author="Anees Shaikh" w:date="2013-10-19T02:16:00Z"/>
              </w:rPr>
              <w:pPrChange w:id="8892" w:author="Anees Shaikh" w:date="2013-10-19T02:16:00Z">
                <w:pPr>
                  <w:pStyle w:val="XML1"/>
                </w:pPr>
              </w:pPrChange>
            </w:pPr>
            <w:ins w:id="8893" w:author="aas" w:date="2013-10-14T02:06:00Z">
              <w:del w:id="8894"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895" w:author="aas" w:date="2013-10-14T02:06:00Z"/>
                <w:del w:id="8896" w:author="Anees Shaikh" w:date="2013-10-19T02:16:00Z"/>
              </w:rPr>
              <w:pPrChange w:id="8897" w:author="Anees Shaikh" w:date="2013-10-19T02:16:00Z">
                <w:pPr>
                  <w:pStyle w:val="XML1"/>
                </w:pPr>
              </w:pPrChange>
            </w:pPr>
            <w:ins w:id="8898" w:author="aas" w:date="2013-10-14T02:06:00Z">
              <w:del w:id="8899"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00" w:author="aas" w:date="2013-10-14T02:06:00Z"/>
                <w:del w:id="8901" w:author="Anees Shaikh" w:date="2013-10-19T02:16:00Z"/>
              </w:rPr>
              <w:pPrChange w:id="8902" w:author="Anees Shaikh" w:date="2013-10-19T02:16:00Z">
                <w:pPr>
                  <w:pStyle w:val="XML1"/>
                </w:pPr>
              </w:pPrChange>
            </w:pPr>
            <w:ins w:id="8903" w:author="aas" w:date="2013-10-14T02:06:00Z">
              <w:del w:id="8904"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05" w:author="aas" w:date="2013-10-14T02:06:00Z"/>
                <w:del w:id="8906" w:author="Anees Shaikh" w:date="2013-10-19T02:16:00Z"/>
              </w:rPr>
              <w:pPrChange w:id="8907" w:author="Anees Shaikh" w:date="2013-10-19T02:16:00Z">
                <w:pPr>
                  <w:pStyle w:val="XML1"/>
                </w:pPr>
              </w:pPrChange>
            </w:pPr>
            <w:ins w:id="8908" w:author="aas" w:date="2013-10-14T02:06:00Z">
              <w:del w:id="8909"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10" w:author="aas" w:date="2013-10-14T02:06:00Z"/>
                <w:del w:id="8911" w:author="Anees Shaikh" w:date="2013-10-19T02:16:00Z"/>
              </w:rPr>
              <w:pPrChange w:id="8912" w:author="Anees Shaikh" w:date="2013-10-19T02:16:00Z">
                <w:pPr>
                  <w:pStyle w:val="XML1"/>
                </w:pPr>
              </w:pPrChange>
            </w:pPr>
            <w:ins w:id="8913" w:author="aas" w:date="2013-10-14T02:06:00Z">
              <w:del w:id="8914" w:author="Anees Shaikh" w:date="2013-10-19T02:16:00Z">
                <w:r w:rsidDel="00E067A3">
                  <w:delText xml:space="preserve">                        &lt;/xs:documentation&gt;</w:delText>
                </w:r>
              </w:del>
            </w:ins>
          </w:p>
          <w:p w14:paraId="63270BFE" w14:textId="0AEA25DC" w:rsidR="00874469" w:rsidDel="00E067A3" w:rsidRDefault="00874469">
            <w:pPr>
              <w:pStyle w:val="Appx"/>
              <w:rPr>
                <w:ins w:id="8915" w:author="aas" w:date="2013-10-14T02:06:00Z"/>
                <w:del w:id="8916" w:author="Anees Shaikh" w:date="2013-10-19T02:16:00Z"/>
              </w:rPr>
              <w:pPrChange w:id="8917" w:author="Anees Shaikh" w:date="2013-10-19T02:16:00Z">
                <w:pPr>
                  <w:pStyle w:val="XML1"/>
                </w:pPr>
              </w:pPrChange>
            </w:pPr>
            <w:ins w:id="8918" w:author="aas" w:date="2013-10-14T02:06:00Z">
              <w:del w:id="8919" w:author="Anees Shaikh" w:date="2013-10-19T02:16:00Z">
                <w:r w:rsidDel="00E067A3">
                  <w:delText xml:space="preserve">                      &lt;/xs:annotation&gt;</w:delText>
                </w:r>
              </w:del>
            </w:ins>
          </w:p>
          <w:p w14:paraId="6C03F194" w14:textId="53BB1A73" w:rsidR="00874469" w:rsidDel="00E067A3" w:rsidRDefault="00874469">
            <w:pPr>
              <w:pStyle w:val="Appx"/>
              <w:rPr>
                <w:ins w:id="8920" w:author="aas" w:date="2013-10-14T02:06:00Z"/>
                <w:del w:id="8921" w:author="Anees Shaikh" w:date="2013-10-19T02:16:00Z"/>
              </w:rPr>
              <w:pPrChange w:id="8922" w:author="Anees Shaikh" w:date="2013-10-19T02:16:00Z">
                <w:pPr>
                  <w:pStyle w:val="XML1"/>
                </w:pPr>
              </w:pPrChange>
            </w:pPr>
            <w:ins w:id="8923" w:author="aas" w:date="2013-10-14T02:06:00Z">
              <w:del w:id="8924" w:author="Anees Shaikh" w:date="2013-10-19T02:16:00Z">
                <w:r w:rsidDel="00E067A3">
                  <w:delText xml:space="preserve">                    &lt;/xs:element&gt;</w:delText>
                </w:r>
              </w:del>
            </w:ins>
          </w:p>
          <w:p w14:paraId="6E57A097" w14:textId="4BF28A17" w:rsidR="00874469" w:rsidDel="00E067A3" w:rsidRDefault="00874469">
            <w:pPr>
              <w:pStyle w:val="Appx"/>
              <w:rPr>
                <w:ins w:id="8925" w:author="aas" w:date="2013-10-14T02:06:00Z"/>
                <w:del w:id="8926" w:author="Anees Shaikh" w:date="2013-10-19T02:16:00Z"/>
              </w:rPr>
              <w:pPrChange w:id="8927" w:author="Anees Shaikh" w:date="2013-10-19T02:16:00Z">
                <w:pPr>
                  <w:pStyle w:val="XML1"/>
                </w:pPr>
              </w:pPrChange>
            </w:pPr>
            <w:ins w:id="8928" w:author="aas" w:date="2013-10-14T02:06:00Z">
              <w:del w:id="8929"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30" w:author="aas" w:date="2013-10-14T02:06:00Z"/>
                <w:del w:id="8931" w:author="Anees Shaikh" w:date="2013-10-19T02:16:00Z"/>
              </w:rPr>
              <w:pPrChange w:id="8932" w:author="Anees Shaikh" w:date="2013-10-19T02:16:00Z">
                <w:pPr>
                  <w:pStyle w:val="XML1"/>
                </w:pPr>
              </w:pPrChange>
            </w:pPr>
            <w:ins w:id="8933" w:author="aas" w:date="2013-10-14T02:06:00Z">
              <w:del w:id="8934" w:author="Anees Shaikh" w:date="2013-10-19T02:16:00Z">
                <w:r w:rsidDel="00E067A3">
                  <w:delText xml:space="preserve">                      &lt;xs:annotation&gt;</w:delText>
                </w:r>
              </w:del>
            </w:ins>
          </w:p>
          <w:p w14:paraId="73F8B806" w14:textId="01565453" w:rsidR="00874469" w:rsidDel="00E067A3" w:rsidRDefault="00874469">
            <w:pPr>
              <w:pStyle w:val="Appx"/>
              <w:rPr>
                <w:ins w:id="8935" w:author="aas" w:date="2013-10-14T02:06:00Z"/>
                <w:del w:id="8936" w:author="Anees Shaikh" w:date="2013-10-19T02:16:00Z"/>
              </w:rPr>
              <w:pPrChange w:id="8937" w:author="Anees Shaikh" w:date="2013-10-19T02:16:00Z">
                <w:pPr>
                  <w:pStyle w:val="XML1"/>
                </w:pPr>
              </w:pPrChange>
            </w:pPr>
            <w:ins w:id="8938" w:author="aas" w:date="2013-10-14T02:06:00Z">
              <w:del w:id="8939" w:author="Anees Shaikh" w:date="2013-10-19T02:16:00Z">
                <w:r w:rsidDel="00E067A3">
                  <w:delText xml:space="preserve">                        &lt;xs:documentation&gt;</w:delText>
                </w:r>
              </w:del>
            </w:ins>
          </w:p>
          <w:p w14:paraId="27B8A4D5" w14:textId="23615BDF" w:rsidR="00874469" w:rsidDel="00E067A3" w:rsidRDefault="00874469">
            <w:pPr>
              <w:pStyle w:val="Appx"/>
              <w:rPr>
                <w:ins w:id="8940" w:author="aas" w:date="2013-10-14T02:06:00Z"/>
                <w:del w:id="8941" w:author="Anees Shaikh" w:date="2013-10-19T02:16:00Z"/>
              </w:rPr>
              <w:pPrChange w:id="8942" w:author="Anees Shaikh" w:date="2013-10-19T02:16:00Z">
                <w:pPr>
                  <w:pStyle w:val="XML1"/>
                </w:pPr>
              </w:pPrChange>
            </w:pPr>
            <w:ins w:id="8943" w:author="aas" w:date="2013-10-14T02:06:00Z">
              <w:del w:id="8944"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8945" w:author="aas" w:date="2013-10-14T02:06:00Z"/>
                <w:del w:id="8946" w:author="Anees Shaikh" w:date="2013-10-19T02:16:00Z"/>
              </w:rPr>
              <w:pPrChange w:id="8947" w:author="Anees Shaikh" w:date="2013-10-19T02:16:00Z">
                <w:pPr>
                  <w:pStyle w:val="XML1"/>
                </w:pPr>
              </w:pPrChange>
            </w:pPr>
            <w:ins w:id="8948" w:author="aas" w:date="2013-10-14T02:06:00Z">
              <w:del w:id="8949" w:author="Anees Shaikh" w:date="2013-10-19T02:16:00Z">
                <w:r w:rsidDel="00E067A3">
                  <w:delText xml:space="preserve">                                 OpenFlow Port.</w:delText>
                </w:r>
              </w:del>
            </w:ins>
          </w:p>
          <w:p w14:paraId="7BC914D7" w14:textId="612D37FC" w:rsidR="00874469" w:rsidDel="00E067A3" w:rsidRDefault="00874469">
            <w:pPr>
              <w:pStyle w:val="Appx"/>
              <w:rPr>
                <w:ins w:id="8950" w:author="aas" w:date="2013-10-14T02:06:00Z"/>
                <w:del w:id="8951" w:author="Anees Shaikh" w:date="2013-10-19T02:16:00Z"/>
              </w:rPr>
              <w:pPrChange w:id="8952" w:author="Anees Shaikh" w:date="2013-10-19T02:16:00Z">
                <w:pPr>
                  <w:pStyle w:val="XML1"/>
                </w:pPr>
              </w:pPrChange>
            </w:pPr>
            <w:ins w:id="8953" w:author="aas" w:date="2013-10-14T02:06:00Z">
              <w:del w:id="8954" w:author="Anees Shaikh" w:date="2013-10-19T02:16:00Z">
                <w:r w:rsidDel="00E067A3">
                  <w:delText xml:space="preserve">                        &lt;/xs:documentation&gt;</w:delText>
                </w:r>
              </w:del>
            </w:ins>
          </w:p>
          <w:p w14:paraId="6C31824D" w14:textId="1EC9A31A" w:rsidR="00874469" w:rsidDel="00E067A3" w:rsidRDefault="00874469">
            <w:pPr>
              <w:pStyle w:val="Appx"/>
              <w:rPr>
                <w:ins w:id="8955" w:author="aas" w:date="2013-10-14T02:06:00Z"/>
                <w:del w:id="8956" w:author="Anees Shaikh" w:date="2013-10-19T02:16:00Z"/>
              </w:rPr>
              <w:pPrChange w:id="8957" w:author="Anees Shaikh" w:date="2013-10-19T02:16:00Z">
                <w:pPr>
                  <w:pStyle w:val="XML1"/>
                </w:pPr>
              </w:pPrChange>
            </w:pPr>
            <w:ins w:id="8958" w:author="aas" w:date="2013-10-14T02:06:00Z">
              <w:del w:id="8959" w:author="Anees Shaikh" w:date="2013-10-19T02:16:00Z">
                <w:r w:rsidDel="00E067A3">
                  <w:delText xml:space="preserve">                      &lt;/xs:annotation&gt;</w:delText>
                </w:r>
              </w:del>
            </w:ins>
          </w:p>
          <w:p w14:paraId="4260AA1A" w14:textId="11D06FF9" w:rsidR="00874469" w:rsidDel="00E067A3" w:rsidRDefault="00874469">
            <w:pPr>
              <w:pStyle w:val="Appx"/>
              <w:rPr>
                <w:ins w:id="8960" w:author="aas" w:date="2013-10-14T02:06:00Z"/>
                <w:del w:id="8961" w:author="Anees Shaikh" w:date="2013-10-19T02:16:00Z"/>
              </w:rPr>
              <w:pPrChange w:id="8962" w:author="Anees Shaikh" w:date="2013-10-19T02:16:00Z">
                <w:pPr>
                  <w:pStyle w:val="XML1"/>
                </w:pPr>
              </w:pPrChange>
            </w:pPr>
            <w:ins w:id="8963" w:author="aas" w:date="2013-10-14T02:06:00Z">
              <w:del w:id="8964" w:author="Anees Shaikh" w:date="2013-10-19T02:16:00Z">
                <w:r w:rsidDel="00E067A3">
                  <w:delText xml:space="preserve">                      &lt;xs:complexType&gt;</w:delText>
                </w:r>
              </w:del>
            </w:ins>
          </w:p>
          <w:p w14:paraId="116A711A" w14:textId="04645A89" w:rsidR="00874469" w:rsidDel="00E067A3" w:rsidRDefault="00874469">
            <w:pPr>
              <w:pStyle w:val="Appx"/>
              <w:rPr>
                <w:ins w:id="8965" w:author="aas" w:date="2013-10-14T02:06:00Z"/>
                <w:del w:id="8966" w:author="Anees Shaikh" w:date="2013-10-19T02:16:00Z"/>
              </w:rPr>
              <w:pPrChange w:id="8967" w:author="Anees Shaikh" w:date="2013-10-19T02:16:00Z">
                <w:pPr>
                  <w:pStyle w:val="XML1"/>
                </w:pPr>
              </w:pPrChange>
            </w:pPr>
            <w:ins w:id="8968" w:author="aas" w:date="2013-10-14T02:06:00Z">
              <w:del w:id="8969" w:author="Anees Shaikh" w:date="2013-10-19T02:16:00Z">
                <w:r w:rsidDel="00E067A3">
                  <w:delText xml:space="preserve">                        &lt;xs:sequence&gt;</w:delText>
                </w:r>
              </w:del>
            </w:ins>
          </w:p>
          <w:p w14:paraId="3B81BB20" w14:textId="18F1DA4B" w:rsidR="00874469" w:rsidDel="00E067A3" w:rsidRDefault="00874469">
            <w:pPr>
              <w:pStyle w:val="Appx"/>
              <w:rPr>
                <w:ins w:id="8970" w:author="aas" w:date="2013-10-14T02:06:00Z"/>
                <w:del w:id="8971" w:author="Anees Shaikh" w:date="2013-10-19T02:16:00Z"/>
              </w:rPr>
              <w:pPrChange w:id="8972" w:author="Anees Shaikh" w:date="2013-10-19T02:16:00Z">
                <w:pPr>
                  <w:pStyle w:val="XML1"/>
                </w:pPr>
              </w:pPrChange>
            </w:pPr>
            <w:ins w:id="8973" w:author="aas" w:date="2013-10-14T02:06:00Z">
              <w:del w:id="8974"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8975" w:author="aas" w:date="2013-10-14T02:06:00Z"/>
                <w:del w:id="8976" w:author="Anees Shaikh" w:date="2013-10-19T02:16:00Z"/>
              </w:rPr>
              <w:pPrChange w:id="8977" w:author="Anees Shaikh" w:date="2013-10-19T02:16:00Z">
                <w:pPr>
                  <w:pStyle w:val="XML1"/>
                </w:pPr>
              </w:pPrChange>
            </w:pPr>
            <w:ins w:id="8978" w:author="aas" w:date="2013-10-14T02:06:00Z">
              <w:del w:id="8979" w:author="Anees Shaikh" w:date="2013-10-19T02:16:00Z">
                <w:r w:rsidDel="00E067A3">
                  <w:delText xml:space="preserve">                            &lt;xs:annotation&gt;</w:delText>
                </w:r>
              </w:del>
            </w:ins>
          </w:p>
          <w:p w14:paraId="150A1E3B" w14:textId="4959B000" w:rsidR="00874469" w:rsidDel="00E067A3" w:rsidRDefault="00874469">
            <w:pPr>
              <w:pStyle w:val="Appx"/>
              <w:rPr>
                <w:ins w:id="8980" w:author="aas" w:date="2013-10-14T02:06:00Z"/>
                <w:del w:id="8981" w:author="Anees Shaikh" w:date="2013-10-19T02:16:00Z"/>
              </w:rPr>
              <w:pPrChange w:id="8982" w:author="Anees Shaikh" w:date="2013-10-19T02:16:00Z">
                <w:pPr>
                  <w:pStyle w:val="XML1"/>
                </w:pPr>
              </w:pPrChange>
            </w:pPr>
            <w:ins w:id="8983" w:author="aas" w:date="2013-10-14T02:06:00Z">
              <w:del w:id="8984" w:author="Anees Shaikh" w:date="2013-10-19T02:16:00Z">
                <w:r w:rsidDel="00E067A3">
                  <w:delText xml:space="preserve">                              &lt;xs:documentation&gt;</w:delText>
                </w:r>
              </w:del>
            </w:ins>
          </w:p>
          <w:p w14:paraId="40368298" w14:textId="76B67FC6" w:rsidR="00874469" w:rsidDel="00E067A3" w:rsidRDefault="00874469">
            <w:pPr>
              <w:pStyle w:val="Appx"/>
              <w:rPr>
                <w:ins w:id="8985" w:author="aas" w:date="2013-10-14T02:06:00Z"/>
                <w:del w:id="8986" w:author="Anees Shaikh" w:date="2013-10-19T02:16:00Z"/>
              </w:rPr>
              <w:pPrChange w:id="8987" w:author="Anees Shaikh" w:date="2013-10-19T02:16:00Z">
                <w:pPr>
                  <w:pStyle w:val="XML1"/>
                </w:pPr>
              </w:pPrChange>
            </w:pPr>
            <w:ins w:id="8988" w:author="aas" w:date="2013-10-14T02:06:00Z">
              <w:del w:id="8989"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8990" w:author="aas" w:date="2013-10-14T02:06:00Z"/>
                <w:del w:id="8991" w:author="Anees Shaikh" w:date="2013-10-19T02:16:00Z"/>
              </w:rPr>
              <w:pPrChange w:id="8992" w:author="Anees Shaikh" w:date="2013-10-19T02:16:00Z">
                <w:pPr>
                  <w:pStyle w:val="XML1"/>
                </w:pPr>
              </w:pPrChange>
            </w:pPr>
            <w:ins w:id="8993" w:author="aas" w:date="2013-10-14T02:06:00Z">
              <w:del w:id="8994"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8995" w:author="aas" w:date="2013-10-14T02:06:00Z"/>
                <w:del w:id="8996" w:author="Anees Shaikh" w:date="2013-10-19T02:16:00Z"/>
              </w:rPr>
              <w:pPrChange w:id="8997" w:author="Anees Shaikh" w:date="2013-10-19T02:16:00Z">
                <w:pPr>
                  <w:pStyle w:val="XML1"/>
                </w:pPr>
              </w:pPrChange>
            </w:pPr>
            <w:ins w:id="8998" w:author="aas" w:date="2013-10-14T02:06:00Z">
              <w:del w:id="8999" w:author="Anees Shaikh" w:date="2013-10-19T02:16:00Z">
                <w:r w:rsidDel="00E067A3">
                  <w:delText xml:space="preserve">                                       OpenFlow.</w:delText>
                </w:r>
              </w:del>
            </w:ins>
          </w:p>
          <w:p w14:paraId="25D86801" w14:textId="34BC7016" w:rsidR="00874469" w:rsidDel="00E067A3" w:rsidRDefault="00874469">
            <w:pPr>
              <w:pStyle w:val="Appx"/>
              <w:rPr>
                <w:ins w:id="9000" w:author="aas" w:date="2013-10-14T02:06:00Z"/>
                <w:del w:id="9001" w:author="Anees Shaikh" w:date="2013-10-19T02:16:00Z"/>
              </w:rPr>
              <w:pPrChange w:id="9002" w:author="Anees Shaikh" w:date="2013-10-19T02:16:00Z">
                <w:pPr>
                  <w:pStyle w:val="XML1"/>
                </w:pPr>
              </w:pPrChange>
            </w:pPr>
            <w:ins w:id="9003" w:author="aas" w:date="2013-10-14T02:06:00Z">
              <w:del w:id="9004" w:author="Anees Shaikh" w:date="2013-10-19T02:16:00Z">
                <w:r w:rsidDel="00E067A3">
                  <w:delText xml:space="preserve">                              &lt;/xs:documentation&gt;</w:delText>
                </w:r>
              </w:del>
            </w:ins>
          </w:p>
          <w:p w14:paraId="7A1AC700" w14:textId="3C24D05D" w:rsidR="00874469" w:rsidDel="00E067A3" w:rsidRDefault="00874469">
            <w:pPr>
              <w:pStyle w:val="Appx"/>
              <w:rPr>
                <w:ins w:id="9005" w:author="aas" w:date="2013-10-14T02:06:00Z"/>
                <w:del w:id="9006" w:author="Anees Shaikh" w:date="2013-10-19T02:16:00Z"/>
              </w:rPr>
              <w:pPrChange w:id="9007" w:author="Anees Shaikh" w:date="2013-10-19T02:16:00Z">
                <w:pPr>
                  <w:pStyle w:val="XML1"/>
                </w:pPr>
              </w:pPrChange>
            </w:pPr>
            <w:ins w:id="9008" w:author="aas" w:date="2013-10-14T02:06:00Z">
              <w:del w:id="9009" w:author="Anees Shaikh" w:date="2013-10-19T02:16:00Z">
                <w:r w:rsidDel="00E067A3">
                  <w:delText xml:space="preserve">                            &lt;/xs:annotation&gt;</w:delText>
                </w:r>
              </w:del>
            </w:ins>
          </w:p>
          <w:p w14:paraId="705146A1" w14:textId="6B5A477D" w:rsidR="00874469" w:rsidDel="00E067A3" w:rsidRDefault="00874469">
            <w:pPr>
              <w:pStyle w:val="Appx"/>
              <w:rPr>
                <w:ins w:id="9010" w:author="aas" w:date="2013-10-14T02:06:00Z"/>
                <w:del w:id="9011" w:author="Anees Shaikh" w:date="2013-10-19T02:16:00Z"/>
              </w:rPr>
              <w:pPrChange w:id="9012" w:author="Anees Shaikh" w:date="2013-10-19T02:16:00Z">
                <w:pPr>
                  <w:pStyle w:val="XML1"/>
                </w:pPr>
              </w:pPrChange>
            </w:pPr>
            <w:ins w:id="9013" w:author="aas" w:date="2013-10-14T02:06:00Z">
              <w:del w:id="9014" w:author="Anees Shaikh" w:date="2013-10-19T02:16:00Z">
                <w:r w:rsidDel="00E067A3">
                  <w:delText xml:space="preserve">                          &lt;/xs:element&gt;</w:delText>
                </w:r>
              </w:del>
            </w:ins>
          </w:p>
          <w:p w14:paraId="790F8399" w14:textId="01758019" w:rsidR="00874469" w:rsidDel="00E067A3" w:rsidRDefault="00874469">
            <w:pPr>
              <w:pStyle w:val="Appx"/>
              <w:rPr>
                <w:ins w:id="9015" w:author="aas" w:date="2013-10-14T02:06:00Z"/>
                <w:del w:id="9016" w:author="Anees Shaikh" w:date="2013-10-19T02:16:00Z"/>
              </w:rPr>
              <w:pPrChange w:id="9017" w:author="Anees Shaikh" w:date="2013-10-19T02:16:00Z">
                <w:pPr>
                  <w:pStyle w:val="XML1"/>
                </w:pPr>
              </w:pPrChange>
            </w:pPr>
            <w:ins w:id="9018" w:author="aas" w:date="2013-10-14T02:06:00Z">
              <w:del w:id="9019"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20" w:author="aas" w:date="2013-10-14T02:06:00Z"/>
                <w:del w:id="9021" w:author="Anees Shaikh" w:date="2013-10-19T02:16:00Z"/>
              </w:rPr>
              <w:pPrChange w:id="9022" w:author="Anees Shaikh" w:date="2013-10-19T02:16:00Z">
                <w:pPr>
                  <w:pStyle w:val="XML1"/>
                </w:pPr>
              </w:pPrChange>
            </w:pPr>
            <w:ins w:id="9023" w:author="aas" w:date="2013-10-14T02:06:00Z">
              <w:del w:id="9024" w:author="Anees Shaikh" w:date="2013-10-19T02:16:00Z">
                <w:r w:rsidDel="00E067A3">
                  <w:delText xml:space="preserve">                            &lt;xs:annotation&gt;</w:delText>
                </w:r>
              </w:del>
            </w:ins>
          </w:p>
          <w:p w14:paraId="09C0EAFA" w14:textId="5F1B4E87" w:rsidR="00874469" w:rsidDel="00E067A3" w:rsidRDefault="00874469">
            <w:pPr>
              <w:pStyle w:val="Appx"/>
              <w:rPr>
                <w:ins w:id="9025" w:author="aas" w:date="2013-10-14T02:06:00Z"/>
                <w:del w:id="9026" w:author="Anees Shaikh" w:date="2013-10-19T02:16:00Z"/>
              </w:rPr>
              <w:pPrChange w:id="9027" w:author="Anees Shaikh" w:date="2013-10-19T02:16:00Z">
                <w:pPr>
                  <w:pStyle w:val="XML1"/>
                </w:pPr>
              </w:pPrChange>
            </w:pPr>
            <w:ins w:id="9028" w:author="aas" w:date="2013-10-14T02:06:00Z">
              <w:del w:id="9029" w:author="Anees Shaikh" w:date="2013-10-19T02:16:00Z">
                <w:r w:rsidDel="00E067A3">
                  <w:delText xml:space="preserve">                              &lt;xs:documentation&gt;</w:delText>
                </w:r>
              </w:del>
            </w:ins>
          </w:p>
          <w:p w14:paraId="490338CF" w14:textId="35A06AF5" w:rsidR="00874469" w:rsidDel="00E067A3" w:rsidRDefault="00874469">
            <w:pPr>
              <w:pStyle w:val="Appx"/>
              <w:rPr>
                <w:ins w:id="9030" w:author="aas" w:date="2013-10-14T02:06:00Z"/>
                <w:del w:id="9031" w:author="Anees Shaikh" w:date="2013-10-19T02:16:00Z"/>
              </w:rPr>
              <w:pPrChange w:id="9032" w:author="Anees Shaikh" w:date="2013-10-19T02:16:00Z">
                <w:pPr>
                  <w:pStyle w:val="XML1"/>
                </w:pPr>
              </w:pPrChange>
            </w:pPr>
            <w:ins w:id="9033" w:author="aas" w:date="2013-10-14T02:06:00Z">
              <w:del w:id="9034"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35" w:author="aas" w:date="2013-10-14T02:06:00Z"/>
                <w:del w:id="9036" w:author="Anees Shaikh" w:date="2013-10-19T02:16:00Z"/>
              </w:rPr>
              <w:pPrChange w:id="9037" w:author="Anees Shaikh" w:date="2013-10-19T02:16:00Z">
                <w:pPr>
                  <w:pStyle w:val="XML1"/>
                </w:pPr>
              </w:pPrChange>
            </w:pPr>
            <w:ins w:id="9038" w:author="aas" w:date="2013-10-14T02:06:00Z">
              <w:del w:id="9039" w:author="Anees Shaikh" w:date="2013-10-19T02:16:00Z">
                <w:r w:rsidDel="00E067A3">
                  <w:delText xml:space="preserve">                              &lt;/xs:documentation&gt;</w:delText>
                </w:r>
              </w:del>
            </w:ins>
          </w:p>
          <w:p w14:paraId="79A98449" w14:textId="7695BC35" w:rsidR="00874469" w:rsidDel="00E067A3" w:rsidRDefault="00874469">
            <w:pPr>
              <w:pStyle w:val="Appx"/>
              <w:rPr>
                <w:ins w:id="9040" w:author="aas" w:date="2013-10-14T02:06:00Z"/>
                <w:del w:id="9041" w:author="Anees Shaikh" w:date="2013-10-19T02:16:00Z"/>
              </w:rPr>
              <w:pPrChange w:id="9042" w:author="Anees Shaikh" w:date="2013-10-19T02:16:00Z">
                <w:pPr>
                  <w:pStyle w:val="XML1"/>
                </w:pPr>
              </w:pPrChange>
            </w:pPr>
            <w:ins w:id="9043" w:author="aas" w:date="2013-10-14T02:06:00Z">
              <w:del w:id="9044" w:author="Anees Shaikh" w:date="2013-10-19T02:16:00Z">
                <w:r w:rsidDel="00E067A3">
                  <w:delText xml:space="preserve">                            &lt;/xs:annotation&gt;</w:delText>
                </w:r>
              </w:del>
            </w:ins>
          </w:p>
          <w:p w14:paraId="7744CAF2" w14:textId="772D56A6" w:rsidR="00874469" w:rsidDel="00E067A3" w:rsidRDefault="00874469">
            <w:pPr>
              <w:pStyle w:val="Appx"/>
              <w:rPr>
                <w:ins w:id="9045" w:author="aas" w:date="2013-10-14T02:06:00Z"/>
                <w:del w:id="9046" w:author="Anees Shaikh" w:date="2013-10-19T02:16:00Z"/>
              </w:rPr>
              <w:pPrChange w:id="9047" w:author="Anees Shaikh" w:date="2013-10-19T02:16:00Z">
                <w:pPr>
                  <w:pStyle w:val="XML1"/>
                </w:pPr>
              </w:pPrChange>
            </w:pPr>
            <w:ins w:id="9048" w:author="aas" w:date="2013-10-14T02:06:00Z">
              <w:del w:id="9049" w:author="Anees Shaikh" w:date="2013-10-19T02:16:00Z">
                <w:r w:rsidDel="00E067A3">
                  <w:delText xml:space="preserve">                          &lt;/xs:element&gt;</w:delText>
                </w:r>
              </w:del>
            </w:ins>
          </w:p>
          <w:p w14:paraId="252A8B72" w14:textId="21620303" w:rsidR="00874469" w:rsidDel="00E067A3" w:rsidRDefault="00874469">
            <w:pPr>
              <w:pStyle w:val="Appx"/>
              <w:rPr>
                <w:ins w:id="9050" w:author="aas" w:date="2013-10-14T02:06:00Z"/>
                <w:del w:id="9051" w:author="Anees Shaikh" w:date="2013-10-19T02:16:00Z"/>
              </w:rPr>
              <w:pPrChange w:id="9052" w:author="Anees Shaikh" w:date="2013-10-19T02:16:00Z">
                <w:pPr>
                  <w:pStyle w:val="XML1"/>
                </w:pPr>
              </w:pPrChange>
            </w:pPr>
            <w:ins w:id="9053" w:author="aas" w:date="2013-10-14T02:06:00Z">
              <w:del w:id="9054"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055" w:author="aas" w:date="2013-10-14T02:06:00Z"/>
                <w:del w:id="9056" w:author="Anees Shaikh" w:date="2013-10-19T02:16:00Z"/>
              </w:rPr>
              <w:pPrChange w:id="9057" w:author="Anees Shaikh" w:date="2013-10-19T02:16:00Z">
                <w:pPr>
                  <w:pStyle w:val="XML1"/>
                </w:pPr>
              </w:pPrChange>
            </w:pPr>
            <w:ins w:id="9058" w:author="aas" w:date="2013-10-14T02:06:00Z">
              <w:del w:id="9059" w:author="Anees Shaikh" w:date="2013-10-19T02:16:00Z">
                <w:r w:rsidDel="00E067A3">
                  <w:delText xml:space="preserve">                            &lt;xs:annotation&gt;</w:delText>
                </w:r>
              </w:del>
            </w:ins>
          </w:p>
          <w:p w14:paraId="2D6EBF39" w14:textId="3270AD12" w:rsidR="00874469" w:rsidDel="00E067A3" w:rsidRDefault="00874469">
            <w:pPr>
              <w:pStyle w:val="Appx"/>
              <w:rPr>
                <w:ins w:id="9060" w:author="aas" w:date="2013-10-14T02:06:00Z"/>
                <w:del w:id="9061" w:author="Anees Shaikh" w:date="2013-10-19T02:16:00Z"/>
              </w:rPr>
              <w:pPrChange w:id="9062" w:author="Anees Shaikh" w:date="2013-10-19T02:16:00Z">
                <w:pPr>
                  <w:pStyle w:val="XML1"/>
                </w:pPr>
              </w:pPrChange>
            </w:pPr>
            <w:ins w:id="9063" w:author="aas" w:date="2013-10-14T02:06:00Z">
              <w:del w:id="9064" w:author="Anees Shaikh" w:date="2013-10-19T02:16:00Z">
                <w:r w:rsidDel="00E067A3">
                  <w:delText xml:space="preserve">                              &lt;xs:documentation&gt;</w:delText>
                </w:r>
              </w:del>
            </w:ins>
          </w:p>
          <w:p w14:paraId="0CAACC0C" w14:textId="1C60C469" w:rsidR="00874469" w:rsidDel="00E067A3" w:rsidRDefault="00874469">
            <w:pPr>
              <w:pStyle w:val="Appx"/>
              <w:rPr>
                <w:ins w:id="9065" w:author="aas" w:date="2013-10-14T02:06:00Z"/>
                <w:del w:id="9066" w:author="Anees Shaikh" w:date="2013-10-19T02:16:00Z"/>
              </w:rPr>
              <w:pPrChange w:id="9067" w:author="Anees Shaikh" w:date="2013-10-19T02:16:00Z">
                <w:pPr>
                  <w:pStyle w:val="XML1"/>
                </w:pPr>
              </w:pPrChange>
            </w:pPr>
            <w:ins w:id="9068" w:author="aas" w:date="2013-10-14T02:06:00Z">
              <w:del w:id="9069"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070" w:author="aas" w:date="2013-10-14T02:06:00Z"/>
                <w:del w:id="9071" w:author="Anees Shaikh" w:date="2013-10-19T02:16:00Z"/>
              </w:rPr>
              <w:pPrChange w:id="9072" w:author="Anees Shaikh" w:date="2013-10-19T02:16:00Z">
                <w:pPr>
                  <w:pStyle w:val="XML1"/>
                </w:pPr>
              </w:pPrChange>
            </w:pPr>
            <w:ins w:id="9073" w:author="aas" w:date="2013-10-14T02:06:00Z">
              <w:del w:id="9074" w:author="Anees Shaikh" w:date="2013-10-19T02:16:00Z">
                <w:r w:rsidDel="00E067A3">
                  <w:delText xml:space="preserve">                              &lt;/xs:documentation&gt;</w:delText>
                </w:r>
              </w:del>
            </w:ins>
          </w:p>
          <w:p w14:paraId="5332673C" w14:textId="25FC2A42" w:rsidR="00874469" w:rsidDel="00E067A3" w:rsidRDefault="00874469">
            <w:pPr>
              <w:pStyle w:val="Appx"/>
              <w:rPr>
                <w:ins w:id="9075" w:author="aas" w:date="2013-10-14T02:06:00Z"/>
                <w:del w:id="9076" w:author="Anees Shaikh" w:date="2013-10-19T02:16:00Z"/>
              </w:rPr>
              <w:pPrChange w:id="9077" w:author="Anees Shaikh" w:date="2013-10-19T02:16:00Z">
                <w:pPr>
                  <w:pStyle w:val="XML1"/>
                </w:pPr>
              </w:pPrChange>
            </w:pPr>
            <w:ins w:id="9078" w:author="aas" w:date="2013-10-14T02:06:00Z">
              <w:del w:id="9079" w:author="Anees Shaikh" w:date="2013-10-19T02:16:00Z">
                <w:r w:rsidDel="00E067A3">
                  <w:delText xml:space="preserve">                            &lt;/xs:annotation&gt;</w:delText>
                </w:r>
              </w:del>
            </w:ins>
          </w:p>
          <w:p w14:paraId="4FAF4D80" w14:textId="55EDE54A" w:rsidR="00874469" w:rsidDel="00E067A3" w:rsidRDefault="00874469">
            <w:pPr>
              <w:pStyle w:val="Appx"/>
              <w:rPr>
                <w:ins w:id="9080" w:author="aas" w:date="2013-10-14T02:06:00Z"/>
                <w:del w:id="9081" w:author="Anees Shaikh" w:date="2013-10-19T02:16:00Z"/>
              </w:rPr>
              <w:pPrChange w:id="9082" w:author="Anees Shaikh" w:date="2013-10-19T02:16:00Z">
                <w:pPr>
                  <w:pStyle w:val="XML1"/>
                </w:pPr>
              </w:pPrChange>
            </w:pPr>
            <w:ins w:id="9083" w:author="aas" w:date="2013-10-14T02:06:00Z">
              <w:del w:id="9084" w:author="Anees Shaikh" w:date="2013-10-19T02:16:00Z">
                <w:r w:rsidDel="00E067A3">
                  <w:delText xml:space="preserve">                          &lt;/xs:element&gt;</w:delText>
                </w:r>
              </w:del>
            </w:ins>
          </w:p>
          <w:p w14:paraId="133D0623" w14:textId="782047AC" w:rsidR="00874469" w:rsidDel="00E067A3" w:rsidRDefault="00874469">
            <w:pPr>
              <w:pStyle w:val="Appx"/>
              <w:rPr>
                <w:ins w:id="9085" w:author="aas" w:date="2013-10-14T02:06:00Z"/>
                <w:del w:id="9086" w:author="Anees Shaikh" w:date="2013-10-19T02:16:00Z"/>
              </w:rPr>
              <w:pPrChange w:id="9087" w:author="Anees Shaikh" w:date="2013-10-19T02:16:00Z">
                <w:pPr>
                  <w:pStyle w:val="XML1"/>
                </w:pPr>
              </w:pPrChange>
            </w:pPr>
            <w:ins w:id="9088" w:author="aas" w:date="2013-10-14T02:06:00Z">
              <w:del w:id="9089"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090" w:author="aas" w:date="2013-10-14T02:06:00Z"/>
                <w:del w:id="9091" w:author="Anees Shaikh" w:date="2013-10-19T02:16:00Z"/>
              </w:rPr>
              <w:pPrChange w:id="9092" w:author="Anees Shaikh" w:date="2013-10-19T02:16:00Z">
                <w:pPr>
                  <w:pStyle w:val="XML1"/>
                </w:pPr>
              </w:pPrChange>
            </w:pPr>
            <w:ins w:id="9093" w:author="aas" w:date="2013-10-14T02:06:00Z">
              <w:del w:id="9094" w:author="Anees Shaikh" w:date="2013-10-19T02:16:00Z">
                <w:r w:rsidDel="00E067A3">
                  <w:delText xml:space="preserve">                            &lt;xs:annotation&gt;</w:delText>
                </w:r>
              </w:del>
            </w:ins>
          </w:p>
          <w:p w14:paraId="3F3B4E2F" w14:textId="59C56EDA" w:rsidR="00874469" w:rsidDel="00E067A3" w:rsidRDefault="00874469">
            <w:pPr>
              <w:pStyle w:val="Appx"/>
              <w:rPr>
                <w:ins w:id="9095" w:author="aas" w:date="2013-10-14T02:06:00Z"/>
                <w:del w:id="9096" w:author="Anees Shaikh" w:date="2013-10-19T02:16:00Z"/>
              </w:rPr>
              <w:pPrChange w:id="9097" w:author="Anees Shaikh" w:date="2013-10-19T02:16:00Z">
                <w:pPr>
                  <w:pStyle w:val="XML1"/>
                </w:pPr>
              </w:pPrChange>
            </w:pPr>
            <w:ins w:id="9098" w:author="aas" w:date="2013-10-14T02:06:00Z">
              <w:del w:id="9099" w:author="Anees Shaikh" w:date="2013-10-19T02:16:00Z">
                <w:r w:rsidDel="00E067A3">
                  <w:delText xml:space="preserve">                              &lt;xs:documentation&gt;</w:delText>
                </w:r>
              </w:del>
            </w:ins>
          </w:p>
          <w:p w14:paraId="61334746" w14:textId="063A805C" w:rsidR="00874469" w:rsidDel="00E067A3" w:rsidRDefault="00874469">
            <w:pPr>
              <w:pStyle w:val="Appx"/>
              <w:rPr>
                <w:ins w:id="9100" w:author="aas" w:date="2013-10-14T02:06:00Z"/>
                <w:del w:id="9101" w:author="Anees Shaikh" w:date="2013-10-19T02:16:00Z"/>
              </w:rPr>
              <w:pPrChange w:id="9102" w:author="Anees Shaikh" w:date="2013-10-19T02:16:00Z">
                <w:pPr>
                  <w:pStyle w:val="XML1"/>
                </w:pPr>
              </w:pPrChange>
            </w:pPr>
            <w:ins w:id="9103" w:author="aas" w:date="2013-10-14T02:06:00Z">
              <w:del w:id="9104"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05" w:author="aas" w:date="2013-10-14T02:06:00Z"/>
                <w:del w:id="9106" w:author="Anees Shaikh" w:date="2013-10-19T02:16:00Z"/>
              </w:rPr>
              <w:pPrChange w:id="9107" w:author="Anees Shaikh" w:date="2013-10-19T02:16:00Z">
                <w:pPr>
                  <w:pStyle w:val="XML1"/>
                </w:pPr>
              </w:pPrChange>
            </w:pPr>
            <w:ins w:id="9108" w:author="aas" w:date="2013-10-14T02:06:00Z">
              <w:del w:id="9109"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10" w:author="aas" w:date="2013-10-14T02:06:00Z"/>
                <w:del w:id="9111" w:author="Anees Shaikh" w:date="2013-10-19T02:16:00Z"/>
              </w:rPr>
              <w:pPrChange w:id="9112" w:author="Anees Shaikh" w:date="2013-10-19T02:16:00Z">
                <w:pPr>
                  <w:pStyle w:val="XML1"/>
                </w:pPr>
              </w:pPrChange>
            </w:pPr>
            <w:ins w:id="9113" w:author="aas" w:date="2013-10-14T02:06:00Z">
              <w:del w:id="9114" w:author="Anees Shaikh" w:date="2013-10-19T02:16:00Z">
                <w:r w:rsidDel="00E067A3">
                  <w:delText xml:space="preserve">                              &lt;/xs:documentation&gt;</w:delText>
                </w:r>
              </w:del>
            </w:ins>
          </w:p>
          <w:p w14:paraId="6941E3A0" w14:textId="51CF1B51" w:rsidR="00874469" w:rsidDel="00E067A3" w:rsidRDefault="00874469">
            <w:pPr>
              <w:pStyle w:val="Appx"/>
              <w:rPr>
                <w:ins w:id="9115" w:author="aas" w:date="2013-10-14T02:06:00Z"/>
                <w:del w:id="9116" w:author="Anees Shaikh" w:date="2013-10-19T02:16:00Z"/>
              </w:rPr>
              <w:pPrChange w:id="9117" w:author="Anees Shaikh" w:date="2013-10-19T02:16:00Z">
                <w:pPr>
                  <w:pStyle w:val="XML1"/>
                </w:pPr>
              </w:pPrChange>
            </w:pPr>
            <w:ins w:id="9118" w:author="aas" w:date="2013-10-14T02:06:00Z">
              <w:del w:id="9119" w:author="Anees Shaikh" w:date="2013-10-19T02:16:00Z">
                <w:r w:rsidDel="00E067A3">
                  <w:delText xml:space="preserve">                            &lt;/xs:annotation&gt;</w:delText>
                </w:r>
              </w:del>
            </w:ins>
          </w:p>
          <w:p w14:paraId="1FC65DA0" w14:textId="1157E691" w:rsidR="00874469" w:rsidDel="00E067A3" w:rsidRDefault="00874469">
            <w:pPr>
              <w:pStyle w:val="Appx"/>
              <w:rPr>
                <w:ins w:id="9120" w:author="aas" w:date="2013-10-14T02:06:00Z"/>
                <w:del w:id="9121" w:author="Anees Shaikh" w:date="2013-10-19T02:16:00Z"/>
              </w:rPr>
              <w:pPrChange w:id="9122" w:author="Anees Shaikh" w:date="2013-10-19T02:16:00Z">
                <w:pPr>
                  <w:pStyle w:val="XML1"/>
                </w:pPr>
              </w:pPrChange>
            </w:pPr>
            <w:ins w:id="9123" w:author="aas" w:date="2013-10-14T02:06:00Z">
              <w:del w:id="9124" w:author="Anees Shaikh" w:date="2013-10-19T02:16:00Z">
                <w:r w:rsidDel="00E067A3">
                  <w:delText xml:space="preserve">                          &lt;/xs:element&gt;</w:delText>
                </w:r>
              </w:del>
            </w:ins>
          </w:p>
          <w:p w14:paraId="18027734" w14:textId="743510FB" w:rsidR="00874469" w:rsidDel="00E067A3" w:rsidRDefault="00874469">
            <w:pPr>
              <w:pStyle w:val="Appx"/>
              <w:rPr>
                <w:ins w:id="9125" w:author="aas" w:date="2013-10-14T02:06:00Z"/>
                <w:del w:id="9126" w:author="Anees Shaikh" w:date="2013-10-19T02:16:00Z"/>
              </w:rPr>
              <w:pPrChange w:id="9127" w:author="Anees Shaikh" w:date="2013-10-19T02:16:00Z">
                <w:pPr>
                  <w:pStyle w:val="XML1"/>
                </w:pPr>
              </w:pPrChange>
            </w:pPr>
            <w:ins w:id="9128" w:author="aas" w:date="2013-10-14T02:06:00Z">
              <w:del w:id="9129"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30" w:author="aas" w:date="2013-10-14T02:06:00Z"/>
                <w:del w:id="9131" w:author="Anees Shaikh" w:date="2013-10-19T02:16:00Z"/>
              </w:rPr>
              <w:pPrChange w:id="9132" w:author="Anees Shaikh" w:date="2013-10-19T02:16:00Z">
                <w:pPr>
                  <w:pStyle w:val="XML1"/>
                </w:pPr>
              </w:pPrChange>
            </w:pPr>
            <w:ins w:id="9133" w:author="aas" w:date="2013-10-14T02:06:00Z">
              <w:del w:id="9134" w:author="Anees Shaikh" w:date="2013-10-19T02:16:00Z">
                <w:r w:rsidDel="00E067A3">
                  <w:delText xml:space="preserve">                                  namespace="##other" processContents="lax"/&gt;</w:delText>
                </w:r>
              </w:del>
            </w:ins>
          </w:p>
          <w:p w14:paraId="726CACE9" w14:textId="3D38B8BB" w:rsidR="00874469" w:rsidDel="00E067A3" w:rsidRDefault="00874469">
            <w:pPr>
              <w:pStyle w:val="Appx"/>
              <w:rPr>
                <w:ins w:id="9135" w:author="aas" w:date="2013-10-14T02:06:00Z"/>
                <w:del w:id="9136" w:author="Anees Shaikh" w:date="2013-10-19T02:16:00Z"/>
              </w:rPr>
              <w:pPrChange w:id="9137" w:author="Anees Shaikh" w:date="2013-10-19T02:16:00Z">
                <w:pPr>
                  <w:pStyle w:val="XML1"/>
                </w:pPr>
              </w:pPrChange>
            </w:pPr>
            <w:ins w:id="9138" w:author="aas" w:date="2013-10-14T02:06:00Z">
              <w:del w:id="9139" w:author="Anees Shaikh" w:date="2013-10-19T02:16:00Z">
                <w:r w:rsidDel="00E067A3">
                  <w:delText xml:space="preserve">                        &lt;/xs:sequence&gt;</w:delText>
                </w:r>
              </w:del>
            </w:ins>
          </w:p>
          <w:p w14:paraId="4E325E3B" w14:textId="4413BC1E" w:rsidR="00874469" w:rsidDel="00E067A3" w:rsidRDefault="00874469">
            <w:pPr>
              <w:pStyle w:val="Appx"/>
              <w:rPr>
                <w:ins w:id="9140" w:author="aas" w:date="2013-10-14T02:06:00Z"/>
                <w:del w:id="9141" w:author="Anees Shaikh" w:date="2013-10-19T02:16:00Z"/>
              </w:rPr>
              <w:pPrChange w:id="9142" w:author="Anees Shaikh" w:date="2013-10-19T02:16:00Z">
                <w:pPr>
                  <w:pStyle w:val="XML1"/>
                </w:pPr>
              </w:pPrChange>
            </w:pPr>
            <w:ins w:id="9143" w:author="aas" w:date="2013-10-14T02:06:00Z">
              <w:del w:id="9144" w:author="Anees Shaikh" w:date="2013-10-19T02:16:00Z">
                <w:r w:rsidDel="00E067A3">
                  <w:delText xml:space="preserve">                      &lt;/xs:complexType&gt;</w:delText>
                </w:r>
              </w:del>
            </w:ins>
          </w:p>
          <w:p w14:paraId="7D55D35F" w14:textId="4424B11A" w:rsidR="00874469" w:rsidDel="00E067A3" w:rsidRDefault="00874469">
            <w:pPr>
              <w:pStyle w:val="Appx"/>
              <w:rPr>
                <w:ins w:id="9145" w:author="aas" w:date="2013-10-14T02:06:00Z"/>
                <w:del w:id="9146" w:author="Anees Shaikh" w:date="2013-10-19T02:16:00Z"/>
              </w:rPr>
              <w:pPrChange w:id="9147" w:author="Anees Shaikh" w:date="2013-10-19T02:16:00Z">
                <w:pPr>
                  <w:pStyle w:val="XML1"/>
                </w:pPr>
              </w:pPrChange>
            </w:pPr>
            <w:ins w:id="9148" w:author="aas" w:date="2013-10-14T02:06:00Z">
              <w:del w:id="9149" w:author="Anees Shaikh" w:date="2013-10-19T02:16:00Z">
                <w:r w:rsidDel="00E067A3">
                  <w:delText xml:space="preserve">                    &lt;/xs:element&gt;</w:delText>
                </w:r>
              </w:del>
            </w:ins>
          </w:p>
          <w:p w14:paraId="609AF0D3" w14:textId="4EAB02FE" w:rsidR="00874469" w:rsidDel="00E067A3" w:rsidRDefault="00874469">
            <w:pPr>
              <w:pStyle w:val="Appx"/>
              <w:rPr>
                <w:ins w:id="9150" w:author="aas" w:date="2013-10-14T02:06:00Z"/>
                <w:del w:id="9151" w:author="Anees Shaikh" w:date="2013-10-19T02:16:00Z"/>
              </w:rPr>
              <w:pPrChange w:id="9152" w:author="Anees Shaikh" w:date="2013-10-19T02:16:00Z">
                <w:pPr>
                  <w:pStyle w:val="XML1"/>
                </w:pPr>
              </w:pPrChange>
            </w:pPr>
            <w:ins w:id="9153" w:author="aas" w:date="2013-10-14T02:06:00Z">
              <w:del w:id="9154" w:author="Anees Shaikh" w:date="2013-10-19T02:16:00Z">
                <w:r w:rsidDel="00E067A3">
                  <w:delText xml:space="preserve">                    &lt;xs:element name="state" minOccurs="0"&gt;</w:delText>
                </w:r>
              </w:del>
            </w:ins>
          </w:p>
          <w:p w14:paraId="3315BEAC" w14:textId="0F8ECCC0" w:rsidR="00874469" w:rsidDel="00E067A3" w:rsidRDefault="00874469">
            <w:pPr>
              <w:pStyle w:val="Appx"/>
              <w:rPr>
                <w:ins w:id="9155" w:author="aas" w:date="2013-10-14T02:06:00Z"/>
                <w:del w:id="9156" w:author="Anees Shaikh" w:date="2013-10-19T02:16:00Z"/>
              </w:rPr>
              <w:pPrChange w:id="9157" w:author="Anees Shaikh" w:date="2013-10-19T02:16:00Z">
                <w:pPr>
                  <w:pStyle w:val="XML1"/>
                </w:pPr>
              </w:pPrChange>
            </w:pPr>
            <w:ins w:id="9158" w:author="aas" w:date="2013-10-14T02:06:00Z">
              <w:del w:id="9159" w:author="Anees Shaikh" w:date="2013-10-19T02:16:00Z">
                <w:r w:rsidDel="00E067A3">
                  <w:delText xml:space="preserve">                      &lt;xs:annotation&gt;</w:delText>
                </w:r>
              </w:del>
            </w:ins>
          </w:p>
          <w:p w14:paraId="6440952A" w14:textId="7451A7E1" w:rsidR="00874469" w:rsidDel="00E067A3" w:rsidRDefault="00874469">
            <w:pPr>
              <w:pStyle w:val="Appx"/>
              <w:rPr>
                <w:ins w:id="9160" w:author="aas" w:date="2013-10-14T02:06:00Z"/>
                <w:del w:id="9161" w:author="Anees Shaikh" w:date="2013-10-19T02:16:00Z"/>
              </w:rPr>
              <w:pPrChange w:id="9162" w:author="Anees Shaikh" w:date="2013-10-19T02:16:00Z">
                <w:pPr>
                  <w:pStyle w:val="XML1"/>
                </w:pPr>
              </w:pPrChange>
            </w:pPr>
            <w:ins w:id="9163" w:author="aas" w:date="2013-10-14T02:06:00Z">
              <w:del w:id="9164" w:author="Anees Shaikh" w:date="2013-10-19T02:16:00Z">
                <w:r w:rsidDel="00E067A3">
                  <w:delText xml:space="preserve">                        &lt;xs:documentation&gt;</w:delText>
                </w:r>
              </w:del>
            </w:ins>
          </w:p>
          <w:p w14:paraId="1CA74D71" w14:textId="7BA26389" w:rsidR="00874469" w:rsidDel="00E067A3" w:rsidRDefault="00874469">
            <w:pPr>
              <w:pStyle w:val="Appx"/>
              <w:rPr>
                <w:ins w:id="9165" w:author="aas" w:date="2013-10-14T02:06:00Z"/>
                <w:del w:id="9166" w:author="Anees Shaikh" w:date="2013-10-19T02:16:00Z"/>
              </w:rPr>
              <w:pPrChange w:id="9167" w:author="Anees Shaikh" w:date="2013-10-19T02:16:00Z">
                <w:pPr>
                  <w:pStyle w:val="XML1"/>
                </w:pPr>
              </w:pPrChange>
            </w:pPr>
            <w:ins w:id="9168" w:author="aas" w:date="2013-10-14T02:06:00Z">
              <w:del w:id="9169"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170" w:author="aas" w:date="2013-10-14T02:06:00Z"/>
                <w:del w:id="9171" w:author="Anees Shaikh" w:date="2013-10-19T02:16:00Z"/>
              </w:rPr>
              <w:pPrChange w:id="9172" w:author="Anees Shaikh" w:date="2013-10-19T02:16:00Z">
                <w:pPr>
                  <w:pStyle w:val="XML1"/>
                </w:pPr>
              </w:pPrChange>
            </w:pPr>
            <w:ins w:id="9173" w:author="aas" w:date="2013-10-14T02:06:00Z">
              <w:del w:id="9174" w:author="Anees Shaikh" w:date="2013-10-19T02:16:00Z">
                <w:r w:rsidDel="00E067A3">
                  <w:delText xml:space="preserve">                                 Port.</w:delText>
                </w:r>
              </w:del>
            </w:ins>
          </w:p>
          <w:p w14:paraId="548694C9" w14:textId="4465582B" w:rsidR="00874469" w:rsidDel="00E067A3" w:rsidRDefault="00874469">
            <w:pPr>
              <w:pStyle w:val="Appx"/>
              <w:rPr>
                <w:ins w:id="9175" w:author="aas" w:date="2013-10-14T02:06:00Z"/>
                <w:del w:id="9176" w:author="Anees Shaikh" w:date="2013-10-19T02:16:00Z"/>
              </w:rPr>
              <w:pPrChange w:id="9177" w:author="Anees Shaikh" w:date="2013-10-19T02:16:00Z">
                <w:pPr>
                  <w:pStyle w:val="XML1"/>
                </w:pPr>
              </w:pPrChange>
            </w:pPr>
            <w:ins w:id="9178" w:author="aas" w:date="2013-10-14T02:06:00Z">
              <w:del w:id="9179" w:author="Anees Shaikh" w:date="2013-10-19T02:16:00Z">
                <w:r w:rsidDel="00E067A3">
                  <w:delText xml:space="preserve">                        &lt;/xs:documentation&gt;</w:delText>
                </w:r>
              </w:del>
            </w:ins>
          </w:p>
          <w:p w14:paraId="4A06D5F6" w14:textId="7AEF817E" w:rsidR="00874469" w:rsidDel="00E067A3" w:rsidRDefault="00874469">
            <w:pPr>
              <w:pStyle w:val="Appx"/>
              <w:rPr>
                <w:ins w:id="9180" w:author="aas" w:date="2013-10-14T02:06:00Z"/>
                <w:del w:id="9181" w:author="Anees Shaikh" w:date="2013-10-19T02:16:00Z"/>
              </w:rPr>
              <w:pPrChange w:id="9182" w:author="Anees Shaikh" w:date="2013-10-19T02:16:00Z">
                <w:pPr>
                  <w:pStyle w:val="XML1"/>
                </w:pPr>
              </w:pPrChange>
            </w:pPr>
            <w:ins w:id="9183" w:author="aas" w:date="2013-10-14T02:06:00Z">
              <w:del w:id="9184" w:author="Anees Shaikh" w:date="2013-10-19T02:16:00Z">
                <w:r w:rsidDel="00E067A3">
                  <w:delText xml:space="preserve">                      &lt;/xs:annotation&gt;</w:delText>
                </w:r>
              </w:del>
            </w:ins>
          </w:p>
          <w:p w14:paraId="034B0A46" w14:textId="5147C904" w:rsidR="00874469" w:rsidDel="00E067A3" w:rsidRDefault="00874469">
            <w:pPr>
              <w:pStyle w:val="Appx"/>
              <w:rPr>
                <w:ins w:id="9185" w:author="aas" w:date="2013-10-14T02:06:00Z"/>
                <w:del w:id="9186" w:author="Anees Shaikh" w:date="2013-10-19T02:16:00Z"/>
              </w:rPr>
              <w:pPrChange w:id="9187" w:author="Anees Shaikh" w:date="2013-10-19T02:16:00Z">
                <w:pPr>
                  <w:pStyle w:val="XML1"/>
                </w:pPr>
              </w:pPrChange>
            </w:pPr>
            <w:ins w:id="9188" w:author="aas" w:date="2013-10-14T02:06:00Z">
              <w:del w:id="9189" w:author="Anees Shaikh" w:date="2013-10-19T02:16:00Z">
                <w:r w:rsidDel="00E067A3">
                  <w:delText xml:space="preserve">                      &lt;xs:complexType&gt;</w:delText>
                </w:r>
              </w:del>
            </w:ins>
          </w:p>
          <w:p w14:paraId="70D5D2FA" w14:textId="49F77D3D" w:rsidR="00874469" w:rsidDel="00E067A3" w:rsidRDefault="00874469">
            <w:pPr>
              <w:pStyle w:val="Appx"/>
              <w:rPr>
                <w:ins w:id="9190" w:author="aas" w:date="2013-10-14T02:06:00Z"/>
                <w:del w:id="9191" w:author="Anees Shaikh" w:date="2013-10-19T02:16:00Z"/>
              </w:rPr>
              <w:pPrChange w:id="9192" w:author="Anees Shaikh" w:date="2013-10-19T02:16:00Z">
                <w:pPr>
                  <w:pStyle w:val="XML1"/>
                </w:pPr>
              </w:pPrChange>
            </w:pPr>
            <w:ins w:id="9193" w:author="aas" w:date="2013-10-14T02:06:00Z">
              <w:del w:id="9194" w:author="Anees Shaikh" w:date="2013-10-19T02:16:00Z">
                <w:r w:rsidDel="00E067A3">
                  <w:delText xml:space="preserve">                        &lt;xs:sequence&gt;</w:delText>
                </w:r>
              </w:del>
            </w:ins>
          </w:p>
          <w:p w14:paraId="560BBFD3" w14:textId="368C5E62" w:rsidR="00874469" w:rsidDel="00E067A3" w:rsidRDefault="00874469">
            <w:pPr>
              <w:pStyle w:val="Appx"/>
              <w:rPr>
                <w:ins w:id="9195" w:author="aas" w:date="2013-10-14T02:06:00Z"/>
                <w:del w:id="9196" w:author="Anees Shaikh" w:date="2013-10-19T02:16:00Z"/>
              </w:rPr>
              <w:pPrChange w:id="9197" w:author="Anees Shaikh" w:date="2013-10-19T02:16:00Z">
                <w:pPr>
                  <w:pStyle w:val="XML1"/>
                </w:pPr>
              </w:pPrChange>
            </w:pPr>
            <w:ins w:id="9198" w:author="aas" w:date="2013-10-14T02:06:00Z">
              <w:del w:id="9199"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00" w:author="aas" w:date="2013-10-14T02:06:00Z"/>
                <w:del w:id="9201" w:author="Anees Shaikh" w:date="2013-10-19T02:16:00Z"/>
              </w:rPr>
              <w:pPrChange w:id="9202" w:author="Anees Shaikh" w:date="2013-10-19T02:16:00Z">
                <w:pPr>
                  <w:pStyle w:val="XML1"/>
                </w:pPr>
              </w:pPrChange>
            </w:pPr>
            <w:ins w:id="9203" w:author="aas" w:date="2013-10-14T02:06:00Z">
              <w:del w:id="9204" w:author="Anees Shaikh" w:date="2013-10-19T02:16:00Z">
                <w:r w:rsidDel="00E067A3">
                  <w:delText xml:space="preserve">                            &lt;xs:annotation&gt;</w:delText>
                </w:r>
              </w:del>
            </w:ins>
          </w:p>
          <w:p w14:paraId="531662A1" w14:textId="011B3749" w:rsidR="00874469" w:rsidDel="00E067A3" w:rsidRDefault="00874469">
            <w:pPr>
              <w:pStyle w:val="Appx"/>
              <w:rPr>
                <w:ins w:id="9205" w:author="aas" w:date="2013-10-14T02:06:00Z"/>
                <w:del w:id="9206" w:author="Anees Shaikh" w:date="2013-10-19T02:16:00Z"/>
              </w:rPr>
              <w:pPrChange w:id="9207" w:author="Anees Shaikh" w:date="2013-10-19T02:16:00Z">
                <w:pPr>
                  <w:pStyle w:val="XML1"/>
                </w:pPr>
              </w:pPrChange>
            </w:pPr>
            <w:ins w:id="9208" w:author="aas" w:date="2013-10-14T02:06:00Z">
              <w:del w:id="9209" w:author="Anees Shaikh" w:date="2013-10-19T02:16:00Z">
                <w:r w:rsidDel="00E067A3">
                  <w:delText xml:space="preserve">                              &lt;xs:documentation&gt;</w:delText>
                </w:r>
              </w:del>
            </w:ins>
          </w:p>
          <w:p w14:paraId="1CD2A9E9" w14:textId="0C24A644" w:rsidR="00874469" w:rsidDel="00E067A3" w:rsidRDefault="00874469">
            <w:pPr>
              <w:pStyle w:val="Appx"/>
              <w:rPr>
                <w:ins w:id="9210" w:author="aas" w:date="2013-10-14T02:06:00Z"/>
                <w:del w:id="9211" w:author="Anees Shaikh" w:date="2013-10-19T02:16:00Z"/>
              </w:rPr>
              <w:pPrChange w:id="9212" w:author="Anees Shaikh" w:date="2013-10-19T02:16:00Z">
                <w:pPr>
                  <w:pStyle w:val="XML1"/>
                </w:pPr>
              </w:pPrChange>
            </w:pPr>
            <w:ins w:id="9213" w:author="aas" w:date="2013-10-14T02:06:00Z">
              <w:del w:id="9214"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15" w:author="aas" w:date="2013-10-14T02:06:00Z"/>
                <w:del w:id="9216" w:author="Anees Shaikh" w:date="2013-10-19T02:16:00Z"/>
              </w:rPr>
              <w:pPrChange w:id="9217" w:author="Anees Shaikh" w:date="2013-10-19T02:16:00Z">
                <w:pPr>
                  <w:pStyle w:val="XML1"/>
                </w:pPr>
              </w:pPrChange>
            </w:pPr>
            <w:ins w:id="9218" w:author="aas" w:date="2013-10-14T02:06:00Z">
              <w:del w:id="9219" w:author="Anees Shaikh" w:date="2013-10-19T02:16:00Z">
                <w:r w:rsidDel="00E067A3">
                  <w:delText xml:space="preserve">                                       physical link present.</w:delText>
                </w:r>
              </w:del>
            </w:ins>
          </w:p>
          <w:p w14:paraId="4C902756" w14:textId="70EC2E6F" w:rsidR="00874469" w:rsidDel="00E067A3" w:rsidRDefault="00874469">
            <w:pPr>
              <w:pStyle w:val="Appx"/>
              <w:rPr>
                <w:ins w:id="9220" w:author="aas" w:date="2013-10-14T02:06:00Z"/>
                <w:del w:id="9221" w:author="Anees Shaikh" w:date="2013-10-19T02:16:00Z"/>
              </w:rPr>
              <w:pPrChange w:id="9222" w:author="Anees Shaikh" w:date="2013-10-19T02:16:00Z">
                <w:pPr>
                  <w:pStyle w:val="XML1"/>
                </w:pPr>
              </w:pPrChange>
            </w:pPr>
            <w:ins w:id="9223" w:author="aas" w:date="2013-10-14T02:06:00Z">
              <w:del w:id="9224" w:author="Anees Shaikh" w:date="2013-10-19T02:16:00Z">
                <w:r w:rsidDel="00E067A3">
                  <w:delText xml:space="preserve">                              &lt;/xs:documentation&gt;</w:delText>
                </w:r>
              </w:del>
            </w:ins>
          </w:p>
          <w:p w14:paraId="5141FBA3" w14:textId="2FBE3ED4" w:rsidR="00874469" w:rsidDel="00E067A3" w:rsidRDefault="00874469">
            <w:pPr>
              <w:pStyle w:val="Appx"/>
              <w:rPr>
                <w:ins w:id="9225" w:author="aas" w:date="2013-10-14T02:06:00Z"/>
                <w:del w:id="9226" w:author="Anees Shaikh" w:date="2013-10-19T02:16:00Z"/>
              </w:rPr>
              <w:pPrChange w:id="9227" w:author="Anees Shaikh" w:date="2013-10-19T02:16:00Z">
                <w:pPr>
                  <w:pStyle w:val="XML1"/>
                </w:pPr>
              </w:pPrChange>
            </w:pPr>
            <w:ins w:id="9228" w:author="aas" w:date="2013-10-14T02:06:00Z">
              <w:del w:id="9229" w:author="Anees Shaikh" w:date="2013-10-19T02:16:00Z">
                <w:r w:rsidDel="00E067A3">
                  <w:delText xml:space="preserve">                            &lt;/xs:annotation&gt;</w:delText>
                </w:r>
              </w:del>
            </w:ins>
          </w:p>
          <w:p w14:paraId="6B5F7D8B" w14:textId="307D1113" w:rsidR="00874469" w:rsidDel="00E067A3" w:rsidRDefault="00874469">
            <w:pPr>
              <w:pStyle w:val="Appx"/>
              <w:rPr>
                <w:ins w:id="9230" w:author="aas" w:date="2013-10-14T02:06:00Z"/>
                <w:del w:id="9231" w:author="Anees Shaikh" w:date="2013-10-19T02:16:00Z"/>
              </w:rPr>
              <w:pPrChange w:id="9232" w:author="Anees Shaikh" w:date="2013-10-19T02:16:00Z">
                <w:pPr>
                  <w:pStyle w:val="XML1"/>
                </w:pPr>
              </w:pPrChange>
            </w:pPr>
            <w:ins w:id="9233" w:author="aas" w:date="2013-10-14T02:06:00Z">
              <w:del w:id="9234" w:author="Anees Shaikh" w:date="2013-10-19T02:16:00Z">
                <w:r w:rsidDel="00E067A3">
                  <w:delText xml:space="preserve">                          &lt;/xs:element&gt;</w:delText>
                </w:r>
              </w:del>
            </w:ins>
          </w:p>
          <w:p w14:paraId="49603BD3" w14:textId="4904D95F" w:rsidR="00874469" w:rsidDel="00E067A3" w:rsidRDefault="00874469">
            <w:pPr>
              <w:pStyle w:val="Appx"/>
              <w:rPr>
                <w:ins w:id="9235" w:author="aas" w:date="2013-10-14T02:06:00Z"/>
                <w:del w:id="9236" w:author="Anees Shaikh" w:date="2013-10-19T02:16:00Z"/>
              </w:rPr>
              <w:pPrChange w:id="9237" w:author="Anees Shaikh" w:date="2013-10-19T02:16:00Z">
                <w:pPr>
                  <w:pStyle w:val="XML1"/>
                </w:pPr>
              </w:pPrChange>
            </w:pPr>
            <w:ins w:id="9238" w:author="aas" w:date="2013-10-14T02:06:00Z">
              <w:del w:id="9239"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240" w:author="aas" w:date="2013-10-14T02:06:00Z"/>
                <w:del w:id="9241" w:author="Anees Shaikh" w:date="2013-10-19T02:16:00Z"/>
              </w:rPr>
              <w:pPrChange w:id="9242" w:author="Anees Shaikh" w:date="2013-10-19T02:16:00Z">
                <w:pPr>
                  <w:pStyle w:val="XML1"/>
                </w:pPr>
              </w:pPrChange>
            </w:pPr>
            <w:ins w:id="9243" w:author="aas" w:date="2013-10-14T02:06:00Z">
              <w:del w:id="9244" w:author="Anees Shaikh" w:date="2013-10-19T02:16:00Z">
                <w:r w:rsidDel="00E067A3">
                  <w:delText xml:space="preserve">                            &lt;xs:annotation&gt;</w:delText>
                </w:r>
              </w:del>
            </w:ins>
          </w:p>
          <w:p w14:paraId="42A48DE4" w14:textId="4B556913" w:rsidR="00874469" w:rsidDel="00E067A3" w:rsidRDefault="00874469">
            <w:pPr>
              <w:pStyle w:val="Appx"/>
              <w:rPr>
                <w:ins w:id="9245" w:author="aas" w:date="2013-10-14T02:06:00Z"/>
                <w:del w:id="9246" w:author="Anees Shaikh" w:date="2013-10-19T02:16:00Z"/>
              </w:rPr>
              <w:pPrChange w:id="9247" w:author="Anees Shaikh" w:date="2013-10-19T02:16:00Z">
                <w:pPr>
                  <w:pStyle w:val="XML1"/>
                </w:pPr>
              </w:pPrChange>
            </w:pPr>
            <w:ins w:id="9248" w:author="aas" w:date="2013-10-14T02:06:00Z">
              <w:del w:id="9249" w:author="Anees Shaikh" w:date="2013-10-19T02:16:00Z">
                <w:r w:rsidDel="00E067A3">
                  <w:delText xml:space="preserve">                              &lt;xs:documentation&gt;</w:delText>
                </w:r>
              </w:del>
            </w:ins>
          </w:p>
          <w:p w14:paraId="3DE446CF" w14:textId="26ACE874" w:rsidR="00874469" w:rsidDel="00E067A3" w:rsidRDefault="00874469">
            <w:pPr>
              <w:pStyle w:val="Appx"/>
              <w:rPr>
                <w:ins w:id="9250" w:author="aas" w:date="2013-10-14T02:06:00Z"/>
                <w:del w:id="9251" w:author="Anees Shaikh" w:date="2013-10-19T02:16:00Z"/>
              </w:rPr>
              <w:pPrChange w:id="9252" w:author="Anees Shaikh" w:date="2013-10-19T02:16:00Z">
                <w:pPr>
                  <w:pStyle w:val="XML1"/>
                </w:pPr>
              </w:pPrChange>
            </w:pPr>
            <w:ins w:id="9253" w:author="aas" w:date="2013-10-14T02:06:00Z">
              <w:del w:id="9254"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255" w:author="aas" w:date="2013-10-14T02:06:00Z"/>
                <w:del w:id="9256" w:author="Anees Shaikh" w:date="2013-10-19T02:16:00Z"/>
              </w:rPr>
              <w:pPrChange w:id="9257" w:author="Anees Shaikh" w:date="2013-10-19T02:16:00Z">
                <w:pPr>
                  <w:pStyle w:val="XML1"/>
                </w:pPr>
              </w:pPrChange>
            </w:pPr>
            <w:ins w:id="9258" w:author="aas" w:date="2013-10-14T02:06:00Z">
              <w:del w:id="9259"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260" w:author="aas" w:date="2013-10-14T02:06:00Z"/>
                <w:del w:id="9261" w:author="Anees Shaikh" w:date="2013-10-19T02:16:00Z"/>
              </w:rPr>
              <w:pPrChange w:id="9262" w:author="Anees Shaikh" w:date="2013-10-19T02:16:00Z">
                <w:pPr>
                  <w:pStyle w:val="XML1"/>
                </w:pPr>
              </w:pPrChange>
            </w:pPr>
            <w:ins w:id="9263" w:author="aas" w:date="2013-10-14T02:06:00Z">
              <w:del w:id="9264"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265" w:author="aas" w:date="2013-10-14T02:06:00Z"/>
                <w:del w:id="9266" w:author="Anees Shaikh" w:date="2013-10-19T02:16:00Z"/>
              </w:rPr>
              <w:pPrChange w:id="9267" w:author="Anees Shaikh" w:date="2013-10-19T02:16:00Z">
                <w:pPr>
                  <w:pStyle w:val="XML1"/>
                </w:pPr>
              </w:pPrChange>
            </w:pPr>
            <w:ins w:id="9268" w:author="aas" w:date="2013-10-14T02:06:00Z">
              <w:del w:id="9269" w:author="Anees Shaikh" w:date="2013-10-19T02:16:00Z">
                <w:r w:rsidDel="00E067A3">
                  <w:delText xml:space="preserve">                                       flooding.</w:delText>
                </w:r>
              </w:del>
            </w:ins>
          </w:p>
          <w:p w14:paraId="3803F731" w14:textId="0C07800B" w:rsidR="00874469" w:rsidDel="00E067A3" w:rsidRDefault="00874469">
            <w:pPr>
              <w:pStyle w:val="Appx"/>
              <w:rPr>
                <w:ins w:id="9270" w:author="aas" w:date="2013-10-14T02:06:00Z"/>
                <w:del w:id="9271" w:author="Anees Shaikh" w:date="2013-10-19T02:16:00Z"/>
              </w:rPr>
              <w:pPrChange w:id="9272" w:author="Anees Shaikh" w:date="2013-10-19T02:16:00Z">
                <w:pPr>
                  <w:pStyle w:val="XML1"/>
                </w:pPr>
              </w:pPrChange>
            </w:pPr>
            <w:ins w:id="9273" w:author="aas" w:date="2013-10-14T02:06:00Z">
              <w:del w:id="9274" w:author="Anees Shaikh" w:date="2013-10-19T02:16:00Z">
                <w:r w:rsidDel="00E067A3">
                  <w:delText xml:space="preserve">                              &lt;/xs:documentation&gt;</w:delText>
                </w:r>
              </w:del>
            </w:ins>
          </w:p>
          <w:p w14:paraId="0B2EECCB" w14:textId="16C7DC3F" w:rsidR="00874469" w:rsidDel="00E067A3" w:rsidRDefault="00874469">
            <w:pPr>
              <w:pStyle w:val="Appx"/>
              <w:rPr>
                <w:ins w:id="9275" w:author="aas" w:date="2013-10-14T02:06:00Z"/>
                <w:del w:id="9276" w:author="Anees Shaikh" w:date="2013-10-19T02:16:00Z"/>
              </w:rPr>
              <w:pPrChange w:id="9277" w:author="Anees Shaikh" w:date="2013-10-19T02:16:00Z">
                <w:pPr>
                  <w:pStyle w:val="XML1"/>
                </w:pPr>
              </w:pPrChange>
            </w:pPr>
            <w:ins w:id="9278" w:author="aas" w:date="2013-10-14T02:06:00Z">
              <w:del w:id="9279" w:author="Anees Shaikh" w:date="2013-10-19T02:16:00Z">
                <w:r w:rsidDel="00E067A3">
                  <w:delText xml:space="preserve">                            &lt;/xs:annotation&gt;</w:delText>
                </w:r>
              </w:del>
            </w:ins>
          </w:p>
          <w:p w14:paraId="223EE0FE" w14:textId="0C5923D9" w:rsidR="00874469" w:rsidDel="00E067A3" w:rsidRDefault="00874469">
            <w:pPr>
              <w:pStyle w:val="Appx"/>
              <w:rPr>
                <w:ins w:id="9280" w:author="aas" w:date="2013-10-14T02:06:00Z"/>
                <w:del w:id="9281" w:author="Anees Shaikh" w:date="2013-10-19T02:16:00Z"/>
              </w:rPr>
              <w:pPrChange w:id="9282" w:author="Anees Shaikh" w:date="2013-10-19T02:16:00Z">
                <w:pPr>
                  <w:pStyle w:val="XML1"/>
                </w:pPr>
              </w:pPrChange>
            </w:pPr>
            <w:ins w:id="9283" w:author="aas" w:date="2013-10-14T02:06:00Z">
              <w:del w:id="9284" w:author="Anees Shaikh" w:date="2013-10-19T02:16:00Z">
                <w:r w:rsidDel="00E067A3">
                  <w:delText xml:space="preserve">                          &lt;/xs:element&gt;</w:delText>
                </w:r>
              </w:del>
            </w:ins>
          </w:p>
          <w:p w14:paraId="614A416B" w14:textId="4EBD9A77" w:rsidR="00874469" w:rsidDel="00E067A3" w:rsidRDefault="00874469">
            <w:pPr>
              <w:pStyle w:val="Appx"/>
              <w:rPr>
                <w:ins w:id="9285" w:author="aas" w:date="2013-10-14T02:06:00Z"/>
                <w:del w:id="9286" w:author="Anees Shaikh" w:date="2013-10-19T02:16:00Z"/>
              </w:rPr>
              <w:pPrChange w:id="9287" w:author="Anees Shaikh" w:date="2013-10-19T02:16:00Z">
                <w:pPr>
                  <w:pStyle w:val="XML1"/>
                </w:pPr>
              </w:pPrChange>
            </w:pPr>
            <w:ins w:id="9288" w:author="aas" w:date="2013-10-14T02:06:00Z">
              <w:del w:id="9289"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290" w:author="aas" w:date="2013-10-14T02:06:00Z"/>
                <w:del w:id="9291" w:author="Anees Shaikh" w:date="2013-10-19T02:16:00Z"/>
              </w:rPr>
              <w:pPrChange w:id="9292" w:author="Anees Shaikh" w:date="2013-10-19T02:16:00Z">
                <w:pPr>
                  <w:pStyle w:val="XML1"/>
                </w:pPr>
              </w:pPrChange>
            </w:pPr>
            <w:ins w:id="9293" w:author="aas" w:date="2013-10-14T02:06:00Z">
              <w:del w:id="9294" w:author="Anees Shaikh" w:date="2013-10-19T02:16:00Z">
                <w:r w:rsidDel="00E067A3">
                  <w:delText xml:space="preserve">                            &lt;xs:annotation&gt;</w:delText>
                </w:r>
              </w:del>
            </w:ins>
          </w:p>
          <w:p w14:paraId="769B2B53" w14:textId="381AD190" w:rsidR="00874469" w:rsidDel="00E067A3" w:rsidRDefault="00874469">
            <w:pPr>
              <w:pStyle w:val="Appx"/>
              <w:rPr>
                <w:ins w:id="9295" w:author="aas" w:date="2013-10-14T02:06:00Z"/>
                <w:del w:id="9296" w:author="Anees Shaikh" w:date="2013-10-19T02:16:00Z"/>
              </w:rPr>
              <w:pPrChange w:id="9297" w:author="Anees Shaikh" w:date="2013-10-19T02:16:00Z">
                <w:pPr>
                  <w:pStyle w:val="XML1"/>
                </w:pPr>
              </w:pPrChange>
            </w:pPr>
            <w:ins w:id="9298" w:author="aas" w:date="2013-10-14T02:06:00Z">
              <w:del w:id="9299" w:author="Anees Shaikh" w:date="2013-10-19T02:16:00Z">
                <w:r w:rsidDel="00E067A3">
                  <w:delText xml:space="preserve">                              &lt;xs:documentation&gt;</w:delText>
                </w:r>
              </w:del>
            </w:ins>
          </w:p>
          <w:p w14:paraId="39D9FEB9" w14:textId="5B35597C" w:rsidR="00874469" w:rsidDel="00E067A3" w:rsidRDefault="00874469">
            <w:pPr>
              <w:pStyle w:val="Appx"/>
              <w:rPr>
                <w:ins w:id="9300" w:author="aas" w:date="2013-10-14T02:06:00Z"/>
                <w:del w:id="9301" w:author="Anees Shaikh" w:date="2013-10-19T02:16:00Z"/>
              </w:rPr>
              <w:pPrChange w:id="9302" w:author="Anees Shaikh" w:date="2013-10-19T02:16:00Z">
                <w:pPr>
                  <w:pStyle w:val="XML1"/>
                </w:pPr>
              </w:pPrChange>
            </w:pPr>
            <w:ins w:id="9303" w:author="aas" w:date="2013-10-14T02:06:00Z">
              <w:del w:id="9304"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05" w:author="aas" w:date="2013-10-14T02:06:00Z"/>
                <w:del w:id="9306" w:author="Anees Shaikh" w:date="2013-10-19T02:16:00Z"/>
              </w:rPr>
              <w:pPrChange w:id="9307" w:author="Anees Shaikh" w:date="2013-10-19T02:16:00Z">
                <w:pPr>
                  <w:pStyle w:val="XML1"/>
                </w:pPr>
              </w:pPrChange>
            </w:pPr>
            <w:ins w:id="9308" w:author="aas" w:date="2013-10-14T02:06:00Z">
              <w:del w:id="9309"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10" w:author="aas" w:date="2013-10-14T02:06:00Z"/>
                <w:del w:id="9311" w:author="Anees Shaikh" w:date="2013-10-19T02:16:00Z"/>
              </w:rPr>
              <w:pPrChange w:id="9312" w:author="Anees Shaikh" w:date="2013-10-19T02:16:00Z">
                <w:pPr>
                  <w:pStyle w:val="XML1"/>
                </w:pPr>
              </w:pPrChange>
            </w:pPr>
            <w:ins w:id="9313" w:author="aas" w:date="2013-10-14T02:06:00Z">
              <w:del w:id="9314" w:author="Anees Shaikh" w:date="2013-10-19T02:16:00Z">
                <w:r w:rsidDel="00E067A3">
                  <w:delText xml:space="preserve">                              &lt;/xs:documentation&gt;</w:delText>
                </w:r>
              </w:del>
            </w:ins>
          </w:p>
          <w:p w14:paraId="51887D41" w14:textId="1F939F96" w:rsidR="00874469" w:rsidDel="00E067A3" w:rsidRDefault="00874469">
            <w:pPr>
              <w:pStyle w:val="Appx"/>
              <w:rPr>
                <w:ins w:id="9315" w:author="aas" w:date="2013-10-14T02:06:00Z"/>
                <w:del w:id="9316" w:author="Anees Shaikh" w:date="2013-10-19T02:16:00Z"/>
              </w:rPr>
              <w:pPrChange w:id="9317" w:author="Anees Shaikh" w:date="2013-10-19T02:16:00Z">
                <w:pPr>
                  <w:pStyle w:val="XML1"/>
                </w:pPr>
              </w:pPrChange>
            </w:pPr>
            <w:ins w:id="9318" w:author="aas" w:date="2013-10-14T02:06:00Z">
              <w:del w:id="9319" w:author="Anees Shaikh" w:date="2013-10-19T02:16:00Z">
                <w:r w:rsidDel="00E067A3">
                  <w:delText xml:space="preserve">                            &lt;/xs:annotation&gt;</w:delText>
                </w:r>
              </w:del>
            </w:ins>
          </w:p>
          <w:p w14:paraId="7C3A0146" w14:textId="7D5DFDC7" w:rsidR="00874469" w:rsidDel="00E067A3" w:rsidRDefault="00874469">
            <w:pPr>
              <w:pStyle w:val="Appx"/>
              <w:rPr>
                <w:ins w:id="9320" w:author="aas" w:date="2013-10-14T02:06:00Z"/>
                <w:del w:id="9321" w:author="Anees Shaikh" w:date="2013-10-19T02:16:00Z"/>
              </w:rPr>
              <w:pPrChange w:id="9322" w:author="Anees Shaikh" w:date="2013-10-19T02:16:00Z">
                <w:pPr>
                  <w:pStyle w:val="XML1"/>
                </w:pPr>
              </w:pPrChange>
            </w:pPr>
            <w:ins w:id="9323" w:author="aas" w:date="2013-10-14T02:06:00Z">
              <w:del w:id="9324" w:author="Anees Shaikh" w:date="2013-10-19T02:16:00Z">
                <w:r w:rsidDel="00E067A3">
                  <w:delText xml:space="preserve">                          &lt;/xs:element&gt;</w:delText>
                </w:r>
              </w:del>
            </w:ins>
          </w:p>
          <w:p w14:paraId="584FD264" w14:textId="698E92F8" w:rsidR="00874469" w:rsidDel="00E067A3" w:rsidRDefault="00874469">
            <w:pPr>
              <w:pStyle w:val="Appx"/>
              <w:rPr>
                <w:ins w:id="9325" w:author="aas" w:date="2013-10-14T02:06:00Z"/>
                <w:del w:id="9326" w:author="Anees Shaikh" w:date="2013-10-19T02:16:00Z"/>
              </w:rPr>
              <w:pPrChange w:id="9327" w:author="Anees Shaikh" w:date="2013-10-19T02:16:00Z">
                <w:pPr>
                  <w:pStyle w:val="XML1"/>
                </w:pPr>
              </w:pPrChange>
            </w:pPr>
            <w:ins w:id="9328" w:author="aas" w:date="2013-10-14T02:06:00Z">
              <w:del w:id="9329"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30" w:author="aas" w:date="2013-10-14T02:06:00Z"/>
                <w:del w:id="9331" w:author="Anees Shaikh" w:date="2013-10-19T02:16:00Z"/>
              </w:rPr>
              <w:pPrChange w:id="9332" w:author="Anees Shaikh" w:date="2013-10-19T02:16:00Z">
                <w:pPr>
                  <w:pStyle w:val="XML1"/>
                </w:pPr>
              </w:pPrChange>
            </w:pPr>
            <w:ins w:id="9333" w:author="aas" w:date="2013-10-14T02:06:00Z">
              <w:del w:id="9334" w:author="Anees Shaikh" w:date="2013-10-19T02:16:00Z">
                <w:r w:rsidDel="00E067A3">
                  <w:delText xml:space="preserve">                                  namespace="##other" processContents="lax"/&gt;</w:delText>
                </w:r>
              </w:del>
            </w:ins>
          </w:p>
          <w:p w14:paraId="07902FF8" w14:textId="7CB01727" w:rsidR="00874469" w:rsidDel="00E067A3" w:rsidRDefault="00874469">
            <w:pPr>
              <w:pStyle w:val="Appx"/>
              <w:rPr>
                <w:ins w:id="9335" w:author="aas" w:date="2013-10-14T02:06:00Z"/>
                <w:del w:id="9336" w:author="Anees Shaikh" w:date="2013-10-19T02:16:00Z"/>
              </w:rPr>
              <w:pPrChange w:id="9337" w:author="Anees Shaikh" w:date="2013-10-19T02:16:00Z">
                <w:pPr>
                  <w:pStyle w:val="XML1"/>
                </w:pPr>
              </w:pPrChange>
            </w:pPr>
            <w:ins w:id="9338" w:author="aas" w:date="2013-10-14T02:06:00Z">
              <w:del w:id="9339" w:author="Anees Shaikh" w:date="2013-10-19T02:16:00Z">
                <w:r w:rsidDel="00E067A3">
                  <w:delText xml:space="preserve">                        &lt;/xs:sequence&gt;</w:delText>
                </w:r>
              </w:del>
            </w:ins>
          </w:p>
          <w:p w14:paraId="418D045A" w14:textId="0A752BCE" w:rsidR="00874469" w:rsidDel="00E067A3" w:rsidRDefault="00874469">
            <w:pPr>
              <w:pStyle w:val="Appx"/>
              <w:rPr>
                <w:ins w:id="9340" w:author="aas" w:date="2013-10-14T02:06:00Z"/>
                <w:del w:id="9341" w:author="Anees Shaikh" w:date="2013-10-19T02:16:00Z"/>
              </w:rPr>
              <w:pPrChange w:id="9342" w:author="Anees Shaikh" w:date="2013-10-19T02:16:00Z">
                <w:pPr>
                  <w:pStyle w:val="XML1"/>
                </w:pPr>
              </w:pPrChange>
            </w:pPr>
            <w:ins w:id="9343" w:author="aas" w:date="2013-10-14T02:06:00Z">
              <w:del w:id="9344" w:author="Anees Shaikh" w:date="2013-10-19T02:16:00Z">
                <w:r w:rsidDel="00E067A3">
                  <w:delText xml:space="preserve">                      &lt;/xs:complexType&gt;</w:delText>
                </w:r>
              </w:del>
            </w:ins>
          </w:p>
          <w:p w14:paraId="59ECC091" w14:textId="4C1E4265" w:rsidR="00874469" w:rsidDel="00E067A3" w:rsidRDefault="00874469">
            <w:pPr>
              <w:pStyle w:val="Appx"/>
              <w:rPr>
                <w:ins w:id="9345" w:author="aas" w:date="2013-10-14T02:06:00Z"/>
                <w:del w:id="9346" w:author="Anees Shaikh" w:date="2013-10-19T02:16:00Z"/>
              </w:rPr>
              <w:pPrChange w:id="9347" w:author="Anees Shaikh" w:date="2013-10-19T02:16:00Z">
                <w:pPr>
                  <w:pStyle w:val="XML1"/>
                </w:pPr>
              </w:pPrChange>
            </w:pPr>
            <w:ins w:id="9348" w:author="aas" w:date="2013-10-14T02:06:00Z">
              <w:del w:id="9349" w:author="Anees Shaikh" w:date="2013-10-19T02:16:00Z">
                <w:r w:rsidDel="00E067A3">
                  <w:delText xml:space="preserve">                    &lt;/xs:element&gt;</w:delText>
                </w:r>
              </w:del>
            </w:ins>
          </w:p>
          <w:p w14:paraId="6AA46CA4" w14:textId="7557A3C1" w:rsidR="00874469" w:rsidDel="00E067A3" w:rsidRDefault="00874469">
            <w:pPr>
              <w:pStyle w:val="Appx"/>
              <w:rPr>
                <w:ins w:id="9350" w:author="aas" w:date="2013-10-14T02:06:00Z"/>
                <w:del w:id="9351" w:author="Anees Shaikh" w:date="2013-10-19T02:16:00Z"/>
              </w:rPr>
              <w:pPrChange w:id="9352" w:author="Anees Shaikh" w:date="2013-10-19T02:16:00Z">
                <w:pPr>
                  <w:pStyle w:val="XML1"/>
                </w:pPr>
              </w:pPrChange>
            </w:pPr>
            <w:ins w:id="9353" w:author="aas" w:date="2013-10-14T02:06:00Z">
              <w:del w:id="9354"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355" w:author="aas" w:date="2013-10-14T02:06:00Z"/>
                <w:del w:id="9356" w:author="Anees Shaikh" w:date="2013-10-19T02:16:00Z"/>
              </w:rPr>
              <w:pPrChange w:id="9357" w:author="Anees Shaikh" w:date="2013-10-19T02:16:00Z">
                <w:pPr>
                  <w:pStyle w:val="XML1"/>
                </w:pPr>
              </w:pPrChange>
            </w:pPr>
            <w:ins w:id="9358" w:author="aas" w:date="2013-10-14T02:06:00Z">
              <w:del w:id="9359" w:author="Anees Shaikh" w:date="2013-10-19T02:16:00Z">
                <w:r w:rsidDel="00E067A3">
                  <w:delText xml:space="preserve">                      &lt;xs:complexType&gt;</w:delText>
                </w:r>
              </w:del>
            </w:ins>
          </w:p>
          <w:p w14:paraId="3A4D8D4F" w14:textId="24119125" w:rsidR="00874469" w:rsidDel="00E067A3" w:rsidRDefault="00874469">
            <w:pPr>
              <w:pStyle w:val="Appx"/>
              <w:rPr>
                <w:ins w:id="9360" w:author="aas" w:date="2013-10-14T02:06:00Z"/>
                <w:del w:id="9361" w:author="Anees Shaikh" w:date="2013-10-19T02:16:00Z"/>
              </w:rPr>
              <w:pPrChange w:id="9362" w:author="Anees Shaikh" w:date="2013-10-19T02:16:00Z">
                <w:pPr>
                  <w:pStyle w:val="XML1"/>
                </w:pPr>
              </w:pPrChange>
            </w:pPr>
            <w:ins w:id="9363" w:author="aas" w:date="2013-10-14T02:06:00Z">
              <w:del w:id="9364" w:author="Anees Shaikh" w:date="2013-10-19T02:16:00Z">
                <w:r w:rsidDel="00E067A3">
                  <w:delText xml:space="preserve">                        &lt;xs:sequence&gt;</w:delText>
                </w:r>
              </w:del>
            </w:ins>
          </w:p>
          <w:p w14:paraId="4C32E378" w14:textId="50F9F2BC" w:rsidR="00874469" w:rsidDel="00E067A3" w:rsidRDefault="00874469">
            <w:pPr>
              <w:pStyle w:val="Appx"/>
              <w:rPr>
                <w:ins w:id="9365" w:author="aas" w:date="2013-10-14T02:06:00Z"/>
                <w:del w:id="9366" w:author="Anees Shaikh" w:date="2013-10-19T02:16:00Z"/>
              </w:rPr>
              <w:pPrChange w:id="9367" w:author="Anees Shaikh" w:date="2013-10-19T02:16:00Z">
                <w:pPr>
                  <w:pStyle w:val="XML1"/>
                </w:pPr>
              </w:pPrChange>
            </w:pPr>
            <w:ins w:id="9368" w:author="aas" w:date="2013-10-14T02:06:00Z">
              <w:del w:id="9369" w:author="Anees Shaikh" w:date="2013-10-19T02:16:00Z">
                <w:r w:rsidDel="00E067A3">
                  <w:delText xml:space="preserve">                          &lt;xs:element name="current" minOccurs="0"&gt;</w:delText>
                </w:r>
              </w:del>
            </w:ins>
          </w:p>
          <w:p w14:paraId="574D4F47" w14:textId="1FE1FC47" w:rsidR="00874469" w:rsidDel="00E067A3" w:rsidRDefault="00874469">
            <w:pPr>
              <w:pStyle w:val="Appx"/>
              <w:rPr>
                <w:ins w:id="9370" w:author="aas" w:date="2013-10-14T02:06:00Z"/>
                <w:del w:id="9371" w:author="Anees Shaikh" w:date="2013-10-19T02:16:00Z"/>
              </w:rPr>
              <w:pPrChange w:id="9372" w:author="Anees Shaikh" w:date="2013-10-19T02:16:00Z">
                <w:pPr>
                  <w:pStyle w:val="XML1"/>
                </w:pPr>
              </w:pPrChange>
            </w:pPr>
            <w:ins w:id="9373" w:author="aas" w:date="2013-10-14T02:06:00Z">
              <w:del w:id="9374" w:author="Anees Shaikh" w:date="2013-10-19T02:16:00Z">
                <w:r w:rsidDel="00E067A3">
                  <w:delText xml:space="preserve">                            &lt;xs:annotation&gt;</w:delText>
                </w:r>
              </w:del>
            </w:ins>
          </w:p>
          <w:p w14:paraId="4BE74B15" w14:textId="4E2FF1A4" w:rsidR="00874469" w:rsidDel="00E067A3" w:rsidRDefault="00874469">
            <w:pPr>
              <w:pStyle w:val="Appx"/>
              <w:rPr>
                <w:ins w:id="9375" w:author="aas" w:date="2013-10-14T02:06:00Z"/>
                <w:del w:id="9376" w:author="Anees Shaikh" w:date="2013-10-19T02:16:00Z"/>
              </w:rPr>
              <w:pPrChange w:id="9377" w:author="Anees Shaikh" w:date="2013-10-19T02:16:00Z">
                <w:pPr>
                  <w:pStyle w:val="XML1"/>
                </w:pPr>
              </w:pPrChange>
            </w:pPr>
            <w:ins w:id="9378" w:author="aas" w:date="2013-10-14T02:06:00Z">
              <w:del w:id="9379" w:author="Anees Shaikh" w:date="2013-10-19T02:16:00Z">
                <w:r w:rsidDel="00E067A3">
                  <w:delText xml:space="preserve">                              &lt;xs:documentation&gt;</w:delText>
                </w:r>
              </w:del>
            </w:ins>
          </w:p>
          <w:p w14:paraId="03383AE0" w14:textId="20560522" w:rsidR="00874469" w:rsidDel="00E067A3" w:rsidRDefault="00874469">
            <w:pPr>
              <w:pStyle w:val="Appx"/>
              <w:rPr>
                <w:ins w:id="9380" w:author="aas" w:date="2013-10-14T02:06:00Z"/>
                <w:del w:id="9381" w:author="Anees Shaikh" w:date="2013-10-19T02:16:00Z"/>
              </w:rPr>
              <w:pPrChange w:id="9382" w:author="Anees Shaikh" w:date="2013-10-19T02:16:00Z">
                <w:pPr>
                  <w:pStyle w:val="XML1"/>
                </w:pPr>
              </w:pPrChange>
            </w:pPr>
            <w:ins w:id="9383" w:author="aas" w:date="2013-10-14T02:06:00Z">
              <w:del w:id="9384"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385" w:author="aas" w:date="2013-10-14T02:06:00Z"/>
                <w:del w:id="9386" w:author="Anees Shaikh" w:date="2013-10-19T02:16:00Z"/>
              </w:rPr>
              <w:pPrChange w:id="9387" w:author="Anees Shaikh" w:date="2013-10-19T02:16:00Z">
                <w:pPr>
                  <w:pStyle w:val="XML1"/>
                </w:pPr>
              </w:pPrChange>
            </w:pPr>
            <w:ins w:id="9388" w:author="aas" w:date="2013-10-14T02:06:00Z">
              <w:del w:id="9389" w:author="Anees Shaikh" w:date="2013-10-19T02:16:00Z">
                <w:r w:rsidDel="00E067A3">
                  <w:delText xml:space="preserve">                                       use.</w:delText>
                </w:r>
              </w:del>
            </w:ins>
          </w:p>
          <w:p w14:paraId="29705658" w14:textId="39615040" w:rsidR="00874469" w:rsidDel="00E067A3" w:rsidRDefault="00874469">
            <w:pPr>
              <w:pStyle w:val="Appx"/>
              <w:rPr>
                <w:ins w:id="9390" w:author="aas" w:date="2013-10-14T02:06:00Z"/>
                <w:del w:id="9391" w:author="Anees Shaikh" w:date="2013-10-19T02:16:00Z"/>
              </w:rPr>
              <w:pPrChange w:id="9392" w:author="Anees Shaikh" w:date="2013-10-19T02:16:00Z">
                <w:pPr>
                  <w:pStyle w:val="XML1"/>
                </w:pPr>
              </w:pPrChange>
            </w:pPr>
            <w:ins w:id="9393" w:author="aas" w:date="2013-10-14T02:06:00Z">
              <w:del w:id="9394" w:author="Anees Shaikh" w:date="2013-10-19T02:16:00Z">
                <w:r w:rsidDel="00E067A3">
                  <w:delText xml:space="preserve">                              &lt;/xs:documentation&gt;</w:delText>
                </w:r>
              </w:del>
            </w:ins>
          </w:p>
          <w:p w14:paraId="55AD4137" w14:textId="5CFF1AD1" w:rsidR="00874469" w:rsidDel="00E067A3" w:rsidRDefault="00874469">
            <w:pPr>
              <w:pStyle w:val="Appx"/>
              <w:rPr>
                <w:ins w:id="9395" w:author="aas" w:date="2013-10-14T02:06:00Z"/>
                <w:del w:id="9396" w:author="Anees Shaikh" w:date="2013-10-19T02:16:00Z"/>
              </w:rPr>
              <w:pPrChange w:id="9397" w:author="Anees Shaikh" w:date="2013-10-19T02:16:00Z">
                <w:pPr>
                  <w:pStyle w:val="XML1"/>
                </w:pPr>
              </w:pPrChange>
            </w:pPr>
            <w:ins w:id="9398" w:author="aas" w:date="2013-10-14T02:06:00Z">
              <w:del w:id="9399" w:author="Anees Shaikh" w:date="2013-10-19T02:16:00Z">
                <w:r w:rsidDel="00E067A3">
                  <w:delText xml:space="preserve">                            &lt;/xs:annotation&gt;</w:delText>
                </w:r>
              </w:del>
            </w:ins>
          </w:p>
          <w:p w14:paraId="72ABAD40" w14:textId="41B4BDAF" w:rsidR="00874469" w:rsidDel="00E067A3" w:rsidRDefault="00874469">
            <w:pPr>
              <w:pStyle w:val="Appx"/>
              <w:rPr>
                <w:ins w:id="9400" w:author="aas" w:date="2013-10-14T02:06:00Z"/>
                <w:del w:id="9401" w:author="Anees Shaikh" w:date="2013-10-19T02:16:00Z"/>
              </w:rPr>
              <w:pPrChange w:id="9402" w:author="Anees Shaikh" w:date="2013-10-19T02:16:00Z">
                <w:pPr>
                  <w:pStyle w:val="XML1"/>
                </w:pPr>
              </w:pPrChange>
            </w:pPr>
            <w:ins w:id="9403" w:author="aas" w:date="2013-10-14T02:06:00Z">
              <w:del w:id="9404" w:author="Anees Shaikh" w:date="2013-10-19T02:16:00Z">
                <w:r w:rsidDel="00E067A3">
                  <w:delText xml:space="preserve">                            &lt;xs:complexType&gt;</w:delText>
                </w:r>
              </w:del>
            </w:ins>
          </w:p>
          <w:p w14:paraId="3F225B06" w14:textId="4DDDC2C8" w:rsidR="00874469" w:rsidDel="00E067A3" w:rsidRDefault="00874469">
            <w:pPr>
              <w:pStyle w:val="Appx"/>
              <w:rPr>
                <w:ins w:id="9405" w:author="aas" w:date="2013-10-14T02:06:00Z"/>
                <w:del w:id="9406" w:author="Anees Shaikh" w:date="2013-10-19T02:16:00Z"/>
              </w:rPr>
              <w:pPrChange w:id="9407" w:author="Anees Shaikh" w:date="2013-10-19T02:16:00Z">
                <w:pPr>
                  <w:pStyle w:val="XML1"/>
                </w:pPr>
              </w:pPrChange>
            </w:pPr>
            <w:ins w:id="9408" w:author="aas" w:date="2013-10-14T02:06:00Z">
              <w:del w:id="9409" w:author="Anees Shaikh" w:date="2013-10-19T02:16:00Z">
                <w:r w:rsidDel="00E067A3">
                  <w:delText xml:space="preserve">                              &lt;xs:sequence&gt;</w:delText>
                </w:r>
              </w:del>
            </w:ins>
          </w:p>
          <w:p w14:paraId="240AC8E0" w14:textId="4F865530" w:rsidR="00874469" w:rsidDel="00E067A3" w:rsidRDefault="00874469">
            <w:pPr>
              <w:pStyle w:val="Appx"/>
              <w:rPr>
                <w:ins w:id="9410" w:author="aas" w:date="2013-10-14T02:06:00Z"/>
                <w:del w:id="9411" w:author="Anees Shaikh" w:date="2013-10-19T02:16:00Z"/>
              </w:rPr>
              <w:pPrChange w:id="9412" w:author="Anees Shaikh" w:date="2013-10-19T02:16:00Z">
                <w:pPr>
                  <w:pStyle w:val="XML1"/>
                </w:pPr>
              </w:pPrChange>
            </w:pPr>
            <w:ins w:id="9413" w:author="aas" w:date="2013-10-14T02:06:00Z">
              <w:del w:id="9414"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15" w:author="aas" w:date="2013-10-14T02:06:00Z"/>
                <w:del w:id="9416" w:author="Anees Shaikh" w:date="2013-10-19T02:16:00Z"/>
              </w:rPr>
              <w:pPrChange w:id="9417" w:author="Anees Shaikh" w:date="2013-10-19T02:16:00Z">
                <w:pPr>
                  <w:pStyle w:val="XML1"/>
                </w:pPr>
              </w:pPrChange>
            </w:pPr>
            <w:ins w:id="9418" w:author="aas" w:date="2013-10-14T02:06:00Z">
              <w:del w:id="9419" w:author="Anees Shaikh" w:date="2013-10-19T02:16:00Z">
                <w:r w:rsidDel="00E067A3">
                  <w:delText xml:space="preserve">                                  &lt;xs:annotation&gt;</w:delText>
                </w:r>
              </w:del>
            </w:ins>
          </w:p>
          <w:p w14:paraId="5854DDC4" w14:textId="4ED149AD" w:rsidR="00874469" w:rsidDel="00E067A3" w:rsidRDefault="00874469">
            <w:pPr>
              <w:pStyle w:val="Appx"/>
              <w:rPr>
                <w:ins w:id="9420" w:author="aas" w:date="2013-10-14T02:06:00Z"/>
                <w:del w:id="9421" w:author="Anees Shaikh" w:date="2013-10-19T02:16:00Z"/>
              </w:rPr>
              <w:pPrChange w:id="9422" w:author="Anees Shaikh" w:date="2013-10-19T02:16:00Z">
                <w:pPr>
                  <w:pStyle w:val="XML1"/>
                </w:pPr>
              </w:pPrChange>
            </w:pPr>
            <w:ins w:id="9423" w:author="aas" w:date="2013-10-14T02:06:00Z">
              <w:del w:id="9424" w:author="Anees Shaikh" w:date="2013-10-19T02:16:00Z">
                <w:r w:rsidDel="00E067A3">
                  <w:delText xml:space="preserve">                                    &lt;xs:documentation&gt;</w:delText>
                </w:r>
              </w:del>
            </w:ins>
          </w:p>
          <w:p w14:paraId="4ACC7E12" w14:textId="4E045221" w:rsidR="00874469" w:rsidDel="00E067A3" w:rsidRDefault="00874469">
            <w:pPr>
              <w:pStyle w:val="Appx"/>
              <w:rPr>
                <w:ins w:id="9425" w:author="aas" w:date="2013-10-14T02:06:00Z"/>
                <w:del w:id="9426" w:author="Anees Shaikh" w:date="2013-10-19T02:16:00Z"/>
              </w:rPr>
              <w:pPrChange w:id="9427" w:author="Anees Shaikh" w:date="2013-10-19T02:16:00Z">
                <w:pPr>
                  <w:pStyle w:val="XML1"/>
                </w:pPr>
              </w:pPrChange>
            </w:pPr>
            <w:ins w:id="9428" w:author="aas" w:date="2013-10-14T02:06:00Z">
              <w:del w:id="9429"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30" w:author="aas" w:date="2013-10-14T02:06:00Z"/>
                <w:del w:id="9431" w:author="Anees Shaikh" w:date="2013-10-19T02:16:00Z"/>
              </w:rPr>
              <w:pPrChange w:id="9432" w:author="Anees Shaikh" w:date="2013-10-19T02:16:00Z">
                <w:pPr>
                  <w:pStyle w:val="XML1"/>
                </w:pPr>
              </w:pPrChange>
            </w:pPr>
            <w:ins w:id="9433" w:author="aas" w:date="2013-10-14T02:06:00Z">
              <w:del w:id="9434" w:author="Anees Shaikh" w:date="2013-10-19T02:16:00Z">
                <w:r w:rsidDel="00E067A3">
                  <w:delText xml:space="preserve">                                             valid forwarding rate.</w:delText>
                </w:r>
              </w:del>
            </w:ins>
          </w:p>
          <w:p w14:paraId="7509DA4D" w14:textId="75172779" w:rsidR="00874469" w:rsidDel="00E067A3" w:rsidRDefault="00874469">
            <w:pPr>
              <w:pStyle w:val="Appx"/>
              <w:rPr>
                <w:ins w:id="9435" w:author="aas" w:date="2013-10-14T02:06:00Z"/>
                <w:del w:id="9436" w:author="Anees Shaikh" w:date="2013-10-19T02:16:00Z"/>
              </w:rPr>
              <w:pPrChange w:id="9437" w:author="Anees Shaikh" w:date="2013-10-19T02:16:00Z">
                <w:pPr>
                  <w:pStyle w:val="XML1"/>
                </w:pPr>
              </w:pPrChange>
            </w:pPr>
            <w:ins w:id="9438" w:author="aas" w:date="2013-10-14T02:06:00Z">
              <w:del w:id="9439" w:author="Anees Shaikh" w:date="2013-10-19T02:16:00Z">
                <w:r w:rsidDel="00E067A3">
                  <w:delText xml:space="preserve">                                           </w:delText>
                </w:r>
              </w:del>
            </w:ins>
          </w:p>
          <w:p w14:paraId="1608C312" w14:textId="1452431F" w:rsidR="00874469" w:rsidDel="00E067A3" w:rsidRDefault="00874469">
            <w:pPr>
              <w:pStyle w:val="Appx"/>
              <w:rPr>
                <w:ins w:id="9440" w:author="aas" w:date="2013-10-14T02:06:00Z"/>
                <w:del w:id="9441" w:author="Anees Shaikh" w:date="2013-10-19T02:16:00Z"/>
              </w:rPr>
              <w:pPrChange w:id="9442" w:author="Anees Shaikh" w:date="2013-10-19T02:16:00Z">
                <w:pPr>
                  <w:pStyle w:val="XML1"/>
                </w:pPr>
              </w:pPrChange>
            </w:pPr>
            <w:ins w:id="9443" w:author="aas" w:date="2013-10-14T02:06:00Z">
              <w:del w:id="9444"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445" w:author="aas" w:date="2013-10-14T02:06:00Z"/>
                <w:del w:id="9446" w:author="Anees Shaikh" w:date="2013-10-19T02:16:00Z"/>
              </w:rPr>
              <w:pPrChange w:id="9447" w:author="Anees Shaikh" w:date="2013-10-19T02:16:00Z">
                <w:pPr>
                  <w:pStyle w:val="XML1"/>
                </w:pPr>
              </w:pPrChange>
            </w:pPr>
            <w:ins w:id="9448" w:author="aas" w:date="2013-10-14T02:06:00Z">
              <w:del w:id="9449"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450" w:author="aas" w:date="2013-10-14T02:06:00Z"/>
                <w:del w:id="9451" w:author="Anees Shaikh" w:date="2013-10-19T02:16:00Z"/>
              </w:rPr>
              <w:pPrChange w:id="9452" w:author="Anees Shaikh" w:date="2013-10-19T02:16:00Z">
                <w:pPr>
                  <w:pStyle w:val="XML1"/>
                </w:pPr>
              </w:pPrChange>
            </w:pPr>
            <w:ins w:id="9453" w:author="aas" w:date="2013-10-14T02:06:00Z">
              <w:del w:id="9454"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455" w:author="aas" w:date="2013-10-14T02:06:00Z"/>
                <w:del w:id="9456" w:author="Anees Shaikh" w:date="2013-10-19T02:16:00Z"/>
              </w:rPr>
              <w:pPrChange w:id="9457" w:author="Anees Shaikh" w:date="2013-10-19T02:16:00Z">
                <w:pPr>
                  <w:pStyle w:val="XML1"/>
                </w:pPr>
              </w:pPrChange>
            </w:pPr>
            <w:ins w:id="9458" w:author="aas" w:date="2013-10-14T02:06:00Z">
              <w:del w:id="9459"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460" w:author="aas" w:date="2013-10-14T02:06:00Z"/>
                <w:del w:id="9461" w:author="Anees Shaikh" w:date="2013-10-19T02:16:00Z"/>
              </w:rPr>
              <w:pPrChange w:id="9462" w:author="Anees Shaikh" w:date="2013-10-19T02:16:00Z">
                <w:pPr>
                  <w:pStyle w:val="XML1"/>
                </w:pPr>
              </w:pPrChange>
            </w:pPr>
            <w:ins w:id="9463" w:author="aas" w:date="2013-10-14T02:06:00Z">
              <w:del w:id="9464" w:author="Anees Shaikh" w:date="2013-10-19T02:16:00Z">
                <w:r w:rsidDel="00E067A3">
                  <w:delText xml:space="preserve">                                             Feature set.</w:delText>
                </w:r>
              </w:del>
            </w:ins>
          </w:p>
          <w:p w14:paraId="0C9CF94D" w14:textId="40E34519" w:rsidR="00874469" w:rsidDel="00E067A3" w:rsidRDefault="00874469">
            <w:pPr>
              <w:pStyle w:val="Appx"/>
              <w:rPr>
                <w:ins w:id="9465" w:author="aas" w:date="2013-10-14T02:06:00Z"/>
                <w:del w:id="9466" w:author="Anees Shaikh" w:date="2013-10-19T02:16:00Z"/>
              </w:rPr>
              <w:pPrChange w:id="9467" w:author="Anees Shaikh" w:date="2013-10-19T02:16:00Z">
                <w:pPr>
                  <w:pStyle w:val="XML1"/>
                </w:pPr>
              </w:pPrChange>
            </w:pPr>
            <w:ins w:id="9468" w:author="aas" w:date="2013-10-14T02:06:00Z">
              <w:del w:id="9469" w:author="Anees Shaikh" w:date="2013-10-19T02:16:00Z">
                <w:r w:rsidDel="00E067A3">
                  <w:delText xml:space="preserve">                                    &lt;/xs:documentation&gt;</w:delText>
                </w:r>
              </w:del>
            </w:ins>
          </w:p>
          <w:p w14:paraId="7D14B3A5" w14:textId="69DEB11D" w:rsidR="00874469" w:rsidDel="00E067A3" w:rsidRDefault="00874469">
            <w:pPr>
              <w:pStyle w:val="Appx"/>
              <w:rPr>
                <w:ins w:id="9470" w:author="aas" w:date="2013-10-14T02:06:00Z"/>
                <w:del w:id="9471" w:author="Anees Shaikh" w:date="2013-10-19T02:16:00Z"/>
              </w:rPr>
              <w:pPrChange w:id="9472" w:author="Anees Shaikh" w:date="2013-10-19T02:16:00Z">
                <w:pPr>
                  <w:pStyle w:val="XML1"/>
                </w:pPr>
              </w:pPrChange>
            </w:pPr>
            <w:ins w:id="9473" w:author="aas" w:date="2013-10-14T02:06:00Z">
              <w:del w:id="9474" w:author="Anees Shaikh" w:date="2013-10-19T02:16:00Z">
                <w:r w:rsidDel="00E067A3">
                  <w:delText xml:space="preserve">                                  &lt;/xs:annotation&gt;</w:delText>
                </w:r>
              </w:del>
            </w:ins>
          </w:p>
          <w:p w14:paraId="1E3CB562" w14:textId="1F3D87FE" w:rsidR="00874469" w:rsidDel="00E067A3" w:rsidRDefault="00874469">
            <w:pPr>
              <w:pStyle w:val="Appx"/>
              <w:rPr>
                <w:ins w:id="9475" w:author="aas" w:date="2013-10-14T02:06:00Z"/>
                <w:del w:id="9476" w:author="Anees Shaikh" w:date="2013-10-19T02:16:00Z"/>
              </w:rPr>
              <w:pPrChange w:id="9477" w:author="Anees Shaikh" w:date="2013-10-19T02:16:00Z">
                <w:pPr>
                  <w:pStyle w:val="XML1"/>
                </w:pPr>
              </w:pPrChange>
            </w:pPr>
            <w:ins w:id="9478" w:author="aas" w:date="2013-10-14T02:06:00Z">
              <w:del w:id="9479" w:author="Anees Shaikh" w:date="2013-10-19T02:16:00Z">
                <w:r w:rsidDel="00E067A3">
                  <w:delText xml:space="preserve">                                &lt;/xs:element&gt;</w:delText>
                </w:r>
              </w:del>
            </w:ins>
          </w:p>
          <w:p w14:paraId="1A072E92" w14:textId="1696E8AD" w:rsidR="00874469" w:rsidDel="00E067A3" w:rsidRDefault="00874469">
            <w:pPr>
              <w:pStyle w:val="Appx"/>
              <w:rPr>
                <w:ins w:id="9480" w:author="aas" w:date="2013-10-14T02:06:00Z"/>
                <w:del w:id="9481" w:author="Anees Shaikh" w:date="2013-10-19T02:16:00Z"/>
              </w:rPr>
              <w:pPrChange w:id="9482" w:author="Anees Shaikh" w:date="2013-10-19T02:16:00Z">
                <w:pPr>
                  <w:pStyle w:val="XML1"/>
                </w:pPr>
              </w:pPrChange>
            </w:pPr>
            <w:ins w:id="9483" w:author="aas" w:date="2013-10-14T02:06:00Z">
              <w:del w:id="9484"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485" w:author="aas" w:date="2013-10-14T02:06:00Z"/>
                <w:del w:id="9486" w:author="Anees Shaikh" w:date="2013-10-19T02:16:00Z"/>
              </w:rPr>
              <w:pPrChange w:id="9487" w:author="Anees Shaikh" w:date="2013-10-19T02:16:00Z">
                <w:pPr>
                  <w:pStyle w:val="XML1"/>
                </w:pPr>
              </w:pPrChange>
            </w:pPr>
            <w:ins w:id="9488" w:author="aas" w:date="2013-10-14T02:06:00Z">
              <w:del w:id="9489" w:author="Anees Shaikh" w:date="2013-10-19T02:16:00Z">
                <w:r w:rsidDel="00E067A3">
                  <w:delText xml:space="preserve">                                  &lt;xs:annotation&gt;</w:delText>
                </w:r>
              </w:del>
            </w:ins>
          </w:p>
          <w:p w14:paraId="28808D46" w14:textId="7609AB81" w:rsidR="00874469" w:rsidDel="00E067A3" w:rsidRDefault="00874469">
            <w:pPr>
              <w:pStyle w:val="Appx"/>
              <w:rPr>
                <w:ins w:id="9490" w:author="aas" w:date="2013-10-14T02:06:00Z"/>
                <w:del w:id="9491" w:author="Anees Shaikh" w:date="2013-10-19T02:16:00Z"/>
              </w:rPr>
              <w:pPrChange w:id="9492" w:author="Anees Shaikh" w:date="2013-10-19T02:16:00Z">
                <w:pPr>
                  <w:pStyle w:val="XML1"/>
                </w:pPr>
              </w:pPrChange>
            </w:pPr>
            <w:ins w:id="9493" w:author="aas" w:date="2013-10-14T02:06:00Z">
              <w:del w:id="9494" w:author="Anees Shaikh" w:date="2013-10-19T02:16:00Z">
                <w:r w:rsidDel="00E067A3">
                  <w:delText xml:space="preserve">                                    &lt;xs:documentation&gt;</w:delText>
                </w:r>
              </w:del>
            </w:ins>
          </w:p>
          <w:p w14:paraId="66B86C60" w14:textId="6C056F45" w:rsidR="00874469" w:rsidDel="00E067A3" w:rsidRDefault="00874469">
            <w:pPr>
              <w:pStyle w:val="Appx"/>
              <w:rPr>
                <w:ins w:id="9495" w:author="aas" w:date="2013-10-14T02:06:00Z"/>
                <w:del w:id="9496" w:author="Anees Shaikh" w:date="2013-10-19T02:16:00Z"/>
              </w:rPr>
              <w:pPrChange w:id="9497" w:author="Anees Shaikh" w:date="2013-10-19T02:16:00Z">
                <w:pPr>
                  <w:pStyle w:val="XML1"/>
                </w:pPr>
              </w:pPrChange>
            </w:pPr>
            <w:ins w:id="9498" w:author="aas" w:date="2013-10-14T02:06:00Z">
              <w:del w:id="9499"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00" w:author="aas" w:date="2013-10-14T02:06:00Z"/>
                <w:del w:id="9501" w:author="Anees Shaikh" w:date="2013-10-19T02:16:00Z"/>
              </w:rPr>
              <w:pPrChange w:id="9502" w:author="Anees Shaikh" w:date="2013-10-19T02:16:00Z">
                <w:pPr>
                  <w:pStyle w:val="XML1"/>
                </w:pPr>
              </w:pPrChange>
            </w:pPr>
            <w:ins w:id="9503" w:author="aas" w:date="2013-10-14T02:06:00Z">
              <w:del w:id="9504"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05" w:author="aas" w:date="2013-10-14T02:06:00Z"/>
                <w:del w:id="9506" w:author="Anees Shaikh" w:date="2013-10-19T02:16:00Z"/>
              </w:rPr>
              <w:pPrChange w:id="9507" w:author="Anees Shaikh" w:date="2013-10-19T02:16:00Z">
                <w:pPr>
                  <w:pStyle w:val="XML1"/>
                </w:pPr>
              </w:pPrChange>
            </w:pPr>
            <w:ins w:id="9508" w:author="aas" w:date="2013-10-14T02:06:00Z">
              <w:del w:id="9509" w:author="Anees Shaikh" w:date="2013-10-19T02:16:00Z">
                <w:r w:rsidDel="00E067A3">
                  <w:delText xml:space="preserve">                                    &lt;/xs:documentation&gt;</w:delText>
                </w:r>
              </w:del>
            </w:ins>
          </w:p>
          <w:p w14:paraId="0192E3D4" w14:textId="6E77CA0D" w:rsidR="00874469" w:rsidDel="00E067A3" w:rsidRDefault="00874469">
            <w:pPr>
              <w:pStyle w:val="Appx"/>
              <w:rPr>
                <w:ins w:id="9510" w:author="aas" w:date="2013-10-14T02:06:00Z"/>
                <w:del w:id="9511" w:author="Anees Shaikh" w:date="2013-10-19T02:16:00Z"/>
              </w:rPr>
              <w:pPrChange w:id="9512" w:author="Anees Shaikh" w:date="2013-10-19T02:16:00Z">
                <w:pPr>
                  <w:pStyle w:val="XML1"/>
                </w:pPr>
              </w:pPrChange>
            </w:pPr>
            <w:ins w:id="9513" w:author="aas" w:date="2013-10-14T02:06:00Z">
              <w:del w:id="9514" w:author="Anees Shaikh" w:date="2013-10-19T02:16:00Z">
                <w:r w:rsidDel="00E067A3">
                  <w:delText xml:space="preserve">                                  &lt;/xs:annotation&gt;</w:delText>
                </w:r>
              </w:del>
            </w:ins>
          </w:p>
          <w:p w14:paraId="7B3AE047" w14:textId="048F524E" w:rsidR="00874469" w:rsidDel="00E067A3" w:rsidRDefault="00874469">
            <w:pPr>
              <w:pStyle w:val="Appx"/>
              <w:rPr>
                <w:ins w:id="9515" w:author="aas" w:date="2013-10-14T02:06:00Z"/>
                <w:del w:id="9516" w:author="Anees Shaikh" w:date="2013-10-19T02:16:00Z"/>
              </w:rPr>
              <w:pPrChange w:id="9517" w:author="Anees Shaikh" w:date="2013-10-19T02:16:00Z">
                <w:pPr>
                  <w:pStyle w:val="XML1"/>
                </w:pPr>
              </w:pPrChange>
            </w:pPr>
            <w:ins w:id="9518" w:author="aas" w:date="2013-10-14T02:06:00Z">
              <w:del w:id="9519" w:author="Anees Shaikh" w:date="2013-10-19T02:16:00Z">
                <w:r w:rsidDel="00E067A3">
                  <w:delText xml:space="preserve">                                &lt;/xs:element&gt;</w:delText>
                </w:r>
              </w:del>
            </w:ins>
          </w:p>
          <w:p w14:paraId="1CBB00B4" w14:textId="09553E4D" w:rsidR="00874469" w:rsidDel="00E067A3" w:rsidRDefault="00874469">
            <w:pPr>
              <w:pStyle w:val="Appx"/>
              <w:rPr>
                <w:ins w:id="9520" w:author="aas" w:date="2013-10-14T02:06:00Z"/>
                <w:del w:id="9521" w:author="Anees Shaikh" w:date="2013-10-19T02:16:00Z"/>
              </w:rPr>
              <w:pPrChange w:id="9522" w:author="Anees Shaikh" w:date="2013-10-19T02:16:00Z">
                <w:pPr>
                  <w:pStyle w:val="XML1"/>
                </w:pPr>
              </w:pPrChange>
            </w:pPr>
            <w:ins w:id="9523" w:author="aas" w:date="2013-10-14T02:06:00Z">
              <w:del w:id="9524" w:author="Anees Shaikh" w:date="2013-10-19T02:16:00Z">
                <w:r w:rsidDel="00E067A3">
                  <w:delText xml:space="preserve">                                &lt;xs:element name="medium" minOccurs="0"&gt;</w:delText>
                </w:r>
              </w:del>
            </w:ins>
          </w:p>
          <w:p w14:paraId="4D16B09D" w14:textId="0F3B1523" w:rsidR="00874469" w:rsidDel="00E067A3" w:rsidRDefault="00874469">
            <w:pPr>
              <w:pStyle w:val="Appx"/>
              <w:rPr>
                <w:ins w:id="9525" w:author="aas" w:date="2013-10-14T02:06:00Z"/>
                <w:del w:id="9526" w:author="Anees Shaikh" w:date="2013-10-19T02:16:00Z"/>
              </w:rPr>
              <w:pPrChange w:id="9527" w:author="Anees Shaikh" w:date="2013-10-19T02:16:00Z">
                <w:pPr>
                  <w:pStyle w:val="XML1"/>
                </w:pPr>
              </w:pPrChange>
            </w:pPr>
            <w:ins w:id="9528" w:author="aas" w:date="2013-10-14T02:06:00Z">
              <w:del w:id="9529" w:author="Anees Shaikh" w:date="2013-10-19T02:16:00Z">
                <w:r w:rsidDel="00E067A3">
                  <w:delText xml:space="preserve">                                  &lt;xs:annotation&gt;</w:delText>
                </w:r>
              </w:del>
            </w:ins>
          </w:p>
          <w:p w14:paraId="7A824BDA" w14:textId="68A68D45" w:rsidR="00874469" w:rsidDel="00E067A3" w:rsidRDefault="00874469">
            <w:pPr>
              <w:pStyle w:val="Appx"/>
              <w:rPr>
                <w:ins w:id="9530" w:author="aas" w:date="2013-10-14T02:06:00Z"/>
                <w:del w:id="9531" w:author="Anees Shaikh" w:date="2013-10-19T02:16:00Z"/>
              </w:rPr>
              <w:pPrChange w:id="9532" w:author="Anees Shaikh" w:date="2013-10-19T02:16:00Z">
                <w:pPr>
                  <w:pStyle w:val="XML1"/>
                </w:pPr>
              </w:pPrChange>
            </w:pPr>
            <w:ins w:id="9533" w:author="aas" w:date="2013-10-14T02:06:00Z">
              <w:del w:id="9534" w:author="Anees Shaikh" w:date="2013-10-19T02:16:00Z">
                <w:r w:rsidDel="00E067A3">
                  <w:delText xml:space="preserve">                                    &lt;xs:documentation&gt;</w:delText>
                </w:r>
              </w:del>
            </w:ins>
          </w:p>
          <w:p w14:paraId="73A4DBB5" w14:textId="58867AB0" w:rsidR="00874469" w:rsidDel="00E067A3" w:rsidRDefault="00874469">
            <w:pPr>
              <w:pStyle w:val="Appx"/>
              <w:rPr>
                <w:ins w:id="9535" w:author="aas" w:date="2013-10-14T02:06:00Z"/>
                <w:del w:id="9536" w:author="Anees Shaikh" w:date="2013-10-19T02:16:00Z"/>
              </w:rPr>
              <w:pPrChange w:id="9537" w:author="Anees Shaikh" w:date="2013-10-19T02:16:00Z">
                <w:pPr>
                  <w:pStyle w:val="XML1"/>
                </w:pPr>
              </w:pPrChange>
            </w:pPr>
            <w:ins w:id="9538" w:author="aas" w:date="2013-10-14T02:06:00Z">
              <w:del w:id="9539"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540" w:author="aas" w:date="2013-10-14T02:06:00Z"/>
                <w:del w:id="9541" w:author="Anees Shaikh" w:date="2013-10-19T02:16:00Z"/>
              </w:rPr>
              <w:pPrChange w:id="9542" w:author="Anees Shaikh" w:date="2013-10-19T02:16:00Z">
                <w:pPr>
                  <w:pStyle w:val="XML1"/>
                </w:pPr>
              </w:pPrChange>
            </w:pPr>
            <w:ins w:id="9543" w:author="aas" w:date="2013-10-14T02:06:00Z">
              <w:del w:id="9544" w:author="Anees Shaikh" w:date="2013-10-19T02:16:00Z">
                <w:r w:rsidDel="00E067A3">
                  <w:delText xml:space="preserve">                                             Port.</w:delText>
                </w:r>
              </w:del>
            </w:ins>
          </w:p>
          <w:p w14:paraId="5591B256" w14:textId="2088BA8E" w:rsidR="00874469" w:rsidDel="00E067A3" w:rsidRDefault="00874469">
            <w:pPr>
              <w:pStyle w:val="Appx"/>
              <w:rPr>
                <w:ins w:id="9545" w:author="aas" w:date="2013-10-14T02:06:00Z"/>
                <w:del w:id="9546" w:author="Anees Shaikh" w:date="2013-10-19T02:16:00Z"/>
              </w:rPr>
              <w:pPrChange w:id="9547" w:author="Anees Shaikh" w:date="2013-10-19T02:16:00Z">
                <w:pPr>
                  <w:pStyle w:val="XML1"/>
                </w:pPr>
              </w:pPrChange>
            </w:pPr>
            <w:ins w:id="9548" w:author="aas" w:date="2013-10-14T02:06:00Z">
              <w:del w:id="9549" w:author="Anees Shaikh" w:date="2013-10-19T02:16:00Z">
                <w:r w:rsidDel="00E067A3">
                  <w:delText xml:space="preserve">                                          </w:delText>
                </w:r>
              </w:del>
            </w:ins>
          </w:p>
          <w:p w14:paraId="5173619C" w14:textId="38698FC3" w:rsidR="00874469" w:rsidDel="00E067A3" w:rsidRDefault="00874469">
            <w:pPr>
              <w:pStyle w:val="Appx"/>
              <w:rPr>
                <w:ins w:id="9550" w:author="aas" w:date="2013-10-14T02:06:00Z"/>
                <w:del w:id="9551" w:author="Anees Shaikh" w:date="2013-10-19T02:16:00Z"/>
              </w:rPr>
              <w:pPrChange w:id="9552" w:author="Anees Shaikh" w:date="2013-10-19T02:16:00Z">
                <w:pPr>
                  <w:pStyle w:val="XML1"/>
                </w:pPr>
              </w:pPrChange>
            </w:pPr>
            <w:ins w:id="9553" w:author="aas" w:date="2013-10-14T02:06:00Z">
              <w:del w:id="9554"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555" w:author="aas" w:date="2013-10-14T02:06:00Z"/>
                <w:del w:id="9556" w:author="Anees Shaikh" w:date="2013-10-19T02:16:00Z"/>
              </w:rPr>
              <w:pPrChange w:id="9557" w:author="Anees Shaikh" w:date="2013-10-19T02:16:00Z">
                <w:pPr>
                  <w:pStyle w:val="XML1"/>
                </w:pPr>
              </w:pPrChange>
            </w:pPr>
            <w:ins w:id="9558" w:author="aas" w:date="2013-10-14T02:06:00Z">
              <w:del w:id="9559"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560" w:author="aas" w:date="2013-10-14T02:06:00Z"/>
                <w:del w:id="9561" w:author="Anees Shaikh" w:date="2013-10-19T02:16:00Z"/>
              </w:rPr>
              <w:pPrChange w:id="9562" w:author="Anees Shaikh" w:date="2013-10-19T02:16:00Z">
                <w:pPr>
                  <w:pStyle w:val="XML1"/>
                </w:pPr>
              </w:pPrChange>
            </w:pPr>
            <w:ins w:id="9563" w:author="aas" w:date="2013-10-14T02:06:00Z">
              <w:del w:id="9564"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565" w:author="aas" w:date="2013-10-14T02:06:00Z"/>
                <w:del w:id="9566" w:author="Anees Shaikh" w:date="2013-10-19T02:16:00Z"/>
              </w:rPr>
              <w:pPrChange w:id="9567" w:author="Anees Shaikh" w:date="2013-10-19T02:16:00Z">
                <w:pPr>
                  <w:pStyle w:val="XML1"/>
                </w:pPr>
              </w:pPrChange>
            </w:pPr>
            <w:ins w:id="9568" w:author="aas" w:date="2013-10-14T02:06:00Z">
              <w:del w:id="9569"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570" w:author="aas" w:date="2013-10-14T02:06:00Z"/>
                <w:del w:id="9571" w:author="Anees Shaikh" w:date="2013-10-19T02:16:00Z"/>
              </w:rPr>
              <w:pPrChange w:id="9572" w:author="Anees Shaikh" w:date="2013-10-19T02:16:00Z">
                <w:pPr>
                  <w:pStyle w:val="XML1"/>
                </w:pPr>
              </w:pPrChange>
            </w:pPr>
            <w:ins w:id="9573" w:author="aas" w:date="2013-10-14T02:06:00Z">
              <w:del w:id="9574" w:author="Anees Shaikh" w:date="2013-10-19T02:16:00Z">
                <w:r w:rsidDel="00E067A3">
                  <w:delText xml:space="preserve">                                             within the Port Feature set.</w:delText>
                </w:r>
              </w:del>
            </w:ins>
          </w:p>
          <w:p w14:paraId="4502BB47" w14:textId="335500F3" w:rsidR="00874469" w:rsidDel="00E067A3" w:rsidRDefault="00874469">
            <w:pPr>
              <w:pStyle w:val="Appx"/>
              <w:rPr>
                <w:ins w:id="9575" w:author="aas" w:date="2013-10-14T02:06:00Z"/>
                <w:del w:id="9576" w:author="Anees Shaikh" w:date="2013-10-19T02:16:00Z"/>
              </w:rPr>
              <w:pPrChange w:id="9577" w:author="Anees Shaikh" w:date="2013-10-19T02:16:00Z">
                <w:pPr>
                  <w:pStyle w:val="XML1"/>
                </w:pPr>
              </w:pPrChange>
            </w:pPr>
            <w:ins w:id="9578" w:author="aas" w:date="2013-10-14T02:06:00Z">
              <w:del w:id="9579" w:author="Anees Shaikh" w:date="2013-10-19T02:16:00Z">
                <w:r w:rsidDel="00E067A3">
                  <w:delText xml:space="preserve">                                    &lt;/xs:documentation&gt;</w:delText>
                </w:r>
              </w:del>
            </w:ins>
          </w:p>
          <w:p w14:paraId="14D75E06" w14:textId="5F124C35" w:rsidR="00874469" w:rsidDel="00E067A3" w:rsidRDefault="00874469">
            <w:pPr>
              <w:pStyle w:val="Appx"/>
              <w:rPr>
                <w:ins w:id="9580" w:author="aas" w:date="2013-10-14T02:06:00Z"/>
                <w:del w:id="9581" w:author="Anees Shaikh" w:date="2013-10-19T02:16:00Z"/>
              </w:rPr>
              <w:pPrChange w:id="9582" w:author="Anees Shaikh" w:date="2013-10-19T02:16:00Z">
                <w:pPr>
                  <w:pStyle w:val="XML1"/>
                </w:pPr>
              </w:pPrChange>
            </w:pPr>
            <w:ins w:id="9583" w:author="aas" w:date="2013-10-14T02:06:00Z">
              <w:del w:id="9584" w:author="Anees Shaikh" w:date="2013-10-19T02:16:00Z">
                <w:r w:rsidDel="00E067A3">
                  <w:delText xml:space="preserve">                                  &lt;/xs:annotation&gt;</w:delText>
                </w:r>
              </w:del>
            </w:ins>
          </w:p>
          <w:p w14:paraId="253ECDBE" w14:textId="5C02769A" w:rsidR="00874469" w:rsidDel="00E067A3" w:rsidRDefault="00874469">
            <w:pPr>
              <w:pStyle w:val="Appx"/>
              <w:rPr>
                <w:ins w:id="9585" w:author="aas" w:date="2013-10-14T02:06:00Z"/>
                <w:del w:id="9586" w:author="Anees Shaikh" w:date="2013-10-19T02:16:00Z"/>
              </w:rPr>
              <w:pPrChange w:id="9587" w:author="Anees Shaikh" w:date="2013-10-19T02:16:00Z">
                <w:pPr>
                  <w:pStyle w:val="XML1"/>
                </w:pPr>
              </w:pPrChange>
            </w:pPr>
            <w:ins w:id="9588" w:author="aas" w:date="2013-10-14T02:06:00Z">
              <w:del w:id="9589" w:author="Anees Shaikh" w:date="2013-10-19T02:16:00Z">
                <w:r w:rsidDel="00E067A3">
                  <w:delText xml:space="preserve">                                  &lt;xs:simpleType&gt;</w:delText>
                </w:r>
              </w:del>
            </w:ins>
          </w:p>
          <w:p w14:paraId="7567C963" w14:textId="658CDA9E" w:rsidR="00874469" w:rsidDel="00E067A3" w:rsidRDefault="00874469">
            <w:pPr>
              <w:pStyle w:val="Appx"/>
              <w:rPr>
                <w:ins w:id="9590" w:author="aas" w:date="2013-10-14T02:06:00Z"/>
                <w:del w:id="9591" w:author="Anees Shaikh" w:date="2013-10-19T02:16:00Z"/>
              </w:rPr>
              <w:pPrChange w:id="9592" w:author="Anees Shaikh" w:date="2013-10-19T02:16:00Z">
                <w:pPr>
                  <w:pStyle w:val="XML1"/>
                </w:pPr>
              </w:pPrChange>
            </w:pPr>
            <w:ins w:id="9593" w:author="aas" w:date="2013-10-14T02:06:00Z">
              <w:del w:id="9594" w:author="Anees Shaikh" w:date="2013-10-19T02:16:00Z">
                <w:r w:rsidDel="00E067A3">
                  <w:delText xml:space="preserve">                                    &lt;xs:restriction base="xs:string"&gt;</w:delText>
                </w:r>
              </w:del>
            </w:ins>
          </w:p>
          <w:p w14:paraId="29A5D33A" w14:textId="4640D90B" w:rsidR="00874469" w:rsidDel="00E067A3" w:rsidRDefault="00874469">
            <w:pPr>
              <w:pStyle w:val="Appx"/>
              <w:rPr>
                <w:ins w:id="9595" w:author="aas" w:date="2013-10-14T02:06:00Z"/>
                <w:del w:id="9596" w:author="Anees Shaikh" w:date="2013-10-19T02:16:00Z"/>
              </w:rPr>
              <w:pPrChange w:id="9597" w:author="Anees Shaikh" w:date="2013-10-19T02:16:00Z">
                <w:pPr>
                  <w:pStyle w:val="XML1"/>
                </w:pPr>
              </w:pPrChange>
            </w:pPr>
            <w:ins w:id="9598" w:author="aas" w:date="2013-10-14T02:06:00Z">
              <w:del w:id="9599" w:author="Anees Shaikh" w:date="2013-10-19T02:16:00Z">
                <w:r w:rsidDel="00E067A3">
                  <w:delText xml:space="preserve">                                      &lt;xs:enumeration value="copper"/&gt;</w:delText>
                </w:r>
              </w:del>
            </w:ins>
          </w:p>
          <w:p w14:paraId="59A52013" w14:textId="40D346AD" w:rsidR="00874469" w:rsidDel="00E067A3" w:rsidRDefault="00874469">
            <w:pPr>
              <w:pStyle w:val="Appx"/>
              <w:rPr>
                <w:ins w:id="9600" w:author="aas" w:date="2013-10-14T02:06:00Z"/>
                <w:del w:id="9601" w:author="Anees Shaikh" w:date="2013-10-19T02:16:00Z"/>
              </w:rPr>
              <w:pPrChange w:id="9602" w:author="Anees Shaikh" w:date="2013-10-19T02:16:00Z">
                <w:pPr>
                  <w:pStyle w:val="XML1"/>
                </w:pPr>
              </w:pPrChange>
            </w:pPr>
            <w:ins w:id="9603" w:author="aas" w:date="2013-10-14T02:06:00Z">
              <w:del w:id="9604" w:author="Anees Shaikh" w:date="2013-10-19T02:16:00Z">
                <w:r w:rsidDel="00E067A3">
                  <w:delText xml:space="preserve">                                      &lt;xs:enumeration value="fiber"/&gt;</w:delText>
                </w:r>
              </w:del>
            </w:ins>
          </w:p>
          <w:p w14:paraId="2ECC6819" w14:textId="044B1FDC" w:rsidR="00874469" w:rsidDel="00E067A3" w:rsidRDefault="00874469">
            <w:pPr>
              <w:pStyle w:val="Appx"/>
              <w:rPr>
                <w:ins w:id="9605" w:author="aas" w:date="2013-10-14T02:06:00Z"/>
                <w:del w:id="9606" w:author="Anees Shaikh" w:date="2013-10-19T02:16:00Z"/>
              </w:rPr>
              <w:pPrChange w:id="9607" w:author="Anees Shaikh" w:date="2013-10-19T02:16:00Z">
                <w:pPr>
                  <w:pStyle w:val="XML1"/>
                </w:pPr>
              </w:pPrChange>
            </w:pPr>
            <w:ins w:id="9608" w:author="aas" w:date="2013-10-14T02:06:00Z">
              <w:del w:id="9609" w:author="Anees Shaikh" w:date="2013-10-19T02:16:00Z">
                <w:r w:rsidDel="00E067A3">
                  <w:delText xml:space="preserve">                                    &lt;/xs:restriction&gt;</w:delText>
                </w:r>
              </w:del>
            </w:ins>
          </w:p>
          <w:p w14:paraId="72C24FD6" w14:textId="5111F990" w:rsidR="00874469" w:rsidDel="00E067A3" w:rsidRDefault="00874469">
            <w:pPr>
              <w:pStyle w:val="Appx"/>
              <w:rPr>
                <w:ins w:id="9610" w:author="aas" w:date="2013-10-14T02:06:00Z"/>
                <w:del w:id="9611" w:author="Anees Shaikh" w:date="2013-10-19T02:16:00Z"/>
              </w:rPr>
              <w:pPrChange w:id="9612" w:author="Anees Shaikh" w:date="2013-10-19T02:16:00Z">
                <w:pPr>
                  <w:pStyle w:val="XML1"/>
                </w:pPr>
              </w:pPrChange>
            </w:pPr>
            <w:ins w:id="9613" w:author="aas" w:date="2013-10-14T02:06:00Z">
              <w:del w:id="9614" w:author="Anees Shaikh" w:date="2013-10-19T02:16:00Z">
                <w:r w:rsidDel="00E067A3">
                  <w:delText xml:space="preserve">                                  &lt;/xs:simpleType&gt;</w:delText>
                </w:r>
              </w:del>
            </w:ins>
          </w:p>
          <w:p w14:paraId="237DACE5" w14:textId="44FFAAAB" w:rsidR="00874469" w:rsidDel="00E067A3" w:rsidRDefault="00874469">
            <w:pPr>
              <w:pStyle w:val="Appx"/>
              <w:rPr>
                <w:ins w:id="9615" w:author="aas" w:date="2013-10-14T02:06:00Z"/>
                <w:del w:id="9616" w:author="Anees Shaikh" w:date="2013-10-19T02:16:00Z"/>
              </w:rPr>
              <w:pPrChange w:id="9617" w:author="Anees Shaikh" w:date="2013-10-19T02:16:00Z">
                <w:pPr>
                  <w:pStyle w:val="XML1"/>
                </w:pPr>
              </w:pPrChange>
            </w:pPr>
            <w:ins w:id="9618" w:author="aas" w:date="2013-10-14T02:06:00Z">
              <w:del w:id="9619" w:author="Anees Shaikh" w:date="2013-10-19T02:16:00Z">
                <w:r w:rsidDel="00E067A3">
                  <w:delText xml:space="preserve">                                &lt;/xs:element&gt;</w:delText>
                </w:r>
              </w:del>
            </w:ins>
          </w:p>
          <w:p w14:paraId="275E9340" w14:textId="1F4341CF" w:rsidR="00874469" w:rsidDel="00E067A3" w:rsidRDefault="00874469">
            <w:pPr>
              <w:pStyle w:val="Appx"/>
              <w:rPr>
                <w:ins w:id="9620" w:author="aas" w:date="2013-10-14T02:06:00Z"/>
                <w:del w:id="9621" w:author="Anees Shaikh" w:date="2013-10-19T02:16:00Z"/>
              </w:rPr>
              <w:pPrChange w:id="9622" w:author="Anees Shaikh" w:date="2013-10-19T02:16:00Z">
                <w:pPr>
                  <w:pStyle w:val="XML1"/>
                </w:pPr>
              </w:pPrChange>
            </w:pPr>
            <w:ins w:id="9623" w:author="aas" w:date="2013-10-14T02:06:00Z">
              <w:del w:id="9624" w:author="Anees Shaikh" w:date="2013-10-19T02:16:00Z">
                <w:r w:rsidDel="00E067A3">
                  <w:delText xml:space="preserve">                                &lt;xs:element name="pause" minOccurs="0"&gt;</w:delText>
                </w:r>
              </w:del>
            </w:ins>
          </w:p>
          <w:p w14:paraId="7243D1B8" w14:textId="724053F3" w:rsidR="00874469" w:rsidDel="00E067A3" w:rsidRDefault="00874469">
            <w:pPr>
              <w:pStyle w:val="Appx"/>
              <w:rPr>
                <w:ins w:id="9625" w:author="aas" w:date="2013-10-14T02:06:00Z"/>
                <w:del w:id="9626" w:author="Anees Shaikh" w:date="2013-10-19T02:16:00Z"/>
              </w:rPr>
              <w:pPrChange w:id="9627" w:author="Anees Shaikh" w:date="2013-10-19T02:16:00Z">
                <w:pPr>
                  <w:pStyle w:val="XML1"/>
                </w:pPr>
              </w:pPrChange>
            </w:pPr>
            <w:ins w:id="9628" w:author="aas" w:date="2013-10-14T02:06:00Z">
              <w:del w:id="9629" w:author="Anees Shaikh" w:date="2013-10-19T02:16:00Z">
                <w:r w:rsidDel="00E067A3">
                  <w:delText xml:space="preserve">                                  &lt;xs:annotation&gt;</w:delText>
                </w:r>
              </w:del>
            </w:ins>
          </w:p>
          <w:p w14:paraId="2ED16705" w14:textId="28E1827F" w:rsidR="00874469" w:rsidDel="00E067A3" w:rsidRDefault="00874469">
            <w:pPr>
              <w:pStyle w:val="Appx"/>
              <w:rPr>
                <w:ins w:id="9630" w:author="aas" w:date="2013-10-14T02:06:00Z"/>
                <w:del w:id="9631" w:author="Anees Shaikh" w:date="2013-10-19T02:16:00Z"/>
              </w:rPr>
              <w:pPrChange w:id="9632" w:author="Anees Shaikh" w:date="2013-10-19T02:16:00Z">
                <w:pPr>
                  <w:pStyle w:val="XML1"/>
                </w:pPr>
              </w:pPrChange>
            </w:pPr>
            <w:ins w:id="9633" w:author="aas" w:date="2013-10-14T02:06:00Z">
              <w:del w:id="9634" w:author="Anees Shaikh" w:date="2013-10-19T02:16:00Z">
                <w:r w:rsidDel="00E067A3">
                  <w:delText xml:space="preserve">                                    &lt;xs:documentation&gt;</w:delText>
                </w:r>
              </w:del>
            </w:ins>
          </w:p>
          <w:p w14:paraId="326A094D" w14:textId="421CBB30" w:rsidR="00874469" w:rsidDel="00E067A3" w:rsidRDefault="00874469">
            <w:pPr>
              <w:pStyle w:val="Appx"/>
              <w:rPr>
                <w:ins w:id="9635" w:author="aas" w:date="2013-10-14T02:06:00Z"/>
                <w:del w:id="9636" w:author="Anees Shaikh" w:date="2013-10-19T02:16:00Z"/>
              </w:rPr>
              <w:pPrChange w:id="9637" w:author="Anees Shaikh" w:date="2013-10-19T02:16:00Z">
                <w:pPr>
                  <w:pStyle w:val="XML1"/>
                </w:pPr>
              </w:pPrChange>
            </w:pPr>
            <w:ins w:id="9638" w:author="aas" w:date="2013-10-14T02:06:00Z">
              <w:del w:id="9639"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640" w:author="aas" w:date="2013-10-14T02:06:00Z"/>
                <w:del w:id="9641" w:author="Anees Shaikh" w:date="2013-10-19T02:16:00Z"/>
              </w:rPr>
              <w:pPrChange w:id="9642" w:author="Anees Shaikh" w:date="2013-10-19T02:16:00Z">
                <w:pPr>
                  <w:pStyle w:val="XML1"/>
                </w:pPr>
              </w:pPrChange>
            </w:pPr>
            <w:ins w:id="9643" w:author="aas" w:date="2013-10-14T02:06:00Z">
              <w:del w:id="9644" w:author="Anees Shaikh" w:date="2013-10-19T02:16:00Z">
                <w:r w:rsidDel="00E067A3">
                  <w:delText xml:space="preserve">                                             it is asymmetric or symmetric.</w:delText>
                </w:r>
              </w:del>
            </w:ins>
          </w:p>
          <w:p w14:paraId="26E7E201" w14:textId="0C8E5F44" w:rsidR="00874469" w:rsidDel="00E067A3" w:rsidRDefault="00874469">
            <w:pPr>
              <w:pStyle w:val="Appx"/>
              <w:rPr>
                <w:ins w:id="9645" w:author="aas" w:date="2013-10-14T02:06:00Z"/>
                <w:del w:id="9646" w:author="Anees Shaikh" w:date="2013-10-19T02:16:00Z"/>
              </w:rPr>
              <w:pPrChange w:id="9647" w:author="Anees Shaikh" w:date="2013-10-19T02:16:00Z">
                <w:pPr>
                  <w:pStyle w:val="XML1"/>
                </w:pPr>
              </w:pPrChange>
            </w:pPr>
            <w:ins w:id="9648" w:author="aas" w:date="2013-10-14T02:06:00Z">
              <w:del w:id="9649" w:author="Anees Shaikh" w:date="2013-10-19T02:16:00Z">
                <w:r w:rsidDel="00E067A3">
                  <w:delText xml:space="preserve">                                    &lt;/xs:documentation&gt;</w:delText>
                </w:r>
              </w:del>
            </w:ins>
          </w:p>
          <w:p w14:paraId="28D5FF74" w14:textId="4CE95DBD" w:rsidR="00874469" w:rsidDel="00E067A3" w:rsidRDefault="00874469">
            <w:pPr>
              <w:pStyle w:val="Appx"/>
              <w:rPr>
                <w:ins w:id="9650" w:author="aas" w:date="2013-10-14T02:06:00Z"/>
                <w:del w:id="9651" w:author="Anees Shaikh" w:date="2013-10-19T02:16:00Z"/>
              </w:rPr>
              <w:pPrChange w:id="9652" w:author="Anees Shaikh" w:date="2013-10-19T02:16:00Z">
                <w:pPr>
                  <w:pStyle w:val="XML1"/>
                </w:pPr>
              </w:pPrChange>
            </w:pPr>
            <w:ins w:id="9653" w:author="aas" w:date="2013-10-14T02:06:00Z">
              <w:del w:id="9654" w:author="Anees Shaikh" w:date="2013-10-19T02:16:00Z">
                <w:r w:rsidDel="00E067A3">
                  <w:delText xml:space="preserve">                                  &lt;/xs:annotation&gt;</w:delText>
                </w:r>
              </w:del>
            </w:ins>
          </w:p>
          <w:p w14:paraId="34B5DCBC" w14:textId="24ED67C5" w:rsidR="00874469" w:rsidDel="00E067A3" w:rsidRDefault="00874469">
            <w:pPr>
              <w:pStyle w:val="Appx"/>
              <w:rPr>
                <w:ins w:id="9655" w:author="aas" w:date="2013-10-14T02:06:00Z"/>
                <w:del w:id="9656" w:author="Anees Shaikh" w:date="2013-10-19T02:16:00Z"/>
              </w:rPr>
              <w:pPrChange w:id="9657" w:author="Anees Shaikh" w:date="2013-10-19T02:16:00Z">
                <w:pPr>
                  <w:pStyle w:val="XML1"/>
                </w:pPr>
              </w:pPrChange>
            </w:pPr>
            <w:ins w:id="9658" w:author="aas" w:date="2013-10-14T02:06:00Z">
              <w:del w:id="9659" w:author="Anees Shaikh" w:date="2013-10-19T02:16:00Z">
                <w:r w:rsidDel="00E067A3">
                  <w:delText xml:space="preserve">                                  &lt;xs:simpleType&gt;</w:delText>
                </w:r>
              </w:del>
            </w:ins>
          </w:p>
          <w:p w14:paraId="3FE1D8BC" w14:textId="42B2B5F3" w:rsidR="00874469" w:rsidDel="00E067A3" w:rsidRDefault="00874469">
            <w:pPr>
              <w:pStyle w:val="Appx"/>
              <w:rPr>
                <w:ins w:id="9660" w:author="aas" w:date="2013-10-14T02:06:00Z"/>
                <w:del w:id="9661" w:author="Anees Shaikh" w:date="2013-10-19T02:16:00Z"/>
              </w:rPr>
              <w:pPrChange w:id="9662" w:author="Anees Shaikh" w:date="2013-10-19T02:16:00Z">
                <w:pPr>
                  <w:pStyle w:val="XML1"/>
                </w:pPr>
              </w:pPrChange>
            </w:pPr>
            <w:ins w:id="9663" w:author="aas" w:date="2013-10-14T02:06:00Z">
              <w:del w:id="9664" w:author="Anees Shaikh" w:date="2013-10-19T02:16:00Z">
                <w:r w:rsidDel="00E067A3">
                  <w:delText xml:space="preserve">                                    &lt;xs:restriction base="xs:string"&gt;</w:delText>
                </w:r>
              </w:del>
            </w:ins>
          </w:p>
          <w:p w14:paraId="5644863A" w14:textId="5CFB0CC2" w:rsidR="00874469" w:rsidDel="00E067A3" w:rsidRDefault="00874469">
            <w:pPr>
              <w:pStyle w:val="Appx"/>
              <w:rPr>
                <w:ins w:id="9665" w:author="aas" w:date="2013-10-14T02:06:00Z"/>
                <w:del w:id="9666" w:author="Anees Shaikh" w:date="2013-10-19T02:16:00Z"/>
              </w:rPr>
              <w:pPrChange w:id="9667" w:author="Anees Shaikh" w:date="2013-10-19T02:16:00Z">
                <w:pPr>
                  <w:pStyle w:val="XML1"/>
                </w:pPr>
              </w:pPrChange>
            </w:pPr>
            <w:ins w:id="9668" w:author="aas" w:date="2013-10-14T02:06:00Z">
              <w:del w:id="9669" w:author="Anees Shaikh" w:date="2013-10-19T02:16:00Z">
                <w:r w:rsidDel="00E067A3">
                  <w:delText xml:space="preserve">                                      &lt;xs:enumeration value="unsupported"/&gt;</w:delText>
                </w:r>
              </w:del>
            </w:ins>
          </w:p>
          <w:p w14:paraId="1DDE486C" w14:textId="26255462" w:rsidR="00874469" w:rsidDel="00E067A3" w:rsidRDefault="00874469">
            <w:pPr>
              <w:pStyle w:val="Appx"/>
              <w:rPr>
                <w:ins w:id="9670" w:author="aas" w:date="2013-10-14T02:06:00Z"/>
                <w:del w:id="9671" w:author="Anees Shaikh" w:date="2013-10-19T02:16:00Z"/>
              </w:rPr>
              <w:pPrChange w:id="9672" w:author="Anees Shaikh" w:date="2013-10-19T02:16:00Z">
                <w:pPr>
                  <w:pStyle w:val="XML1"/>
                </w:pPr>
              </w:pPrChange>
            </w:pPr>
            <w:ins w:id="9673" w:author="aas" w:date="2013-10-14T02:06:00Z">
              <w:del w:id="9674" w:author="Anees Shaikh" w:date="2013-10-19T02:16:00Z">
                <w:r w:rsidDel="00E067A3">
                  <w:delText xml:space="preserve">                                      &lt;xs:enumeration value="symmetric"/&gt;</w:delText>
                </w:r>
              </w:del>
            </w:ins>
          </w:p>
          <w:p w14:paraId="738D198B" w14:textId="3335B9DF" w:rsidR="00874469" w:rsidDel="00E067A3" w:rsidRDefault="00874469">
            <w:pPr>
              <w:pStyle w:val="Appx"/>
              <w:rPr>
                <w:ins w:id="9675" w:author="aas" w:date="2013-10-14T02:06:00Z"/>
                <w:del w:id="9676" w:author="Anees Shaikh" w:date="2013-10-19T02:16:00Z"/>
              </w:rPr>
              <w:pPrChange w:id="9677" w:author="Anees Shaikh" w:date="2013-10-19T02:16:00Z">
                <w:pPr>
                  <w:pStyle w:val="XML1"/>
                </w:pPr>
              </w:pPrChange>
            </w:pPr>
            <w:ins w:id="9678" w:author="aas" w:date="2013-10-14T02:06:00Z">
              <w:del w:id="9679" w:author="Anees Shaikh" w:date="2013-10-19T02:16:00Z">
                <w:r w:rsidDel="00E067A3">
                  <w:delText xml:space="preserve">                                      &lt;xs:enumeration value="asymmetric"/&gt;</w:delText>
                </w:r>
              </w:del>
            </w:ins>
          </w:p>
          <w:p w14:paraId="0719E030" w14:textId="2F285DD5" w:rsidR="00874469" w:rsidDel="00E067A3" w:rsidRDefault="00874469">
            <w:pPr>
              <w:pStyle w:val="Appx"/>
              <w:rPr>
                <w:ins w:id="9680" w:author="aas" w:date="2013-10-14T02:06:00Z"/>
                <w:del w:id="9681" w:author="Anees Shaikh" w:date="2013-10-19T02:16:00Z"/>
              </w:rPr>
              <w:pPrChange w:id="9682" w:author="Anees Shaikh" w:date="2013-10-19T02:16:00Z">
                <w:pPr>
                  <w:pStyle w:val="XML1"/>
                </w:pPr>
              </w:pPrChange>
            </w:pPr>
            <w:ins w:id="9683" w:author="aas" w:date="2013-10-14T02:06:00Z">
              <w:del w:id="9684" w:author="Anees Shaikh" w:date="2013-10-19T02:16:00Z">
                <w:r w:rsidDel="00E067A3">
                  <w:delText xml:space="preserve">                                    &lt;/xs:restriction&gt;</w:delText>
                </w:r>
              </w:del>
            </w:ins>
          </w:p>
          <w:p w14:paraId="06BA3A21" w14:textId="3AA46DBD" w:rsidR="00874469" w:rsidDel="00E067A3" w:rsidRDefault="00874469">
            <w:pPr>
              <w:pStyle w:val="Appx"/>
              <w:rPr>
                <w:ins w:id="9685" w:author="aas" w:date="2013-10-14T02:06:00Z"/>
                <w:del w:id="9686" w:author="Anees Shaikh" w:date="2013-10-19T02:16:00Z"/>
              </w:rPr>
              <w:pPrChange w:id="9687" w:author="Anees Shaikh" w:date="2013-10-19T02:16:00Z">
                <w:pPr>
                  <w:pStyle w:val="XML1"/>
                </w:pPr>
              </w:pPrChange>
            </w:pPr>
            <w:ins w:id="9688" w:author="aas" w:date="2013-10-14T02:06:00Z">
              <w:del w:id="9689" w:author="Anees Shaikh" w:date="2013-10-19T02:16:00Z">
                <w:r w:rsidDel="00E067A3">
                  <w:delText xml:space="preserve">                                  &lt;/xs:simpleType&gt;</w:delText>
                </w:r>
              </w:del>
            </w:ins>
          </w:p>
          <w:p w14:paraId="3154A94E" w14:textId="5112B414" w:rsidR="00874469" w:rsidDel="00E067A3" w:rsidRDefault="00874469">
            <w:pPr>
              <w:pStyle w:val="Appx"/>
              <w:rPr>
                <w:ins w:id="9690" w:author="aas" w:date="2013-10-14T02:06:00Z"/>
                <w:del w:id="9691" w:author="Anees Shaikh" w:date="2013-10-19T02:16:00Z"/>
              </w:rPr>
              <w:pPrChange w:id="9692" w:author="Anees Shaikh" w:date="2013-10-19T02:16:00Z">
                <w:pPr>
                  <w:pStyle w:val="XML1"/>
                </w:pPr>
              </w:pPrChange>
            </w:pPr>
            <w:ins w:id="9693" w:author="aas" w:date="2013-10-14T02:06:00Z">
              <w:del w:id="9694" w:author="Anees Shaikh" w:date="2013-10-19T02:16:00Z">
                <w:r w:rsidDel="00E067A3">
                  <w:delText xml:space="preserve">                                &lt;/xs:element&gt;</w:delText>
                </w:r>
              </w:del>
            </w:ins>
          </w:p>
          <w:p w14:paraId="17EFDA59" w14:textId="0CEF62BC" w:rsidR="00874469" w:rsidDel="00E067A3" w:rsidRDefault="00874469">
            <w:pPr>
              <w:pStyle w:val="Appx"/>
              <w:rPr>
                <w:ins w:id="9695" w:author="aas" w:date="2013-10-14T02:06:00Z"/>
                <w:del w:id="9696" w:author="Anees Shaikh" w:date="2013-10-19T02:16:00Z"/>
              </w:rPr>
              <w:pPrChange w:id="9697" w:author="Anees Shaikh" w:date="2013-10-19T02:16:00Z">
                <w:pPr>
                  <w:pStyle w:val="XML1"/>
                </w:pPr>
              </w:pPrChange>
            </w:pPr>
            <w:ins w:id="9698" w:author="aas" w:date="2013-10-14T02:06:00Z">
              <w:del w:id="9699"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00" w:author="aas" w:date="2013-10-14T02:06:00Z"/>
                <w:del w:id="9701" w:author="Anees Shaikh" w:date="2013-10-19T02:16:00Z"/>
              </w:rPr>
              <w:pPrChange w:id="9702" w:author="Anees Shaikh" w:date="2013-10-19T02:16:00Z">
                <w:pPr>
                  <w:pStyle w:val="XML1"/>
                </w:pPr>
              </w:pPrChange>
            </w:pPr>
            <w:ins w:id="9703" w:author="aas" w:date="2013-10-14T02:06:00Z">
              <w:del w:id="9704" w:author="Anees Shaikh" w:date="2013-10-19T02:16:00Z">
                <w:r w:rsidDel="00E067A3">
                  <w:delText xml:space="preserve">                                        namespace="##other" processContents="lax"/&gt;</w:delText>
                </w:r>
              </w:del>
            </w:ins>
          </w:p>
          <w:p w14:paraId="57E7929A" w14:textId="0AB09B03" w:rsidR="00874469" w:rsidDel="00E067A3" w:rsidRDefault="00874469">
            <w:pPr>
              <w:pStyle w:val="Appx"/>
              <w:rPr>
                <w:ins w:id="9705" w:author="aas" w:date="2013-10-14T02:06:00Z"/>
                <w:del w:id="9706" w:author="Anees Shaikh" w:date="2013-10-19T02:16:00Z"/>
              </w:rPr>
              <w:pPrChange w:id="9707" w:author="Anees Shaikh" w:date="2013-10-19T02:16:00Z">
                <w:pPr>
                  <w:pStyle w:val="XML1"/>
                </w:pPr>
              </w:pPrChange>
            </w:pPr>
            <w:ins w:id="9708" w:author="aas" w:date="2013-10-14T02:06:00Z">
              <w:del w:id="9709" w:author="Anees Shaikh" w:date="2013-10-19T02:16:00Z">
                <w:r w:rsidDel="00E067A3">
                  <w:delText xml:space="preserve">                              &lt;/xs:sequence&gt;</w:delText>
                </w:r>
              </w:del>
            </w:ins>
          </w:p>
          <w:p w14:paraId="69EFF71C" w14:textId="34377471" w:rsidR="00874469" w:rsidDel="00E067A3" w:rsidRDefault="00874469">
            <w:pPr>
              <w:pStyle w:val="Appx"/>
              <w:rPr>
                <w:ins w:id="9710" w:author="aas" w:date="2013-10-14T02:06:00Z"/>
                <w:del w:id="9711" w:author="Anees Shaikh" w:date="2013-10-19T02:16:00Z"/>
              </w:rPr>
              <w:pPrChange w:id="9712" w:author="Anees Shaikh" w:date="2013-10-19T02:16:00Z">
                <w:pPr>
                  <w:pStyle w:val="XML1"/>
                </w:pPr>
              </w:pPrChange>
            </w:pPr>
            <w:ins w:id="9713" w:author="aas" w:date="2013-10-14T02:06:00Z">
              <w:del w:id="9714" w:author="Anees Shaikh" w:date="2013-10-19T02:16:00Z">
                <w:r w:rsidDel="00E067A3">
                  <w:delText xml:space="preserve">                            &lt;/xs:complexType&gt;</w:delText>
                </w:r>
              </w:del>
            </w:ins>
          </w:p>
          <w:p w14:paraId="35E7CCDB" w14:textId="4E7AEF49" w:rsidR="00874469" w:rsidDel="00E067A3" w:rsidRDefault="00874469">
            <w:pPr>
              <w:pStyle w:val="Appx"/>
              <w:rPr>
                <w:ins w:id="9715" w:author="aas" w:date="2013-10-14T02:06:00Z"/>
                <w:del w:id="9716" w:author="Anees Shaikh" w:date="2013-10-19T02:16:00Z"/>
              </w:rPr>
              <w:pPrChange w:id="9717" w:author="Anees Shaikh" w:date="2013-10-19T02:16:00Z">
                <w:pPr>
                  <w:pStyle w:val="XML1"/>
                </w:pPr>
              </w:pPrChange>
            </w:pPr>
            <w:ins w:id="9718" w:author="aas" w:date="2013-10-14T02:06:00Z">
              <w:del w:id="9719" w:author="Anees Shaikh" w:date="2013-10-19T02:16:00Z">
                <w:r w:rsidDel="00E067A3">
                  <w:delText xml:space="preserve">                          &lt;/xs:element&gt;</w:delText>
                </w:r>
              </w:del>
            </w:ins>
          </w:p>
          <w:p w14:paraId="18AAC5AD" w14:textId="30261C64" w:rsidR="00874469" w:rsidDel="00E067A3" w:rsidRDefault="00874469">
            <w:pPr>
              <w:pStyle w:val="Appx"/>
              <w:rPr>
                <w:ins w:id="9720" w:author="aas" w:date="2013-10-14T02:06:00Z"/>
                <w:del w:id="9721" w:author="Anees Shaikh" w:date="2013-10-19T02:16:00Z"/>
              </w:rPr>
              <w:pPrChange w:id="9722" w:author="Anees Shaikh" w:date="2013-10-19T02:16:00Z">
                <w:pPr>
                  <w:pStyle w:val="XML1"/>
                </w:pPr>
              </w:pPrChange>
            </w:pPr>
            <w:ins w:id="9723" w:author="aas" w:date="2013-10-14T02:06:00Z">
              <w:del w:id="9724"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25" w:author="aas" w:date="2013-10-14T02:06:00Z"/>
                <w:del w:id="9726" w:author="Anees Shaikh" w:date="2013-10-19T02:16:00Z"/>
              </w:rPr>
              <w:pPrChange w:id="9727" w:author="Anees Shaikh" w:date="2013-10-19T02:16:00Z">
                <w:pPr>
                  <w:pStyle w:val="XML1"/>
                </w:pPr>
              </w:pPrChange>
            </w:pPr>
            <w:ins w:id="9728" w:author="aas" w:date="2013-10-14T02:06:00Z">
              <w:del w:id="9729" w:author="Anees Shaikh" w:date="2013-10-19T02:16:00Z">
                <w:r w:rsidDel="00E067A3">
                  <w:delText xml:space="preserve">                            &lt;xs:annotation&gt;</w:delText>
                </w:r>
              </w:del>
            </w:ins>
          </w:p>
          <w:p w14:paraId="23E7E67A" w14:textId="6A9A5CA5" w:rsidR="00874469" w:rsidDel="00E067A3" w:rsidRDefault="00874469">
            <w:pPr>
              <w:pStyle w:val="Appx"/>
              <w:rPr>
                <w:ins w:id="9730" w:author="aas" w:date="2013-10-14T02:06:00Z"/>
                <w:del w:id="9731" w:author="Anees Shaikh" w:date="2013-10-19T02:16:00Z"/>
              </w:rPr>
              <w:pPrChange w:id="9732" w:author="Anees Shaikh" w:date="2013-10-19T02:16:00Z">
                <w:pPr>
                  <w:pStyle w:val="XML1"/>
                </w:pPr>
              </w:pPrChange>
            </w:pPr>
            <w:ins w:id="9733" w:author="aas" w:date="2013-10-14T02:06:00Z">
              <w:del w:id="9734" w:author="Anees Shaikh" w:date="2013-10-19T02:16:00Z">
                <w:r w:rsidDel="00E067A3">
                  <w:delText xml:space="preserve">                              &lt;xs:documentation&gt;</w:delText>
                </w:r>
              </w:del>
            </w:ins>
          </w:p>
          <w:p w14:paraId="12819BEF" w14:textId="5B596F74" w:rsidR="00874469" w:rsidDel="00E067A3" w:rsidRDefault="00874469">
            <w:pPr>
              <w:pStyle w:val="Appx"/>
              <w:rPr>
                <w:ins w:id="9735" w:author="aas" w:date="2013-10-14T02:06:00Z"/>
                <w:del w:id="9736" w:author="Anees Shaikh" w:date="2013-10-19T02:16:00Z"/>
              </w:rPr>
              <w:pPrChange w:id="9737" w:author="Anees Shaikh" w:date="2013-10-19T02:16:00Z">
                <w:pPr>
                  <w:pStyle w:val="XML1"/>
                </w:pPr>
              </w:pPrChange>
            </w:pPr>
            <w:ins w:id="9738" w:author="aas" w:date="2013-10-14T02:06:00Z">
              <w:del w:id="9739"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740" w:author="aas" w:date="2013-10-14T02:06:00Z"/>
                <w:del w:id="9741" w:author="Anees Shaikh" w:date="2013-10-19T02:16:00Z"/>
              </w:rPr>
              <w:pPrChange w:id="9742" w:author="Anees Shaikh" w:date="2013-10-19T02:16:00Z">
                <w:pPr>
                  <w:pStyle w:val="XML1"/>
                </w:pPr>
              </w:pPrChange>
            </w:pPr>
            <w:ins w:id="9743" w:author="aas" w:date="2013-10-14T02:06:00Z">
              <w:del w:id="9744" w:author="Anees Shaikh" w:date="2013-10-19T02:16:00Z">
                <w:r w:rsidDel="00E067A3">
                  <w:delText xml:space="preserve">                                       the peer port.</w:delText>
                </w:r>
              </w:del>
            </w:ins>
          </w:p>
          <w:p w14:paraId="0A097397" w14:textId="041AD959" w:rsidR="00874469" w:rsidDel="00E067A3" w:rsidRDefault="00874469">
            <w:pPr>
              <w:pStyle w:val="Appx"/>
              <w:rPr>
                <w:ins w:id="9745" w:author="aas" w:date="2013-10-14T02:06:00Z"/>
                <w:del w:id="9746" w:author="Anees Shaikh" w:date="2013-10-19T02:16:00Z"/>
              </w:rPr>
              <w:pPrChange w:id="9747" w:author="Anees Shaikh" w:date="2013-10-19T02:16:00Z">
                <w:pPr>
                  <w:pStyle w:val="XML1"/>
                </w:pPr>
              </w:pPrChange>
            </w:pPr>
            <w:ins w:id="9748" w:author="aas" w:date="2013-10-14T02:06:00Z">
              <w:del w:id="9749" w:author="Anees Shaikh" w:date="2013-10-19T02:16:00Z">
                <w:r w:rsidDel="00E067A3">
                  <w:delText xml:space="preserve">                              &lt;/xs:documentation&gt;</w:delText>
                </w:r>
              </w:del>
            </w:ins>
          </w:p>
          <w:p w14:paraId="27A41DA8" w14:textId="1510EF38" w:rsidR="00874469" w:rsidDel="00E067A3" w:rsidRDefault="00874469">
            <w:pPr>
              <w:pStyle w:val="Appx"/>
              <w:rPr>
                <w:ins w:id="9750" w:author="aas" w:date="2013-10-14T02:06:00Z"/>
                <w:del w:id="9751" w:author="Anees Shaikh" w:date="2013-10-19T02:16:00Z"/>
              </w:rPr>
              <w:pPrChange w:id="9752" w:author="Anees Shaikh" w:date="2013-10-19T02:16:00Z">
                <w:pPr>
                  <w:pStyle w:val="XML1"/>
                </w:pPr>
              </w:pPrChange>
            </w:pPr>
            <w:ins w:id="9753" w:author="aas" w:date="2013-10-14T02:06:00Z">
              <w:del w:id="9754" w:author="Anees Shaikh" w:date="2013-10-19T02:16:00Z">
                <w:r w:rsidDel="00E067A3">
                  <w:delText xml:space="preserve">                            &lt;/xs:annotation&gt;</w:delText>
                </w:r>
              </w:del>
            </w:ins>
          </w:p>
          <w:p w14:paraId="5E12798A" w14:textId="45B6008C" w:rsidR="00874469" w:rsidDel="00E067A3" w:rsidRDefault="00874469">
            <w:pPr>
              <w:pStyle w:val="Appx"/>
              <w:rPr>
                <w:ins w:id="9755" w:author="aas" w:date="2013-10-14T02:06:00Z"/>
                <w:del w:id="9756" w:author="Anees Shaikh" w:date="2013-10-19T02:16:00Z"/>
              </w:rPr>
              <w:pPrChange w:id="9757" w:author="Anees Shaikh" w:date="2013-10-19T02:16:00Z">
                <w:pPr>
                  <w:pStyle w:val="XML1"/>
                </w:pPr>
              </w:pPrChange>
            </w:pPr>
            <w:ins w:id="9758" w:author="aas" w:date="2013-10-14T02:06:00Z">
              <w:del w:id="9759" w:author="Anees Shaikh" w:date="2013-10-19T02:16:00Z">
                <w:r w:rsidDel="00E067A3">
                  <w:delText xml:space="preserve">                            &lt;xs:complexType&gt;</w:delText>
                </w:r>
              </w:del>
            </w:ins>
          </w:p>
          <w:p w14:paraId="05CD963A" w14:textId="723FE674" w:rsidR="00874469" w:rsidDel="00E067A3" w:rsidRDefault="00874469">
            <w:pPr>
              <w:pStyle w:val="Appx"/>
              <w:rPr>
                <w:ins w:id="9760" w:author="aas" w:date="2013-10-14T02:06:00Z"/>
                <w:del w:id="9761" w:author="Anees Shaikh" w:date="2013-10-19T02:16:00Z"/>
              </w:rPr>
              <w:pPrChange w:id="9762" w:author="Anees Shaikh" w:date="2013-10-19T02:16:00Z">
                <w:pPr>
                  <w:pStyle w:val="XML1"/>
                </w:pPr>
              </w:pPrChange>
            </w:pPr>
            <w:ins w:id="9763" w:author="aas" w:date="2013-10-14T02:06:00Z">
              <w:del w:id="9764" w:author="Anees Shaikh" w:date="2013-10-19T02:16:00Z">
                <w:r w:rsidDel="00E067A3">
                  <w:delText xml:space="preserve">                              &lt;xs:sequence&gt;</w:delText>
                </w:r>
              </w:del>
            </w:ins>
          </w:p>
          <w:p w14:paraId="3B08E28C" w14:textId="71B7BC94" w:rsidR="00874469" w:rsidDel="00E067A3" w:rsidRDefault="00874469">
            <w:pPr>
              <w:pStyle w:val="Appx"/>
              <w:rPr>
                <w:ins w:id="9765" w:author="aas" w:date="2013-10-14T02:06:00Z"/>
                <w:del w:id="9766" w:author="Anees Shaikh" w:date="2013-10-19T02:16:00Z"/>
              </w:rPr>
              <w:pPrChange w:id="9767" w:author="Anees Shaikh" w:date="2013-10-19T02:16:00Z">
                <w:pPr>
                  <w:pStyle w:val="XML1"/>
                </w:pPr>
              </w:pPrChange>
            </w:pPr>
            <w:ins w:id="9768" w:author="aas" w:date="2013-10-14T02:06:00Z">
              <w:del w:id="9769"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770" w:author="aas" w:date="2013-10-14T02:06:00Z"/>
                <w:del w:id="9771" w:author="Anees Shaikh" w:date="2013-10-19T02:16:00Z"/>
              </w:rPr>
              <w:pPrChange w:id="9772" w:author="Anees Shaikh" w:date="2013-10-19T02:16:00Z">
                <w:pPr>
                  <w:pStyle w:val="XML1"/>
                </w:pPr>
              </w:pPrChange>
            </w:pPr>
            <w:ins w:id="9773" w:author="aas" w:date="2013-10-14T02:06:00Z">
              <w:del w:id="9774" w:author="Anees Shaikh" w:date="2013-10-19T02:16:00Z">
                <w:r w:rsidDel="00E067A3">
                  <w:delText xml:space="preserve">                                  &lt;xs:annotation&gt;</w:delText>
                </w:r>
              </w:del>
            </w:ins>
          </w:p>
          <w:p w14:paraId="0183C8CD" w14:textId="5E12C653" w:rsidR="00874469" w:rsidDel="00E067A3" w:rsidRDefault="00874469">
            <w:pPr>
              <w:pStyle w:val="Appx"/>
              <w:rPr>
                <w:ins w:id="9775" w:author="aas" w:date="2013-10-14T02:06:00Z"/>
                <w:del w:id="9776" w:author="Anees Shaikh" w:date="2013-10-19T02:16:00Z"/>
              </w:rPr>
              <w:pPrChange w:id="9777" w:author="Anees Shaikh" w:date="2013-10-19T02:16:00Z">
                <w:pPr>
                  <w:pStyle w:val="XML1"/>
                </w:pPr>
              </w:pPrChange>
            </w:pPr>
            <w:ins w:id="9778" w:author="aas" w:date="2013-10-14T02:06:00Z">
              <w:del w:id="9779" w:author="Anees Shaikh" w:date="2013-10-19T02:16:00Z">
                <w:r w:rsidDel="00E067A3">
                  <w:delText xml:space="preserve">                                    &lt;xs:documentation&gt;</w:delText>
                </w:r>
              </w:del>
            </w:ins>
          </w:p>
          <w:p w14:paraId="37BB0856" w14:textId="2B42CD7C" w:rsidR="00874469" w:rsidDel="00E067A3" w:rsidRDefault="00874469">
            <w:pPr>
              <w:pStyle w:val="Appx"/>
              <w:rPr>
                <w:ins w:id="9780" w:author="aas" w:date="2013-10-14T02:06:00Z"/>
                <w:del w:id="9781" w:author="Anees Shaikh" w:date="2013-10-19T02:16:00Z"/>
              </w:rPr>
              <w:pPrChange w:id="9782" w:author="Anees Shaikh" w:date="2013-10-19T02:16:00Z">
                <w:pPr>
                  <w:pStyle w:val="XML1"/>
                </w:pPr>
              </w:pPrChange>
            </w:pPr>
            <w:ins w:id="9783" w:author="aas" w:date="2013-10-14T02:06:00Z">
              <w:del w:id="9784"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785" w:author="aas" w:date="2013-10-14T02:06:00Z"/>
                <w:del w:id="9786" w:author="Anees Shaikh" w:date="2013-10-19T02:16:00Z"/>
              </w:rPr>
              <w:pPrChange w:id="9787" w:author="Anees Shaikh" w:date="2013-10-19T02:16:00Z">
                <w:pPr>
                  <w:pStyle w:val="XML1"/>
                </w:pPr>
              </w:pPrChange>
            </w:pPr>
            <w:ins w:id="9788" w:author="aas" w:date="2013-10-14T02:06:00Z">
              <w:del w:id="9789" w:author="Anees Shaikh" w:date="2013-10-19T02:16:00Z">
                <w:r w:rsidDel="00E067A3">
                  <w:delText xml:space="preserve">                                             transmissions rates are allowed.</w:delText>
                </w:r>
              </w:del>
            </w:ins>
          </w:p>
          <w:p w14:paraId="121C8C15" w14:textId="5938BDFA" w:rsidR="00874469" w:rsidDel="00E067A3" w:rsidRDefault="00874469">
            <w:pPr>
              <w:pStyle w:val="Appx"/>
              <w:rPr>
                <w:ins w:id="9790" w:author="aas" w:date="2013-10-14T02:06:00Z"/>
                <w:del w:id="9791" w:author="Anees Shaikh" w:date="2013-10-19T02:16:00Z"/>
              </w:rPr>
              <w:pPrChange w:id="9792" w:author="Anees Shaikh" w:date="2013-10-19T02:16:00Z">
                <w:pPr>
                  <w:pStyle w:val="XML1"/>
                </w:pPr>
              </w:pPrChange>
            </w:pPr>
            <w:ins w:id="9793" w:author="aas" w:date="2013-10-14T02:06:00Z">
              <w:del w:id="9794" w:author="Anees Shaikh" w:date="2013-10-19T02:16:00Z">
                <w:r w:rsidDel="00E067A3">
                  <w:delText xml:space="preserve">                                    &lt;/xs:documentation&gt;</w:delText>
                </w:r>
              </w:del>
            </w:ins>
          </w:p>
          <w:p w14:paraId="6C36B421" w14:textId="70DCF77C" w:rsidR="00874469" w:rsidDel="00E067A3" w:rsidRDefault="00874469">
            <w:pPr>
              <w:pStyle w:val="Appx"/>
              <w:rPr>
                <w:ins w:id="9795" w:author="aas" w:date="2013-10-14T02:06:00Z"/>
                <w:del w:id="9796" w:author="Anees Shaikh" w:date="2013-10-19T02:16:00Z"/>
              </w:rPr>
              <w:pPrChange w:id="9797" w:author="Anees Shaikh" w:date="2013-10-19T02:16:00Z">
                <w:pPr>
                  <w:pStyle w:val="XML1"/>
                </w:pPr>
              </w:pPrChange>
            </w:pPr>
            <w:ins w:id="9798" w:author="aas" w:date="2013-10-14T02:06:00Z">
              <w:del w:id="9799" w:author="Anees Shaikh" w:date="2013-10-19T02:16:00Z">
                <w:r w:rsidDel="00E067A3">
                  <w:delText xml:space="preserve">                                  &lt;/xs:annotation&gt;</w:delText>
                </w:r>
              </w:del>
            </w:ins>
          </w:p>
          <w:p w14:paraId="09A9402A" w14:textId="2BC358D0" w:rsidR="00874469" w:rsidDel="00E067A3" w:rsidRDefault="00874469">
            <w:pPr>
              <w:pStyle w:val="Appx"/>
              <w:rPr>
                <w:ins w:id="9800" w:author="aas" w:date="2013-10-14T02:06:00Z"/>
                <w:del w:id="9801" w:author="Anees Shaikh" w:date="2013-10-19T02:16:00Z"/>
              </w:rPr>
              <w:pPrChange w:id="9802" w:author="Anees Shaikh" w:date="2013-10-19T02:16:00Z">
                <w:pPr>
                  <w:pStyle w:val="XML1"/>
                </w:pPr>
              </w:pPrChange>
            </w:pPr>
            <w:ins w:id="9803" w:author="aas" w:date="2013-10-14T02:06:00Z">
              <w:del w:id="9804" w:author="Anees Shaikh" w:date="2013-10-19T02:16:00Z">
                <w:r w:rsidDel="00E067A3">
                  <w:delText xml:space="preserve">                                &lt;/xs:element&gt;</w:delText>
                </w:r>
              </w:del>
            </w:ins>
          </w:p>
          <w:p w14:paraId="3D0F4D92" w14:textId="0032EDE5" w:rsidR="00874469" w:rsidDel="00E067A3" w:rsidRDefault="00874469">
            <w:pPr>
              <w:pStyle w:val="Appx"/>
              <w:rPr>
                <w:ins w:id="9805" w:author="aas" w:date="2013-10-14T02:06:00Z"/>
                <w:del w:id="9806" w:author="Anees Shaikh" w:date="2013-10-19T02:16:00Z"/>
              </w:rPr>
              <w:pPrChange w:id="9807" w:author="Anees Shaikh" w:date="2013-10-19T02:16:00Z">
                <w:pPr>
                  <w:pStyle w:val="XML1"/>
                </w:pPr>
              </w:pPrChange>
            </w:pPr>
            <w:ins w:id="9808" w:author="aas" w:date="2013-10-14T02:06:00Z">
              <w:del w:id="9809"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10" w:author="aas" w:date="2013-10-14T02:06:00Z"/>
                <w:del w:id="9811" w:author="Anees Shaikh" w:date="2013-10-19T02:16:00Z"/>
              </w:rPr>
              <w:pPrChange w:id="9812" w:author="Anees Shaikh" w:date="2013-10-19T02:16:00Z">
                <w:pPr>
                  <w:pStyle w:val="XML1"/>
                </w:pPr>
              </w:pPrChange>
            </w:pPr>
            <w:ins w:id="9813" w:author="aas" w:date="2013-10-14T02:06:00Z">
              <w:del w:id="9814" w:author="Anees Shaikh" w:date="2013-10-19T02:16:00Z">
                <w:r w:rsidDel="00E067A3">
                  <w:delText xml:space="preserve">                                  &lt;xs:annotation&gt;</w:delText>
                </w:r>
              </w:del>
            </w:ins>
          </w:p>
          <w:p w14:paraId="4CD780D6" w14:textId="0ADBEE62" w:rsidR="00874469" w:rsidDel="00E067A3" w:rsidRDefault="00874469">
            <w:pPr>
              <w:pStyle w:val="Appx"/>
              <w:rPr>
                <w:ins w:id="9815" w:author="aas" w:date="2013-10-14T02:06:00Z"/>
                <w:del w:id="9816" w:author="Anees Shaikh" w:date="2013-10-19T02:16:00Z"/>
              </w:rPr>
              <w:pPrChange w:id="9817" w:author="Anees Shaikh" w:date="2013-10-19T02:16:00Z">
                <w:pPr>
                  <w:pStyle w:val="XML1"/>
                </w:pPr>
              </w:pPrChange>
            </w:pPr>
            <w:ins w:id="9818" w:author="aas" w:date="2013-10-14T02:06:00Z">
              <w:del w:id="9819" w:author="Anees Shaikh" w:date="2013-10-19T02:16:00Z">
                <w:r w:rsidDel="00E067A3">
                  <w:delText xml:space="preserve">                                    &lt;xs:documentation&gt;</w:delText>
                </w:r>
              </w:del>
            </w:ins>
          </w:p>
          <w:p w14:paraId="02765D6D" w14:textId="7C636292" w:rsidR="00874469" w:rsidDel="00E067A3" w:rsidRDefault="00874469">
            <w:pPr>
              <w:pStyle w:val="Appx"/>
              <w:rPr>
                <w:ins w:id="9820" w:author="aas" w:date="2013-10-14T02:06:00Z"/>
                <w:del w:id="9821" w:author="Anees Shaikh" w:date="2013-10-19T02:16:00Z"/>
              </w:rPr>
              <w:pPrChange w:id="9822" w:author="Anees Shaikh" w:date="2013-10-19T02:16:00Z">
                <w:pPr>
                  <w:pStyle w:val="XML1"/>
                </w:pPr>
              </w:pPrChange>
            </w:pPr>
            <w:ins w:id="9823" w:author="aas" w:date="2013-10-14T02:06:00Z">
              <w:del w:id="9824"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25" w:author="aas" w:date="2013-10-14T02:06:00Z"/>
                <w:del w:id="9826" w:author="Anees Shaikh" w:date="2013-10-19T02:16:00Z"/>
              </w:rPr>
              <w:pPrChange w:id="9827" w:author="Anees Shaikh" w:date="2013-10-19T02:16:00Z">
                <w:pPr>
                  <w:pStyle w:val="XML1"/>
                </w:pPr>
              </w:pPrChange>
            </w:pPr>
            <w:ins w:id="9828" w:author="aas" w:date="2013-10-14T02:06:00Z">
              <w:del w:id="9829" w:author="Anees Shaikh" w:date="2013-10-19T02:16:00Z">
                <w:r w:rsidDel="00E067A3">
                  <w:delText xml:space="preserve">                                             the port.</w:delText>
                </w:r>
              </w:del>
            </w:ins>
          </w:p>
          <w:p w14:paraId="756AD887" w14:textId="4CA93E56" w:rsidR="00874469" w:rsidDel="00E067A3" w:rsidRDefault="00874469">
            <w:pPr>
              <w:pStyle w:val="Appx"/>
              <w:rPr>
                <w:ins w:id="9830" w:author="aas" w:date="2013-10-14T02:06:00Z"/>
                <w:del w:id="9831" w:author="Anees Shaikh" w:date="2013-10-19T02:16:00Z"/>
              </w:rPr>
              <w:pPrChange w:id="9832" w:author="Anees Shaikh" w:date="2013-10-19T02:16:00Z">
                <w:pPr>
                  <w:pStyle w:val="XML1"/>
                </w:pPr>
              </w:pPrChange>
            </w:pPr>
            <w:ins w:id="9833" w:author="aas" w:date="2013-10-14T02:06:00Z">
              <w:del w:id="9834" w:author="Anees Shaikh" w:date="2013-10-19T02:16:00Z">
                <w:r w:rsidDel="00E067A3">
                  <w:delText xml:space="preserve">                                    &lt;/xs:documentation&gt;</w:delText>
                </w:r>
              </w:del>
            </w:ins>
          </w:p>
          <w:p w14:paraId="1F019E31" w14:textId="13C9537E" w:rsidR="00874469" w:rsidDel="00E067A3" w:rsidRDefault="00874469">
            <w:pPr>
              <w:pStyle w:val="Appx"/>
              <w:rPr>
                <w:ins w:id="9835" w:author="aas" w:date="2013-10-14T02:06:00Z"/>
                <w:del w:id="9836" w:author="Anees Shaikh" w:date="2013-10-19T02:16:00Z"/>
              </w:rPr>
              <w:pPrChange w:id="9837" w:author="Anees Shaikh" w:date="2013-10-19T02:16:00Z">
                <w:pPr>
                  <w:pStyle w:val="XML1"/>
                </w:pPr>
              </w:pPrChange>
            </w:pPr>
            <w:ins w:id="9838" w:author="aas" w:date="2013-10-14T02:06:00Z">
              <w:del w:id="9839" w:author="Anees Shaikh" w:date="2013-10-19T02:16:00Z">
                <w:r w:rsidDel="00E067A3">
                  <w:delText xml:space="preserve">                                  &lt;/xs:annotation&gt;</w:delText>
                </w:r>
              </w:del>
            </w:ins>
          </w:p>
          <w:p w14:paraId="1C1E8E0D" w14:textId="41484F6B" w:rsidR="00874469" w:rsidDel="00E067A3" w:rsidRDefault="00874469">
            <w:pPr>
              <w:pStyle w:val="Appx"/>
              <w:rPr>
                <w:ins w:id="9840" w:author="aas" w:date="2013-10-14T02:06:00Z"/>
                <w:del w:id="9841" w:author="Anees Shaikh" w:date="2013-10-19T02:16:00Z"/>
              </w:rPr>
              <w:pPrChange w:id="9842" w:author="Anees Shaikh" w:date="2013-10-19T02:16:00Z">
                <w:pPr>
                  <w:pStyle w:val="XML1"/>
                </w:pPr>
              </w:pPrChange>
            </w:pPr>
            <w:ins w:id="9843" w:author="aas" w:date="2013-10-14T02:06:00Z">
              <w:del w:id="9844" w:author="Anees Shaikh" w:date="2013-10-19T02:16:00Z">
                <w:r w:rsidDel="00E067A3">
                  <w:delText xml:space="preserve">                                &lt;/xs:element&gt;</w:delText>
                </w:r>
              </w:del>
            </w:ins>
          </w:p>
          <w:p w14:paraId="5B3C50CD" w14:textId="0E1B8F6B" w:rsidR="00874469" w:rsidDel="00E067A3" w:rsidRDefault="00874469">
            <w:pPr>
              <w:pStyle w:val="Appx"/>
              <w:rPr>
                <w:ins w:id="9845" w:author="aas" w:date="2013-10-14T02:06:00Z"/>
                <w:del w:id="9846" w:author="Anees Shaikh" w:date="2013-10-19T02:16:00Z"/>
              </w:rPr>
              <w:pPrChange w:id="9847" w:author="Anees Shaikh" w:date="2013-10-19T02:16:00Z">
                <w:pPr>
                  <w:pStyle w:val="XML1"/>
                </w:pPr>
              </w:pPrChange>
            </w:pPr>
            <w:ins w:id="9848" w:author="aas" w:date="2013-10-14T02:06:00Z">
              <w:del w:id="9849"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850" w:author="aas" w:date="2013-10-14T02:06:00Z"/>
                <w:del w:id="9851" w:author="Anees Shaikh" w:date="2013-10-19T02:16:00Z"/>
              </w:rPr>
              <w:pPrChange w:id="9852" w:author="Anees Shaikh" w:date="2013-10-19T02:16:00Z">
                <w:pPr>
                  <w:pStyle w:val="XML1"/>
                </w:pPr>
              </w:pPrChange>
            </w:pPr>
            <w:ins w:id="9853" w:author="aas" w:date="2013-10-14T02:06:00Z">
              <w:del w:id="9854" w:author="Anees Shaikh" w:date="2013-10-19T02:16:00Z">
                <w:r w:rsidDel="00E067A3">
                  <w:delText xml:space="preserve">                                  &lt;xs:annotation&gt;</w:delText>
                </w:r>
              </w:del>
            </w:ins>
          </w:p>
          <w:p w14:paraId="4F4237D9" w14:textId="58B3B7F5" w:rsidR="00874469" w:rsidDel="00E067A3" w:rsidRDefault="00874469">
            <w:pPr>
              <w:pStyle w:val="Appx"/>
              <w:rPr>
                <w:ins w:id="9855" w:author="aas" w:date="2013-10-14T02:06:00Z"/>
                <w:del w:id="9856" w:author="Anees Shaikh" w:date="2013-10-19T02:16:00Z"/>
              </w:rPr>
              <w:pPrChange w:id="9857" w:author="Anees Shaikh" w:date="2013-10-19T02:16:00Z">
                <w:pPr>
                  <w:pStyle w:val="XML1"/>
                </w:pPr>
              </w:pPrChange>
            </w:pPr>
            <w:ins w:id="9858" w:author="aas" w:date="2013-10-14T02:06:00Z">
              <w:del w:id="9859" w:author="Anees Shaikh" w:date="2013-10-19T02:16:00Z">
                <w:r w:rsidDel="00E067A3">
                  <w:delText xml:space="preserve">                                    &lt;xs:documentation&gt;</w:delText>
                </w:r>
              </w:del>
            </w:ins>
          </w:p>
          <w:p w14:paraId="3A65685C" w14:textId="330F174A" w:rsidR="00874469" w:rsidDel="00E067A3" w:rsidRDefault="00874469">
            <w:pPr>
              <w:pStyle w:val="Appx"/>
              <w:rPr>
                <w:ins w:id="9860" w:author="aas" w:date="2013-10-14T02:06:00Z"/>
                <w:del w:id="9861" w:author="Anees Shaikh" w:date="2013-10-19T02:16:00Z"/>
              </w:rPr>
              <w:pPrChange w:id="9862" w:author="Anees Shaikh" w:date="2013-10-19T02:16:00Z">
                <w:pPr>
                  <w:pStyle w:val="XML1"/>
                </w:pPr>
              </w:pPrChange>
            </w:pPr>
            <w:ins w:id="9863" w:author="aas" w:date="2013-10-14T02:06:00Z">
              <w:del w:id="9864"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865" w:author="aas" w:date="2013-10-14T02:06:00Z"/>
                <w:del w:id="9866" w:author="Anees Shaikh" w:date="2013-10-19T02:16:00Z"/>
              </w:rPr>
              <w:pPrChange w:id="9867" w:author="Anees Shaikh" w:date="2013-10-19T02:16:00Z">
                <w:pPr>
                  <w:pStyle w:val="XML1"/>
                </w:pPr>
              </w:pPrChange>
            </w:pPr>
            <w:ins w:id="9868" w:author="aas" w:date="2013-10-14T02:06:00Z">
              <w:del w:id="9869" w:author="Anees Shaikh" w:date="2013-10-19T02:16:00Z">
                <w:r w:rsidDel="00E067A3">
                  <w:delText xml:space="preserve">                                    &lt;/xs:documentation&gt;</w:delText>
                </w:r>
              </w:del>
            </w:ins>
          </w:p>
          <w:p w14:paraId="33D9037E" w14:textId="62E7858B" w:rsidR="00874469" w:rsidDel="00E067A3" w:rsidRDefault="00874469">
            <w:pPr>
              <w:pStyle w:val="Appx"/>
              <w:rPr>
                <w:ins w:id="9870" w:author="aas" w:date="2013-10-14T02:06:00Z"/>
                <w:del w:id="9871" w:author="Anees Shaikh" w:date="2013-10-19T02:16:00Z"/>
              </w:rPr>
              <w:pPrChange w:id="9872" w:author="Anees Shaikh" w:date="2013-10-19T02:16:00Z">
                <w:pPr>
                  <w:pStyle w:val="XML1"/>
                </w:pPr>
              </w:pPrChange>
            </w:pPr>
            <w:ins w:id="9873" w:author="aas" w:date="2013-10-14T02:06:00Z">
              <w:del w:id="9874" w:author="Anees Shaikh" w:date="2013-10-19T02:16:00Z">
                <w:r w:rsidDel="00E067A3">
                  <w:delText xml:space="preserve">                                  &lt;/xs:annotation&gt;</w:delText>
                </w:r>
              </w:del>
            </w:ins>
          </w:p>
          <w:p w14:paraId="2767C3B4" w14:textId="66FB1DFB" w:rsidR="00874469" w:rsidDel="00E067A3" w:rsidRDefault="00874469">
            <w:pPr>
              <w:pStyle w:val="Appx"/>
              <w:rPr>
                <w:ins w:id="9875" w:author="aas" w:date="2013-10-14T02:06:00Z"/>
                <w:del w:id="9876" w:author="Anees Shaikh" w:date="2013-10-19T02:16:00Z"/>
              </w:rPr>
              <w:pPrChange w:id="9877" w:author="Anees Shaikh" w:date="2013-10-19T02:16:00Z">
                <w:pPr>
                  <w:pStyle w:val="XML1"/>
                </w:pPr>
              </w:pPrChange>
            </w:pPr>
            <w:ins w:id="9878" w:author="aas" w:date="2013-10-14T02:06:00Z">
              <w:del w:id="9879" w:author="Anees Shaikh" w:date="2013-10-19T02:16:00Z">
                <w:r w:rsidDel="00E067A3">
                  <w:delText xml:space="preserve">                                  &lt;xs:simpleType&gt;</w:delText>
                </w:r>
              </w:del>
            </w:ins>
          </w:p>
          <w:p w14:paraId="52CB9C71" w14:textId="5D12B2AD" w:rsidR="00874469" w:rsidDel="00E067A3" w:rsidRDefault="00874469">
            <w:pPr>
              <w:pStyle w:val="Appx"/>
              <w:rPr>
                <w:ins w:id="9880" w:author="aas" w:date="2013-10-14T02:06:00Z"/>
                <w:del w:id="9881" w:author="Anees Shaikh" w:date="2013-10-19T02:16:00Z"/>
              </w:rPr>
              <w:pPrChange w:id="9882" w:author="Anees Shaikh" w:date="2013-10-19T02:16:00Z">
                <w:pPr>
                  <w:pStyle w:val="XML1"/>
                </w:pPr>
              </w:pPrChange>
            </w:pPr>
            <w:ins w:id="9883" w:author="aas" w:date="2013-10-14T02:06:00Z">
              <w:del w:id="9884" w:author="Anees Shaikh" w:date="2013-10-19T02:16:00Z">
                <w:r w:rsidDel="00E067A3">
                  <w:delText xml:space="preserve">                                    &lt;xs:restriction base="xs:string"&gt;</w:delText>
                </w:r>
              </w:del>
            </w:ins>
          </w:p>
          <w:p w14:paraId="683D82E6" w14:textId="315D8B36" w:rsidR="00874469" w:rsidDel="00E067A3" w:rsidRDefault="00874469">
            <w:pPr>
              <w:pStyle w:val="Appx"/>
              <w:rPr>
                <w:ins w:id="9885" w:author="aas" w:date="2013-10-14T02:06:00Z"/>
                <w:del w:id="9886" w:author="Anees Shaikh" w:date="2013-10-19T02:16:00Z"/>
              </w:rPr>
              <w:pPrChange w:id="9887" w:author="Anees Shaikh" w:date="2013-10-19T02:16:00Z">
                <w:pPr>
                  <w:pStyle w:val="XML1"/>
                </w:pPr>
              </w:pPrChange>
            </w:pPr>
            <w:ins w:id="9888" w:author="aas" w:date="2013-10-14T02:06:00Z">
              <w:del w:id="9889" w:author="Anees Shaikh" w:date="2013-10-19T02:16:00Z">
                <w:r w:rsidDel="00E067A3">
                  <w:delText xml:space="preserve">                                      &lt;xs:enumeration value="copper"/&gt;</w:delText>
                </w:r>
              </w:del>
            </w:ins>
          </w:p>
          <w:p w14:paraId="1AD3A852" w14:textId="6CB273D3" w:rsidR="00874469" w:rsidDel="00E067A3" w:rsidRDefault="00874469">
            <w:pPr>
              <w:pStyle w:val="Appx"/>
              <w:rPr>
                <w:ins w:id="9890" w:author="aas" w:date="2013-10-14T02:06:00Z"/>
                <w:del w:id="9891" w:author="Anees Shaikh" w:date="2013-10-19T02:16:00Z"/>
              </w:rPr>
              <w:pPrChange w:id="9892" w:author="Anees Shaikh" w:date="2013-10-19T02:16:00Z">
                <w:pPr>
                  <w:pStyle w:val="XML1"/>
                </w:pPr>
              </w:pPrChange>
            </w:pPr>
            <w:ins w:id="9893" w:author="aas" w:date="2013-10-14T02:06:00Z">
              <w:del w:id="9894" w:author="Anees Shaikh" w:date="2013-10-19T02:16:00Z">
                <w:r w:rsidDel="00E067A3">
                  <w:delText xml:space="preserve">                                      &lt;xs:enumeration value="fiber"/&gt;</w:delText>
                </w:r>
              </w:del>
            </w:ins>
          </w:p>
          <w:p w14:paraId="44ED0172" w14:textId="1512645C" w:rsidR="00874469" w:rsidDel="00E067A3" w:rsidRDefault="00874469">
            <w:pPr>
              <w:pStyle w:val="Appx"/>
              <w:rPr>
                <w:ins w:id="9895" w:author="aas" w:date="2013-10-14T02:06:00Z"/>
                <w:del w:id="9896" w:author="Anees Shaikh" w:date="2013-10-19T02:16:00Z"/>
              </w:rPr>
              <w:pPrChange w:id="9897" w:author="Anees Shaikh" w:date="2013-10-19T02:16:00Z">
                <w:pPr>
                  <w:pStyle w:val="XML1"/>
                </w:pPr>
              </w:pPrChange>
            </w:pPr>
            <w:ins w:id="9898" w:author="aas" w:date="2013-10-14T02:06:00Z">
              <w:del w:id="9899" w:author="Anees Shaikh" w:date="2013-10-19T02:16:00Z">
                <w:r w:rsidDel="00E067A3">
                  <w:delText xml:space="preserve">                                    &lt;/xs:restriction&gt;</w:delText>
                </w:r>
              </w:del>
            </w:ins>
          </w:p>
          <w:p w14:paraId="535D39F8" w14:textId="1E60CEE2" w:rsidR="00874469" w:rsidDel="00E067A3" w:rsidRDefault="00874469">
            <w:pPr>
              <w:pStyle w:val="Appx"/>
              <w:rPr>
                <w:ins w:id="9900" w:author="aas" w:date="2013-10-14T02:06:00Z"/>
                <w:del w:id="9901" w:author="Anees Shaikh" w:date="2013-10-19T02:16:00Z"/>
              </w:rPr>
              <w:pPrChange w:id="9902" w:author="Anees Shaikh" w:date="2013-10-19T02:16:00Z">
                <w:pPr>
                  <w:pStyle w:val="XML1"/>
                </w:pPr>
              </w:pPrChange>
            </w:pPr>
            <w:ins w:id="9903" w:author="aas" w:date="2013-10-14T02:06:00Z">
              <w:del w:id="9904" w:author="Anees Shaikh" w:date="2013-10-19T02:16:00Z">
                <w:r w:rsidDel="00E067A3">
                  <w:delText xml:space="preserve">                                  &lt;/xs:simpleType&gt;</w:delText>
                </w:r>
              </w:del>
            </w:ins>
          </w:p>
          <w:p w14:paraId="3A85CAD7" w14:textId="02ED76DE" w:rsidR="00874469" w:rsidDel="00E067A3" w:rsidRDefault="00874469">
            <w:pPr>
              <w:pStyle w:val="Appx"/>
              <w:rPr>
                <w:ins w:id="9905" w:author="aas" w:date="2013-10-14T02:06:00Z"/>
                <w:del w:id="9906" w:author="Anees Shaikh" w:date="2013-10-19T02:16:00Z"/>
              </w:rPr>
              <w:pPrChange w:id="9907" w:author="Anees Shaikh" w:date="2013-10-19T02:16:00Z">
                <w:pPr>
                  <w:pStyle w:val="XML1"/>
                </w:pPr>
              </w:pPrChange>
            </w:pPr>
            <w:ins w:id="9908" w:author="aas" w:date="2013-10-14T02:06:00Z">
              <w:del w:id="9909" w:author="Anees Shaikh" w:date="2013-10-19T02:16:00Z">
                <w:r w:rsidDel="00E067A3">
                  <w:delText xml:space="preserve">                                &lt;/xs:element&gt;</w:delText>
                </w:r>
              </w:del>
            </w:ins>
          </w:p>
          <w:p w14:paraId="39C37B96" w14:textId="6AF5D00D" w:rsidR="00874469" w:rsidDel="00E067A3" w:rsidRDefault="00874469">
            <w:pPr>
              <w:pStyle w:val="Appx"/>
              <w:rPr>
                <w:ins w:id="9910" w:author="aas" w:date="2013-10-14T02:06:00Z"/>
                <w:del w:id="9911" w:author="Anees Shaikh" w:date="2013-10-19T02:16:00Z"/>
              </w:rPr>
              <w:pPrChange w:id="9912" w:author="Anees Shaikh" w:date="2013-10-19T02:16:00Z">
                <w:pPr>
                  <w:pStyle w:val="XML1"/>
                </w:pPr>
              </w:pPrChange>
            </w:pPr>
            <w:ins w:id="9913" w:author="aas" w:date="2013-10-14T02:06:00Z">
              <w:del w:id="9914" w:author="Anees Shaikh" w:date="2013-10-19T02:16:00Z">
                <w:r w:rsidDel="00E067A3">
                  <w:delText xml:space="preserve">                                &lt;xs:element name="pause"&gt;</w:delText>
                </w:r>
              </w:del>
            </w:ins>
          </w:p>
          <w:p w14:paraId="1B690F66" w14:textId="733B85C6" w:rsidR="00874469" w:rsidDel="00E067A3" w:rsidRDefault="00874469">
            <w:pPr>
              <w:pStyle w:val="Appx"/>
              <w:rPr>
                <w:ins w:id="9915" w:author="aas" w:date="2013-10-14T02:06:00Z"/>
                <w:del w:id="9916" w:author="Anees Shaikh" w:date="2013-10-19T02:16:00Z"/>
              </w:rPr>
              <w:pPrChange w:id="9917" w:author="Anees Shaikh" w:date="2013-10-19T02:16:00Z">
                <w:pPr>
                  <w:pStyle w:val="XML1"/>
                </w:pPr>
              </w:pPrChange>
            </w:pPr>
            <w:ins w:id="9918" w:author="aas" w:date="2013-10-14T02:06:00Z">
              <w:del w:id="9919" w:author="Anees Shaikh" w:date="2013-10-19T02:16:00Z">
                <w:r w:rsidDel="00E067A3">
                  <w:delText xml:space="preserve">                                  &lt;xs:annotation&gt;</w:delText>
                </w:r>
              </w:del>
            </w:ins>
          </w:p>
          <w:p w14:paraId="288070BB" w14:textId="70F0822C" w:rsidR="00874469" w:rsidDel="00E067A3" w:rsidRDefault="00874469">
            <w:pPr>
              <w:pStyle w:val="Appx"/>
              <w:rPr>
                <w:ins w:id="9920" w:author="aas" w:date="2013-10-14T02:06:00Z"/>
                <w:del w:id="9921" w:author="Anees Shaikh" w:date="2013-10-19T02:16:00Z"/>
              </w:rPr>
              <w:pPrChange w:id="9922" w:author="Anees Shaikh" w:date="2013-10-19T02:16:00Z">
                <w:pPr>
                  <w:pStyle w:val="XML1"/>
                </w:pPr>
              </w:pPrChange>
            </w:pPr>
            <w:ins w:id="9923" w:author="aas" w:date="2013-10-14T02:06:00Z">
              <w:del w:id="9924" w:author="Anees Shaikh" w:date="2013-10-19T02:16:00Z">
                <w:r w:rsidDel="00E067A3">
                  <w:delText xml:space="preserve">                                    &lt;xs:documentation&gt;</w:delText>
                </w:r>
              </w:del>
            </w:ins>
          </w:p>
          <w:p w14:paraId="62718402" w14:textId="55BEB63D" w:rsidR="00874469" w:rsidDel="00E067A3" w:rsidRDefault="00874469">
            <w:pPr>
              <w:pStyle w:val="Appx"/>
              <w:rPr>
                <w:ins w:id="9925" w:author="aas" w:date="2013-10-14T02:06:00Z"/>
                <w:del w:id="9926" w:author="Anees Shaikh" w:date="2013-10-19T02:16:00Z"/>
              </w:rPr>
              <w:pPrChange w:id="9927" w:author="Anees Shaikh" w:date="2013-10-19T02:16:00Z">
                <w:pPr>
                  <w:pStyle w:val="XML1"/>
                </w:pPr>
              </w:pPrChange>
            </w:pPr>
            <w:ins w:id="9928" w:author="aas" w:date="2013-10-14T02:06:00Z">
              <w:del w:id="9929"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30" w:author="aas" w:date="2013-10-14T02:06:00Z"/>
                <w:del w:id="9931" w:author="Anees Shaikh" w:date="2013-10-19T02:16:00Z"/>
              </w:rPr>
              <w:pPrChange w:id="9932" w:author="Anees Shaikh" w:date="2013-10-19T02:16:00Z">
                <w:pPr>
                  <w:pStyle w:val="XML1"/>
                </w:pPr>
              </w:pPrChange>
            </w:pPr>
            <w:ins w:id="9933" w:author="aas" w:date="2013-10-14T02:06:00Z">
              <w:del w:id="9934" w:author="Anees Shaikh" w:date="2013-10-19T02:16:00Z">
                <w:r w:rsidDel="00E067A3">
                  <w:delText xml:space="preserve">                                             it is asymmetric or symmetric.</w:delText>
                </w:r>
              </w:del>
            </w:ins>
          </w:p>
          <w:p w14:paraId="79AEAC7F" w14:textId="1F127B16" w:rsidR="00874469" w:rsidDel="00E067A3" w:rsidRDefault="00874469">
            <w:pPr>
              <w:pStyle w:val="Appx"/>
              <w:rPr>
                <w:ins w:id="9935" w:author="aas" w:date="2013-10-14T02:06:00Z"/>
                <w:del w:id="9936" w:author="Anees Shaikh" w:date="2013-10-19T02:16:00Z"/>
              </w:rPr>
              <w:pPrChange w:id="9937" w:author="Anees Shaikh" w:date="2013-10-19T02:16:00Z">
                <w:pPr>
                  <w:pStyle w:val="XML1"/>
                </w:pPr>
              </w:pPrChange>
            </w:pPr>
            <w:ins w:id="9938" w:author="aas" w:date="2013-10-14T02:06:00Z">
              <w:del w:id="9939" w:author="Anees Shaikh" w:date="2013-10-19T02:16:00Z">
                <w:r w:rsidDel="00E067A3">
                  <w:delText xml:space="preserve">                                    &lt;/xs:documentation&gt;</w:delText>
                </w:r>
              </w:del>
            </w:ins>
          </w:p>
          <w:p w14:paraId="3D1C8AA2" w14:textId="23EE0BA8" w:rsidR="00874469" w:rsidDel="00E067A3" w:rsidRDefault="00874469">
            <w:pPr>
              <w:pStyle w:val="Appx"/>
              <w:rPr>
                <w:ins w:id="9940" w:author="aas" w:date="2013-10-14T02:06:00Z"/>
                <w:del w:id="9941" w:author="Anees Shaikh" w:date="2013-10-19T02:16:00Z"/>
              </w:rPr>
              <w:pPrChange w:id="9942" w:author="Anees Shaikh" w:date="2013-10-19T02:16:00Z">
                <w:pPr>
                  <w:pStyle w:val="XML1"/>
                </w:pPr>
              </w:pPrChange>
            </w:pPr>
            <w:ins w:id="9943" w:author="aas" w:date="2013-10-14T02:06:00Z">
              <w:del w:id="9944" w:author="Anees Shaikh" w:date="2013-10-19T02:16:00Z">
                <w:r w:rsidDel="00E067A3">
                  <w:delText xml:space="preserve">                                  &lt;/xs:annotation&gt;</w:delText>
                </w:r>
              </w:del>
            </w:ins>
          </w:p>
          <w:p w14:paraId="0AFF447E" w14:textId="7E41FE13" w:rsidR="00874469" w:rsidDel="00E067A3" w:rsidRDefault="00874469">
            <w:pPr>
              <w:pStyle w:val="Appx"/>
              <w:rPr>
                <w:ins w:id="9945" w:author="aas" w:date="2013-10-14T02:06:00Z"/>
                <w:del w:id="9946" w:author="Anees Shaikh" w:date="2013-10-19T02:16:00Z"/>
              </w:rPr>
              <w:pPrChange w:id="9947" w:author="Anees Shaikh" w:date="2013-10-19T02:16:00Z">
                <w:pPr>
                  <w:pStyle w:val="XML1"/>
                </w:pPr>
              </w:pPrChange>
            </w:pPr>
            <w:ins w:id="9948" w:author="aas" w:date="2013-10-14T02:06:00Z">
              <w:del w:id="9949" w:author="Anees Shaikh" w:date="2013-10-19T02:16:00Z">
                <w:r w:rsidDel="00E067A3">
                  <w:delText xml:space="preserve">                                  &lt;xs:simpleType&gt;</w:delText>
                </w:r>
              </w:del>
            </w:ins>
          </w:p>
          <w:p w14:paraId="7DF34EDE" w14:textId="44BD1B22" w:rsidR="00874469" w:rsidDel="00E067A3" w:rsidRDefault="00874469">
            <w:pPr>
              <w:pStyle w:val="Appx"/>
              <w:rPr>
                <w:ins w:id="9950" w:author="aas" w:date="2013-10-14T02:06:00Z"/>
                <w:del w:id="9951" w:author="Anees Shaikh" w:date="2013-10-19T02:16:00Z"/>
              </w:rPr>
              <w:pPrChange w:id="9952" w:author="Anees Shaikh" w:date="2013-10-19T02:16:00Z">
                <w:pPr>
                  <w:pStyle w:val="XML1"/>
                </w:pPr>
              </w:pPrChange>
            </w:pPr>
            <w:ins w:id="9953" w:author="aas" w:date="2013-10-14T02:06:00Z">
              <w:del w:id="9954" w:author="Anees Shaikh" w:date="2013-10-19T02:16:00Z">
                <w:r w:rsidDel="00E067A3">
                  <w:delText xml:space="preserve">                                    &lt;xs:restriction base="xs:string"&gt;</w:delText>
                </w:r>
              </w:del>
            </w:ins>
          </w:p>
          <w:p w14:paraId="7A258438" w14:textId="25C6C77D" w:rsidR="00874469" w:rsidDel="00E067A3" w:rsidRDefault="00874469">
            <w:pPr>
              <w:pStyle w:val="Appx"/>
              <w:rPr>
                <w:ins w:id="9955" w:author="aas" w:date="2013-10-14T02:06:00Z"/>
                <w:del w:id="9956" w:author="Anees Shaikh" w:date="2013-10-19T02:16:00Z"/>
              </w:rPr>
              <w:pPrChange w:id="9957" w:author="Anees Shaikh" w:date="2013-10-19T02:16:00Z">
                <w:pPr>
                  <w:pStyle w:val="XML1"/>
                </w:pPr>
              </w:pPrChange>
            </w:pPr>
            <w:ins w:id="9958" w:author="aas" w:date="2013-10-14T02:06:00Z">
              <w:del w:id="9959" w:author="Anees Shaikh" w:date="2013-10-19T02:16:00Z">
                <w:r w:rsidDel="00E067A3">
                  <w:delText xml:space="preserve">                                      &lt;xs:enumeration value="unsupported"/&gt;</w:delText>
                </w:r>
              </w:del>
            </w:ins>
          </w:p>
          <w:p w14:paraId="0C4E5601" w14:textId="032D282B" w:rsidR="00874469" w:rsidDel="00E067A3" w:rsidRDefault="00874469">
            <w:pPr>
              <w:pStyle w:val="Appx"/>
              <w:rPr>
                <w:ins w:id="9960" w:author="aas" w:date="2013-10-14T02:06:00Z"/>
                <w:del w:id="9961" w:author="Anees Shaikh" w:date="2013-10-19T02:16:00Z"/>
              </w:rPr>
              <w:pPrChange w:id="9962" w:author="Anees Shaikh" w:date="2013-10-19T02:16:00Z">
                <w:pPr>
                  <w:pStyle w:val="XML1"/>
                </w:pPr>
              </w:pPrChange>
            </w:pPr>
            <w:ins w:id="9963" w:author="aas" w:date="2013-10-14T02:06:00Z">
              <w:del w:id="9964" w:author="Anees Shaikh" w:date="2013-10-19T02:16:00Z">
                <w:r w:rsidDel="00E067A3">
                  <w:delText xml:space="preserve">                                      &lt;xs:enumeration value="symmetric"/&gt;</w:delText>
                </w:r>
              </w:del>
            </w:ins>
          </w:p>
          <w:p w14:paraId="34460901" w14:textId="766A9A96" w:rsidR="00874469" w:rsidDel="00E067A3" w:rsidRDefault="00874469">
            <w:pPr>
              <w:pStyle w:val="Appx"/>
              <w:rPr>
                <w:ins w:id="9965" w:author="aas" w:date="2013-10-14T02:06:00Z"/>
                <w:del w:id="9966" w:author="Anees Shaikh" w:date="2013-10-19T02:16:00Z"/>
              </w:rPr>
              <w:pPrChange w:id="9967" w:author="Anees Shaikh" w:date="2013-10-19T02:16:00Z">
                <w:pPr>
                  <w:pStyle w:val="XML1"/>
                </w:pPr>
              </w:pPrChange>
            </w:pPr>
            <w:ins w:id="9968" w:author="aas" w:date="2013-10-14T02:06:00Z">
              <w:del w:id="9969" w:author="Anees Shaikh" w:date="2013-10-19T02:16:00Z">
                <w:r w:rsidDel="00E067A3">
                  <w:delText xml:space="preserve">                                      &lt;xs:enumeration value="asymmetric"/&gt;</w:delText>
                </w:r>
              </w:del>
            </w:ins>
          </w:p>
          <w:p w14:paraId="7DD43E61" w14:textId="72B969B2" w:rsidR="00874469" w:rsidDel="00E067A3" w:rsidRDefault="00874469">
            <w:pPr>
              <w:pStyle w:val="Appx"/>
              <w:rPr>
                <w:ins w:id="9970" w:author="aas" w:date="2013-10-14T02:06:00Z"/>
                <w:del w:id="9971" w:author="Anees Shaikh" w:date="2013-10-19T02:16:00Z"/>
              </w:rPr>
              <w:pPrChange w:id="9972" w:author="Anees Shaikh" w:date="2013-10-19T02:16:00Z">
                <w:pPr>
                  <w:pStyle w:val="XML1"/>
                </w:pPr>
              </w:pPrChange>
            </w:pPr>
            <w:ins w:id="9973" w:author="aas" w:date="2013-10-14T02:06:00Z">
              <w:del w:id="9974" w:author="Anees Shaikh" w:date="2013-10-19T02:16:00Z">
                <w:r w:rsidDel="00E067A3">
                  <w:delText xml:space="preserve">                                    &lt;/xs:restriction&gt;</w:delText>
                </w:r>
              </w:del>
            </w:ins>
          </w:p>
          <w:p w14:paraId="526A1955" w14:textId="4E18D683" w:rsidR="00874469" w:rsidDel="00E067A3" w:rsidRDefault="00874469">
            <w:pPr>
              <w:pStyle w:val="Appx"/>
              <w:rPr>
                <w:ins w:id="9975" w:author="aas" w:date="2013-10-14T02:06:00Z"/>
                <w:del w:id="9976" w:author="Anees Shaikh" w:date="2013-10-19T02:16:00Z"/>
              </w:rPr>
              <w:pPrChange w:id="9977" w:author="Anees Shaikh" w:date="2013-10-19T02:16:00Z">
                <w:pPr>
                  <w:pStyle w:val="XML1"/>
                </w:pPr>
              </w:pPrChange>
            </w:pPr>
            <w:ins w:id="9978" w:author="aas" w:date="2013-10-14T02:06:00Z">
              <w:del w:id="9979" w:author="Anees Shaikh" w:date="2013-10-19T02:16:00Z">
                <w:r w:rsidDel="00E067A3">
                  <w:delText xml:space="preserve">                                  &lt;/xs:simpleType&gt;</w:delText>
                </w:r>
              </w:del>
            </w:ins>
          </w:p>
          <w:p w14:paraId="4B5AA2BA" w14:textId="19F4BF46" w:rsidR="00874469" w:rsidDel="00E067A3" w:rsidRDefault="00874469">
            <w:pPr>
              <w:pStyle w:val="Appx"/>
              <w:rPr>
                <w:ins w:id="9980" w:author="aas" w:date="2013-10-14T02:06:00Z"/>
                <w:del w:id="9981" w:author="Anees Shaikh" w:date="2013-10-19T02:16:00Z"/>
              </w:rPr>
              <w:pPrChange w:id="9982" w:author="Anees Shaikh" w:date="2013-10-19T02:16:00Z">
                <w:pPr>
                  <w:pStyle w:val="XML1"/>
                </w:pPr>
              </w:pPrChange>
            </w:pPr>
            <w:ins w:id="9983" w:author="aas" w:date="2013-10-14T02:06:00Z">
              <w:del w:id="9984" w:author="Anees Shaikh" w:date="2013-10-19T02:16:00Z">
                <w:r w:rsidDel="00E067A3">
                  <w:delText xml:space="preserve">                                &lt;/xs:element&gt;</w:delText>
                </w:r>
              </w:del>
            </w:ins>
          </w:p>
          <w:p w14:paraId="6F219308" w14:textId="5D5A9B66" w:rsidR="00874469" w:rsidDel="00E067A3" w:rsidRDefault="00874469">
            <w:pPr>
              <w:pStyle w:val="Appx"/>
              <w:rPr>
                <w:ins w:id="9985" w:author="aas" w:date="2013-10-14T02:06:00Z"/>
                <w:del w:id="9986" w:author="Anees Shaikh" w:date="2013-10-19T02:16:00Z"/>
              </w:rPr>
              <w:pPrChange w:id="9987" w:author="Anees Shaikh" w:date="2013-10-19T02:16:00Z">
                <w:pPr>
                  <w:pStyle w:val="XML1"/>
                </w:pPr>
              </w:pPrChange>
            </w:pPr>
            <w:ins w:id="9988" w:author="aas" w:date="2013-10-14T02:06:00Z">
              <w:del w:id="9989" w:author="Anees Shaikh" w:date="2013-10-19T02:16:00Z">
                <w:r w:rsidDel="00E067A3">
                  <w:delText xml:space="preserve">                                &lt;xs:any minOccurs="0" maxOccurs="unbounded"</w:delText>
                </w:r>
              </w:del>
            </w:ins>
          </w:p>
          <w:p w14:paraId="76129576" w14:textId="78087004" w:rsidR="00874469" w:rsidDel="00E067A3" w:rsidRDefault="00874469">
            <w:pPr>
              <w:pStyle w:val="Appx"/>
              <w:rPr>
                <w:ins w:id="9990" w:author="aas" w:date="2013-10-14T02:06:00Z"/>
                <w:del w:id="9991" w:author="Anees Shaikh" w:date="2013-10-19T02:16:00Z"/>
              </w:rPr>
              <w:pPrChange w:id="9992" w:author="Anees Shaikh" w:date="2013-10-19T02:16:00Z">
                <w:pPr>
                  <w:pStyle w:val="XML1"/>
                </w:pPr>
              </w:pPrChange>
            </w:pPr>
            <w:ins w:id="9993" w:author="aas" w:date="2013-10-14T02:06:00Z">
              <w:del w:id="9994" w:author="Anees Shaikh" w:date="2013-10-19T02:16:00Z">
                <w:r w:rsidDel="00E067A3">
                  <w:delText xml:space="preserve">                                        namespace="##other" processContents="lax"/&gt;</w:delText>
                </w:r>
              </w:del>
            </w:ins>
          </w:p>
          <w:p w14:paraId="41FCBDF0" w14:textId="76BE5318" w:rsidR="00874469" w:rsidDel="00E067A3" w:rsidRDefault="00874469">
            <w:pPr>
              <w:pStyle w:val="Appx"/>
              <w:rPr>
                <w:ins w:id="9995" w:author="aas" w:date="2013-10-14T02:06:00Z"/>
                <w:del w:id="9996" w:author="Anees Shaikh" w:date="2013-10-19T02:16:00Z"/>
              </w:rPr>
              <w:pPrChange w:id="9997" w:author="Anees Shaikh" w:date="2013-10-19T02:16:00Z">
                <w:pPr>
                  <w:pStyle w:val="XML1"/>
                </w:pPr>
              </w:pPrChange>
            </w:pPr>
            <w:ins w:id="9998" w:author="aas" w:date="2013-10-14T02:06:00Z">
              <w:del w:id="9999" w:author="Anees Shaikh" w:date="2013-10-19T02:16:00Z">
                <w:r w:rsidDel="00E067A3">
                  <w:delText xml:space="preserve">                              &lt;/xs:sequence&gt;</w:delText>
                </w:r>
              </w:del>
            </w:ins>
          </w:p>
          <w:p w14:paraId="180F7396" w14:textId="10A067F4" w:rsidR="00874469" w:rsidDel="00E067A3" w:rsidRDefault="00874469">
            <w:pPr>
              <w:pStyle w:val="Appx"/>
              <w:rPr>
                <w:ins w:id="10000" w:author="aas" w:date="2013-10-14T02:06:00Z"/>
                <w:del w:id="10001" w:author="Anees Shaikh" w:date="2013-10-19T02:16:00Z"/>
              </w:rPr>
              <w:pPrChange w:id="10002" w:author="Anees Shaikh" w:date="2013-10-19T02:16:00Z">
                <w:pPr>
                  <w:pStyle w:val="XML1"/>
                </w:pPr>
              </w:pPrChange>
            </w:pPr>
            <w:ins w:id="10003" w:author="aas" w:date="2013-10-14T02:06:00Z">
              <w:del w:id="10004" w:author="Anees Shaikh" w:date="2013-10-19T02:16:00Z">
                <w:r w:rsidDel="00E067A3">
                  <w:delText xml:space="preserve">                            &lt;/xs:complexType&gt;</w:delText>
                </w:r>
              </w:del>
            </w:ins>
          </w:p>
          <w:p w14:paraId="23D1FB57" w14:textId="74C0AF43" w:rsidR="00874469" w:rsidDel="00E067A3" w:rsidRDefault="00874469">
            <w:pPr>
              <w:pStyle w:val="Appx"/>
              <w:rPr>
                <w:ins w:id="10005" w:author="aas" w:date="2013-10-14T02:06:00Z"/>
                <w:del w:id="10006" w:author="Anees Shaikh" w:date="2013-10-19T02:16:00Z"/>
              </w:rPr>
              <w:pPrChange w:id="10007" w:author="Anees Shaikh" w:date="2013-10-19T02:16:00Z">
                <w:pPr>
                  <w:pStyle w:val="XML1"/>
                </w:pPr>
              </w:pPrChange>
            </w:pPr>
            <w:ins w:id="10008" w:author="aas" w:date="2013-10-14T02:06:00Z">
              <w:del w:id="10009" w:author="Anees Shaikh" w:date="2013-10-19T02:16:00Z">
                <w:r w:rsidDel="00E067A3">
                  <w:delText xml:space="preserve">                          &lt;/xs:element&gt;</w:delText>
                </w:r>
              </w:del>
            </w:ins>
          </w:p>
          <w:p w14:paraId="49A3F4C6" w14:textId="1F10A350" w:rsidR="00874469" w:rsidDel="00E067A3" w:rsidRDefault="00874469">
            <w:pPr>
              <w:pStyle w:val="Appx"/>
              <w:rPr>
                <w:ins w:id="10010" w:author="aas" w:date="2013-10-14T02:06:00Z"/>
                <w:del w:id="10011" w:author="Anees Shaikh" w:date="2013-10-19T02:16:00Z"/>
              </w:rPr>
              <w:pPrChange w:id="10012" w:author="Anees Shaikh" w:date="2013-10-19T02:16:00Z">
                <w:pPr>
                  <w:pStyle w:val="XML1"/>
                </w:pPr>
              </w:pPrChange>
            </w:pPr>
            <w:ins w:id="10013" w:author="aas" w:date="2013-10-14T02:06:00Z">
              <w:del w:id="10014"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15" w:author="aas" w:date="2013-10-14T02:06:00Z"/>
                <w:del w:id="10016" w:author="Anees Shaikh" w:date="2013-10-19T02:16:00Z"/>
              </w:rPr>
              <w:pPrChange w:id="10017" w:author="Anees Shaikh" w:date="2013-10-19T02:16:00Z">
                <w:pPr>
                  <w:pStyle w:val="XML1"/>
                </w:pPr>
              </w:pPrChange>
            </w:pPr>
            <w:ins w:id="10018" w:author="aas" w:date="2013-10-14T02:06:00Z">
              <w:del w:id="10019" w:author="Anees Shaikh" w:date="2013-10-19T02:16:00Z">
                <w:r w:rsidDel="00E067A3">
                  <w:delText xml:space="preserve">                            &lt;xs:annotation&gt;</w:delText>
                </w:r>
              </w:del>
            </w:ins>
          </w:p>
          <w:p w14:paraId="316765AE" w14:textId="6B12B797" w:rsidR="00874469" w:rsidDel="00E067A3" w:rsidRDefault="00874469">
            <w:pPr>
              <w:pStyle w:val="Appx"/>
              <w:rPr>
                <w:ins w:id="10020" w:author="aas" w:date="2013-10-14T02:06:00Z"/>
                <w:del w:id="10021" w:author="Anees Shaikh" w:date="2013-10-19T02:16:00Z"/>
              </w:rPr>
              <w:pPrChange w:id="10022" w:author="Anees Shaikh" w:date="2013-10-19T02:16:00Z">
                <w:pPr>
                  <w:pStyle w:val="XML1"/>
                </w:pPr>
              </w:pPrChange>
            </w:pPr>
            <w:ins w:id="10023" w:author="aas" w:date="2013-10-14T02:06:00Z">
              <w:del w:id="10024" w:author="Anees Shaikh" w:date="2013-10-19T02:16:00Z">
                <w:r w:rsidDel="00E067A3">
                  <w:delText xml:space="preserve">                              &lt;xs:documentation&gt;</w:delText>
                </w:r>
              </w:del>
            </w:ins>
          </w:p>
          <w:p w14:paraId="66B49787" w14:textId="2988A1AB" w:rsidR="00874469" w:rsidDel="00E067A3" w:rsidRDefault="00874469">
            <w:pPr>
              <w:pStyle w:val="Appx"/>
              <w:rPr>
                <w:ins w:id="10025" w:author="aas" w:date="2013-10-14T02:06:00Z"/>
                <w:del w:id="10026" w:author="Anees Shaikh" w:date="2013-10-19T02:16:00Z"/>
              </w:rPr>
              <w:pPrChange w:id="10027" w:author="Anees Shaikh" w:date="2013-10-19T02:16:00Z">
                <w:pPr>
                  <w:pStyle w:val="XML1"/>
                </w:pPr>
              </w:pPrChange>
            </w:pPr>
            <w:ins w:id="10028" w:author="aas" w:date="2013-10-14T02:06:00Z">
              <w:del w:id="10029"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30" w:author="aas" w:date="2013-10-14T02:06:00Z"/>
                <w:del w:id="10031" w:author="Anees Shaikh" w:date="2013-10-19T02:16:00Z"/>
              </w:rPr>
              <w:pPrChange w:id="10032" w:author="Anees Shaikh" w:date="2013-10-19T02:16:00Z">
                <w:pPr>
                  <w:pStyle w:val="XML1"/>
                </w:pPr>
              </w:pPrChange>
            </w:pPr>
            <w:ins w:id="10033" w:author="aas" w:date="2013-10-14T02:06:00Z">
              <w:del w:id="10034" w:author="Anees Shaikh" w:date="2013-10-19T02:16:00Z">
                <w:r w:rsidDel="00E067A3">
                  <w:delText xml:space="preserve">                                       the port.</w:delText>
                </w:r>
              </w:del>
            </w:ins>
          </w:p>
          <w:p w14:paraId="05194199" w14:textId="452E909B" w:rsidR="00874469" w:rsidDel="00E067A3" w:rsidRDefault="00874469">
            <w:pPr>
              <w:pStyle w:val="Appx"/>
              <w:rPr>
                <w:ins w:id="10035" w:author="aas" w:date="2013-10-14T02:06:00Z"/>
                <w:del w:id="10036" w:author="Anees Shaikh" w:date="2013-10-19T02:16:00Z"/>
              </w:rPr>
              <w:pPrChange w:id="10037" w:author="Anees Shaikh" w:date="2013-10-19T02:16:00Z">
                <w:pPr>
                  <w:pStyle w:val="XML1"/>
                </w:pPr>
              </w:pPrChange>
            </w:pPr>
            <w:ins w:id="10038" w:author="aas" w:date="2013-10-14T02:06:00Z">
              <w:del w:id="10039" w:author="Anees Shaikh" w:date="2013-10-19T02:16:00Z">
                <w:r w:rsidDel="00E067A3">
                  <w:delText xml:space="preserve">                              &lt;/xs:documentation&gt;</w:delText>
                </w:r>
              </w:del>
            </w:ins>
          </w:p>
          <w:p w14:paraId="34F63837" w14:textId="266E522B" w:rsidR="00874469" w:rsidDel="00E067A3" w:rsidRDefault="00874469">
            <w:pPr>
              <w:pStyle w:val="Appx"/>
              <w:rPr>
                <w:ins w:id="10040" w:author="aas" w:date="2013-10-14T02:06:00Z"/>
                <w:del w:id="10041" w:author="Anees Shaikh" w:date="2013-10-19T02:16:00Z"/>
              </w:rPr>
              <w:pPrChange w:id="10042" w:author="Anees Shaikh" w:date="2013-10-19T02:16:00Z">
                <w:pPr>
                  <w:pStyle w:val="XML1"/>
                </w:pPr>
              </w:pPrChange>
            </w:pPr>
            <w:ins w:id="10043" w:author="aas" w:date="2013-10-14T02:06:00Z">
              <w:del w:id="10044" w:author="Anees Shaikh" w:date="2013-10-19T02:16:00Z">
                <w:r w:rsidDel="00E067A3">
                  <w:delText xml:space="preserve">                            &lt;/xs:annotation&gt;</w:delText>
                </w:r>
              </w:del>
            </w:ins>
          </w:p>
          <w:p w14:paraId="64D76135" w14:textId="7152F683" w:rsidR="00874469" w:rsidDel="00E067A3" w:rsidRDefault="00874469">
            <w:pPr>
              <w:pStyle w:val="Appx"/>
              <w:rPr>
                <w:ins w:id="10045" w:author="aas" w:date="2013-10-14T02:06:00Z"/>
                <w:del w:id="10046" w:author="Anees Shaikh" w:date="2013-10-19T02:16:00Z"/>
              </w:rPr>
              <w:pPrChange w:id="10047" w:author="Anees Shaikh" w:date="2013-10-19T02:16:00Z">
                <w:pPr>
                  <w:pStyle w:val="XML1"/>
                </w:pPr>
              </w:pPrChange>
            </w:pPr>
            <w:ins w:id="10048" w:author="aas" w:date="2013-10-14T02:06:00Z">
              <w:del w:id="10049" w:author="Anees Shaikh" w:date="2013-10-19T02:16:00Z">
                <w:r w:rsidDel="00E067A3">
                  <w:delText xml:space="preserve">                            &lt;xs:complexType&gt;</w:delText>
                </w:r>
              </w:del>
            </w:ins>
          </w:p>
          <w:p w14:paraId="35B9162E" w14:textId="16C7F6F4" w:rsidR="00874469" w:rsidDel="00E067A3" w:rsidRDefault="00874469">
            <w:pPr>
              <w:pStyle w:val="Appx"/>
              <w:rPr>
                <w:ins w:id="10050" w:author="aas" w:date="2013-10-14T02:06:00Z"/>
                <w:del w:id="10051" w:author="Anees Shaikh" w:date="2013-10-19T02:16:00Z"/>
              </w:rPr>
              <w:pPrChange w:id="10052" w:author="Anees Shaikh" w:date="2013-10-19T02:16:00Z">
                <w:pPr>
                  <w:pStyle w:val="XML1"/>
                </w:pPr>
              </w:pPrChange>
            </w:pPr>
            <w:ins w:id="10053" w:author="aas" w:date="2013-10-14T02:06:00Z">
              <w:del w:id="10054" w:author="Anees Shaikh" w:date="2013-10-19T02:16:00Z">
                <w:r w:rsidDel="00E067A3">
                  <w:delText xml:space="preserve">                              &lt;xs:sequence&gt;</w:delText>
                </w:r>
              </w:del>
            </w:ins>
          </w:p>
          <w:p w14:paraId="1894BA14" w14:textId="1059AFC2" w:rsidR="00874469" w:rsidDel="00E067A3" w:rsidRDefault="00874469">
            <w:pPr>
              <w:pStyle w:val="Appx"/>
              <w:rPr>
                <w:ins w:id="10055" w:author="aas" w:date="2013-10-14T02:06:00Z"/>
                <w:del w:id="10056" w:author="Anees Shaikh" w:date="2013-10-19T02:16:00Z"/>
              </w:rPr>
              <w:pPrChange w:id="10057" w:author="Anees Shaikh" w:date="2013-10-19T02:16:00Z">
                <w:pPr>
                  <w:pStyle w:val="XML1"/>
                </w:pPr>
              </w:pPrChange>
            </w:pPr>
            <w:ins w:id="10058" w:author="aas" w:date="2013-10-14T02:06:00Z">
              <w:del w:id="10059"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060" w:author="aas" w:date="2013-10-14T02:06:00Z"/>
                <w:del w:id="10061" w:author="Anees Shaikh" w:date="2013-10-19T02:16:00Z"/>
              </w:rPr>
              <w:pPrChange w:id="10062" w:author="Anees Shaikh" w:date="2013-10-19T02:16:00Z">
                <w:pPr>
                  <w:pStyle w:val="XML1"/>
                </w:pPr>
              </w:pPrChange>
            </w:pPr>
            <w:ins w:id="10063" w:author="aas" w:date="2013-10-14T02:06:00Z">
              <w:del w:id="10064" w:author="Anees Shaikh" w:date="2013-10-19T02:16:00Z">
                <w:r w:rsidDel="00E067A3">
                  <w:delText xml:space="preserve">                                  &lt;xs:annotation&gt;</w:delText>
                </w:r>
              </w:del>
            </w:ins>
          </w:p>
          <w:p w14:paraId="28F00A31" w14:textId="0D8FDB18" w:rsidR="00874469" w:rsidDel="00E067A3" w:rsidRDefault="00874469">
            <w:pPr>
              <w:pStyle w:val="Appx"/>
              <w:rPr>
                <w:ins w:id="10065" w:author="aas" w:date="2013-10-14T02:06:00Z"/>
                <w:del w:id="10066" w:author="Anees Shaikh" w:date="2013-10-19T02:16:00Z"/>
              </w:rPr>
              <w:pPrChange w:id="10067" w:author="Anees Shaikh" w:date="2013-10-19T02:16:00Z">
                <w:pPr>
                  <w:pStyle w:val="XML1"/>
                </w:pPr>
              </w:pPrChange>
            </w:pPr>
            <w:ins w:id="10068" w:author="aas" w:date="2013-10-14T02:06:00Z">
              <w:del w:id="10069" w:author="Anees Shaikh" w:date="2013-10-19T02:16:00Z">
                <w:r w:rsidDel="00E067A3">
                  <w:delText xml:space="preserve">                                    &lt;xs:documentation&gt;</w:delText>
                </w:r>
              </w:del>
            </w:ins>
          </w:p>
          <w:p w14:paraId="1BC3BBAA" w14:textId="62D4D858" w:rsidR="00874469" w:rsidDel="00E067A3" w:rsidRDefault="00874469">
            <w:pPr>
              <w:pStyle w:val="Appx"/>
              <w:rPr>
                <w:ins w:id="10070" w:author="aas" w:date="2013-10-14T02:06:00Z"/>
                <w:del w:id="10071" w:author="Anees Shaikh" w:date="2013-10-19T02:16:00Z"/>
              </w:rPr>
              <w:pPrChange w:id="10072" w:author="Anees Shaikh" w:date="2013-10-19T02:16:00Z">
                <w:pPr>
                  <w:pStyle w:val="XML1"/>
                </w:pPr>
              </w:pPrChange>
            </w:pPr>
            <w:ins w:id="10073" w:author="aas" w:date="2013-10-14T02:06:00Z">
              <w:del w:id="10074"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075" w:author="aas" w:date="2013-10-14T02:06:00Z"/>
                <w:del w:id="10076" w:author="Anees Shaikh" w:date="2013-10-19T02:16:00Z"/>
              </w:rPr>
              <w:pPrChange w:id="10077" w:author="Anees Shaikh" w:date="2013-10-19T02:16:00Z">
                <w:pPr>
                  <w:pStyle w:val="XML1"/>
                </w:pPr>
              </w:pPrChange>
            </w:pPr>
            <w:ins w:id="10078" w:author="aas" w:date="2013-10-14T02:06:00Z">
              <w:del w:id="10079" w:author="Anees Shaikh" w:date="2013-10-19T02:16:00Z">
                <w:r w:rsidDel="00E067A3">
                  <w:delText xml:space="preserve">                                             transmissions rates are allowed.</w:delText>
                </w:r>
              </w:del>
            </w:ins>
          </w:p>
          <w:p w14:paraId="792D6FA0" w14:textId="3AA2D949" w:rsidR="00874469" w:rsidDel="00E067A3" w:rsidRDefault="00874469">
            <w:pPr>
              <w:pStyle w:val="Appx"/>
              <w:rPr>
                <w:ins w:id="10080" w:author="aas" w:date="2013-10-14T02:06:00Z"/>
                <w:del w:id="10081" w:author="Anees Shaikh" w:date="2013-10-19T02:16:00Z"/>
              </w:rPr>
              <w:pPrChange w:id="10082" w:author="Anees Shaikh" w:date="2013-10-19T02:16:00Z">
                <w:pPr>
                  <w:pStyle w:val="XML1"/>
                </w:pPr>
              </w:pPrChange>
            </w:pPr>
            <w:ins w:id="10083" w:author="aas" w:date="2013-10-14T02:06:00Z">
              <w:del w:id="10084" w:author="Anees Shaikh" w:date="2013-10-19T02:16:00Z">
                <w:r w:rsidDel="00E067A3">
                  <w:delText xml:space="preserve">                                    &lt;/xs:documentation&gt;</w:delText>
                </w:r>
              </w:del>
            </w:ins>
          </w:p>
          <w:p w14:paraId="5F203CEB" w14:textId="27AC6880" w:rsidR="00874469" w:rsidDel="00E067A3" w:rsidRDefault="00874469">
            <w:pPr>
              <w:pStyle w:val="Appx"/>
              <w:rPr>
                <w:ins w:id="10085" w:author="aas" w:date="2013-10-14T02:06:00Z"/>
                <w:del w:id="10086" w:author="Anees Shaikh" w:date="2013-10-19T02:16:00Z"/>
              </w:rPr>
              <w:pPrChange w:id="10087" w:author="Anees Shaikh" w:date="2013-10-19T02:16:00Z">
                <w:pPr>
                  <w:pStyle w:val="XML1"/>
                </w:pPr>
              </w:pPrChange>
            </w:pPr>
            <w:ins w:id="10088" w:author="aas" w:date="2013-10-14T02:06:00Z">
              <w:del w:id="10089" w:author="Anees Shaikh" w:date="2013-10-19T02:16:00Z">
                <w:r w:rsidDel="00E067A3">
                  <w:delText xml:space="preserve">                                  &lt;/xs:annotation&gt;</w:delText>
                </w:r>
              </w:del>
            </w:ins>
          </w:p>
          <w:p w14:paraId="72CDDD82" w14:textId="1C31ABDA" w:rsidR="00874469" w:rsidDel="00E067A3" w:rsidRDefault="00874469">
            <w:pPr>
              <w:pStyle w:val="Appx"/>
              <w:rPr>
                <w:ins w:id="10090" w:author="aas" w:date="2013-10-14T02:06:00Z"/>
                <w:del w:id="10091" w:author="Anees Shaikh" w:date="2013-10-19T02:16:00Z"/>
              </w:rPr>
              <w:pPrChange w:id="10092" w:author="Anees Shaikh" w:date="2013-10-19T02:16:00Z">
                <w:pPr>
                  <w:pStyle w:val="XML1"/>
                </w:pPr>
              </w:pPrChange>
            </w:pPr>
            <w:ins w:id="10093" w:author="aas" w:date="2013-10-14T02:06:00Z">
              <w:del w:id="10094" w:author="Anees Shaikh" w:date="2013-10-19T02:16:00Z">
                <w:r w:rsidDel="00E067A3">
                  <w:delText xml:space="preserve">                                &lt;/xs:element&gt;</w:delText>
                </w:r>
              </w:del>
            </w:ins>
          </w:p>
          <w:p w14:paraId="5EB7B1C5" w14:textId="389A8A43" w:rsidR="00874469" w:rsidDel="00E067A3" w:rsidRDefault="00874469">
            <w:pPr>
              <w:pStyle w:val="Appx"/>
              <w:rPr>
                <w:ins w:id="10095" w:author="aas" w:date="2013-10-14T02:06:00Z"/>
                <w:del w:id="10096" w:author="Anees Shaikh" w:date="2013-10-19T02:16:00Z"/>
              </w:rPr>
              <w:pPrChange w:id="10097" w:author="Anees Shaikh" w:date="2013-10-19T02:16:00Z">
                <w:pPr>
                  <w:pStyle w:val="XML1"/>
                </w:pPr>
              </w:pPrChange>
            </w:pPr>
            <w:ins w:id="10098" w:author="aas" w:date="2013-10-14T02:06:00Z">
              <w:del w:id="10099"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00" w:author="aas" w:date="2013-10-14T02:06:00Z"/>
                <w:del w:id="10101" w:author="Anees Shaikh" w:date="2013-10-19T02:16:00Z"/>
              </w:rPr>
              <w:pPrChange w:id="10102" w:author="Anees Shaikh" w:date="2013-10-19T02:16:00Z">
                <w:pPr>
                  <w:pStyle w:val="XML1"/>
                </w:pPr>
              </w:pPrChange>
            </w:pPr>
            <w:ins w:id="10103" w:author="aas" w:date="2013-10-14T02:06:00Z">
              <w:del w:id="10104" w:author="Anees Shaikh" w:date="2013-10-19T02:16:00Z">
                <w:r w:rsidDel="00E067A3">
                  <w:delText xml:space="preserve">                                  &lt;xs:annotation&gt;</w:delText>
                </w:r>
              </w:del>
            </w:ins>
          </w:p>
          <w:p w14:paraId="51BDBE35" w14:textId="7238B206" w:rsidR="00874469" w:rsidDel="00E067A3" w:rsidRDefault="00874469">
            <w:pPr>
              <w:pStyle w:val="Appx"/>
              <w:rPr>
                <w:ins w:id="10105" w:author="aas" w:date="2013-10-14T02:06:00Z"/>
                <w:del w:id="10106" w:author="Anees Shaikh" w:date="2013-10-19T02:16:00Z"/>
              </w:rPr>
              <w:pPrChange w:id="10107" w:author="Anees Shaikh" w:date="2013-10-19T02:16:00Z">
                <w:pPr>
                  <w:pStyle w:val="XML1"/>
                </w:pPr>
              </w:pPrChange>
            </w:pPr>
            <w:ins w:id="10108" w:author="aas" w:date="2013-10-14T02:06:00Z">
              <w:del w:id="10109" w:author="Anees Shaikh" w:date="2013-10-19T02:16:00Z">
                <w:r w:rsidDel="00E067A3">
                  <w:delText xml:space="preserve">                                    &lt;xs:documentation&gt;</w:delText>
                </w:r>
              </w:del>
            </w:ins>
          </w:p>
          <w:p w14:paraId="7736D30A" w14:textId="0412721D" w:rsidR="00874469" w:rsidDel="00E067A3" w:rsidRDefault="00874469">
            <w:pPr>
              <w:pStyle w:val="Appx"/>
              <w:rPr>
                <w:ins w:id="10110" w:author="aas" w:date="2013-10-14T02:06:00Z"/>
                <w:del w:id="10111" w:author="Anees Shaikh" w:date="2013-10-19T02:16:00Z"/>
              </w:rPr>
              <w:pPrChange w:id="10112" w:author="Anees Shaikh" w:date="2013-10-19T02:16:00Z">
                <w:pPr>
                  <w:pStyle w:val="XML1"/>
                </w:pPr>
              </w:pPrChange>
            </w:pPr>
            <w:ins w:id="10113" w:author="aas" w:date="2013-10-14T02:06:00Z">
              <w:del w:id="10114"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15" w:author="aas" w:date="2013-10-14T02:06:00Z"/>
                <w:del w:id="10116" w:author="Anees Shaikh" w:date="2013-10-19T02:16:00Z"/>
              </w:rPr>
              <w:pPrChange w:id="10117" w:author="Anees Shaikh" w:date="2013-10-19T02:16:00Z">
                <w:pPr>
                  <w:pStyle w:val="XML1"/>
                </w:pPr>
              </w:pPrChange>
            </w:pPr>
            <w:ins w:id="10118" w:author="aas" w:date="2013-10-14T02:06:00Z">
              <w:del w:id="10119" w:author="Anees Shaikh" w:date="2013-10-19T02:16:00Z">
                <w:r w:rsidDel="00E067A3">
                  <w:delText xml:space="preserve">                                             the port.</w:delText>
                </w:r>
              </w:del>
            </w:ins>
          </w:p>
          <w:p w14:paraId="144C31E1" w14:textId="590207DC" w:rsidR="00874469" w:rsidDel="00E067A3" w:rsidRDefault="00874469">
            <w:pPr>
              <w:pStyle w:val="Appx"/>
              <w:rPr>
                <w:ins w:id="10120" w:author="aas" w:date="2013-10-14T02:06:00Z"/>
                <w:del w:id="10121" w:author="Anees Shaikh" w:date="2013-10-19T02:16:00Z"/>
              </w:rPr>
              <w:pPrChange w:id="10122" w:author="Anees Shaikh" w:date="2013-10-19T02:16:00Z">
                <w:pPr>
                  <w:pStyle w:val="XML1"/>
                </w:pPr>
              </w:pPrChange>
            </w:pPr>
            <w:ins w:id="10123" w:author="aas" w:date="2013-10-14T02:06:00Z">
              <w:del w:id="10124" w:author="Anees Shaikh" w:date="2013-10-19T02:16:00Z">
                <w:r w:rsidDel="00E067A3">
                  <w:delText xml:space="preserve">                                    &lt;/xs:documentation&gt;</w:delText>
                </w:r>
              </w:del>
            </w:ins>
          </w:p>
          <w:p w14:paraId="4A223657" w14:textId="3DF4757D" w:rsidR="00874469" w:rsidDel="00E067A3" w:rsidRDefault="00874469">
            <w:pPr>
              <w:pStyle w:val="Appx"/>
              <w:rPr>
                <w:ins w:id="10125" w:author="aas" w:date="2013-10-14T02:06:00Z"/>
                <w:del w:id="10126" w:author="Anees Shaikh" w:date="2013-10-19T02:16:00Z"/>
              </w:rPr>
              <w:pPrChange w:id="10127" w:author="Anees Shaikh" w:date="2013-10-19T02:16:00Z">
                <w:pPr>
                  <w:pStyle w:val="XML1"/>
                </w:pPr>
              </w:pPrChange>
            </w:pPr>
            <w:ins w:id="10128" w:author="aas" w:date="2013-10-14T02:06:00Z">
              <w:del w:id="10129" w:author="Anees Shaikh" w:date="2013-10-19T02:16:00Z">
                <w:r w:rsidDel="00E067A3">
                  <w:delText xml:space="preserve">                                  &lt;/xs:annotation&gt;</w:delText>
                </w:r>
              </w:del>
            </w:ins>
          </w:p>
          <w:p w14:paraId="1D8B8AE3" w14:textId="664C0BD5" w:rsidR="00874469" w:rsidDel="00E067A3" w:rsidRDefault="00874469">
            <w:pPr>
              <w:pStyle w:val="Appx"/>
              <w:rPr>
                <w:ins w:id="10130" w:author="aas" w:date="2013-10-14T02:06:00Z"/>
                <w:del w:id="10131" w:author="Anees Shaikh" w:date="2013-10-19T02:16:00Z"/>
              </w:rPr>
              <w:pPrChange w:id="10132" w:author="Anees Shaikh" w:date="2013-10-19T02:16:00Z">
                <w:pPr>
                  <w:pStyle w:val="XML1"/>
                </w:pPr>
              </w:pPrChange>
            </w:pPr>
            <w:ins w:id="10133" w:author="aas" w:date="2013-10-14T02:06:00Z">
              <w:del w:id="10134" w:author="Anees Shaikh" w:date="2013-10-19T02:16:00Z">
                <w:r w:rsidDel="00E067A3">
                  <w:delText xml:space="preserve">                                &lt;/xs:element&gt;</w:delText>
                </w:r>
              </w:del>
            </w:ins>
          </w:p>
          <w:p w14:paraId="0D5BF3CB" w14:textId="0E6ED8E7" w:rsidR="00874469" w:rsidDel="00E067A3" w:rsidRDefault="00874469">
            <w:pPr>
              <w:pStyle w:val="Appx"/>
              <w:rPr>
                <w:ins w:id="10135" w:author="aas" w:date="2013-10-14T02:06:00Z"/>
                <w:del w:id="10136" w:author="Anees Shaikh" w:date="2013-10-19T02:16:00Z"/>
              </w:rPr>
              <w:pPrChange w:id="10137" w:author="Anees Shaikh" w:date="2013-10-19T02:16:00Z">
                <w:pPr>
                  <w:pStyle w:val="XML1"/>
                </w:pPr>
              </w:pPrChange>
            </w:pPr>
            <w:ins w:id="10138" w:author="aas" w:date="2013-10-14T02:06:00Z">
              <w:del w:id="10139"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140" w:author="aas" w:date="2013-10-14T02:06:00Z"/>
                <w:del w:id="10141" w:author="Anees Shaikh" w:date="2013-10-19T02:16:00Z"/>
              </w:rPr>
              <w:pPrChange w:id="10142" w:author="Anees Shaikh" w:date="2013-10-19T02:16:00Z">
                <w:pPr>
                  <w:pStyle w:val="XML1"/>
                </w:pPr>
              </w:pPrChange>
            </w:pPr>
            <w:ins w:id="10143" w:author="aas" w:date="2013-10-14T02:06:00Z">
              <w:del w:id="10144" w:author="Anees Shaikh" w:date="2013-10-19T02:16:00Z">
                <w:r w:rsidDel="00E067A3">
                  <w:delText xml:space="preserve">                                  &lt;xs:annotation&gt;</w:delText>
                </w:r>
              </w:del>
            </w:ins>
          </w:p>
          <w:p w14:paraId="0F8D4C61" w14:textId="101148A9" w:rsidR="00874469" w:rsidDel="00E067A3" w:rsidRDefault="00874469">
            <w:pPr>
              <w:pStyle w:val="Appx"/>
              <w:rPr>
                <w:ins w:id="10145" w:author="aas" w:date="2013-10-14T02:06:00Z"/>
                <w:del w:id="10146" w:author="Anees Shaikh" w:date="2013-10-19T02:16:00Z"/>
              </w:rPr>
              <w:pPrChange w:id="10147" w:author="Anees Shaikh" w:date="2013-10-19T02:16:00Z">
                <w:pPr>
                  <w:pStyle w:val="XML1"/>
                </w:pPr>
              </w:pPrChange>
            </w:pPr>
            <w:ins w:id="10148" w:author="aas" w:date="2013-10-14T02:06:00Z">
              <w:del w:id="10149" w:author="Anees Shaikh" w:date="2013-10-19T02:16:00Z">
                <w:r w:rsidDel="00E067A3">
                  <w:delText xml:space="preserve">                                    &lt;xs:documentation&gt;</w:delText>
                </w:r>
              </w:del>
            </w:ins>
          </w:p>
          <w:p w14:paraId="3AB7DB43" w14:textId="021D3A43" w:rsidR="00874469" w:rsidDel="00E067A3" w:rsidRDefault="00874469">
            <w:pPr>
              <w:pStyle w:val="Appx"/>
              <w:rPr>
                <w:ins w:id="10150" w:author="aas" w:date="2013-10-14T02:06:00Z"/>
                <w:del w:id="10151" w:author="Anees Shaikh" w:date="2013-10-19T02:16:00Z"/>
              </w:rPr>
              <w:pPrChange w:id="10152" w:author="Anees Shaikh" w:date="2013-10-19T02:16:00Z">
                <w:pPr>
                  <w:pStyle w:val="XML1"/>
                </w:pPr>
              </w:pPrChange>
            </w:pPr>
            <w:ins w:id="10153" w:author="aas" w:date="2013-10-14T02:06:00Z">
              <w:del w:id="10154"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155" w:author="aas" w:date="2013-10-14T02:06:00Z"/>
                <w:del w:id="10156" w:author="Anees Shaikh" w:date="2013-10-19T02:16:00Z"/>
              </w:rPr>
              <w:pPrChange w:id="10157" w:author="Anees Shaikh" w:date="2013-10-19T02:16:00Z">
                <w:pPr>
                  <w:pStyle w:val="XML1"/>
                </w:pPr>
              </w:pPrChange>
            </w:pPr>
            <w:ins w:id="10158" w:author="aas" w:date="2013-10-14T02:06:00Z">
              <w:del w:id="10159" w:author="Anees Shaikh" w:date="2013-10-19T02:16:00Z">
                <w:r w:rsidDel="00E067A3">
                  <w:delText xml:space="preserve">                                    &lt;/xs:documentation&gt;</w:delText>
                </w:r>
              </w:del>
            </w:ins>
          </w:p>
          <w:p w14:paraId="140FDFD8" w14:textId="5788DC58" w:rsidR="00874469" w:rsidDel="00E067A3" w:rsidRDefault="00874469">
            <w:pPr>
              <w:pStyle w:val="Appx"/>
              <w:rPr>
                <w:ins w:id="10160" w:author="aas" w:date="2013-10-14T02:06:00Z"/>
                <w:del w:id="10161" w:author="Anees Shaikh" w:date="2013-10-19T02:16:00Z"/>
              </w:rPr>
              <w:pPrChange w:id="10162" w:author="Anees Shaikh" w:date="2013-10-19T02:16:00Z">
                <w:pPr>
                  <w:pStyle w:val="XML1"/>
                </w:pPr>
              </w:pPrChange>
            </w:pPr>
            <w:ins w:id="10163" w:author="aas" w:date="2013-10-14T02:06:00Z">
              <w:del w:id="10164" w:author="Anees Shaikh" w:date="2013-10-19T02:16:00Z">
                <w:r w:rsidDel="00E067A3">
                  <w:delText xml:space="preserve">                                  &lt;/xs:annotation&gt;</w:delText>
                </w:r>
              </w:del>
            </w:ins>
          </w:p>
          <w:p w14:paraId="400B1612" w14:textId="387A13C8" w:rsidR="00874469" w:rsidDel="00E067A3" w:rsidRDefault="00874469">
            <w:pPr>
              <w:pStyle w:val="Appx"/>
              <w:rPr>
                <w:ins w:id="10165" w:author="aas" w:date="2013-10-14T02:06:00Z"/>
                <w:del w:id="10166" w:author="Anees Shaikh" w:date="2013-10-19T02:16:00Z"/>
              </w:rPr>
              <w:pPrChange w:id="10167" w:author="Anees Shaikh" w:date="2013-10-19T02:16:00Z">
                <w:pPr>
                  <w:pStyle w:val="XML1"/>
                </w:pPr>
              </w:pPrChange>
            </w:pPr>
            <w:ins w:id="10168" w:author="aas" w:date="2013-10-14T02:06:00Z">
              <w:del w:id="10169" w:author="Anees Shaikh" w:date="2013-10-19T02:16:00Z">
                <w:r w:rsidDel="00E067A3">
                  <w:delText xml:space="preserve">                                  &lt;xs:simpleType&gt;</w:delText>
                </w:r>
              </w:del>
            </w:ins>
          </w:p>
          <w:p w14:paraId="045A77A6" w14:textId="3E55A424" w:rsidR="00874469" w:rsidDel="00E067A3" w:rsidRDefault="00874469">
            <w:pPr>
              <w:pStyle w:val="Appx"/>
              <w:rPr>
                <w:ins w:id="10170" w:author="aas" w:date="2013-10-14T02:06:00Z"/>
                <w:del w:id="10171" w:author="Anees Shaikh" w:date="2013-10-19T02:16:00Z"/>
              </w:rPr>
              <w:pPrChange w:id="10172" w:author="Anees Shaikh" w:date="2013-10-19T02:16:00Z">
                <w:pPr>
                  <w:pStyle w:val="XML1"/>
                </w:pPr>
              </w:pPrChange>
            </w:pPr>
            <w:ins w:id="10173" w:author="aas" w:date="2013-10-14T02:06:00Z">
              <w:del w:id="10174" w:author="Anees Shaikh" w:date="2013-10-19T02:16:00Z">
                <w:r w:rsidDel="00E067A3">
                  <w:delText xml:space="preserve">                                    &lt;xs:restriction base="xs:string"&gt;</w:delText>
                </w:r>
              </w:del>
            </w:ins>
          </w:p>
          <w:p w14:paraId="1DACDD3E" w14:textId="7686D3AA" w:rsidR="00874469" w:rsidDel="00E067A3" w:rsidRDefault="00874469">
            <w:pPr>
              <w:pStyle w:val="Appx"/>
              <w:rPr>
                <w:ins w:id="10175" w:author="aas" w:date="2013-10-14T02:06:00Z"/>
                <w:del w:id="10176" w:author="Anees Shaikh" w:date="2013-10-19T02:16:00Z"/>
              </w:rPr>
              <w:pPrChange w:id="10177" w:author="Anees Shaikh" w:date="2013-10-19T02:16:00Z">
                <w:pPr>
                  <w:pStyle w:val="XML1"/>
                </w:pPr>
              </w:pPrChange>
            </w:pPr>
            <w:ins w:id="10178" w:author="aas" w:date="2013-10-14T02:06:00Z">
              <w:del w:id="10179" w:author="Anees Shaikh" w:date="2013-10-19T02:16:00Z">
                <w:r w:rsidDel="00E067A3">
                  <w:delText xml:space="preserve">                                      &lt;xs:enumeration value="copper"/&gt;</w:delText>
                </w:r>
              </w:del>
            </w:ins>
          </w:p>
          <w:p w14:paraId="0BB0675F" w14:textId="327CC94B" w:rsidR="00874469" w:rsidDel="00E067A3" w:rsidRDefault="00874469">
            <w:pPr>
              <w:pStyle w:val="Appx"/>
              <w:rPr>
                <w:ins w:id="10180" w:author="aas" w:date="2013-10-14T02:06:00Z"/>
                <w:del w:id="10181" w:author="Anees Shaikh" w:date="2013-10-19T02:16:00Z"/>
              </w:rPr>
              <w:pPrChange w:id="10182" w:author="Anees Shaikh" w:date="2013-10-19T02:16:00Z">
                <w:pPr>
                  <w:pStyle w:val="XML1"/>
                </w:pPr>
              </w:pPrChange>
            </w:pPr>
            <w:ins w:id="10183" w:author="aas" w:date="2013-10-14T02:06:00Z">
              <w:del w:id="10184" w:author="Anees Shaikh" w:date="2013-10-19T02:16:00Z">
                <w:r w:rsidDel="00E067A3">
                  <w:delText xml:space="preserve">                                      &lt;xs:enumeration value="fiber"/&gt;</w:delText>
                </w:r>
              </w:del>
            </w:ins>
          </w:p>
          <w:p w14:paraId="097A64CF" w14:textId="78431437" w:rsidR="00874469" w:rsidDel="00E067A3" w:rsidRDefault="00874469">
            <w:pPr>
              <w:pStyle w:val="Appx"/>
              <w:rPr>
                <w:ins w:id="10185" w:author="aas" w:date="2013-10-14T02:06:00Z"/>
                <w:del w:id="10186" w:author="Anees Shaikh" w:date="2013-10-19T02:16:00Z"/>
              </w:rPr>
              <w:pPrChange w:id="10187" w:author="Anees Shaikh" w:date="2013-10-19T02:16:00Z">
                <w:pPr>
                  <w:pStyle w:val="XML1"/>
                </w:pPr>
              </w:pPrChange>
            </w:pPr>
            <w:ins w:id="10188" w:author="aas" w:date="2013-10-14T02:06:00Z">
              <w:del w:id="10189" w:author="Anees Shaikh" w:date="2013-10-19T02:16:00Z">
                <w:r w:rsidDel="00E067A3">
                  <w:delText xml:space="preserve">                                    &lt;/xs:restriction&gt;</w:delText>
                </w:r>
              </w:del>
            </w:ins>
          </w:p>
          <w:p w14:paraId="3779FCA4" w14:textId="406B773E" w:rsidR="00874469" w:rsidDel="00E067A3" w:rsidRDefault="00874469">
            <w:pPr>
              <w:pStyle w:val="Appx"/>
              <w:rPr>
                <w:ins w:id="10190" w:author="aas" w:date="2013-10-14T02:06:00Z"/>
                <w:del w:id="10191" w:author="Anees Shaikh" w:date="2013-10-19T02:16:00Z"/>
              </w:rPr>
              <w:pPrChange w:id="10192" w:author="Anees Shaikh" w:date="2013-10-19T02:16:00Z">
                <w:pPr>
                  <w:pStyle w:val="XML1"/>
                </w:pPr>
              </w:pPrChange>
            </w:pPr>
            <w:ins w:id="10193" w:author="aas" w:date="2013-10-14T02:06:00Z">
              <w:del w:id="10194" w:author="Anees Shaikh" w:date="2013-10-19T02:16:00Z">
                <w:r w:rsidDel="00E067A3">
                  <w:delText xml:space="preserve">                                  &lt;/xs:simpleType&gt;</w:delText>
                </w:r>
              </w:del>
            </w:ins>
          </w:p>
          <w:p w14:paraId="5DDDF632" w14:textId="75CA69B3" w:rsidR="00874469" w:rsidDel="00E067A3" w:rsidRDefault="00874469">
            <w:pPr>
              <w:pStyle w:val="Appx"/>
              <w:rPr>
                <w:ins w:id="10195" w:author="aas" w:date="2013-10-14T02:06:00Z"/>
                <w:del w:id="10196" w:author="Anees Shaikh" w:date="2013-10-19T02:16:00Z"/>
              </w:rPr>
              <w:pPrChange w:id="10197" w:author="Anees Shaikh" w:date="2013-10-19T02:16:00Z">
                <w:pPr>
                  <w:pStyle w:val="XML1"/>
                </w:pPr>
              </w:pPrChange>
            </w:pPr>
            <w:ins w:id="10198" w:author="aas" w:date="2013-10-14T02:06:00Z">
              <w:del w:id="10199" w:author="Anees Shaikh" w:date="2013-10-19T02:16:00Z">
                <w:r w:rsidDel="00E067A3">
                  <w:delText xml:space="preserve">                                &lt;/xs:element&gt;</w:delText>
                </w:r>
              </w:del>
            </w:ins>
          </w:p>
          <w:p w14:paraId="273AB51B" w14:textId="7145F29B" w:rsidR="00874469" w:rsidDel="00E067A3" w:rsidRDefault="00874469">
            <w:pPr>
              <w:pStyle w:val="Appx"/>
              <w:rPr>
                <w:ins w:id="10200" w:author="aas" w:date="2013-10-14T02:06:00Z"/>
                <w:del w:id="10201" w:author="Anees Shaikh" w:date="2013-10-19T02:16:00Z"/>
              </w:rPr>
              <w:pPrChange w:id="10202" w:author="Anees Shaikh" w:date="2013-10-19T02:16:00Z">
                <w:pPr>
                  <w:pStyle w:val="XML1"/>
                </w:pPr>
              </w:pPrChange>
            </w:pPr>
            <w:ins w:id="10203" w:author="aas" w:date="2013-10-14T02:06:00Z">
              <w:del w:id="10204" w:author="Anees Shaikh" w:date="2013-10-19T02:16:00Z">
                <w:r w:rsidDel="00E067A3">
                  <w:delText xml:space="preserve">                                &lt;xs:element name="pause"&gt;</w:delText>
                </w:r>
              </w:del>
            </w:ins>
          </w:p>
          <w:p w14:paraId="12429797" w14:textId="7A6BFC78" w:rsidR="00874469" w:rsidDel="00E067A3" w:rsidRDefault="00874469">
            <w:pPr>
              <w:pStyle w:val="Appx"/>
              <w:rPr>
                <w:ins w:id="10205" w:author="aas" w:date="2013-10-14T02:06:00Z"/>
                <w:del w:id="10206" w:author="Anees Shaikh" w:date="2013-10-19T02:16:00Z"/>
              </w:rPr>
              <w:pPrChange w:id="10207" w:author="Anees Shaikh" w:date="2013-10-19T02:16:00Z">
                <w:pPr>
                  <w:pStyle w:val="XML1"/>
                </w:pPr>
              </w:pPrChange>
            </w:pPr>
            <w:ins w:id="10208" w:author="aas" w:date="2013-10-14T02:06:00Z">
              <w:del w:id="10209" w:author="Anees Shaikh" w:date="2013-10-19T02:16:00Z">
                <w:r w:rsidDel="00E067A3">
                  <w:delText xml:space="preserve">                                  &lt;xs:annotation&gt;</w:delText>
                </w:r>
              </w:del>
            </w:ins>
          </w:p>
          <w:p w14:paraId="1FBE39F9" w14:textId="1BC18D6B" w:rsidR="00874469" w:rsidDel="00E067A3" w:rsidRDefault="00874469">
            <w:pPr>
              <w:pStyle w:val="Appx"/>
              <w:rPr>
                <w:ins w:id="10210" w:author="aas" w:date="2013-10-14T02:06:00Z"/>
                <w:del w:id="10211" w:author="Anees Shaikh" w:date="2013-10-19T02:16:00Z"/>
              </w:rPr>
              <w:pPrChange w:id="10212" w:author="Anees Shaikh" w:date="2013-10-19T02:16:00Z">
                <w:pPr>
                  <w:pStyle w:val="XML1"/>
                </w:pPr>
              </w:pPrChange>
            </w:pPr>
            <w:ins w:id="10213" w:author="aas" w:date="2013-10-14T02:06:00Z">
              <w:del w:id="10214" w:author="Anees Shaikh" w:date="2013-10-19T02:16:00Z">
                <w:r w:rsidDel="00E067A3">
                  <w:delText xml:space="preserve">                                    &lt;xs:documentation&gt;</w:delText>
                </w:r>
              </w:del>
            </w:ins>
          </w:p>
          <w:p w14:paraId="5FC2CF2F" w14:textId="6B5B053B" w:rsidR="00874469" w:rsidDel="00E067A3" w:rsidRDefault="00874469">
            <w:pPr>
              <w:pStyle w:val="Appx"/>
              <w:rPr>
                <w:ins w:id="10215" w:author="aas" w:date="2013-10-14T02:06:00Z"/>
                <w:del w:id="10216" w:author="Anees Shaikh" w:date="2013-10-19T02:16:00Z"/>
              </w:rPr>
              <w:pPrChange w:id="10217" w:author="Anees Shaikh" w:date="2013-10-19T02:16:00Z">
                <w:pPr>
                  <w:pStyle w:val="XML1"/>
                </w:pPr>
              </w:pPrChange>
            </w:pPr>
            <w:ins w:id="10218" w:author="aas" w:date="2013-10-14T02:06:00Z">
              <w:del w:id="10219"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20" w:author="aas" w:date="2013-10-14T02:06:00Z"/>
                <w:del w:id="10221" w:author="Anees Shaikh" w:date="2013-10-19T02:16:00Z"/>
              </w:rPr>
              <w:pPrChange w:id="10222" w:author="Anees Shaikh" w:date="2013-10-19T02:16:00Z">
                <w:pPr>
                  <w:pStyle w:val="XML1"/>
                </w:pPr>
              </w:pPrChange>
            </w:pPr>
            <w:ins w:id="10223" w:author="aas" w:date="2013-10-14T02:06:00Z">
              <w:del w:id="10224" w:author="Anees Shaikh" w:date="2013-10-19T02:16:00Z">
                <w:r w:rsidDel="00E067A3">
                  <w:delText xml:space="preserve">                                             it is asymmetric or symmetric.</w:delText>
                </w:r>
              </w:del>
            </w:ins>
          </w:p>
          <w:p w14:paraId="5D420D0D" w14:textId="1E34B912" w:rsidR="00874469" w:rsidDel="00E067A3" w:rsidRDefault="00874469">
            <w:pPr>
              <w:pStyle w:val="Appx"/>
              <w:rPr>
                <w:ins w:id="10225" w:author="aas" w:date="2013-10-14T02:06:00Z"/>
                <w:del w:id="10226" w:author="Anees Shaikh" w:date="2013-10-19T02:16:00Z"/>
              </w:rPr>
              <w:pPrChange w:id="10227" w:author="Anees Shaikh" w:date="2013-10-19T02:16:00Z">
                <w:pPr>
                  <w:pStyle w:val="XML1"/>
                </w:pPr>
              </w:pPrChange>
            </w:pPr>
            <w:ins w:id="10228" w:author="aas" w:date="2013-10-14T02:06:00Z">
              <w:del w:id="10229" w:author="Anees Shaikh" w:date="2013-10-19T02:16:00Z">
                <w:r w:rsidDel="00E067A3">
                  <w:delText xml:space="preserve">                                    &lt;/xs:documentation&gt;</w:delText>
                </w:r>
              </w:del>
            </w:ins>
          </w:p>
          <w:p w14:paraId="49FB9C7D" w14:textId="67AC995D" w:rsidR="00874469" w:rsidDel="00E067A3" w:rsidRDefault="00874469">
            <w:pPr>
              <w:pStyle w:val="Appx"/>
              <w:rPr>
                <w:ins w:id="10230" w:author="aas" w:date="2013-10-14T02:06:00Z"/>
                <w:del w:id="10231" w:author="Anees Shaikh" w:date="2013-10-19T02:16:00Z"/>
              </w:rPr>
              <w:pPrChange w:id="10232" w:author="Anees Shaikh" w:date="2013-10-19T02:16:00Z">
                <w:pPr>
                  <w:pStyle w:val="XML1"/>
                </w:pPr>
              </w:pPrChange>
            </w:pPr>
            <w:ins w:id="10233" w:author="aas" w:date="2013-10-14T02:06:00Z">
              <w:del w:id="10234" w:author="Anees Shaikh" w:date="2013-10-19T02:16:00Z">
                <w:r w:rsidDel="00E067A3">
                  <w:delText xml:space="preserve">                                  &lt;/xs:annotation&gt;</w:delText>
                </w:r>
              </w:del>
            </w:ins>
          </w:p>
          <w:p w14:paraId="54AF4F69" w14:textId="63847CF8" w:rsidR="00874469" w:rsidDel="00E067A3" w:rsidRDefault="00874469">
            <w:pPr>
              <w:pStyle w:val="Appx"/>
              <w:rPr>
                <w:ins w:id="10235" w:author="aas" w:date="2013-10-14T02:06:00Z"/>
                <w:del w:id="10236" w:author="Anees Shaikh" w:date="2013-10-19T02:16:00Z"/>
              </w:rPr>
              <w:pPrChange w:id="10237" w:author="Anees Shaikh" w:date="2013-10-19T02:16:00Z">
                <w:pPr>
                  <w:pStyle w:val="XML1"/>
                </w:pPr>
              </w:pPrChange>
            </w:pPr>
            <w:ins w:id="10238" w:author="aas" w:date="2013-10-14T02:06:00Z">
              <w:del w:id="10239" w:author="Anees Shaikh" w:date="2013-10-19T02:16:00Z">
                <w:r w:rsidDel="00E067A3">
                  <w:delText xml:space="preserve">                                  &lt;xs:simpleType&gt;</w:delText>
                </w:r>
              </w:del>
            </w:ins>
          </w:p>
          <w:p w14:paraId="64864D7A" w14:textId="6CBB1D6B" w:rsidR="00874469" w:rsidDel="00E067A3" w:rsidRDefault="00874469">
            <w:pPr>
              <w:pStyle w:val="Appx"/>
              <w:rPr>
                <w:ins w:id="10240" w:author="aas" w:date="2013-10-14T02:06:00Z"/>
                <w:del w:id="10241" w:author="Anees Shaikh" w:date="2013-10-19T02:16:00Z"/>
              </w:rPr>
              <w:pPrChange w:id="10242" w:author="Anees Shaikh" w:date="2013-10-19T02:16:00Z">
                <w:pPr>
                  <w:pStyle w:val="XML1"/>
                </w:pPr>
              </w:pPrChange>
            </w:pPr>
            <w:ins w:id="10243" w:author="aas" w:date="2013-10-14T02:06:00Z">
              <w:del w:id="10244" w:author="Anees Shaikh" w:date="2013-10-19T02:16:00Z">
                <w:r w:rsidDel="00E067A3">
                  <w:delText xml:space="preserve">                                    &lt;xs:restriction base="xs:string"&gt;</w:delText>
                </w:r>
              </w:del>
            </w:ins>
          </w:p>
          <w:p w14:paraId="0F573576" w14:textId="674AF6FE" w:rsidR="00874469" w:rsidDel="00E067A3" w:rsidRDefault="00874469">
            <w:pPr>
              <w:pStyle w:val="Appx"/>
              <w:rPr>
                <w:ins w:id="10245" w:author="aas" w:date="2013-10-14T02:06:00Z"/>
                <w:del w:id="10246" w:author="Anees Shaikh" w:date="2013-10-19T02:16:00Z"/>
              </w:rPr>
              <w:pPrChange w:id="10247" w:author="Anees Shaikh" w:date="2013-10-19T02:16:00Z">
                <w:pPr>
                  <w:pStyle w:val="XML1"/>
                </w:pPr>
              </w:pPrChange>
            </w:pPr>
            <w:ins w:id="10248" w:author="aas" w:date="2013-10-14T02:06:00Z">
              <w:del w:id="10249" w:author="Anees Shaikh" w:date="2013-10-19T02:16:00Z">
                <w:r w:rsidDel="00E067A3">
                  <w:delText xml:space="preserve">                                      &lt;xs:enumeration value="unsupported"/&gt;</w:delText>
                </w:r>
              </w:del>
            </w:ins>
          </w:p>
          <w:p w14:paraId="1FAAB82D" w14:textId="41F26782" w:rsidR="00874469" w:rsidDel="00E067A3" w:rsidRDefault="00874469">
            <w:pPr>
              <w:pStyle w:val="Appx"/>
              <w:rPr>
                <w:ins w:id="10250" w:author="aas" w:date="2013-10-14T02:06:00Z"/>
                <w:del w:id="10251" w:author="Anees Shaikh" w:date="2013-10-19T02:16:00Z"/>
              </w:rPr>
              <w:pPrChange w:id="10252" w:author="Anees Shaikh" w:date="2013-10-19T02:16:00Z">
                <w:pPr>
                  <w:pStyle w:val="XML1"/>
                </w:pPr>
              </w:pPrChange>
            </w:pPr>
            <w:ins w:id="10253" w:author="aas" w:date="2013-10-14T02:06:00Z">
              <w:del w:id="10254" w:author="Anees Shaikh" w:date="2013-10-19T02:16:00Z">
                <w:r w:rsidDel="00E067A3">
                  <w:delText xml:space="preserve">                                      &lt;xs:enumeration value="symmetric"/&gt;</w:delText>
                </w:r>
              </w:del>
            </w:ins>
          </w:p>
          <w:p w14:paraId="736854AF" w14:textId="0B79BC06" w:rsidR="00874469" w:rsidDel="00E067A3" w:rsidRDefault="00874469">
            <w:pPr>
              <w:pStyle w:val="Appx"/>
              <w:rPr>
                <w:ins w:id="10255" w:author="aas" w:date="2013-10-14T02:06:00Z"/>
                <w:del w:id="10256" w:author="Anees Shaikh" w:date="2013-10-19T02:16:00Z"/>
              </w:rPr>
              <w:pPrChange w:id="10257" w:author="Anees Shaikh" w:date="2013-10-19T02:16:00Z">
                <w:pPr>
                  <w:pStyle w:val="XML1"/>
                </w:pPr>
              </w:pPrChange>
            </w:pPr>
            <w:ins w:id="10258" w:author="aas" w:date="2013-10-14T02:06:00Z">
              <w:del w:id="10259" w:author="Anees Shaikh" w:date="2013-10-19T02:16:00Z">
                <w:r w:rsidDel="00E067A3">
                  <w:delText xml:space="preserve">                                      &lt;xs:enumeration value="asymmetric"/&gt;</w:delText>
                </w:r>
              </w:del>
            </w:ins>
          </w:p>
          <w:p w14:paraId="0485C293" w14:textId="582EE4D4" w:rsidR="00874469" w:rsidDel="00E067A3" w:rsidRDefault="00874469">
            <w:pPr>
              <w:pStyle w:val="Appx"/>
              <w:rPr>
                <w:ins w:id="10260" w:author="aas" w:date="2013-10-14T02:06:00Z"/>
                <w:del w:id="10261" w:author="Anees Shaikh" w:date="2013-10-19T02:16:00Z"/>
              </w:rPr>
              <w:pPrChange w:id="10262" w:author="Anees Shaikh" w:date="2013-10-19T02:16:00Z">
                <w:pPr>
                  <w:pStyle w:val="XML1"/>
                </w:pPr>
              </w:pPrChange>
            </w:pPr>
            <w:ins w:id="10263" w:author="aas" w:date="2013-10-14T02:06:00Z">
              <w:del w:id="10264" w:author="Anees Shaikh" w:date="2013-10-19T02:16:00Z">
                <w:r w:rsidDel="00E067A3">
                  <w:delText xml:space="preserve">                                    &lt;/xs:restriction&gt;</w:delText>
                </w:r>
              </w:del>
            </w:ins>
          </w:p>
          <w:p w14:paraId="1A8644C4" w14:textId="158558FC" w:rsidR="00874469" w:rsidDel="00E067A3" w:rsidRDefault="00874469">
            <w:pPr>
              <w:pStyle w:val="Appx"/>
              <w:rPr>
                <w:ins w:id="10265" w:author="aas" w:date="2013-10-14T02:06:00Z"/>
                <w:del w:id="10266" w:author="Anees Shaikh" w:date="2013-10-19T02:16:00Z"/>
              </w:rPr>
              <w:pPrChange w:id="10267" w:author="Anees Shaikh" w:date="2013-10-19T02:16:00Z">
                <w:pPr>
                  <w:pStyle w:val="XML1"/>
                </w:pPr>
              </w:pPrChange>
            </w:pPr>
            <w:ins w:id="10268" w:author="aas" w:date="2013-10-14T02:06:00Z">
              <w:del w:id="10269" w:author="Anees Shaikh" w:date="2013-10-19T02:16:00Z">
                <w:r w:rsidDel="00E067A3">
                  <w:delText xml:space="preserve">                                  &lt;/xs:simpleType&gt;</w:delText>
                </w:r>
              </w:del>
            </w:ins>
          </w:p>
          <w:p w14:paraId="2C08D1FF" w14:textId="37B385A7" w:rsidR="00874469" w:rsidDel="00E067A3" w:rsidRDefault="00874469">
            <w:pPr>
              <w:pStyle w:val="Appx"/>
              <w:rPr>
                <w:ins w:id="10270" w:author="aas" w:date="2013-10-14T02:06:00Z"/>
                <w:del w:id="10271" w:author="Anees Shaikh" w:date="2013-10-19T02:16:00Z"/>
              </w:rPr>
              <w:pPrChange w:id="10272" w:author="Anees Shaikh" w:date="2013-10-19T02:16:00Z">
                <w:pPr>
                  <w:pStyle w:val="XML1"/>
                </w:pPr>
              </w:pPrChange>
            </w:pPr>
            <w:ins w:id="10273" w:author="aas" w:date="2013-10-14T02:06:00Z">
              <w:del w:id="10274" w:author="Anees Shaikh" w:date="2013-10-19T02:16:00Z">
                <w:r w:rsidDel="00E067A3">
                  <w:delText xml:space="preserve">                                &lt;/xs:element&gt;</w:delText>
                </w:r>
              </w:del>
            </w:ins>
          </w:p>
          <w:p w14:paraId="696CDF5A" w14:textId="7D1B23CB" w:rsidR="00874469" w:rsidDel="00E067A3" w:rsidRDefault="00874469">
            <w:pPr>
              <w:pStyle w:val="Appx"/>
              <w:rPr>
                <w:ins w:id="10275" w:author="aas" w:date="2013-10-14T02:06:00Z"/>
                <w:del w:id="10276" w:author="Anees Shaikh" w:date="2013-10-19T02:16:00Z"/>
              </w:rPr>
              <w:pPrChange w:id="10277" w:author="Anees Shaikh" w:date="2013-10-19T02:16:00Z">
                <w:pPr>
                  <w:pStyle w:val="XML1"/>
                </w:pPr>
              </w:pPrChange>
            </w:pPr>
            <w:ins w:id="10278" w:author="aas" w:date="2013-10-14T02:06:00Z">
              <w:del w:id="10279"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280" w:author="aas" w:date="2013-10-14T02:06:00Z"/>
                <w:del w:id="10281" w:author="Anees Shaikh" w:date="2013-10-19T02:16:00Z"/>
              </w:rPr>
              <w:pPrChange w:id="10282" w:author="Anees Shaikh" w:date="2013-10-19T02:16:00Z">
                <w:pPr>
                  <w:pStyle w:val="XML1"/>
                </w:pPr>
              </w:pPrChange>
            </w:pPr>
            <w:ins w:id="10283" w:author="aas" w:date="2013-10-14T02:06:00Z">
              <w:del w:id="10284" w:author="Anees Shaikh" w:date="2013-10-19T02:16:00Z">
                <w:r w:rsidDel="00E067A3">
                  <w:delText xml:space="preserve">                                        namespace="##other" processContents="lax"/&gt;</w:delText>
                </w:r>
              </w:del>
            </w:ins>
          </w:p>
          <w:p w14:paraId="68FE5B9D" w14:textId="10FE4DE8" w:rsidR="00874469" w:rsidDel="00E067A3" w:rsidRDefault="00874469">
            <w:pPr>
              <w:pStyle w:val="Appx"/>
              <w:rPr>
                <w:ins w:id="10285" w:author="aas" w:date="2013-10-14T02:06:00Z"/>
                <w:del w:id="10286" w:author="Anees Shaikh" w:date="2013-10-19T02:16:00Z"/>
              </w:rPr>
              <w:pPrChange w:id="10287" w:author="Anees Shaikh" w:date="2013-10-19T02:16:00Z">
                <w:pPr>
                  <w:pStyle w:val="XML1"/>
                </w:pPr>
              </w:pPrChange>
            </w:pPr>
            <w:ins w:id="10288" w:author="aas" w:date="2013-10-14T02:06:00Z">
              <w:del w:id="10289" w:author="Anees Shaikh" w:date="2013-10-19T02:16:00Z">
                <w:r w:rsidDel="00E067A3">
                  <w:delText xml:space="preserve">                              &lt;/xs:sequence&gt;</w:delText>
                </w:r>
              </w:del>
            </w:ins>
          </w:p>
          <w:p w14:paraId="010D8D7A" w14:textId="06FF7D33" w:rsidR="00874469" w:rsidDel="00E067A3" w:rsidRDefault="00874469">
            <w:pPr>
              <w:pStyle w:val="Appx"/>
              <w:rPr>
                <w:ins w:id="10290" w:author="aas" w:date="2013-10-14T02:06:00Z"/>
                <w:del w:id="10291" w:author="Anees Shaikh" w:date="2013-10-19T02:16:00Z"/>
              </w:rPr>
              <w:pPrChange w:id="10292" w:author="Anees Shaikh" w:date="2013-10-19T02:16:00Z">
                <w:pPr>
                  <w:pStyle w:val="XML1"/>
                </w:pPr>
              </w:pPrChange>
            </w:pPr>
            <w:ins w:id="10293" w:author="aas" w:date="2013-10-14T02:06:00Z">
              <w:del w:id="10294" w:author="Anees Shaikh" w:date="2013-10-19T02:16:00Z">
                <w:r w:rsidDel="00E067A3">
                  <w:delText xml:space="preserve">                            &lt;/xs:complexType&gt;</w:delText>
                </w:r>
              </w:del>
            </w:ins>
          </w:p>
          <w:p w14:paraId="7FF922F6" w14:textId="1272BEAF" w:rsidR="00874469" w:rsidDel="00E067A3" w:rsidRDefault="00874469">
            <w:pPr>
              <w:pStyle w:val="Appx"/>
              <w:rPr>
                <w:ins w:id="10295" w:author="aas" w:date="2013-10-14T02:06:00Z"/>
                <w:del w:id="10296" w:author="Anees Shaikh" w:date="2013-10-19T02:16:00Z"/>
              </w:rPr>
              <w:pPrChange w:id="10297" w:author="Anees Shaikh" w:date="2013-10-19T02:16:00Z">
                <w:pPr>
                  <w:pStyle w:val="XML1"/>
                </w:pPr>
              </w:pPrChange>
            </w:pPr>
            <w:ins w:id="10298" w:author="aas" w:date="2013-10-14T02:06:00Z">
              <w:del w:id="10299" w:author="Anees Shaikh" w:date="2013-10-19T02:16:00Z">
                <w:r w:rsidDel="00E067A3">
                  <w:delText xml:space="preserve">                          &lt;/xs:element&gt;</w:delText>
                </w:r>
              </w:del>
            </w:ins>
          </w:p>
          <w:p w14:paraId="13BF2691" w14:textId="5709F90B" w:rsidR="00874469" w:rsidDel="00E067A3" w:rsidRDefault="00874469">
            <w:pPr>
              <w:pStyle w:val="Appx"/>
              <w:rPr>
                <w:ins w:id="10300" w:author="aas" w:date="2013-10-14T02:06:00Z"/>
                <w:del w:id="10301" w:author="Anees Shaikh" w:date="2013-10-19T02:16:00Z"/>
              </w:rPr>
              <w:pPrChange w:id="10302" w:author="Anees Shaikh" w:date="2013-10-19T02:16:00Z">
                <w:pPr>
                  <w:pStyle w:val="XML1"/>
                </w:pPr>
              </w:pPrChange>
            </w:pPr>
            <w:ins w:id="10303" w:author="aas" w:date="2013-10-14T02:06:00Z">
              <w:del w:id="10304"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05" w:author="aas" w:date="2013-10-14T02:06:00Z"/>
                <w:del w:id="10306" w:author="Anees Shaikh" w:date="2013-10-19T02:16:00Z"/>
              </w:rPr>
              <w:pPrChange w:id="10307" w:author="Anees Shaikh" w:date="2013-10-19T02:16:00Z">
                <w:pPr>
                  <w:pStyle w:val="XML1"/>
                </w:pPr>
              </w:pPrChange>
            </w:pPr>
            <w:ins w:id="10308" w:author="aas" w:date="2013-10-14T02:06:00Z">
              <w:del w:id="10309" w:author="Anees Shaikh" w:date="2013-10-19T02:16:00Z">
                <w:r w:rsidDel="00E067A3">
                  <w:delText xml:space="preserve">                            &lt;xs:annotation&gt;</w:delText>
                </w:r>
              </w:del>
            </w:ins>
          </w:p>
          <w:p w14:paraId="0C36BF6A" w14:textId="46D13313" w:rsidR="00874469" w:rsidDel="00E067A3" w:rsidRDefault="00874469">
            <w:pPr>
              <w:pStyle w:val="Appx"/>
              <w:rPr>
                <w:ins w:id="10310" w:author="aas" w:date="2013-10-14T02:06:00Z"/>
                <w:del w:id="10311" w:author="Anees Shaikh" w:date="2013-10-19T02:16:00Z"/>
              </w:rPr>
              <w:pPrChange w:id="10312" w:author="Anees Shaikh" w:date="2013-10-19T02:16:00Z">
                <w:pPr>
                  <w:pStyle w:val="XML1"/>
                </w:pPr>
              </w:pPrChange>
            </w:pPr>
            <w:ins w:id="10313" w:author="aas" w:date="2013-10-14T02:06:00Z">
              <w:del w:id="10314" w:author="Anees Shaikh" w:date="2013-10-19T02:16:00Z">
                <w:r w:rsidDel="00E067A3">
                  <w:delText xml:space="preserve">                              &lt;xs:documentation&gt;</w:delText>
                </w:r>
              </w:del>
            </w:ins>
          </w:p>
          <w:p w14:paraId="2B59F696" w14:textId="62A144D4" w:rsidR="00874469" w:rsidDel="00E067A3" w:rsidRDefault="00874469">
            <w:pPr>
              <w:pStyle w:val="Appx"/>
              <w:rPr>
                <w:ins w:id="10315" w:author="aas" w:date="2013-10-14T02:06:00Z"/>
                <w:del w:id="10316" w:author="Anees Shaikh" w:date="2013-10-19T02:16:00Z"/>
              </w:rPr>
              <w:pPrChange w:id="10317" w:author="Anees Shaikh" w:date="2013-10-19T02:16:00Z">
                <w:pPr>
                  <w:pStyle w:val="XML1"/>
                </w:pPr>
              </w:pPrChange>
            </w:pPr>
            <w:ins w:id="10318" w:author="aas" w:date="2013-10-14T02:06:00Z">
              <w:del w:id="10319"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20" w:author="aas" w:date="2013-10-14T02:06:00Z"/>
                <w:del w:id="10321" w:author="Anees Shaikh" w:date="2013-10-19T02:16:00Z"/>
              </w:rPr>
              <w:pPrChange w:id="10322" w:author="Anees Shaikh" w:date="2013-10-19T02:16:00Z">
                <w:pPr>
                  <w:pStyle w:val="XML1"/>
                </w:pPr>
              </w:pPrChange>
            </w:pPr>
            <w:ins w:id="10323" w:author="aas" w:date="2013-10-14T02:06:00Z">
              <w:del w:id="10324" w:author="Anees Shaikh" w:date="2013-10-19T02:16:00Z">
                <w:r w:rsidDel="00E067A3">
                  <w:delText xml:space="preserve">                                       peer port.</w:delText>
                </w:r>
              </w:del>
            </w:ins>
          </w:p>
          <w:p w14:paraId="3381DA3C" w14:textId="598360DF" w:rsidR="00874469" w:rsidDel="00E067A3" w:rsidRDefault="00874469">
            <w:pPr>
              <w:pStyle w:val="Appx"/>
              <w:rPr>
                <w:ins w:id="10325" w:author="aas" w:date="2013-10-14T02:06:00Z"/>
                <w:del w:id="10326" w:author="Anees Shaikh" w:date="2013-10-19T02:16:00Z"/>
              </w:rPr>
              <w:pPrChange w:id="10327" w:author="Anees Shaikh" w:date="2013-10-19T02:16:00Z">
                <w:pPr>
                  <w:pStyle w:val="XML1"/>
                </w:pPr>
              </w:pPrChange>
            </w:pPr>
            <w:ins w:id="10328" w:author="aas" w:date="2013-10-14T02:06:00Z">
              <w:del w:id="10329" w:author="Anees Shaikh" w:date="2013-10-19T02:16:00Z">
                <w:r w:rsidDel="00E067A3">
                  <w:delText xml:space="preserve">                              &lt;/xs:documentation&gt;</w:delText>
                </w:r>
              </w:del>
            </w:ins>
          </w:p>
          <w:p w14:paraId="179DF209" w14:textId="3FEC676D" w:rsidR="00874469" w:rsidDel="00E067A3" w:rsidRDefault="00874469">
            <w:pPr>
              <w:pStyle w:val="Appx"/>
              <w:rPr>
                <w:ins w:id="10330" w:author="aas" w:date="2013-10-14T02:06:00Z"/>
                <w:del w:id="10331" w:author="Anees Shaikh" w:date="2013-10-19T02:16:00Z"/>
              </w:rPr>
              <w:pPrChange w:id="10332" w:author="Anees Shaikh" w:date="2013-10-19T02:16:00Z">
                <w:pPr>
                  <w:pStyle w:val="XML1"/>
                </w:pPr>
              </w:pPrChange>
            </w:pPr>
            <w:ins w:id="10333" w:author="aas" w:date="2013-10-14T02:06:00Z">
              <w:del w:id="10334" w:author="Anees Shaikh" w:date="2013-10-19T02:16:00Z">
                <w:r w:rsidDel="00E067A3">
                  <w:delText xml:space="preserve">                            &lt;/xs:annotation&gt;</w:delText>
                </w:r>
              </w:del>
            </w:ins>
          </w:p>
          <w:p w14:paraId="215B0CA0" w14:textId="6B48A00E" w:rsidR="00874469" w:rsidDel="00E067A3" w:rsidRDefault="00874469">
            <w:pPr>
              <w:pStyle w:val="Appx"/>
              <w:rPr>
                <w:ins w:id="10335" w:author="aas" w:date="2013-10-14T02:06:00Z"/>
                <w:del w:id="10336" w:author="Anees Shaikh" w:date="2013-10-19T02:16:00Z"/>
              </w:rPr>
              <w:pPrChange w:id="10337" w:author="Anees Shaikh" w:date="2013-10-19T02:16:00Z">
                <w:pPr>
                  <w:pStyle w:val="XML1"/>
                </w:pPr>
              </w:pPrChange>
            </w:pPr>
            <w:ins w:id="10338" w:author="aas" w:date="2013-10-14T02:06:00Z">
              <w:del w:id="10339" w:author="Anees Shaikh" w:date="2013-10-19T02:16:00Z">
                <w:r w:rsidDel="00E067A3">
                  <w:delText xml:space="preserve">                            &lt;xs:complexType&gt;</w:delText>
                </w:r>
              </w:del>
            </w:ins>
          </w:p>
          <w:p w14:paraId="3D00294C" w14:textId="5C3122A9" w:rsidR="00874469" w:rsidDel="00E067A3" w:rsidRDefault="00874469">
            <w:pPr>
              <w:pStyle w:val="Appx"/>
              <w:rPr>
                <w:ins w:id="10340" w:author="aas" w:date="2013-10-14T02:06:00Z"/>
                <w:del w:id="10341" w:author="Anees Shaikh" w:date="2013-10-19T02:16:00Z"/>
              </w:rPr>
              <w:pPrChange w:id="10342" w:author="Anees Shaikh" w:date="2013-10-19T02:16:00Z">
                <w:pPr>
                  <w:pStyle w:val="XML1"/>
                </w:pPr>
              </w:pPrChange>
            </w:pPr>
            <w:ins w:id="10343" w:author="aas" w:date="2013-10-14T02:06:00Z">
              <w:del w:id="10344" w:author="Anees Shaikh" w:date="2013-10-19T02:16:00Z">
                <w:r w:rsidDel="00E067A3">
                  <w:delText xml:space="preserve">                              &lt;xs:sequence&gt;</w:delText>
                </w:r>
              </w:del>
            </w:ins>
          </w:p>
          <w:p w14:paraId="4A3D13E9" w14:textId="640B84AF" w:rsidR="00874469" w:rsidDel="00E067A3" w:rsidRDefault="00874469">
            <w:pPr>
              <w:pStyle w:val="Appx"/>
              <w:rPr>
                <w:ins w:id="10345" w:author="aas" w:date="2013-10-14T02:06:00Z"/>
                <w:del w:id="10346" w:author="Anees Shaikh" w:date="2013-10-19T02:16:00Z"/>
              </w:rPr>
              <w:pPrChange w:id="10347" w:author="Anees Shaikh" w:date="2013-10-19T02:16:00Z">
                <w:pPr>
                  <w:pStyle w:val="XML1"/>
                </w:pPr>
              </w:pPrChange>
            </w:pPr>
            <w:ins w:id="10348" w:author="aas" w:date="2013-10-14T02:06:00Z">
              <w:del w:id="10349"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350" w:author="aas" w:date="2013-10-14T02:06:00Z"/>
                <w:del w:id="10351" w:author="Anees Shaikh" w:date="2013-10-19T02:16:00Z"/>
              </w:rPr>
              <w:pPrChange w:id="10352" w:author="Anees Shaikh" w:date="2013-10-19T02:16:00Z">
                <w:pPr>
                  <w:pStyle w:val="XML1"/>
                </w:pPr>
              </w:pPrChange>
            </w:pPr>
            <w:ins w:id="10353" w:author="aas" w:date="2013-10-14T02:06:00Z">
              <w:del w:id="10354" w:author="Anees Shaikh" w:date="2013-10-19T02:16:00Z">
                <w:r w:rsidDel="00E067A3">
                  <w:delText xml:space="preserve">                                  &lt;xs:annotation&gt;</w:delText>
                </w:r>
              </w:del>
            </w:ins>
          </w:p>
          <w:p w14:paraId="23B44161" w14:textId="225F18E1" w:rsidR="00874469" w:rsidDel="00E067A3" w:rsidRDefault="00874469">
            <w:pPr>
              <w:pStyle w:val="Appx"/>
              <w:rPr>
                <w:ins w:id="10355" w:author="aas" w:date="2013-10-14T02:06:00Z"/>
                <w:del w:id="10356" w:author="Anees Shaikh" w:date="2013-10-19T02:16:00Z"/>
              </w:rPr>
              <w:pPrChange w:id="10357" w:author="Anees Shaikh" w:date="2013-10-19T02:16:00Z">
                <w:pPr>
                  <w:pStyle w:val="XML1"/>
                </w:pPr>
              </w:pPrChange>
            </w:pPr>
            <w:ins w:id="10358" w:author="aas" w:date="2013-10-14T02:06:00Z">
              <w:del w:id="10359" w:author="Anees Shaikh" w:date="2013-10-19T02:16:00Z">
                <w:r w:rsidDel="00E067A3">
                  <w:delText xml:space="preserve">                                    &lt;xs:documentation&gt;</w:delText>
                </w:r>
              </w:del>
            </w:ins>
          </w:p>
          <w:p w14:paraId="553CF882" w14:textId="354A4023" w:rsidR="00874469" w:rsidDel="00E067A3" w:rsidRDefault="00874469">
            <w:pPr>
              <w:pStyle w:val="Appx"/>
              <w:rPr>
                <w:ins w:id="10360" w:author="aas" w:date="2013-10-14T02:06:00Z"/>
                <w:del w:id="10361" w:author="Anees Shaikh" w:date="2013-10-19T02:16:00Z"/>
              </w:rPr>
              <w:pPrChange w:id="10362" w:author="Anees Shaikh" w:date="2013-10-19T02:16:00Z">
                <w:pPr>
                  <w:pStyle w:val="XML1"/>
                </w:pPr>
              </w:pPrChange>
            </w:pPr>
            <w:ins w:id="10363" w:author="aas" w:date="2013-10-14T02:06:00Z">
              <w:del w:id="10364"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365" w:author="aas" w:date="2013-10-14T02:06:00Z"/>
                <w:del w:id="10366" w:author="Anees Shaikh" w:date="2013-10-19T02:16:00Z"/>
              </w:rPr>
              <w:pPrChange w:id="10367" w:author="Anees Shaikh" w:date="2013-10-19T02:16:00Z">
                <w:pPr>
                  <w:pStyle w:val="XML1"/>
                </w:pPr>
              </w:pPrChange>
            </w:pPr>
            <w:ins w:id="10368" w:author="aas" w:date="2013-10-14T02:06:00Z">
              <w:del w:id="10369" w:author="Anees Shaikh" w:date="2013-10-19T02:16:00Z">
                <w:r w:rsidDel="00E067A3">
                  <w:delText xml:space="preserve">                                             transmissions rates are allowed.</w:delText>
                </w:r>
              </w:del>
            </w:ins>
          </w:p>
          <w:p w14:paraId="3CEC999F" w14:textId="5F88D204" w:rsidR="00874469" w:rsidDel="00E067A3" w:rsidRDefault="00874469">
            <w:pPr>
              <w:pStyle w:val="Appx"/>
              <w:rPr>
                <w:ins w:id="10370" w:author="aas" w:date="2013-10-14T02:06:00Z"/>
                <w:del w:id="10371" w:author="Anees Shaikh" w:date="2013-10-19T02:16:00Z"/>
              </w:rPr>
              <w:pPrChange w:id="10372" w:author="Anees Shaikh" w:date="2013-10-19T02:16:00Z">
                <w:pPr>
                  <w:pStyle w:val="XML1"/>
                </w:pPr>
              </w:pPrChange>
            </w:pPr>
            <w:ins w:id="10373" w:author="aas" w:date="2013-10-14T02:06:00Z">
              <w:del w:id="10374" w:author="Anees Shaikh" w:date="2013-10-19T02:16:00Z">
                <w:r w:rsidDel="00E067A3">
                  <w:delText xml:space="preserve">                                    &lt;/xs:documentation&gt;</w:delText>
                </w:r>
              </w:del>
            </w:ins>
          </w:p>
          <w:p w14:paraId="5BCE3783" w14:textId="1EEDCBE8" w:rsidR="00874469" w:rsidDel="00E067A3" w:rsidRDefault="00874469">
            <w:pPr>
              <w:pStyle w:val="Appx"/>
              <w:rPr>
                <w:ins w:id="10375" w:author="aas" w:date="2013-10-14T02:06:00Z"/>
                <w:del w:id="10376" w:author="Anees Shaikh" w:date="2013-10-19T02:16:00Z"/>
              </w:rPr>
              <w:pPrChange w:id="10377" w:author="Anees Shaikh" w:date="2013-10-19T02:16:00Z">
                <w:pPr>
                  <w:pStyle w:val="XML1"/>
                </w:pPr>
              </w:pPrChange>
            </w:pPr>
            <w:ins w:id="10378" w:author="aas" w:date="2013-10-14T02:06:00Z">
              <w:del w:id="10379" w:author="Anees Shaikh" w:date="2013-10-19T02:16:00Z">
                <w:r w:rsidDel="00E067A3">
                  <w:delText xml:space="preserve">                                  &lt;/xs:annotation&gt;</w:delText>
                </w:r>
              </w:del>
            </w:ins>
          </w:p>
          <w:p w14:paraId="113472C3" w14:textId="23B43EB4" w:rsidR="00874469" w:rsidDel="00E067A3" w:rsidRDefault="00874469">
            <w:pPr>
              <w:pStyle w:val="Appx"/>
              <w:rPr>
                <w:ins w:id="10380" w:author="aas" w:date="2013-10-14T02:06:00Z"/>
                <w:del w:id="10381" w:author="Anees Shaikh" w:date="2013-10-19T02:16:00Z"/>
              </w:rPr>
              <w:pPrChange w:id="10382" w:author="Anees Shaikh" w:date="2013-10-19T02:16:00Z">
                <w:pPr>
                  <w:pStyle w:val="XML1"/>
                </w:pPr>
              </w:pPrChange>
            </w:pPr>
            <w:ins w:id="10383" w:author="aas" w:date="2013-10-14T02:06:00Z">
              <w:del w:id="10384" w:author="Anees Shaikh" w:date="2013-10-19T02:16:00Z">
                <w:r w:rsidDel="00E067A3">
                  <w:delText xml:space="preserve">                                &lt;/xs:element&gt;</w:delText>
                </w:r>
              </w:del>
            </w:ins>
          </w:p>
          <w:p w14:paraId="242351F9" w14:textId="54D63470" w:rsidR="00874469" w:rsidDel="00E067A3" w:rsidRDefault="00874469">
            <w:pPr>
              <w:pStyle w:val="Appx"/>
              <w:rPr>
                <w:ins w:id="10385" w:author="aas" w:date="2013-10-14T02:06:00Z"/>
                <w:del w:id="10386" w:author="Anees Shaikh" w:date="2013-10-19T02:16:00Z"/>
              </w:rPr>
              <w:pPrChange w:id="10387" w:author="Anees Shaikh" w:date="2013-10-19T02:16:00Z">
                <w:pPr>
                  <w:pStyle w:val="XML1"/>
                </w:pPr>
              </w:pPrChange>
            </w:pPr>
            <w:ins w:id="10388" w:author="aas" w:date="2013-10-14T02:06:00Z">
              <w:del w:id="10389"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390" w:author="aas" w:date="2013-10-14T02:06:00Z"/>
                <w:del w:id="10391" w:author="Anees Shaikh" w:date="2013-10-19T02:16:00Z"/>
              </w:rPr>
              <w:pPrChange w:id="10392" w:author="Anees Shaikh" w:date="2013-10-19T02:16:00Z">
                <w:pPr>
                  <w:pStyle w:val="XML1"/>
                </w:pPr>
              </w:pPrChange>
            </w:pPr>
            <w:ins w:id="10393" w:author="aas" w:date="2013-10-14T02:06:00Z">
              <w:del w:id="10394" w:author="Anees Shaikh" w:date="2013-10-19T02:16:00Z">
                <w:r w:rsidDel="00E067A3">
                  <w:delText xml:space="preserve">                                  &lt;xs:annotation&gt;</w:delText>
                </w:r>
              </w:del>
            </w:ins>
          </w:p>
          <w:p w14:paraId="4BC821D0" w14:textId="70563E31" w:rsidR="00874469" w:rsidDel="00E067A3" w:rsidRDefault="00874469">
            <w:pPr>
              <w:pStyle w:val="Appx"/>
              <w:rPr>
                <w:ins w:id="10395" w:author="aas" w:date="2013-10-14T02:06:00Z"/>
                <w:del w:id="10396" w:author="Anees Shaikh" w:date="2013-10-19T02:16:00Z"/>
              </w:rPr>
              <w:pPrChange w:id="10397" w:author="Anees Shaikh" w:date="2013-10-19T02:16:00Z">
                <w:pPr>
                  <w:pStyle w:val="XML1"/>
                </w:pPr>
              </w:pPrChange>
            </w:pPr>
            <w:ins w:id="10398" w:author="aas" w:date="2013-10-14T02:06:00Z">
              <w:del w:id="10399" w:author="Anees Shaikh" w:date="2013-10-19T02:16:00Z">
                <w:r w:rsidDel="00E067A3">
                  <w:delText xml:space="preserve">                                    &lt;xs:documentation&gt;</w:delText>
                </w:r>
              </w:del>
            </w:ins>
          </w:p>
          <w:p w14:paraId="57C6077F" w14:textId="379CD2C4" w:rsidR="00874469" w:rsidDel="00E067A3" w:rsidRDefault="00874469">
            <w:pPr>
              <w:pStyle w:val="Appx"/>
              <w:rPr>
                <w:ins w:id="10400" w:author="aas" w:date="2013-10-14T02:06:00Z"/>
                <w:del w:id="10401" w:author="Anees Shaikh" w:date="2013-10-19T02:16:00Z"/>
              </w:rPr>
              <w:pPrChange w:id="10402" w:author="Anees Shaikh" w:date="2013-10-19T02:16:00Z">
                <w:pPr>
                  <w:pStyle w:val="XML1"/>
                </w:pPr>
              </w:pPrChange>
            </w:pPr>
            <w:ins w:id="10403" w:author="aas" w:date="2013-10-14T02:06:00Z">
              <w:del w:id="10404"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05" w:author="aas" w:date="2013-10-14T02:06:00Z"/>
                <w:del w:id="10406" w:author="Anees Shaikh" w:date="2013-10-19T02:16:00Z"/>
              </w:rPr>
              <w:pPrChange w:id="10407" w:author="Anees Shaikh" w:date="2013-10-19T02:16:00Z">
                <w:pPr>
                  <w:pStyle w:val="XML1"/>
                </w:pPr>
              </w:pPrChange>
            </w:pPr>
            <w:ins w:id="10408" w:author="aas" w:date="2013-10-14T02:06:00Z">
              <w:del w:id="10409" w:author="Anees Shaikh" w:date="2013-10-19T02:16:00Z">
                <w:r w:rsidDel="00E067A3">
                  <w:delText xml:space="preserve">                                             the port.</w:delText>
                </w:r>
              </w:del>
            </w:ins>
          </w:p>
          <w:p w14:paraId="089F9B50" w14:textId="0010C519" w:rsidR="00874469" w:rsidDel="00E067A3" w:rsidRDefault="00874469">
            <w:pPr>
              <w:pStyle w:val="Appx"/>
              <w:rPr>
                <w:ins w:id="10410" w:author="aas" w:date="2013-10-14T02:06:00Z"/>
                <w:del w:id="10411" w:author="Anees Shaikh" w:date="2013-10-19T02:16:00Z"/>
              </w:rPr>
              <w:pPrChange w:id="10412" w:author="Anees Shaikh" w:date="2013-10-19T02:16:00Z">
                <w:pPr>
                  <w:pStyle w:val="XML1"/>
                </w:pPr>
              </w:pPrChange>
            </w:pPr>
            <w:ins w:id="10413" w:author="aas" w:date="2013-10-14T02:06:00Z">
              <w:del w:id="10414" w:author="Anees Shaikh" w:date="2013-10-19T02:16:00Z">
                <w:r w:rsidDel="00E067A3">
                  <w:delText xml:space="preserve">                                    &lt;/xs:documentation&gt;</w:delText>
                </w:r>
              </w:del>
            </w:ins>
          </w:p>
          <w:p w14:paraId="6E160D66" w14:textId="1E66135F" w:rsidR="00874469" w:rsidDel="00E067A3" w:rsidRDefault="00874469">
            <w:pPr>
              <w:pStyle w:val="Appx"/>
              <w:rPr>
                <w:ins w:id="10415" w:author="aas" w:date="2013-10-14T02:06:00Z"/>
                <w:del w:id="10416" w:author="Anees Shaikh" w:date="2013-10-19T02:16:00Z"/>
              </w:rPr>
              <w:pPrChange w:id="10417" w:author="Anees Shaikh" w:date="2013-10-19T02:16:00Z">
                <w:pPr>
                  <w:pStyle w:val="XML1"/>
                </w:pPr>
              </w:pPrChange>
            </w:pPr>
            <w:ins w:id="10418" w:author="aas" w:date="2013-10-14T02:06:00Z">
              <w:del w:id="10419" w:author="Anees Shaikh" w:date="2013-10-19T02:16:00Z">
                <w:r w:rsidDel="00E067A3">
                  <w:delText xml:space="preserve">                                  &lt;/xs:annotation&gt;</w:delText>
                </w:r>
              </w:del>
            </w:ins>
          </w:p>
          <w:p w14:paraId="5F0CEAE1" w14:textId="4D01DB56" w:rsidR="00874469" w:rsidDel="00E067A3" w:rsidRDefault="00874469">
            <w:pPr>
              <w:pStyle w:val="Appx"/>
              <w:rPr>
                <w:ins w:id="10420" w:author="aas" w:date="2013-10-14T02:06:00Z"/>
                <w:del w:id="10421" w:author="Anees Shaikh" w:date="2013-10-19T02:16:00Z"/>
              </w:rPr>
              <w:pPrChange w:id="10422" w:author="Anees Shaikh" w:date="2013-10-19T02:16:00Z">
                <w:pPr>
                  <w:pStyle w:val="XML1"/>
                </w:pPr>
              </w:pPrChange>
            </w:pPr>
            <w:ins w:id="10423" w:author="aas" w:date="2013-10-14T02:06:00Z">
              <w:del w:id="10424" w:author="Anees Shaikh" w:date="2013-10-19T02:16:00Z">
                <w:r w:rsidDel="00E067A3">
                  <w:delText xml:space="preserve">                                &lt;/xs:element&gt;</w:delText>
                </w:r>
              </w:del>
            </w:ins>
          </w:p>
          <w:p w14:paraId="0D9B9814" w14:textId="7DC148A3" w:rsidR="00874469" w:rsidDel="00E067A3" w:rsidRDefault="00874469">
            <w:pPr>
              <w:pStyle w:val="Appx"/>
              <w:rPr>
                <w:ins w:id="10425" w:author="aas" w:date="2013-10-14T02:06:00Z"/>
                <w:del w:id="10426" w:author="Anees Shaikh" w:date="2013-10-19T02:16:00Z"/>
              </w:rPr>
              <w:pPrChange w:id="10427" w:author="Anees Shaikh" w:date="2013-10-19T02:16:00Z">
                <w:pPr>
                  <w:pStyle w:val="XML1"/>
                </w:pPr>
              </w:pPrChange>
            </w:pPr>
            <w:ins w:id="10428" w:author="aas" w:date="2013-10-14T02:06:00Z">
              <w:del w:id="10429"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30" w:author="aas" w:date="2013-10-14T02:06:00Z"/>
                <w:del w:id="10431" w:author="Anees Shaikh" w:date="2013-10-19T02:16:00Z"/>
              </w:rPr>
              <w:pPrChange w:id="10432" w:author="Anees Shaikh" w:date="2013-10-19T02:16:00Z">
                <w:pPr>
                  <w:pStyle w:val="XML1"/>
                </w:pPr>
              </w:pPrChange>
            </w:pPr>
            <w:ins w:id="10433" w:author="aas" w:date="2013-10-14T02:06:00Z">
              <w:del w:id="10434" w:author="Anees Shaikh" w:date="2013-10-19T02:16:00Z">
                <w:r w:rsidDel="00E067A3">
                  <w:delText xml:space="preserve">                                  &lt;xs:annotation&gt;</w:delText>
                </w:r>
              </w:del>
            </w:ins>
          </w:p>
          <w:p w14:paraId="38DC8184" w14:textId="2B266E8E" w:rsidR="00874469" w:rsidDel="00E067A3" w:rsidRDefault="00874469">
            <w:pPr>
              <w:pStyle w:val="Appx"/>
              <w:rPr>
                <w:ins w:id="10435" w:author="aas" w:date="2013-10-14T02:06:00Z"/>
                <w:del w:id="10436" w:author="Anees Shaikh" w:date="2013-10-19T02:16:00Z"/>
              </w:rPr>
              <w:pPrChange w:id="10437" w:author="Anees Shaikh" w:date="2013-10-19T02:16:00Z">
                <w:pPr>
                  <w:pStyle w:val="XML1"/>
                </w:pPr>
              </w:pPrChange>
            </w:pPr>
            <w:ins w:id="10438" w:author="aas" w:date="2013-10-14T02:06:00Z">
              <w:del w:id="10439" w:author="Anees Shaikh" w:date="2013-10-19T02:16:00Z">
                <w:r w:rsidDel="00E067A3">
                  <w:delText xml:space="preserve">                                    &lt;xs:documentation&gt;</w:delText>
                </w:r>
              </w:del>
            </w:ins>
          </w:p>
          <w:p w14:paraId="7E6189A7" w14:textId="7C6C0F08" w:rsidR="00874469" w:rsidDel="00E067A3" w:rsidRDefault="00874469">
            <w:pPr>
              <w:pStyle w:val="Appx"/>
              <w:rPr>
                <w:ins w:id="10440" w:author="aas" w:date="2013-10-14T02:06:00Z"/>
                <w:del w:id="10441" w:author="Anees Shaikh" w:date="2013-10-19T02:16:00Z"/>
              </w:rPr>
              <w:pPrChange w:id="10442" w:author="Anees Shaikh" w:date="2013-10-19T02:16:00Z">
                <w:pPr>
                  <w:pStyle w:val="XML1"/>
                </w:pPr>
              </w:pPrChange>
            </w:pPr>
            <w:ins w:id="10443" w:author="aas" w:date="2013-10-14T02:06:00Z">
              <w:del w:id="10444"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445" w:author="aas" w:date="2013-10-14T02:06:00Z"/>
                <w:del w:id="10446" w:author="Anees Shaikh" w:date="2013-10-19T02:16:00Z"/>
              </w:rPr>
              <w:pPrChange w:id="10447" w:author="Anees Shaikh" w:date="2013-10-19T02:16:00Z">
                <w:pPr>
                  <w:pStyle w:val="XML1"/>
                </w:pPr>
              </w:pPrChange>
            </w:pPr>
            <w:ins w:id="10448" w:author="aas" w:date="2013-10-14T02:06:00Z">
              <w:del w:id="10449" w:author="Anees Shaikh" w:date="2013-10-19T02:16:00Z">
                <w:r w:rsidDel="00E067A3">
                  <w:delText xml:space="preserve">                                    &lt;/xs:documentation&gt;</w:delText>
                </w:r>
              </w:del>
            </w:ins>
          </w:p>
          <w:p w14:paraId="1153F37C" w14:textId="301081C3" w:rsidR="00874469" w:rsidDel="00E067A3" w:rsidRDefault="00874469">
            <w:pPr>
              <w:pStyle w:val="Appx"/>
              <w:rPr>
                <w:ins w:id="10450" w:author="aas" w:date="2013-10-14T02:06:00Z"/>
                <w:del w:id="10451" w:author="Anees Shaikh" w:date="2013-10-19T02:16:00Z"/>
              </w:rPr>
              <w:pPrChange w:id="10452" w:author="Anees Shaikh" w:date="2013-10-19T02:16:00Z">
                <w:pPr>
                  <w:pStyle w:val="XML1"/>
                </w:pPr>
              </w:pPrChange>
            </w:pPr>
            <w:ins w:id="10453" w:author="aas" w:date="2013-10-14T02:06:00Z">
              <w:del w:id="10454" w:author="Anees Shaikh" w:date="2013-10-19T02:16:00Z">
                <w:r w:rsidDel="00E067A3">
                  <w:delText xml:space="preserve">                                  &lt;/xs:annotation&gt;</w:delText>
                </w:r>
              </w:del>
            </w:ins>
          </w:p>
          <w:p w14:paraId="5CB09AE9" w14:textId="044EE425" w:rsidR="00874469" w:rsidDel="00E067A3" w:rsidRDefault="00874469">
            <w:pPr>
              <w:pStyle w:val="Appx"/>
              <w:rPr>
                <w:ins w:id="10455" w:author="aas" w:date="2013-10-14T02:06:00Z"/>
                <w:del w:id="10456" w:author="Anees Shaikh" w:date="2013-10-19T02:16:00Z"/>
              </w:rPr>
              <w:pPrChange w:id="10457" w:author="Anees Shaikh" w:date="2013-10-19T02:16:00Z">
                <w:pPr>
                  <w:pStyle w:val="XML1"/>
                </w:pPr>
              </w:pPrChange>
            </w:pPr>
            <w:ins w:id="10458" w:author="aas" w:date="2013-10-14T02:06:00Z">
              <w:del w:id="10459" w:author="Anees Shaikh" w:date="2013-10-19T02:16:00Z">
                <w:r w:rsidDel="00E067A3">
                  <w:delText xml:space="preserve">                                  &lt;xs:simpleType&gt;</w:delText>
                </w:r>
              </w:del>
            </w:ins>
          </w:p>
          <w:p w14:paraId="7E33C5B1" w14:textId="61930BCC" w:rsidR="00874469" w:rsidDel="00E067A3" w:rsidRDefault="00874469">
            <w:pPr>
              <w:pStyle w:val="Appx"/>
              <w:rPr>
                <w:ins w:id="10460" w:author="aas" w:date="2013-10-14T02:06:00Z"/>
                <w:del w:id="10461" w:author="Anees Shaikh" w:date="2013-10-19T02:16:00Z"/>
              </w:rPr>
              <w:pPrChange w:id="10462" w:author="Anees Shaikh" w:date="2013-10-19T02:16:00Z">
                <w:pPr>
                  <w:pStyle w:val="XML1"/>
                </w:pPr>
              </w:pPrChange>
            </w:pPr>
            <w:ins w:id="10463" w:author="aas" w:date="2013-10-14T02:06:00Z">
              <w:del w:id="10464" w:author="Anees Shaikh" w:date="2013-10-19T02:16:00Z">
                <w:r w:rsidDel="00E067A3">
                  <w:delText xml:space="preserve">                                    &lt;xs:restriction base="xs:string"&gt;</w:delText>
                </w:r>
              </w:del>
            </w:ins>
          </w:p>
          <w:p w14:paraId="23340A78" w14:textId="4F799AC6" w:rsidR="00874469" w:rsidDel="00E067A3" w:rsidRDefault="00874469">
            <w:pPr>
              <w:pStyle w:val="Appx"/>
              <w:rPr>
                <w:ins w:id="10465" w:author="aas" w:date="2013-10-14T02:06:00Z"/>
                <w:del w:id="10466" w:author="Anees Shaikh" w:date="2013-10-19T02:16:00Z"/>
              </w:rPr>
              <w:pPrChange w:id="10467" w:author="Anees Shaikh" w:date="2013-10-19T02:16:00Z">
                <w:pPr>
                  <w:pStyle w:val="XML1"/>
                </w:pPr>
              </w:pPrChange>
            </w:pPr>
            <w:ins w:id="10468" w:author="aas" w:date="2013-10-14T02:06:00Z">
              <w:del w:id="10469" w:author="Anees Shaikh" w:date="2013-10-19T02:16:00Z">
                <w:r w:rsidDel="00E067A3">
                  <w:delText xml:space="preserve">                                      &lt;xs:enumeration value="copper"/&gt;</w:delText>
                </w:r>
              </w:del>
            </w:ins>
          </w:p>
          <w:p w14:paraId="1E82581D" w14:textId="07336EEE" w:rsidR="00874469" w:rsidDel="00E067A3" w:rsidRDefault="00874469">
            <w:pPr>
              <w:pStyle w:val="Appx"/>
              <w:rPr>
                <w:ins w:id="10470" w:author="aas" w:date="2013-10-14T02:06:00Z"/>
                <w:del w:id="10471" w:author="Anees Shaikh" w:date="2013-10-19T02:16:00Z"/>
              </w:rPr>
              <w:pPrChange w:id="10472" w:author="Anees Shaikh" w:date="2013-10-19T02:16:00Z">
                <w:pPr>
                  <w:pStyle w:val="XML1"/>
                </w:pPr>
              </w:pPrChange>
            </w:pPr>
            <w:ins w:id="10473" w:author="aas" w:date="2013-10-14T02:06:00Z">
              <w:del w:id="10474" w:author="Anees Shaikh" w:date="2013-10-19T02:16:00Z">
                <w:r w:rsidDel="00E067A3">
                  <w:delText xml:space="preserve">                                      &lt;xs:enumeration value="fiber"/&gt;</w:delText>
                </w:r>
              </w:del>
            </w:ins>
          </w:p>
          <w:p w14:paraId="097B250F" w14:textId="5B33617F" w:rsidR="00874469" w:rsidDel="00E067A3" w:rsidRDefault="00874469">
            <w:pPr>
              <w:pStyle w:val="Appx"/>
              <w:rPr>
                <w:ins w:id="10475" w:author="aas" w:date="2013-10-14T02:06:00Z"/>
                <w:del w:id="10476" w:author="Anees Shaikh" w:date="2013-10-19T02:16:00Z"/>
              </w:rPr>
              <w:pPrChange w:id="10477" w:author="Anees Shaikh" w:date="2013-10-19T02:16:00Z">
                <w:pPr>
                  <w:pStyle w:val="XML1"/>
                </w:pPr>
              </w:pPrChange>
            </w:pPr>
            <w:ins w:id="10478" w:author="aas" w:date="2013-10-14T02:06:00Z">
              <w:del w:id="10479" w:author="Anees Shaikh" w:date="2013-10-19T02:16:00Z">
                <w:r w:rsidDel="00E067A3">
                  <w:delText xml:space="preserve">                                    &lt;/xs:restriction&gt;</w:delText>
                </w:r>
              </w:del>
            </w:ins>
          </w:p>
          <w:p w14:paraId="54495FBA" w14:textId="5D303873" w:rsidR="00874469" w:rsidDel="00E067A3" w:rsidRDefault="00874469">
            <w:pPr>
              <w:pStyle w:val="Appx"/>
              <w:rPr>
                <w:ins w:id="10480" w:author="aas" w:date="2013-10-14T02:06:00Z"/>
                <w:del w:id="10481" w:author="Anees Shaikh" w:date="2013-10-19T02:16:00Z"/>
              </w:rPr>
              <w:pPrChange w:id="10482" w:author="Anees Shaikh" w:date="2013-10-19T02:16:00Z">
                <w:pPr>
                  <w:pStyle w:val="XML1"/>
                </w:pPr>
              </w:pPrChange>
            </w:pPr>
            <w:ins w:id="10483" w:author="aas" w:date="2013-10-14T02:06:00Z">
              <w:del w:id="10484" w:author="Anees Shaikh" w:date="2013-10-19T02:16:00Z">
                <w:r w:rsidDel="00E067A3">
                  <w:delText xml:space="preserve">                                  &lt;/xs:simpleType&gt;</w:delText>
                </w:r>
              </w:del>
            </w:ins>
          </w:p>
          <w:p w14:paraId="1DEA5404" w14:textId="1DF28286" w:rsidR="00874469" w:rsidDel="00E067A3" w:rsidRDefault="00874469">
            <w:pPr>
              <w:pStyle w:val="Appx"/>
              <w:rPr>
                <w:ins w:id="10485" w:author="aas" w:date="2013-10-14T02:06:00Z"/>
                <w:del w:id="10486" w:author="Anees Shaikh" w:date="2013-10-19T02:16:00Z"/>
              </w:rPr>
              <w:pPrChange w:id="10487" w:author="Anees Shaikh" w:date="2013-10-19T02:16:00Z">
                <w:pPr>
                  <w:pStyle w:val="XML1"/>
                </w:pPr>
              </w:pPrChange>
            </w:pPr>
            <w:ins w:id="10488" w:author="aas" w:date="2013-10-14T02:06:00Z">
              <w:del w:id="10489" w:author="Anees Shaikh" w:date="2013-10-19T02:16:00Z">
                <w:r w:rsidDel="00E067A3">
                  <w:delText xml:space="preserve">                                &lt;/xs:element&gt;</w:delText>
                </w:r>
              </w:del>
            </w:ins>
          </w:p>
          <w:p w14:paraId="41A5D114" w14:textId="61B9AB6C" w:rsidR="00874469" w:rsidDel="00E067A3" w:rsidRDefault="00874469">
            <w:pPr>
              <w:pStyle w:val="Appx"/>
              <w:rPr>
                <w:ins w:id="10490" w:author="aas" w:date="2013-10-14T02:06:00Z"/>
                <w:del w:id="10491" w:author="Anees Shaikh" w:date="2013-10-19T02:16:00Z"/>
              </w:rPr>
              <w:pPrChange w:id="10492" w:author="Anees Shaikh" w:date="2013-10-19T02:16:00Z">
                <w:pPr>
                  <w:pStyle w:val="XML1"/>
                </w:pPr>
              </w:pPrChange>
            </w:pPr>
            <w:ins w:id="10493" w:author="aas" w:date="2013-10-14T02:06:00Z">
              <w:del w:id="10494" w:author="Anees Shaikh" w:date="2013-10-19T02:16:00Z">
                <w:r w:rsidDel="00E067A3">
                  <w:delText xml:space="preserve">                                &lt;xs:element name="pause"&gt;</w:delText>
                </w:r>
              </w:del>
            </w:ins>
          </w:p>
          <w:p w14:paraId="1152CBE1" w14:textId="2AF23842" w:rsidR="00874469" w:rsidDel="00E067A3" w:rsidRDefault="00874469">
            <w:pPr>
              <w:pStyle w:val="Appx"/>
              <w:rPr>
                <w:ins w:id="10495" w:author="aas" w:date="2013-10-14T02:06:00Z"/>
                <w:del w:id="10496" w:author="Anees Shaikh" w:date="2013-10-19T02:16:00Z"/>
              </w:rPr>
              <w:pPrChange w:id="10497" w:author="Anees Shaikh" w:date="2013-10-19T02:16:00Z">
                <w:pPr>
                  <w:pStyle w:val="XML1"/>
                </w:pPr>
              </w:pPrChange>
            </w:pPr>
            <w:ins w:id="10498" w:author="aas" w:date="2013-10-14T02:06:00Z">
              <w:del w:id="10499" w:author="Anees Shaikh" w:date="2013-10-19T02:16:00Z">
                <w:r w:rsidDel="00E067A3">
                  <w:delText xml:space="preserve">                                  &lt;xs:annotation&gt;</w:delText>
                </w:r>
              </w:del>
            </w:ins>
          </w:p>
          <w:p w14:paraId="30642186" w14:textId="296516A4" w:rsidR="00874469" w:rsidDel="00E067A3" w:rsidRDefault="00874469">
            <w:pPr>
              <w:pStyle w:val="Appx"/>
              <w:rPr>
                <w:ins w:id="10500" w:author="aas" w:date="2013-10-14T02:06:00Z"/>
                <w:del w:id="10501" w:author="Anees Shaikh" w:date="2013-10-19T02:16:00Z"/>
              </w:rPr>
              <w:pPrChange w:id="10502" w:author="Anees Shaikh" w:date="2013-10-19T02:16:00Z">
                <w:pPr>
                  <w:pStyle w:val="XML1"/>
                </w:pPr>
              </w:pPrChange>
            </w:pPr>
            <w:ins w:id="10503" w:author="aas" w:date="2013-10-14T02:06:00Z">
              <w:del w:id="10504" w:author="Anees Shaikh" w:date="2013-10-19T02:16:00Z">
                <w:r w:rsidDel="00E067A3">
                  <w:delText xml:space="preserve">                                    &lt;xs:documentation&gt;</w:delText>
                </w:r>
              </w:del>
            </w:ins>
          </w:p>
          <w:p w14:paraId="0C66E0A8" w14:textId="2622632D" w:rsidR="00874469" w:rsidDel="00E067A3" w:rsidRDefault="00874469">
            <w:pPr>
              <w:pStyle w:val="Appx"/>
              <w:rPr>
                <w:ins w:id="10505" w:author="aas" w:date="2013-10-14T02:06:00Z"/>
                <w:del w:id="10506" w:author="Anees Shaikh" w:date="2013-10-19T02:16:00Z"/>
              </w:rPr>
              <w:pPrChange w:id="10507" w:author="Anees Shaikh" w:date="2013-10-19T02:16:00Z">
                <w:pPr>
                  <w:pStyle w:val="XML1"/>
                </w:pPr>
              </w:pPrChange>
            </w:pPr>
            <w:ins w:id="10508" w:author="aas" w:date="2013-10-14T02:06:00Z">
              <w:del w:id="10509"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10" w:author="aas" w:date="2013-10-14T02:06:00Z"/>
                <w:del w:id="10511" w:author="Anees Shaikh" w:date="2013-10-19T02:16:00Z"/>
              </w:rPr>
              <w:pPrChange w:id="10512" w:author="Anees Shaikh" w:date="2013-10-19T02:16:00Z">
                <w:pPr>
                  <w:pStyle w:val="XML1"/>
                </w:pPr>
              </w:pPrChange>
            </w:pPr>
            <w:ins w:id="10513" w:author="aas" w:date="2013-10-14T02:06:00Z">
              <w:del w:id="10514" w:author="Anees Shaikh" w:date="2013-10-19T02:16:00Z">
                <w:r w:rsidDel="00E067A3">
                  <w:delText xml:space="preserve">                                             it is asymmetric or symmetric.</w:delText>
                </w:r>
              </w:del>
            </w:ins>
          </w:p>
          <w:p w14:paraId="69DDAF27" w14:textId="1B2B7663" w:rsidR="00874469" w:rsidDel="00E067A3" w:rsidRDefault="00874469">
            <w:pPr>
              <w:pStyle w:val="Appx"/>
              <w:rPr>
                <w:ins w:id="10515" w:author="aas" w:date="2013-10-14T02:06:00Z"/>
                <w:del w:id="10516" w:author="Anees Shaikh" w:date="2013-10-19T02:16:00Z"/>
              </w:rPr>
              <w:pPrChange w:id="10517" w:author="Anees Shaikh" w:date="2013-10-19T02:16:00Z">
                <w:pPr>
                  <w:pStyle w:val="XML1"/>
                </w:pPr>
              </w:pPrChange>
            </w:pPr>
            <w:ins w:id="10518" w:author="aas" w:date="2013-10-14T02:06:00Z">
              <w:del w:id="10519" w:author="Anees Shaikh" w:date="2013-10-19T02:16:00Z">
                <w:r w:rsidDel="00E067A3">
                  <w:delText xml:space="preserve">                                    &lt;/xs:documentation&gt;</w:delText>
                </w:r>
              </w:del>
            </w:ins>
          </w:p>
          <w:p w14:paraId="78954FCB" w14:textId="6D698376" w:rsidR="00874469" w:rsidDel="00E067A3" w:rsidRDefault="00874469">
            <w:pPr>
              <w:pStyle w:val="Appx"/>
              <w:rPr>
                <w:ins w:id="10520" w:author="aas" w:date="2013-10-14T02:06:00Z"/>
                <w:del w:id="10521" w:author="Anees Shaikh" w:date="2013-10-19T02:16:00Z"/>
              </w:rPr>
              <w:pPrChange w:id="10522" w:author="Anees Shaikh" w:date="2013-10-19T02:16:00Z">
                <w:pPr>
                  <w:pStyle w:val="XML1"/>
                </w:pPr>
              </w:pPrChange>
            </w:pPr>
            <w:ins w:id="10523" w:author="aas" w:date="2013-10-14T02:06:00Z">
              <w:del w:id="10524" w:author="Anees Shaikh" w:date="2013-10-19T02:16:00Z">
                <w:r w:rsidDel="00E067A3">
                  <w:delText xml:space="preserve">                                  &lt;/xs:annotation&gt;</w:delText>
                </w:r>
              </w:del>
            </w:ins>
          </w:p>
          <w:p w14:paraId="13231CC7" w14:textId="03E53B5C" w:rsidR="00874469" w:rsidDel="00E067A3" w:rsidRDefault="00874469">
            <w:pPr>
              <w:pStyle w:val="Appx"/>
              <w:rPr>
                <w:ins w:id="10525" w:author="aas" w:date="2013-10-14T02:06:00Z"/>
                <w:del w:id="10526" w:author="Anees Shaikh" w:date="2013-10-19T02:16:00Z"/>
              </w:rPr>
              <w:pPrChange w:id="10527" w:author="Anees Shaikh" w:date="2013-10-19T02:16:00Z">
                <w:pPr>
                  <w:pStyle w:val="XML1"/>
                </w:pPr>
              </w:pPrChange>
            </w:pPr>
            <w:ins w:id="10528" w:author="aas" w:date="2013-10-14T02:06:00Z">
              <w:del w:id="10529" w:author="Anees Shaikh" w:date="2013-10-19T02:16:00Z">
                <w:r w:rsidDel="00E067A3">
                  <w:delText xml:space="preserve">                                  &lt;xs:simpleType&gt;</w:delText>
                </w:r>
              </w:del>
            </w:ins>
          </w:p>
          <w:p w14:paraId="4513C5D9" w14:textId="31ACB4A5" w:rsidR="00874469" w:rsidDel="00E067A3" w:rsidRDefault="00874469">
            <w:pPr>
              <w:pStyle w:val="Appx"/>
              <w:rPr>
                <w:ins w:id="10530" w:author="aas" w:date="2013-10-14T02:06:00Z"/>
                <w:del w:id="10531" w:author="Anees Shaikh" w:date="2013-10-19T02:16:00Z"/>
              </w:rPr>
              <w:pPrChange w:id="10532" w:author="Anees Shaikh" w:date="2013-10-19T02:16:00Z">
                <w:pPr>
                  <w:pStyle w:val="XML1"/>
                </w:pPr>
              </w:pPrChange>
            </w:pPr>
            <w:ins w:id="10533" w:author="aas" w:date="2013-10-14T02:06:00Z">
              <w:del w:id="10534" w:author="Anees Shaikh" w:date="2013-10-19T02:16:00Z">
                <w:r w:rsidDel="00E067A3">
                  <w:delText xml:space="preserve">                                    &lt;xs:restriction base="xs:string"&gt;</w:delText>
                </w:r>
              </w:del>
            </w:ins>
          </w:p>
          <w:p w14:paraId="229A0195" w14:textId="499ADCF5" w:rsidR="00874469" w:rsidDel="00E067A3" w:rsidRDefault="00874469">
            <w:pPr>
              <w:pStyle w:val="Appx"/>
              <w:rPr>
                <w:ins w:id="10535" w:author="aas" w:date="2013-10-14T02:06:00Z"/>
                <w:del w:id="10536" w:author="Anees Shaikh" w:date="2013-10-19T02:16:00Z"/>
              </w:rPr>
              <w:pPrChange w:id="10537" w:author="Anees Shaikh" w:date="2013-10-19T02:16:00Z">
                <w:pPr>
                  <w:pStyle w:val="XML1"/>
                </w:pPr>
              </w:pPrChange>
            </w:pPr>
            <w:ins w:id="10538" w:author="aas" w:date="2013-10-14T02:06:00Z">
              <w:del w:id="10539" w:author="Anees Shaikh" w:date="2013-10-19T02:16:00Z">
                <w:r w:rsidDel="00E067A3">
                  <w:delText xml:space="preserve">                                      &lt;xs:enumeration value="unsupported"/&gt;</w:delText>
                </w:r>
              </w:del>
            </w:ins>
          </w:p>
          <w:p w14:paraId="093B6C40" w14:textId="551B73A0" w:rsidR="00874469" w:rsidDel="00E067A3" w:rsidRDefault="00874469">
            <w:pPr>
              <w:pStyle w:val="Appx"/>
              <w:rPr>
                <w:ins w:id="10540" w:author="aas" w:date="2013-10-14T02:06:00Z"/>
                <w:del w:id="10541" w:author="Anees Shaikh" w:date="2013-10-19T02:16:00Z"/>
              </w:rPr>
              <w:pPrChange w:id="10542" w:author="Anees Shaikh" w:date="2013-10-19T02:16:00Z">
                <w:pPr>
                  <w:pStyle w:val="XML1"/>
                </w:pPr>
              </w:pPrChange>
            </w:pPr>
            <w:ins w:id="10543" w:author="aas" w:date="2013-10-14T02:06:00Z">
              <w:del w:id="10544" w:author="Anees Shaikh" w:date="2013-10-19T02:16:00Z">
                <w:r w:rsidDel="00E067A3">
                  <w:delText xml:space="preserve">                                      &lt;xs:enumeration value="symmetric"/&gt;</w:delText>
                </w:r>
              </w:del>
            </w:ins>
          </w:p>
          <w:p w14:paraId="47B492CA" w14:textId="54E829EA" w:rsidR="00874469" w:rsidDel="00E067A3" w:rsidRDefault="00874469">
            <w:pPr>
              <w:pStyle w:val="Appx"/>
              <w:rPr>
                <w:ins w:id="10545" w:author="aas" w:date="2013-10-14T02:06:00Z"/>
                <w:del w:id="10546" w:author="Anees Shaikh" w:date="2013-10-19T02:16:00Z"/>
              </w:rPr>
              <w:pPrChange w:id="10547" w:author="Anees Shaikh" w:date="2013-10-19T02:16:00Z">
                <w:pPr>
                  <w:pStyle w:val="XML1"/>
                </w:pPr>
              </w:pPrChange>
            </w:pPr>
            <w:ins w:id="10548" w:author="aas" w:date="2013-10-14T02:06:00Z">
              <w:del w:id="10549" w:author="Anees Shaikh" w:date="2013-10-19T02:16:00Z">
                <w:r w:rsidDel="00E067A3">
                  <w:delText xml:space="preserve">                                      &lt;xs:enumeration value="asymmetric"/&gt;</w:delText>
                </w:r>
              </w:del>
            </w:ins>
          </w:p>
          <w:p w14:paraId="75702A6B" w14:textId="699CE2E0" w:rsidR="00874469" w:rsidDel="00E067A3" w:rsidRDefault="00874469">
            <w:pPr>
              <w:pStyle w:val="Appx"/>
              <w:rPr>
                <w:ins w:id="10550" w:author="aas" w:date="2013-10-14T02:06:00Z"/>
                <w:del w:id="10551" w:author="Anees Shaikh" w:date="2013-10-19T02:16:00Z"/>
              </w:rPr>
              <w:pPrChange w:id="10552" w:author="Anees Shaikh" w:date="2013-10-19T02:16:00Z">
                <w:pPr>
                  <w:pStyle w:val="XML1"/>
                </w:pPr>
              </w:pPrChange>
            </w:pPr>
            <w:ins w:id="10553" w:author="aas" w:date="2013-10-14T02:06:00Z">
              <w:del w:id="10554" w:author="Anees Shaikh" w:date="2013-10-19T02:16:00Z">
                <w:r w:rsidDel="00E067A3">
                  <w:delText xml:space="preserve">                                    &lt;/xs:restriction&gt;</w:delText>
                </w:r>
              </w:del>
            </w:ins>
          </w:p>
          <w:p w14:paraId="6B183F4F" w14:textId="42B8A8A8" w:rsidR="00874469" w:rsidDel="00E067A3" w:rsidRDefault="00874469">
            <w:pPr>
              <w:pStyle w:val="Appx"/>
              <w:rPr>
                <w:ins w:id="10555" w:author="aas" w:date="2013-10-14T02:06:00Z"/>
                <w:del w:id="10556" w:author="Anees Shaikh" w:date="2013-10-19T02:16:00Z"/>
              </w:rPr>
              <w:pPrChange w:id="10557" w:author="Anees Shaikh" w:date="2013-10-19T02:16:00Z">
                <w:pPr>
                  <w:pStyle w:val="XML1"/>
                </w:pPr>
              </w:pPrChange>
            </w:pPr>
            <w:ins w:id="10558" w:author="aas" w:date="2013-10-14T02:06:00Z">
              <w:del w:id="10559" w:author="Anees Shaikh" w:date="2013-10-19T02:16:00Z">
                <w:r w:rsidDel="00E067A3">
                  <w:delText xml:space="preserve">                                  &lt;/xs:simpleType&gt;</w:delText>
                </w:r>
              </w:del>
            </w:ins>
          </w:p>
          <w:p w14:paraId="1C419E08" w14:textId="412B037B" w:rsidR="00874469" w:rsidDel="00E067A3" w:rsidRDefault="00874469">
            <w:pPr>
              <w:pStyle w:val="Appx"/>
              <w:rPr>
                <w:ins w:id="10560" w:author="aas" w:date="2013-10-14T02:06:00Z"/>
                <w:del w:id="10561" w:author="Anees Shaikh" w:date="2013-10-19T02:16:00Z"/>
              </w:rPr>
              <w:pPrChange w:id="10562" w:author="Anees Shaikh" w:date="2013-10-19T02:16:00Z">
                <w:pPr>
                  <w:pStyle w:val="XML1"/>
                </w:pPr>
              </w:pPrChange>
            </w:pPr>
            <w:ins w:id="10563" w:author="aas" w:date="2013-10-14T02:06:00Z">
              <w:del w:id="10564" w:author="Anees Shaikh" w:date="2013-10-19T02:16:00Z">
                <w:r w:rsidDel="00E067A3">
                  <w:delText xml:space="preserve">                                &lt;/xs:element&gt;</w:delText>
                </w:r>
              </w:del>
            </w:ins>
          </w:p>
          <w:p w14:paraId="1C5854C7" w14:textId="2A316658" w:rsidR="00874469" w:rsidDel="00E067A3" w:rsidRDefault="00874469">
            <w:pPr>
              <w:pStyle w:val="Appx"/>
              <w:rPr>
                <w:ins w:id="10565" w:author="aas" w:date="2013-10-14T02:06:00Z"/>
                <w:del w:id="10566" w:author="Anees Shaikh" w:date="2013-10-19T02:16:00Z"/>
              </w:rPr>
              <w:pPrChange w:id="10567" w:author="Anees Shaikh" w:date="2013-10-19T02:16:00Z">
                <w:pPr>
                  <w:pStyle w:val="XML1"/>
                </w:pPr>
              </w:pPrChange>
            </w:pPr>
            <w:ins w:id="10568" w:author="aas" w:date="2013-10-14T02:06:00Z">
              <w:del w:id="10569"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570" w:author="aas" w:date="2013-10-14T02:06:00Z"/>
                <w:del w:id="10571" w:author="Anees Shaikh" w:date="2013-10-19T02:16:00Z"/>
              </w:rPr>
              <w:pPrChange w:id="10572" w:author="Anees Shaikh" w:date="2013-10-19T02:16:00Z">
                <w:pPr>
                  <w:pStyle w:val="XML1"/>
                </w:pPr>
              </w:pPrChange>
            </w:pPr>
            <w:ins w:id="10573" w:author="aas" w:date="2013-10-14T02:06:00Z">
              <w:del w:id="10574" w:author="Anees Shaikh" w:date="2013-10-19T02:16:00Z">
                <w:r w:rsidDel="00E067A3">
                  <w:delText xml:space="preserve">                                        namespace="##other" processContents="lax"/&gt;</w:delText>
                </w:r>
              </w:del>
            </w:ins>
          </w:p>
          <w:p w14:paraId="6D793392" w14:textId="6B574BAB" w:rsidR="00874469" w:rsidDel="00E067A3" w:rsidRDefault="00874469">
            <w:pPr>
              <w:pStyle w:val="Appx"/>
              <w:rPr>
                <w:ins w:id="10575" w:author="aas" w:date="2013-10-14T02:06:00Z"/>
                <w:del w:id="10576" w:author="Anees Shaikh" w:date="2013-10-19T02:16:00Z"/>
              </w:rPr>
              <w:pPrChange w:id="10577" w:author="Anees Shaikh" w:date="2013-10-19T02:16:00Z">
                <w:pPr>
                  <w:pStyle w:val="XML1"/>
                </w:pPr>
              </w:pPrChange>
            </w:pPr>
            <w:ins w:id="10578" w:author="aas" w:date="2013-10-14T02:06:00Z">
              <w:del w:id="10579" w:author="Anees Shaikh" w:date="2013-10-19T02:16:00Z">
                <w:r w:rsidDel="00E067A3">
                  <w:delText xml:space="preserve">                              &lt;/xs:sequence&gt;</w:delText>
                </w:r>
              </w:del>
            </w:ins>
          </w:p>
          <w:p w14:paraId="5DBC6039" w14:textId="0EFEC3AE" w:rsidR="00874469" w:rsidDel="00E067A3" w:rsidRDefault="00874469">
            <w:pPr>
              <w:pStyle w:val="Appx"/>
              <w:rPr>
                <w:ins w:id="10580" w:author="aas" w:date="2013-10-14T02:06:00Z"/>
                <w:del w:id="10581" w:author="Anees Shaikh" w:date="2013-10-19T02:16:00Z"/>
              </w:rPr>
              <w:pPrChange w:id="10582" w:author="Anees Shaikh" w:date="2013-10-19T02:16:00Z">
                <w:pPr>
                  <w:pStyle w:val="XML1"/>
                </w:pPr>
              </w:pPrChange>
            </w:pPr>
            <w:ins w:id="10583" w:author="aas" w:date="2013-10-14T02:06:00Z">
              <w:del w:id="10584" w:author="Anees Shaikh" w:date="2013-10-19T02:16:00Z">
                <w:r w:rsidDel="00E067A3">
                  <w:delText xml:space="preserve">                            &lt;/xs:complexType&gt;</w:delText>
                </w:r>
              </w:del>
            </w:ins>
          </w:p>
          <w:p w14:paraId="1EC45209" w14:textId="5EA5A2EE" w:rsidR="00874469" w:rsidDel="00E067A3" w:rsidRDefault="00874469">
            <w:pPr>
              <w:pStyle w:val="Appx"/>
              <w:rPr>
                <w:ins w:id="10585" w:author="aas" w:date="2013-10-14T02:06:00Z"/>
                <w:del w:id="10586" w:author="Anees Shaikh" w:date="2013-10-19T02:16:00Z"/>
              </w:rPr>
              <w:pPrChange w:id="10587" w:author="Anees Shaikh" w:date="2013-10-19T02:16:00Z">
                <w:pPr>
                  <w:pStyle w:val="XML1"/>
                </w:pPr>
              </w:pPrChange>
            </w:pPr>
            <w:ins w:id="10588" w:author="aas" w:date="2013-10-14T02:06:00Z">
              <w:del w:id="10589" w:author="Anees Shaikh" w:date="2013-10-19T02:16:00Z">
                <w:r w:rsidDel="00E067A3">
                  <w:delText xml:space="preserve">                          &lt;/xs:element&gt;</w:delText>
                </w:r>
              </w:del>
            </w:ins>
          </w:p>
          <w:p w14:paraId="6C8BE940" w14:textId="28D94069" w:rsidR="00874469" w:rsidDel="00E067A3" w:rsidRDefault="00874469">
            <w:pPr>
              <w:pStyle w:val="Appx"/>
              <w:rPr>
                <w:ins w:id="10590" w:author="aas" w:date="2013-10-14T02:06:00Z"/>
                <w:del w:id="10591" w:author="Anees Shaikh" w:date="2013-10-19T02:16:00Z"/>
              </w:rPr>
              <w:pPrChange w:id="10592" w:author="Anees Shaikh" w:date="2013-10-19T02:16:00Z">
                <w:pPr>
                  <w:pStyle w:val="XML1"/>
                </w:pPr>
              </w:pPrChange>
            </w:pPr>
            <w:ins w:id="10593" w:author="aas" w:date="2013-10-14T02:06:00Z">
              <w:del w:id="10594"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595" w:author="aas" w:date="2013-10-14T02:06:00Z"/>
                <w:del w:id="10596" w:author="Anees Shaikh" w:date="2013-10-19T02:16:00Z"/>
              </w:rPr>
              <w:pPrChange w:id="10597" w:author="Anees Shaikh" w:date="2013-10-19T02:16:00Z">
                <w:pPr>
                  <w:pStyle w:val="XML1"/>
                </w:pPr>
              </w:pPrChange>
            </w:pPr>
            <w:ins w:id="10598" w:author="aas" w:date="2013-10-14T02:06:00Z">
              <w:del w:id="10599"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00" w:author="aas" w:date="2013-10-14T02:06:00Z"/>
                <w:del w:id="10601" w:author="Anees Shaikh" w:date="2013-10-19T02:16:00Z"/>
              </w:rPr>
              <w:pPrChange w:id="10602" w:author="Anees Shaikh" w:date="2013-10-19T02:16:00Z">
                <w:pPr>
                  <w:pStyle w:val="XML1"/>
                </w:pPr>
              </w:pPrChange>
            </w:pPr>
            <w:ins w:id="10603" w:author="aas" w:date="2013-10-14T02:06:00Z">
              <w:del w:id="10604" w:author="Anees Shaikh" w:date="2013-10-19T02:16:00Z">
                <w:r w:rsidDel="00E067A3">
                  <w:delText xml:space="preserve">                        &lt;/xs:sequence&gt;</w:delText>
                </w:r>
              </w:del>
            </w:ins>
          </w:p>
          <w:p w14:paraId="56BEE749" w14:textId="46127C65" w:rsidR="00874469" w:rsidDel="00E067A3" w:rsidRDefault="00874469">
            <w:pPr>
              <w:pStyle w:val="Appx"/>
              <w:rPr>
                <w:ins w:id="10605" w:author="aas" w:date="2013-10-14T02:06:00Z"/>
                <w:del w:id="10606" w:author="Anees Shaikh" w:date="2013-10-19T02:16:00Z"/>
              </w:rPr>
              <w:pPrChange w:id="10607" w:author="Anees Shaikh" w:date="2013-10-19T02:16:00Z">
                <w:pPr>
                  <w:pStyle w:val="XML1"/>
                </w:pPr>
              </w:pPrChange>
            </w:pPr>
            <w:ins w:id="10608" w:author="aas" w:date="2013-10-14T02:06:00Z">
              <w:del w:id="10609" w:author="Anees Shaikh" w:date="2013-10-19T02:16:00Z">
                <w:r w:rsidDel="00E067A3">
                  <w:delText xml:space="preserve">                      &lt;/xs:complexType&gt;</w:delText>
                </w:r>
              </w:del>
            </w:ins>
          </w:p>
          <w:p w14:paraId="74BBAFA9" w14:textId="4E3AF93F" w:rsidR="00874469" w:rsidDel="00E067A3" w:rsidRDefault="00874469">
            <w:pPr>
              <w:pStyle w:val="Appx"/>
              <w:rPr>
                <w:ins w:id="10610" w:author="aas" w:date="2013-10-14T02:06:00Z"/>
                <w:del w:id="10611" w:author="Anees Shaikh" w:date="2013-10-19T02:16:00Z"/>
              </w:rPr>
              <w:pPrChange w:id="10612" w:author="Anees Shaikh" w:date="2013-10-19T02:16:00Z">
                <w:pPr>
                  <w:pStyle w:val="XML1"/>
                </w:pPr>
              </w:pPrChange>
            </w:pPr>
            <w:ins w:id="10613" w:author="aas" w:date="2013-10-14T02:06:00Z">
              <w:del w:id="10614" w:author="Anees Shaikh" w:date="2013-10-19T02:16:00Z">
                <w:r w:rsidDel="00E067A3">
                  <w:delText xml:space="preserve">                    &lt;/xs:element&gt;</w:delText>
                </w:r>
              </w:del>
            </w:ins>
          </w:p>
          <w:p w14:paraId="5F4EE5EC" w14:textId="4778B576" w:rsidR="00874469" w:rsidDel="00E067A3" w:rsidRDefault="00874469">
            <w:pPr>
              <w:pStyle w:val="Appx"/>
              <w:rPr>
                <w:ins w:id="10615" w:author="aas" w:date="2013-10-14T02:06:00Z"/>
                <w:del w:id="10616" w:author="Anees Shaikh" w:date="2013-10-19T02:16:00Z"/>
              </w:rPr>
              <w:pPrChange w:id="10617" w:author="Anees Shaikh" w:date="2013-10-19T02:16:00Z">
                <w:pPr>
                  <w:pStyle w:val="XML1"/>
                </w:pPr>
              </w:pPrChange>
            </w:pPr>
            <w:ins w:id="10618" w:author="aas" w:date="2013-10-14T02:06:00Z">
              <w:del w:id="10619" w:author="Anees Shaikh" w:date="2013-10-19T02:16:00Z">
                <w:r w:rsidDel="00E067A3">
                  <w:delText xml:space="preserve">                    &lt;xs:choice&gt;</w:delText>
                </w:r>
              </w:del>
            </w:ins>
          </w:p>
          <w:p w14:paraId="70D76E91" w14:textId="4346BCE4" w:rsidR="00874469" w:rsidDel="00E067A3" w:rsidRDefault="00874469">
            <w:pPr>
              <w:pStyle w:val="Appx"/>
              <w:rPr>
                <w:ins w:id="10620" w:author="aas" w:date="2013-10-14T02:06:00Z"/>
                <w:del w:id="10621" w:author="Anees Shaikh" w:date="2013-10-19T02:16:00Z"/>
              </w:rPr>
              <w:pPrChange w:id="10622" w:author="Anees Shaikh" w:date="2013-10-19T02:16:00Z">
                <w:pPr>
                  <w:pStyle w:val="XML1"/>
                </w:pPr>
              </w:pPrChange>
            </w:pPr>
            <w:ins w:id="10623" w:author="aas" w:date="2013-10-14T02:06:00Z">
              <w:del w:id="10624" w:author="Anees Shaikh" w:date="2013-10-19T02:16:00Z">
                <w:r w:rsidDel="00E067A3">
                  <w:delText xml:space="preserve">                      &lt;xs:annotation&gt;</w:delText>
                </w:r>
              </w:del>
            </w:ins>
          </w:p>
          <w:p w14:paraId="13B996BB" w14:textId="0BC95E75" w:rsidR="00874469" w:rsidDel="00E067A3" w:rsidRDefault="00874469">
            <w:pPr>
              <w:pStyle w:val="Appx"/>
              <w:rPr>
                <w:ins w:id="10625" w:author="aas" w:date="2013-10-14T02:06:00Z"/>
                <w:del w:id="10626" w:author="Anees Shaikh" w:date="2013-10-19T02:16:00Z"/>
              </w:rPr>
              <w:pPrChange w:id="10627" w:author="Anees Shaikh" w:date="2013-10-19T02:16:00Z">
                <w:pPr>
                  <w:pStyle w:val="XML1"/>
                </w:pPr>
              </w:pPrChange>
            </w:pPr>
            <w:ins w:id="10628" w:author="aas" w:date="2013-10-14T02:06:00Z">
              <w:del w:id="10629" w:author="Anees Shaikh" w:date="2013-10-19T02:16:00Z">
                <w:r w:rsidDel="00E067A3">
                  <w:delText xml:space="preserve">                        &lt;xs:documentation&gt;</w:delText>
                </w:r>
              </w:del>
            </w:ins>
          </w:p>
          <w:p w14:paraId="51D846B2" w14:textId="473969FF" w:rsidR="00874469" w:rsidDel="00E067A3" w:rsidRDefault="00874469">
            <w:pPr>
              <w:pStyle w:val="Appx"/>
              <w:rPr>
                <w:ins w:id="10630" w:author="aas" w:date="2013-10-14T02:06:00Z"/>
                <w:del w:id="10631" w:author="Anees Shaikh" w:date="2013-10-19T02:16:00Z"/>
              </w:rPr>
              <w:pPrChange w:id="10632" w:author="Anees Shaikh" w:date="2013-10-19T02:16:00Z">
                <w:pPr>
                  <w:pStyle w:val="XML1"/>
                </w:pPr>
              </w:pPrChange>
            </w:pPr>
            <w:ins w:id="10633" w:author="aas" w:date="2013-10-14T02:06:00Z">
              <w:del w:id="10634"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35" w:author="aas" w:date="2013-10-14T02:06:00Z"/>
                <w:del w:id="10636" w:author="Anees Shaikh" w:date="2013-10-19T02:16:00Z"/>
              </w:rPr>
              <w:pPrChange w:id="10637" w:author="Anees Shaikh" w:date="2013-10-19T02:16:00Z">
                <w:pPr>
                  <w:pStyle w:val="XML1"/>
                </w:pPr>
              </w:pPrChange>
            </w:pPr>
            <w:ins w:id="10638" w:author="aas" w:date="2013-10-14T02:06:00Z">
              <w:del w:id="10639" w:author="Anees Shaikh" w:date="2013-10-19T02:16:00Z">
                <w:r w:rsidDel="00E067A3">
                  <w:delText xml:space="preserve">                        &lt;/xs:documentation&gt;</w:delText>
                </w:r>
              </w:del>
            </w:ins>
          </w:p>
          <w:p w14:paraId="7DF3F502" w14:textId="37EC0C40" w:rsidR="00874469" w:rsidDel="00E067A3" w:rsidRDefault="00874469">
            <w:pPr>
              <w:pStyle w:val="Appx"/>
              <w:rPr>
                <w:ins w:id="10640" w:author="aas" w:date="2013-10-14T02:06:00Z"/>
                <w:del w:id="10641" w:author="Anees Shaikh" w:date="2013-10-19T02:16:00Z"/>
              </w:rPr>
              <w:pPrChange w:id="10642" w:author="Anees Shaikh" w:date="2013-10-19T02:16:00Z">
                <w:pPr>
                  <w:pStyle w:val="XML1"/>
                </w:pPr>
              </w:pPrChange>
            </w:pPr>
            <w:ins w:id="10643" w:author="aas" w:date="2013-10-14T02:06:00Z">
              <w:del w:id="10644" w:author="Anees Shaikh" w:date="2013-10-19T02:16:00Z">
                <w:r w:rsidDel="00E067A3">
                  <w:delText xml:space="preserve">                      &lt;/xs:annotation&gt;</w:delText>
                </w:r>
              </w:del>
            </w:ins>
          </w:p>
          <w:p w14:paraId="130B4218" w14:textId="759EC332" w:rsidR="00874469" w:rsidDel="00E067A3" w:rsidRDefault="00874469">
            <w:pPr>
              <w:pStyle w:val="Appx"/>
              <w:rPr>
                <w:ins w:id="10645" w:author="aas" w:date="2013-10-14T02:06:00Z"/>
                <w:del w:id="10646" w:author="Anees Shaikh" w:date="2013-10-19T02:16:00Z"/>
              </w:rPr>
              <w:pPrChange w:id="10647" w:author="Anees Shaikh" w:date="2013-10-19T02:16:00Z">
                <w:pPr>
                  <w:pStyle w:val="XML1"/>
                </w:pPr>
              </w:pPrChange>
            </w:pPr>
          </w:p>
          <w:p w14:paraId="31F349A4" w14:textId="66B3598F" w:rsidR="00874469" w:rsidDel="00E067A3" w:rsidRDefault="00874469">
            <w:pPr>
              <w:pStyle w:val="Appx"/>
              <w:rPr>
                <w:ins w:id="10648" w:author="aas" w:date="2013-10-14T02:06:00Z"/>
                <w:del w:id="10649" w:author="Anees Shaikh" w:date="2013-10-19T02:16:00Z"/>
              </w:rPr>
              <w:pPrChange w:id="10650" w:author="Anees Shaikh" w:date="2013-10-19T02:16:00Z">
                <w:pPr>
                  <w:pStyle w:val="XML1"/>
                </w:pPr>
              </w:pPrChange>
            </w:pPr>
            <w:ins w:id="10651" w:author="aas" w:date="2013-10-14T02:06:00Z">
              <w:del w:id="10652" w:author="Anees Shaikh" w:date="2013-10-19T02:16:00Z">
                <w:r w:rsidDel="00E067A3">
                  <w:delText xml:space="preserve">                      &lt;xs:sequence&gt;</w:delText>
                </w:r>
              </w:del>
            </w:ins>
          </w:p>
          <w:p w14:paraId="5D5CF7E3" w14:textId="0535036E" w:rsidR="00874469" w:rsidDel="00E067A3" w:rsidRDefault="00874469">
            <w:pPr>
              <w:pStyle w:val="Appx"/>
              <w:rPr>
                <w:ins w:id="10653" w:author="aas" w:date="2013-10-14T02:06:00Z"/>
                <w:del w:id="10654" w:author="Anees Shaikh" w:date="2013-10-19T02:16:00Z"/>
              </w:rPr>
              <w:pPrChange w:id="10655" w:author="Anees Shaikh" w:date="2013-10-19T02:16:00Z">
                <w:pPr>
                  <w:pStyle w:val="XML1"/>
                </w:pPr>
              </w:pPrChange>
            </w:pPr>
            <w:ins w:id="10656" w:author="aas" w:date="2013-10-14T02:06:00Z">
              <w:del w:id="10657" w:author="Anees Shaikh" w:date="2013-10-19T02:16:00Z">
                <w:r w:rsidDel="00E067A3">
                  <w:delText xml:space="preserve">                        &lt;xs:element name="tunnel" minOccurs="0"&gt;</w:delText>
                </w:r>
              </w:del>
            </w:ins>
          </w:p>
          <w:p w14:paraId="529E9B1A" w14:textId="5DD14BAE" w:rsidR="00874469" w:rsidDel="00E067A3" w:rsidRDefault="00874469">
            <w:pPr>
              <w:pStyle w:val="Appx"/>
              <w:rPr>
                <w:ins w:id="10658" w:author="aas" w:date="2013-10-14T02:06:00Z"/>
                <w:del w:id="10659" w:author="Anees Shaikh" w:date="2013-10-19T02:16:00Z"/>
              </w:rPr>
              <w:pPrChange w:id="10660" w:author="Anees Shaikh" w:date="2013-10-19T02:16:00Z">
                <w:pPr>
                  <w:pStyle w:val="XML1"/>
                </w:pPr>
              </w:pPrChange>
            </w:pPr>
            <w:ins w:id="10661" w:author="aas" w:date="2013-10-14T02:06:00Z">
              <w:del w:id="10662" w:author="Anees Shaikh" w:date="2013-10-19T02:16:00Z">
                <w:r w:rsidDel="00E067A3">
                  <w:delText xml:space="preserve">                          &lt;xs:annotation&gt;</w:delText>
                </w:r>
              </w:del>
            </w:ins>
          </w:p>
          <w:p w14:paraId="29B113E8" w14:textId="41513F4F" w:rsidR="00874469" w:rsidDel="00E067A3" w:rsidRDefault="00874469">
            <w:pPr>
              <w:pStyle w:val="Appx"/>
              <w:rPr>
                <w:ins w:id="10663" w:author="aas" w:date="2013-10-14T02:06:00Z"/>
                <w:del w:id="10664" w:author="Anees Shaikh" w:date="2013-10-19T02:16:00Z"/>
              </w:rPr>
              <w:pPrChange w:id="10665" w:author="Anees Shaikh" w:date="2013-10-19T02:16:00Z">
                <w:pPr>
                  <w:pStyle w:val="XML1"/>
                </w:pPr>
              </w:pPrChange>
            </w:pPr>
            <w:ins w:id="10666" w:author="aas" w:date="2013-10-14T02:06:00Z">
              <w:del w:id="10667" w:author="Anees Shaikh" w:date="2013-10-19T02:16:00Z">
                <w:r w:rsidDel="00E067A3">
                  <w:delText xml:space="preserve">                            &lt;xs:documentation&gt;</w:delText>
                </w:r>
              </w:del>
            </w:ins>
          </w:p>
          <w:p w14:paraId="09556E7F" w14:textId="64F67F28" w:rsidR="00874469" w:rsidDel="00E067A3" w:rsidRDefault="00874469">
            <w:pPr>
              <w:pStyle w:val="Appx"/>
              <w:rPr>
                <w:ins w:id="10668" w:author="aas" w:date="2013-10-14T02:06:00Z"/>
                <w:del w:id="10669" w:author="Anees Shaikh" w:date="2013-10-19T02:16:00Z"/>
              </w:rPr>
              <w:pPrChange w:id="10670" w:author="Anees Shaikh" w:date="2013-10-19T02:16:00Z">
                <w:pPr>
                  <w:pStyle w:val="XML1"/>
                </w:pPr>
              </w:pPrChange>
            </w:pPr>
            <w:ins w:id="10671" w:author="aas" w:date="2013-10-14T02:06:00Z">
              <w:del w:id="10672"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673" w:author="aas" w:date="2013-10-14T02:06:00Z"/>
                <w:del w:id="10674" w:author="Anees Shaikh" w:date="2013-10-19T02:16:00Z"/>
              </w:rPr>
              <w:pPrChange w:id="10675" w:author="Anees Shaikh" w:date="2013-10-19T02:16:00Z">
                <w:pPr>
                  <w:pStyle w:val="XML1"/>
                </w:pPr>
              </w:pPrChange>
            </w:pPr>
            <w:ins w:id="10676" w:author="aas" w:date="2013-10-14T02:06:00Z">
              <w:del w:id="10677" w:author="Anees Shaikh" w:date="2013-10-19T02:16:00Z">
                <w:r w:rsidDel="00E067A3">
                  <w:delText xml:space="preserve">                            &lt;/xs:documentation&gt;</w:delText>
                </w:r>
              </w:del>
            </w:ins>
          </w:p>
          <w:p w14:paraId="23520A3C" w14:textId="03EAB626" w:rsidR="00874469" w:rsidDel="00E067A3" w:rsidRDefault="00874469">
            <w:pPr>
              <w:pStyle w:val="Appx"/>
              <w:rPr>
                <w:ins w:id="10678" w:author="aas" w:date="2013-10-14T02:06:00Z"/>
                <w:del w:id="10679" w:author="Anees Shaikh" w:date="2013-10-19T02:16:00Z"/>
              </w:rPr>
              <w:pPrChange w:id="10680" w:author="Anees Shaikh" w:date="2013-10-19T02:16:00Z">
                <w:pPr>
                  <w:pStyle w:val="XML1"/>
                </w:pPr>
              </w:pPrChange>
            </w:pPr>
            <w:ins w:id="10681" w:author="aas" w:date="2013-10-14T02:06:00Z">
              <w:del w:id="10682" w:author="Anees Shaikh" w:date="2013-10-19T02:16:00Z">
                <w:r w:rsidDel="00E067A3">
                  <w:delText xml:space="preserve">                          &lt;/xs:annotation&gt;</w:delText>
                </w:r>
              </w:del>
            </w:ins>
          </w:p>
          <w:p w14:paraId="1D5F6FF9" w14:textId="5E5A73FE" w:rsidR="00874469" w:rsidDel="00E067A3" w:rsidRDefault="00874469">
            <w:pPr>
              <w:pStyle w:val="Appx"/>
              <w:rPr>
                <w:ins w:id="10683" w:author="aas" w:date="2013-10-14T02:06:00Z"/>
                <w:del w:id="10684" w:author="Anees Shaikh" w:date="2013-10-19T02:16:00Z"/>
              </w:rPr>
              <w:pPrChange w:id="10685" w:author="Anees Shaikh" w:date="2013-10-19T02:16:00Z">
                <w:pPr>
                  <w:pStyle w:val="XML1"/>
                </w:pPr>
              </w:pPrChange>
            </w:pPr>
            <w:ins w:id="10686" w:author="aas" w:date="2013-10-14T02:06:00Z">
              <w:del w:id="10687" w:author="Anees Shaikh" w:date="2013-10-19T02:16:00Z">
                <w:r w:rsidDel="00E067A3">
                  <w:delText xml:space="preserve">                          &lt;xs:complexType&gt;</w:delText>
                </w:r>
              </w:del>
            </w:ins>
          </w:p>
          <w:p w14:paraId="71576491" w14:textId="4F20CD36" w:rsidR="00874469" w:rsidDel="00E067A3" w:rsidRDefault="00874469">
            <w:pPr>
              <w:pStyle w:val="Appx"/>
              <w:rPr>
                <w:ins w:id="10688" w:author="aas" w:date="2013-10-14T02:06:00Z"/>
                <w:del w:id="10689" w:author="Anees Shaikh" w:date="2013-10-19T02:16:00Z"/>
              </w:rPr>
              <w:pPrChange w:id="10690" w:author="Anees Shaikh" w:date="2013-10-19T02:16:00Z">
                <w:pPr>
                  <w:pStyle w:val="XML1"/>
                </w:pPr>
              </w:pPrChange>
            </w:pPr>
            <w:ins w:id="10691" w:author="aas" w:date="2013-10-14T02:06:00Z">
              <w:del w:id="10692" w:author="Anees Shaikh" w:date="2013-10-19T02:16:00Z">
                <w:r w:rsidDel="00E067A3">
                  <w:delText xml:space="preserve">                            &lt;xs:sequence&gt;</w:delText>
                </w:r>
              </w:del>
            </w:ins>
          </w:p>
          <w:p w14:paraId="40BA08F6" w14:textId="386D66B6" w:rsidR="00874469" w:rsidDel="00E067A3" w:rsidRDefault="00874469">
            <w:pPr>
              <w:pStyle w:val="Appx"/>
              <w:rPr>
                <w:ins w:id="10693" w:author="aas" w:date="2013-10-14T02:06:00Z"/>
                <w:del w:id="10694" w:author="Anees Shaikh" w:date="2013-10-19T02:16:00Z"/>
              </w:rPr>
              <w:pPrChange w:id="10695" w:author="Anees Shaikh" w:date="2013-10-19T02:16:00Z">
                <w:pPr>
                  <w:pStyle w:val="XML1"/>
                </w:pPr>
              </w:pPrChange>
            </w:pPr>
            <w:ins w:id="10696" w:author="aas" w:date="2013-10-14T02:06:00Z">
              <w:del w:id="10697" w:author="Anees Shaikh" w:date="2013-10-19T02:16:00Z">
                <w:r w:rsidDel="00E067A3">
                  <w:delText xml:space="preserve">                              &lt;xs:choice&gt;</w:delText>
                </w:r>
              </w:del>
            </w:ins>
          </w:p>
          <w:p w14:paraId="3BF689A1" w14:textId="580A22A4" w:rsidR="00874469" w:rsidDel="00E067A3" w:rsidRDefault="00874469">
            <w:pPr>
              <w:pStyle w:val="Appx"/>
              <w:rPr>
                <w:ins w:id="10698" w:author="aas" w:date="2013-10-14T02:06:00Z"/>
                <w:del w:id="10699" w:author="Anees Shaikh" w:date="2013-10-19T02:16:00Z"/>
              </w:rPr>
              <w:pPrChange w:id="10700" w:author="Anees Shaikh" w:date="2013-10-19T02:16:00Z">
                <w:pPr>
                  <w:pStyle w:val="XML1"/>
                </w:pPr>
              </w:pPrChange>
            </w:pPr>
            <w:ins w:id="10701" w:author="aas" w:date="2013-10-14T02:06:00Z">
              <w:del w:id="10702" w:author="Anees Shaikh" w:date="2013-10-19T02:16:00Z">
                <w:r w:rsidDel="00E067A3">
                  <w:delText xml:space="preserve">                                &lt;xs:sequence&gt;</w:delText>
                </w:r>
              </w:del>
            </w:ins>
          </w:p>
          <w:p w14:paraId="7C0AAB2B" w14:textId="01030DC0" w:rsidR="00874469" w:rsidDel="00E067A3" w:rsidRDefault="00874469">
            <w:pPr>
              <w:pStyle w:val="Appx"/>
              <w:rPr>
                <w:ins w:id="10703" w:author="aas" w:date="2013-10-14T02:06:00Z"/>
                <w:del w:id="10704" w:author="Anees Shaikh" w:date="2013-10-19T02:16:00Z"/>
              </w:rPr>
              <w:pPrChange w:id="10705" w:author="Anees Shaikh" w:date="2013-10-19T02:16:00Z">
                <w:pPr>
                  <w:pStyle w:val="XML1"/>
                </w:pPr>
              </w:pPrChange>
            </w:pPr>
            <w:ins w:id="10706" w:author="aas" w:date="2013-10-14T02:06:00Z">
              <w:del w:id="10707"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08" w:author="aas" w:date="2013-10-14T02:06:00Z"/>
                <w:del w:id="10709" w:author="Anees Shaikh" w:date="2013-10-19T02:16:00Z"/>
              </w:rPr>
              <w:pPrChange w:id="10710" w:author="Anees Shaikh" w:date="2013-10-19T02:16:00Z">
                <w:pPr>
                  <w:pStyle w:val="XML1"/>
                </w:pPr>
              </w:pPrChange>
            </w:pPr>
            <w:ins w:id="10711" w:author="aas" w:date="2013-10-14T02:06:00Z">
              <w:del w:id="10712" w:author="Anees Shaikh" w:date="2013-10-19T02:16:00Z">
                <w:r w:rsidDel="00E067A3">
                  <w:delText xml:space="preserve">                                    &lt;xs:annotation&gt;</w:delText>
                </w:r>
              </w:del>
            </w:ins>
          </w:p>
          <w:p w14:paraId="2D348551" w14:textId="61625E00" w:rsidR="00874469" w:rsidDel="00E067A3" w:rsidRDefault="00874469">
            <w:pPr>
              <w:pStyle w:val="Appx"/>
              <w:rPr>
                <w:ins w:id="10713" w:author="aas" w:date="2013-10-14T02:06:00Z"/>
                <w:del w:id="10714" w:author="Anees Shaikh" w:date="2013-10-19T02:16:00Z"/>
              </w:rPr>
              <w:pPrChange w:id="10715" w:author="Anees Shaikh" w:date="2013-10-19T02:16:00Z">
                <w:pPr>
                  <w:pStyle w:val="XML1"/>
                </w:pPr>
              </w:pPrChange>
            </w:pPr>
            <w:ins w:id="10716" w:author="aas" w:date="2013-10-14T02:06:00Z">
              <w:del w:id="10717" w:author="Anees Shaikh" w:date="2013-10-19T02:16:00Z">
                <w:r w:rsidDel="00E067A3">
                  <w:delText xml:space="preserve">                                      &lt;xs:documentation&gt;</w:delText>
                </w:r>
              </w:del>
            </w:ins>
          </w:p>
          <w:p w14:paraId="52EB3191" w14:textId="0EEEE9EF" w:rsidR="00874469" w:rsidDel="00E067A3" w:rsidRDefault="00874469">
            <w:pPr>
              <w:pStyle w:val="Appx"/>
              <w:rPr>
                <w:ins w:id="10718" w:author="aas" w:date="2013-10-14T02:06:00Z"/>
                <w:del w:id="10719" w:author="Anees Shaikh" w:date="2013-10-19T02:16:00Z"/>
              </w:rPr>
              <w:pPrChange w:id="10720" w:author="Anees Shaikh" w:date="2013-10-19T02:16:00Z">
                <w:pPr>
                  <w:pStyle w:val="XML1"/>
                </w:pPr>
              </w:pPrChange>
            </w:pPr>
            <w:ins w:id="10721" w:author="aas" w:date="2013-10-14T02:06:00Z">
              <w:del w:id="10722"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23" w:author="aas" w:date="2013-10-14T02:06:00Z"/>
                <w:del w:id="10724" w:author="Anees Shaikh" w:date="2013-10-19T02:16:00Z"/>
              </w:rPr>
              <w:pPrChange w:id="10725" w:author="Anees Shaikh" w:date="2013-10-19T02:16:00Z">
                <w:pPr>
                  <w:pStyle w:val="XML1"/>
                </w:pPr>
              </w:pPrChange>
            </w:pPr>
            <w:ins w:id="10726" w:author="aas" w:date="2013-10-14T02:06:00Z">
              <w:del w:id="10727" w:author="Anees Shaikh" w:date="2013-10-19T02:16:00Z">
                <w:r w:rsidDel="00E067A3">
                  <w:delText xml:space="preserve">                                      &lt;/xs:documentation&gt;</w:delText>
                </w:r>
              </w:del>
            </w:ins>
          </w:p>
          <w:p w14:paraId="66C0C823" w14:textId="25821743" w:rsidR="00874469" w:rsidDel="00E067A3" w:rsidRDefault="00874469">
            <w:pPr>
              <w:pStyle w:val="Appx"/>
              <w:rPr>
                <w:ins w:id="10728" w:author="aas" w:date="2013-10-14T02:06:00Z"/>
                <w:del w:id="10729" w:author="Anees Shaikh" w:date="2013-10-19T02:16:00Z"/>
              </w:rPr>
              <w:pPrChange w:id="10730" w:author="Anees Shaikh" w:date="2013-10-19T02:16:00Z">
                <w:pPr>
                  <w:pStyle w:val="XML1"/>
                </w:pPr>
              </w:pPrChange>
            </w:pPr>
            <w:ins w:id="10731" w:author="aas" w:date="2013-10-14T02:06:00Z">
              <w:del w:id="10732" w:author="Anees Shaikh" w:date="2013-10-19T02:16:00Z">
                <w:r w:rsidDel="00E067A3">
                  <w:delText xml:space="preserve">                                    &lt;/xs:annotation&gt;</w:delText>
                </w:r>
              </w:del>
            </w:ins>
          </w:p>
          <w:p w14:paraId="0CCAE546" w14:textId="0AC3307F" w:rsidR="00874469" w:rsidDel="00E067A3" w:rsidRDefault="00874469">
            <w:pPr>
              <w:pStyle w:val="Appx"/>
              <w:rPr>
                <w:ins w:id="10733" w:author="aas" w:date="2013-10-14T02:06:00Z"/>
                <w:del w:id="10734" w:author="Anees Shaikh" w:date="2013-10-19T02:16:00Z"/>
              </w:rPr>
              <w:pPrChange w:id="10735" w:author="Anees Shaikh" w:date="2013-10-19T02:16:00Z">
                <w:pPr>
                  <w:pStyle w:val="XML1"/>
                </w:pPr>
              </w:pPrChange>
            </w:pPr>
            <w:ins w:id="10736" w:author="aas" w:date="2013-10-14T02:06:00Z">
              <w:del w:id="10737" w:author="Anees Shaikh" w:date="2013-10-19T02:16:00Z">
                <w:r w:rsidDel="00E067A3">
                  <w:delText xml:space="preserve">                                  &lt;/xs:element&gt;</w:delText>
                </w:r>
              </w:del>
            </w:ins>
          </w:p>
          <w:p w14:paraId="5ECA59E3" w14:textId="0A2F0B6D" w:rsidR="00874469" w:rsidDel="00E067A3" w:rsidRDefault="00874469">
            <w:pPr>
              <w:pStyle w:val="Appx"/>
              <w:rPr>
                <w:ins w:id="10738" w:author="aas" w:date="2013-10-14T02:06:00Z"/>
                <w:del w:id="10739" w:author="Anees Shaikh" w:date="2013-10-19T02:16:00Z"/>
              </w:rPr>
              <w:pPrChange w:id="10740" w:author="Anees Shaikh" w:date="2013-10-19T02:16:00Z">
                <w:pPr>
                  <w:pStyle w:val="XML1"/>
                </w:pPr>
              </w:pPrChange>
            </w:pPr>
            <w:ins w:id="10741" w:author="aas" w:date="2013-10-14T02:06:00Z">
              <w:del w:id="10742"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743" w:author="aas" w:date="2013-10-14T02:06:00Z"/>
                <w:del w:id="10744" w:author="Anees Shaikh" w:date="2013-10-19T02:16:00Z"/>
              </w:rPr>
              <w:pPrChange w:id="10745" w:author="Anees Shaikh" w:date="2013-10-19T02:16:00Z">
                <w:pPr>
                  <w:pStyle w:val="XML1"/>
                </w:pPr>
              </w:pPrChange>
            </w:pPr>
            <w:ins w:id="10746" w:author="aas" w:date="2013-10-14T02:06:00Z">
              <w:del w:id="10747" w:author="Anees Shaikh" w:date="2013-10-19T02:16:00Z">
                <w:r w:rsidDel="00E067A3">
                  <w:delText xml:space="preserve">                                    &lt;xs:annotation&gt;</w:delText>
                </w:r>
              </w:del>
            </w:ins>
          </w:p>
          <w:p w14:paraId="29AD71BB" w14:textId="31C460CD" w:rsidR="00874469" w:rsidDel="00E067A3" w:rsidRDefault="00874469">
            <w:pPr>
              <w:pStyle w:val="Appx"/>
              <w:rPr>
                <w:ins w:id="10748" w:author="aas" w:date="2013-10-14T02:06:00Z"/>
                <w:del w:id="10749" w:author="Anees Shaikh" w:date="2013-10-19T02:16:00Z"/>
              </w:rPr>
              <w:pPrChange w:id="10750" w:author="Anees Shaikh" w:date="2013-10-19T02:16:00Z">
                <w:pPr>
                  <w:pStyle w:val="XML1"/>
                </w:pPr>
              </w:pPrChange>
            </w:pPr>
            <w:ins w:id="10751" w:author="aas" w:date="2013-10-14T02:06:00Z">
              <w:del w:id="10752" w:author="Anees Shaikh" w:date="2013-10-19T02:16:00Z">
                <w:r w:rsidDel="00E067A3">
                  <w:delText xml:space="preserve">                                      &lt;xs:documentation&gt;</w:delText>
                </w:r>
              </w:del>
            </w:ins>
          </w:p>
          <w:p w14:paraId="7DF0DF6F" w14:textId="55C26AD1" w:rsidR="00874469" w:rsidDel="00E067A3" w:rsidRDefault="00874469">
            <w:pPr>
              <w:pStyle w:val="Appx"/>
              <w:rPr>
                <w:ins w:id="10753" w:author="aas" w:date="2013-10-14T02:06:00Z"/>
                <w:del w:id="10754" w:author="Anees Shaikh" w:date="2013-10-19T02:16:00Z"/>
              </w:rPr>
              <w:pPrChange w:id="10755" w:author="Anees Shaikh" w:date="2013-10-19T02:16:00Z">
                <w:pPr>
                  <w:pStyle w:val="XML1"/>
                </w:pPr>
              </w:pPrChange>
            </w:pPr>
            <w:ins w:id="10756" w:author="aas" w:date="2013-10-14T02:06:00Z">
              <w:del w:id="10757"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758" w:author="aas" w:date="2013-10-14T02:06:00Z"/>
                <w:del w:id="10759" w:author="Anees Shaikh" w:date="2013-10-19T02:16:00Z"/>
              </w:rPr>
              <w:pPrChange w:id="10760" w:author="Anees Shaikh" w:date="2013-10-19T02:16:00Z">
                <w:pPr>
                  <w:pStyle w:val="XML1"/>
                </w:pPr>
              </w:pPrChange>
            </w:pPr>
            <w:ins w:id="10761" w:author="aas" w:date="2013-10-14T02:06:00Z">
              <w:del w:id="10762" w:author="Anees Shaikh" w:date="2013-10-19T02:16:00Z">
                <w:r w:rsidDel="00E067A3">
                  <w:delText xml:space="preserve">                                      &lt;/xs:documentation&gt;</w:delText>
                </w:r>
              </w:del>
            </w:ins>
          </w:p>
          <w:p w14:paraId="6F9101CB" w14:textId="1A68A2E3" w:rsidR="00874469" w:rsidDel="00E067A3" w:rsidRDefault="00874469">
            <w:pPr>
              <w:pStyle w:val="Appx"/>
              <w:rPr>
                <w:ins w:id="10763" w:author="aas" w:date="2013-10-14T02:06:00Z"/>
                <w:del w:id="10764" w:author="Anees Shaikh" w:date="2013-10-19T02:16:00Z"/>
              </w:rPr>
              <w:pPrChange w:id="10765" w:author="Anees Shaikh" w:date="2013-10-19T02:16:00Z">
                <w:pPr>
                  <w:pStyle w:val="XML1"/>
                </w:pPr>
              </w:pPrChange>
            </w:pPr>
            <w:ins w:id="10766" w:author="aas" w:date="2013-10-14T02:06:00Z">
              <w:del w:id="10767" w:author="Anees Shaikh" w:date="2013-10-19T02:16:00Z">
                <w:r w:rsidDel="00E067A3">
                  <w:delText xml:space="preserve">                                    &lt;/xs:annotation&gt;</w:delText>
                </w:r>
              </w:del>
            </w:ins>
          </w:p>
          <w:p w14:paraId="28FEC760" w14:textId="3B3DB11D" w:rsidR="00874469" w:rsidDel="00E067A3" w:rsidRDefault="00874469">
            <w:pPr>
              <w:pStyle w:val="Appx"/>
              <w:rPr>
                <w:ins w:id="10768" w:author="aas" w:date="2013-10-14T02:06:00Z"/>
                <w:del w:id="10769" w:author="Anees Shaikh" w:date="2013-10-19T02:16:00Z"/>
              </w:rPr>
              <w:pPrChange w:id="10770" w:author="Anees Shaikh" w:date="2013-10-19T02:16:00Z">
                <w:pPr>
                  <w:pStyle w:val="XML1"/>
                </w:pPr>
              </w:pPrChange>
            </w:pPr>
            <w:ins w:id="10771" w:author="aas" w:date="2013-10-14T02:06:00Z">
              <w:del w:id="10772" w:author="Anees Shaikh" w:date="2013-10-19T02:16:00Z">
                <w:r w:rsidDel="00E067A3">
                  <w:delText xml:space="preserve">                                  &lt;/xs:element&gt;</w:delText>
                </w:r>
              </w:del>
            </w:ins>
          </w:p>
          <w:p w14:paraId="513386D0" w14:textId="48C07414" w:rsidR="00874469" w:rsidDel="00E067A3" w:rsidRDefault="00874469">
            <w:pPr>
              <w:pStyle w:val="Appx"/>
              <w:rPr>
                <w:ins w:id="10773" w:author="aas" w:date="2013-10-14T02:06:00Z"/>
                <w:del w:id="10774" w:author="Anees Shaikh" w:date="2013-10-19T02:16:00Z"/>
              </w:rPr>
              <w:pPrChange w:id="10775" w:author="Anees Shaikh" w:date="2013-10-19T02:16:00Z">
                <w:pPr>
                  <w:pStyle w:val="XML1"/>
                </w:pPr>
              </w:pPrChange>
            </w:pPr>
            <w:ins w:id="10776" w:author="aas" w:date="2013-10-14T02:06:00Z">
              <w:del w:id="10777"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778" w:author="aas" w:date="2013-10-14T02:06:00Z"/>
                <w:del w:id="10779" w:author="Anees Shaikh" w:date="2013-10-19T02:16:00Z"/>
              </w:rPr>
              <w:pPrChange w:id="10780" w:author="Anees Shaikh" w:date="2013-10-19T02:16:00Z">
                <w:pPr>
                  <w:pStyle w:val="XML1"/>
                </w:pPr>
              </w:pPrChange>
            </w:pPr>
            <w:ins w:id="10781" w:author="aas" w:date="2013-10-14T02:06:00Z">
              <w:del w:id="10782" w:author="Anees Shaikh" w:date="2013-10-19T02:16:00Z">
                <w:r w:rsidDel="00E067A3">
                  <w:delText xml:space="preserve">                                          namespace="##other" processContents="lax"/&gt;</w:delText>
                </w:r>
              </w:del>
            </w:ins>
          </w:p>
          <w:p w14:paraId="4BB83FDE" w14:textId="34D0E370" w:rsidR="00874469" w:rsidDel="00E067A3" w:rsidRDefault="00874469">
            <w:pPr>
              <w:pStyle w:val="Appx"/>
              <w:rPr>
                <w:ins w:id="10783" w:author="aas" w:date="2013-10-14T02:06:00Z"/>
                <w:del w:id="10784" w:author="Anees Shaikh" w:date="2013-10-19T02:16:00Z"/>
              </w:rPr>
              <w:pPrChange w:id="10785" w:author="Anees Shaikh" w:date="2013-10-19T02:16:00Z">
                <w:pPr>
                  <w:pStyle w:val="XML1"/>
                </w:pPr>
              </w:pPrChange>
            </w:pPr>
            <w:ins w:id="10786" w:author="aas" w:date="2013-10-14T02:06:00Z">
              <w:del w:id="10787" w:author="Anees Shaikh" w:date="2013-10-19T02:16:00Z">
                <w:r w:rsidDel="00E067A3">
                  <w:delText xml:space="preserve">                                &lt;/xs:sequence&gt;</w:delText>
                </w:r>
              </w:del>
            </w:ins>
          </w:p>
          <w:p w14:paraId="767717BD" w14:textId="4CB20525" w:rsidR="00874469" w:rsidDel="00E067A3" w:rsidRDefault="00874469">
            <w:pPr>
              <w:pStyle w:val="Appx"/>
              <w:rPr>
                <w:ins w:id="10788" w:author="aas" w:date="2013-10-14T02:06:00Z"/>
                <w:del w:id="10789" w:author="Anees Shaikh" w:date="2013-10-19T02:16:00Z"/>
              </w:rPr>
              <w:pPrChange w:id="10790" w:author="Anees Shaikh" w:date="2013-10-19T02:16:00Z">
                <w:pPr>
                  <w:pStyle w:val="XML1"/>
                </w:pPr>
              </w:pPrChange>
            </w:pPr>
            <w:ins w:id="10791" w:author="aas" w:date="2013-10-14T02:06:00Z">
              <w:del w:id="10792" w:author="Anees Shaikh" w:date="2013-10-19T02:16:00Z">
                <w:r w:rsidDel="00E067A3">
                  <w:delText xml:space="preserve">                                &lt;xs:sequence&gt;</w:delText>
                </w:r>
              </w:del>
            </w:ins>
          </w:p>
          <w:p w14:paraId="51D6A3AC" w14:textId="0E6BC09D" w:rsidR="00874469" w:rsidDel="00E067A3" w:rsidRDefault="00874469">
            <w:pPr>
              <w:pStyle w:val="Appx"/>
              <w:rPr>
                <w:ins w:id="10793" w:author="aas" w:date="2013-10-14T02:06:00Z"/>
                <w:del w:id="10794" w:author="Anees Shaikh" w:date="2013-10-19T02:16:00Z"/>
              </w:rPr>
              <w:pPrChange w:id="10795" w:author="Anees Shaikh" w:date="2013-10-19T02:16:00Z">
                <w:pPr>
                  <w:pStyle w:val="XML1"/>
                </w:pPr>
              </w:pPrChange>
            </w:pPr>
            <w:ins w:id="10796" w:author="aas" w:date="2013-10-14T02:06:00Z">
              <w:del w:id="10797"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798" w:author="aas" w:date="2013-10-14T02:06:00Z"/>
                <w:del w:id="10799" w:author="Anees Shaikh" w:date="2013-10-19T02:16:00Z"/>
              </w:rPr>
              <w:pPrChange w:id="10800" w:author="Anees Shaikh" w:date="2013-10-19T02:16:00Z">
                <w:pPr>
                  <w:pStyle w:val="XML1"/>
                </w:pPr>
              </w:pPrChange>
            </w:pPr>
            <w:ins w:id="10801" w:author="aas" w:date="2013-10-14T02:06:00Z">
              <w:del w:id="10802" w:author="Anees Shaikh" w:date="2013-10-19T02:16:00Z">
                <w:r w:rsidDel="00E067A3">
                  <w:delText xml:space="preserve">                                    &lt;xs:annotation&gt;</w:delText>
                </w:r>
              </w:del>
            </w:ins>
          </w:p>
          <w:p w14:paraId="093CD723" w14:textId="777BA28B" w:rsidR="00874469" w:rsidDel="00E067A3" w:rsidRDefault="00874469">
            <w:pPr>
              <w:pStyle w:val="Appx"/>
              <w:rPr>
                <w:ins w:id="10803" w:author="aas" w:date="2013-10-14T02:06:00Z"/>
                <w:del w:id="10804" w:author="Anees Shaikh" w:date="2013-10-19T02:16:00Z"/>
              </w:rPr>
              <w:pPrChange w:id="10805" w:author="Anees Shaikh" w:date="2013-10-19T02:16:00Z">
                <w:pPr>
                  <w:pStyle w:val="XML1"/>
                </w:pPr>
              </w:pPrChange>
            </w:pPr>
            <w:ins w:id="10806" w:author="aas" w:date="2013-10-14T02:06:00Z">
              <w:del w:id="10807" w:author="Anees Shaikh" w:date="2013-10-19T02:16:00Z">
                <w:r w:rsidDel="00E067A3">
                  <w:delText xml:space="preserve">                                      &lt;xs:documentation&gt;</w:delText>
                </w:r>
              </w:del>
            </w:ins>
          </w:p>
          <w:p w14:paraId="7E16173A" w14:textId="5D17A46F" w:rsidR="00874469" w:rsidDel="00E067A3" w:rsidRDefault="00874469">
            <w:pPr>
              <w:pStyle w:val="Appx"/>
              <w:rPr>
                <w:ins w:id="10808" w:author="aas" w:date="2013-10-14T02:06:00Z"/>
                <w:del w:id="10809" w:author="Anees Shaikh" w:date="2013-10-19T02:16:00Z"/>
              </w:rPr>
              <w:pPrChange w:id="10810" w:author="Anees Shaikh" w:date="2013-10-19T02:16:00Z">
                <w:pPr>
                  <w:pStyle w:val="XML1"/>
                </w:pPr>
              </w:pPrChange>
            </w:pPr>
            <w:ins w:id="10811" w:author="aas" w:date="2013-10-14T02:06:00Z">
              <w:del w:id="10812"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13" w:author="aas" w:date="2013-10-14T02:06:00Z"/>
                <w:del w:id="10814" w:author="Anees Shaikh" w:date="2013-10-19T02:16:00Z"/>
              </w:rPr>
              <w:pPrChange w:id="10815" w:author="Anees Shaikh" w:date="2013-10-19T02:16:00Z">
                <w:pPr>
                  <w:pStyle w:val="XML1"/>
                </w:pPr>
              </w:pPrChange>
            </w:pPr>
            <w:ins w:id="10816" w:author="aas" w:date="2013-10-14T02:06:00Z">
              <w:del w:id="10817" w:author="Anees Shaikh" w:date="2013-10-19T02:16:00Z">
                <w:r w:rsidDel="00E067A3">
                  <w:delText xml:space="preserve">                                      &lt;/xs:documentation&gt;</w:delText>
                </w:r>
              </w:del>
            </w:ins>
          </w:p>
          <w:p w14:paraId="224C82B3" w14:textId="225E6540" w:rsidR="00874469" w:rsidDel="00E067A3" w:rsidRDefault="00874469">
            <w:pPr>
              <w:pStyle w:val="Appx"/>
              <w:rPr>
                <w:ins w:id="10818" w:author="aas" w:date="2013-10-14T02:06:00Z"/>
                <w:del w:id="10819" w:author="Anees Shaikh" w:date="2013-10-19T02:16:00Z"/>
              </w:rPr>
              <w:pPrChange w:id="10820" w:author="Anees Shaikh" w:date="2013-10-19T02:16:00Z">
                <w:pPr>
                  <w:pStyle w:val="XML1"/>
                </w:pPr>
              </w:pPrChange>
            </w:pPr>
            <w:ins w:id="10821" w:author="aas" w:date="2013-10-14T02:06:00Z">
              <w:del w:id="10822" w:author="Anees Shaikh" w:date="2013-10-19T02:16:00Z">
                <w:r w:rsidDel="00E067A3">
                  <w:delText xml:space="preserve">                                    &lt;/xs:annotation&gt;</w:delText>
                </w:r>
              </w:del>
            </w:ins>
          </w:p>
          <w:p w14:paraId="6C3EC0BA" w14:textId="1A5F126E" w:rsidR="00874469" w:rsidDel="00E067A3" w:rsidRDefault="00874469">
            <w:pPr>
              <w:pStyle w:val="Appx"/>
              <w:rPr>
                <w:ins w:id="10823" w:author="aas" w:date="2013-10-14T02:06:00Z"/>
                <w:del w:id="10824" w:author="Anees Shaikh" w:date="2013-10-19T02:16:00Z"/>
              </w:rPr>
              <w:pPrChange w:id="10825" w:author="Anees Shaikh" w:date="2013-10-19T02:16:00Z">
                <w:pPr>
                  <w:pStyle w:val="XML1"/>
                </w:pPr>
              </w:pPrChange>
            </w:pPr>
            <w:ins w:id="10826" w:author="aas" w:date="2013-10-14T02:06:00Z">
              <w:del w:id="10827" w:author="Anees Shaikh" w:date="2013-10-19T02:16:00Z">
                <w:r w:rsidDel="00E067A3">
                  <w:delText xml:space="preserve">                                  &lt;/xs:element&gt;</w:delText>
                </w:r>
              </w:del>
            </w:ins>
          </w:p>
          <w:p w14:paraId="3E748626" w14:textId="4C52D90E" w:rsidR="00874469" w:rsidDel="00E067A3" w:rsidRDefault="00874469">
            <w:pPr>
              <w:pStyle w:val="Appx"/>
              <w:rPr>
                <w:ins w:id="10828" w:author="aas" w:date="2013-10-14T02:06:00Z"/>
                <w:del w:id="10829" w:author="Anees Shaikh" w:date="2013-10-19T02:16:00Z"/>
              </w:rPr>
              <w:pPrChange w:id="10830" w:author="Anees Shaikh" w:date="2013-10-19T02:16:00Z">
                <w:pPr>
                  <w:pStyle w:val="XML1"/>
                </w:pPr>
              </w:pPrChange>
            </w:pPr>
            <w:ins w:id="10831" w:author="aas" w:date="2013-10-14T02:06:00Z">
              <w:del w:id="10832"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33" w:author="aas" w:date="2013-10-14T02:06:00Z"/>
                <w:del w:id="10834" w:author="Anees Shaikh" w:date="2013-10-19T02:16:00Z"/>
              </w:rPr>
              <w:pPrChange w:id="10835" w:author="Anees Shaikh" w:date="2013-10-19T02:16:00Z">
                <w:pPr>
                  <w:pStyle w:val="XML1"/>
                </w:pPr>
              </w:pPrChange>
            </w:pPr>
            <w:ins w:id="10836" w:author="aas" w:date="2013-10-14T02:06:00Z">
              <w:del w:id="10837" w:author="Anees Shaikh" w:date="2013-10-19T02:16:00Z">
                <w:r w:rsidDel="00E067A3">
                  <w:delText xml:space="preserve">                                    &lt;xs:annotation&gt;</w:delText>
                </w:r>
              </w:del>
            </w:ins>
          </w:p>
          <w:p w14:paraId="3A069699" w14:textId="7BC6905A" w:rsidR="00874469" w:rsidDel="00E067A3" w:rsidRDefault="00874469">
            <w:pPr>
              <w:pStyle w:val="Appx"/>
              <w:rPr>
                <w:ins w:id="10838" w:author="aas" w:date="2013-10-14T02:06:00Z"/>
                <w:del w:id="10839" w:author="Anees Shaikh" w:date="2013-10-19T02:16:00Z"/>
              </w:rPr>
              <w:pPrChange w:id="10840" w:author="Anees Shaikh" w:date="2013-10-19T02:16:00Z">
                <w:pPr>
                  <w:pStyle w:val="XML1"/>
                </w:pPr>
              </w:pPrChange>
            </w:pPr>
            <w:ins w:id="10841" w:author="aas" w:date="2013-10-14T02:06:00Z">
              <w:del w:id="10842" w:author="Anees Shaikh" w:date="2013-10-19T02:16:00Z">
                <w:r w:rsidDel="00E067A3">
                  <w:delText xml:space="preserve">                                      &lt;xs:documentation&gt;</w:delText>
                </w:r>
              </w:del>
            </w:ins>
          </w:p>
          <w:p w14:paraId="29CC4F03" w14:textId="0B9CC8DB" w:rsidR="00874469" w:rsidDel="00E067A3" w:rsidRDefault="00874469">
            <w:pPr>
              <w:pStyle w:val="Appx"/>
              <w:rPr>
                <w:ins w:id="10843" w:author="aas" w:date="2013-10-14T02:06:00Z"/>
                <w:del w:id="10844" w:author="Anees Shaikh" w:date="2013-10-19T02:16:00Z"/>
              </w:rPr>
              <w:pPrChange w:id="10845" w:author="Anees Shaikh" w:date="2013-10-19T02:16:00Z">
                <w:pPr>
                  <w:pStyle w:val="XML1"/>
                </w:pPr>
              </w:pPrChange>
            </w:pPr>
            <w:ins w:id="10846" w:author="aas" w:date="2013-10-14T02:06:00Z">
              <w:del w:id="10847"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848" w:author="aas" w:date="2013-10-14T02:06:00Z"/>
                <w:del w:id="10849" w:author="Anees Shaikh" w:date="2013-10-19T02:16:00Z"/>
              </w:rPr>
              <w:pPrChange w:id="10850" w:author="Anees Shaikh" w:date="2013-10-19T02:16:00Z">
                <w:pPr>
                  <w:pStyle w:val="XML1"/>
                </w:pPr>
              </w:pPrChange>
            </w:pPr>
            <w:ins w:id="10851" w:author="aas" w:date="2013-10-14T02:06:00Z">
              <w:del w:id="10852" w:author="Anees Shaikh" w:date="2013-10-19T02:16:00Z">
                <w:r w:rsidDel="00E067A3">
                  <w:delText xml:space="preserve">                                      &lt;/xs:documentation&gt;</w:delText>
                </w:r>
              </w:del>
            </w:ins>
          </w:p>
          <w:p w14:paraId="0140BCAE" w14:textId="76106B08" w:rsidR="00874469" w:rsidDel="00E067A3" w:rsidRDefault="00874469">
            <w:pPr>
              <w:pStyle w:val="Appx"/>
              <w:rPr>
                <w:ins w:id="10853" w:author="aas" w:date="2013-10-14T02:06:00Z"/>
                <w:del w:id="10854" w:author="Anees Shaikh" w:date="2013-10-19T02:16:00Z"/>
              </w:rPr>
              <w:pPrChange w:id="10855" w:author="Anees Shaikh" w:date="2013-10-19T02:16:00Z">
                <w:pPr>
                  <w:pStyle w:val="XML1"/>
                </w:pPr>
              </w:pPrChange>
            </w:pPr>
            <w:ins w:id="10856" w:author="aas" w:date="2013-10-14T02:06:00Z">
              <w:del w:id="10857" w:author="Anees Shaikh" w:date="2013-10-19T02:16:00Z">
                <w:r w:rsidDel="00E067A3">
                  <w:delText xml:space="preserve">                                    &lt;/xs:annotation&gt;</w:delText>
                </w:r>
              </w:del>
            </w:ins>
          </w:p>
          <w:p w14:paraId="2B9310AA" w14:textId="6EE702BF" w:rsidR="00874469" w:rsidDel="00E067A3" w:rsidRDefault="00874469">
            <w:pPr>
              <w:pStyle w:val="Appx"/>
              <w:rPr>
                <w:ins w:id="10858" w:author="aas" w:date="2013-10-14T02:06:00Z"/>
                <w:del w:id="10859" w:author="Anees Shaikh" w:date="2013-10-19T02:16:00Z"/>
              </w:rPr>
              <w:pPrChange w:id="10860" w:author="Anees Shaikh" w:date="2013-10-19T02:16:00Z">
                <w:pPr>
                  <w:pStyle w:val="XML1"/>
                </w:pPr>
              </w:pPrChange>
            </w:pPr>
            <w:ins w:id="10861" w:author="aas" w:date="2013-10-14T02:06:00Z">
              <w:del w:id="10862" w:author="Anees Shaikh" w:date="2013-10-19T02:16:00Z">
                <w:r w:rsidDel="00E067A3">
                  <w:delText xml:space="preserve">                                  &lt;/xs:element&gt;</w:delText>
                </w:r>
              </w:del>
            </w:ins>
          </w:p>
          <w:p w14:paraId="43F31F1A" w14:textId="2F614882" w:rsidR="00874469" w:rsidDel="00E067A3" w:rsidRDefault="00874469">
            <w:pPr>
              <w:pStyle w:val="Appx"/>
              <w:rPr>
                <w:ins w:id="10863" w:author="aas" w:date="2013-10-14T02:06:00Z"/>
                <w:del w:id="10864" w:author="Anees Shaikh" w:date="2013-10-19T02:16:00Z"/>
              </w:rPr>
              <w:pPrChange w:id="10865" w:author="Anees Shaikh" w:date="2013-10-19T02:16:00Z">
                <w:pPr>
                  <w:pStyle w:val="XML1"/>
                </w:pPr>
              </w:pPrChange>
            </w:pPr>
            <w:ins w:id="10866" w:author="aas" w:date="2013-10-14T02:06:00Z">
              <w:del w:id="10867"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868" w:author="aas" w:date="2013-10-14T02:06:00Z"/>
                <w:del w:id="10869" w:author="Anees Shaikh" w:date="2013-10-19T02:16:00Z"/>
              </w:rPr>
              <w:pPrChange w:id="10870" w:author="Anees Shaikh" w:date="2013-10-19T02:16:00Z">
                <w:pPr>
                  <w:pStyle w:val="XML1"/>
                </w:pPr>
              </w:pPrChange>
            </w:pPr>
            <w:ins w:id="10871" w:author="aas" w:date="2013-10-14T02:06:00Z">
              <w:del w:id="10872" w:author="Anees Shaikh" w:date="2013-10-19T02:16:00Z">
                <w:r w:rsidDel="00E067A3">
                  <w:delText xml:space="preserve">                                          namespace="##other" processContents="lax"/&gt;</w:delText>
                </w:r>
              </w:del>
            </w:ins>
          </w:p>
          <w:p w14:paraId="6662DFAC" w14:textId="3AD5EF36" w:rsidR="00874469" w:rsidDel="00E067A3" w:rsidRDefault="00874469">
            <w:pPr>
              <w:pStyle w:val="Appx"/>
              <w:rPr>
                <w:ins w:id="10873" w:author="aas" w:date="2013-10-14T02:06:00Z"/>
                <w:del w:id="10874" w:author="Anees Shaikh" w:date="2013-10-19T02:16:00Z"/>
              </w:rPr>
              <w:pPrChange w:id="10875" w:author="Anees Shaikh" w:date="2013-10-19T02:16:00Z">
                <w:pPr>
                  <w:pStyle w:val="XML1"/>
                </w:pPr>
              </w:pPrChange>
            </w:pPr>
            <w:ins w:id="10876" w:author="aas" w:date="2013-10-14T02:06:00Z">
              <w:del w:id="10877" w:author="Anees Shaikh" w:date="2013-10-19T02:16:00Z">
                <w:r w:rsidDel="00E067A3">
                  <w:delText xml:space="preserve">                                &lt;/xs:sequence&gt;</w:delText>
                </w:r>
              </w:del>
            </w:ins>
          </w:p>
          <w:p w14:paraId="7A2BB7B3" w14:textId="3C46B41F" w:rsidR="00874469" w:rsidDel="00E067A3" w:rsidRDefault="00874469">
            <w:pPr>
              <w:pStyle w:val="Appx"/>
              <w:rPr>
                <w:ins w:id="10878" w:author="aas" w:date="2013-10-14T02:06:00Z"/>
                <w:del w:id="10879" w:author="Anees Shaikh" w:date="2013-10-19T02:16:00Z"/>
              </w:rPr>
              <w:pPrChange w:id="10880" w:author="Anees Shaikh" w:date="2013-10-19T02:16:00Z">
                <w:pPr>
                  <w:pStyle w:val="XML1"/>
                </w:pPr>
              </w:pPrChange>
            </w:pPr>
            <w:ins w:id="10881" w:author="aas" w:date="2013-10-14T02:06:00Z">
              <w:del w:id="10882" w:author="Anees Shaikh" w:date="2013-10-19T02:16:00Z">
                <w:r w:rsidDel="00E067A3">
                  <w:delText xml:space="preserve">                                &lt;xs:sequence&gt;</w:delText>
                </w:r>
              </w:del>
            </w:ins>
          </w:p>
          <w:p w14:paraId="7A3355A5" w14:textId="7F78EA5E" w:rsidR="00874469" w:rsidDel="00E067A3" w:rsidRDefault="00874469">
            <w:pPr>
              <w:pStyle w:val="Appx"/>
              <w:rPr>
                <w:ins w:id="10883" w:author="aas" w:date="2013-10-14T02:06:00Z"/>
                <w:del w:id="10884" w:author="Anees Shaikh" w:date="2013-10-19T02:16:00Z"/>
              </w:rPr>
              <w:pPrChange w:id="10885" w:author="Anees Shaikh" w:date="2013-10-19T02:16:00Z">
                <w:pPr>
                  <w:pStyle w:val="XML1"/>
                </w:pPr>
              </w:pPrChange>
            </w:pPr>
            <w:ins w:id="10886" w:author="aas" w:date="2013-10-14T02:06:00Z">
              <w:del w:id="10887"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888" w:author="aas" w:date="2013-10-14T02:06:00Z"/>
                <w:del w:id="10889" w:author="Anees Shaikh" w:date="2013-10-19T02:16:00Z"/>
              </w:rPr>
              <w:pPrChange w:id="10890" w:author="Anees Shaikh" w:date="2013-10-19T02:16:00Z">
                <w:pPr>
                  <w:pStyle w:val="XML1"/>
                </w:pPr>
              </w:pPrChange>
            </w:pPr>
            <w:ins w:id="10891" w:author="aas" w:date="2013-10-14T02:06:00Z">
              <w:del w:id="10892" w:author="Anees Shaikh" w:date="2013-10-19T02:16:00Z">
                <w:r w:rsidDel="00E067A3">
                  <w:delText xml:space="preserve">                                    &lt;xs:annotation&gt;</w:delText>
                </w:r>
              </w:del>
            </w:ins>
          </w:p>
          <w:p w14:paraId="53243B30" w14:textId="6B513EA5" w:rsidR="00874469" w:rsidDel="00E067A3" w:rsidRDefault="00874469">
            <w:pPr>
              <w:pStyle w:val="Appx"/>
              <w:rPr>
                <w:ins w:id="10893" w:author="aas" w:date="2013-10-14T02:06:00Z"/>
                <w:del w:id="10894" w:author="Anees Shaikh" w:date="2013-10-19T02:16:00Z"/>
              </w:rPr>
              <w:pPrChange w:id="10895" w:author="Anees Shaikh" w:date="2013-10-19T02:16:00Z">
                <w:pPr>
                  <w:pStyle w:val="XML1"/>
                </w:pPr>
              </w:pPrChange>
            </w:pPr>
            <w:ins w:id="10896" w:author="aas" w:date="2013-10-14T02:06:00Z">
              <w:del w:id="10897" w:author="Anees Shaikh" w:date="2013-10-19T02:16:00Z">
                <w:r w:rsidDel="00E067A3">
                  <w:delText xml:space="preserve">                                      &lt;xs:documentation&gt;</w:delText>
                </w:r>
              </w:del>
            </w:ins>
          </w:p>
          <w:p w14:paraId="2FFF927B" w14:textId="26DD319C" w:rsidR="00874469" w:rsidDel="00E067A3" w:rsidRDefault="00874469">
            <w:pPr>
              <w:pStyle w:val="Appx"/>
              <w:rPr>
                <w:ins w:id="10898" w:author="aas" w:date="2013-10-14T02:06:00Z"/>
                <w:del w:id="10899" w:author="Anees Shaikh" w:date="2013-10-19T02:16:00Z"/>
              </w:rPr>
              <w:pPrChange w:id="10900" w:author="Anees Shaikh" w:date="2013-10-19T02:16:00Z">
                <w:pPr>
                  <w:pStyle w:val="XML1"/>
                </w:pPr>
              </w:pPrChange>
            </w:pPr>
            <w:ins w:id="10901" w:author="aas" w:date="2013-10-14T02:06:00Z">
              <w:del w:id="10902"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03" w:author="aas" w:date="2013-10-14T02:06:00Z"/>
                <w:del w:id="10904" w:author="Anees Shaikh" w:date="2013-10-19T02:16:00Z"/>
              </w:rPr>
              <w:pPrChange w:id="10905" w:author="Anees Shaikh" w:date="2013-10-19T02:16:00Z">
                <w:pPr>
                  <w:pStyle w:val="XML1"/>
                </w:pPr>
              </w:pPrChange>
            </w:pPr>
            <w:ins w:id="10906" w:author="aas" w:date="2013-10-14T02:06:00Z">
              <w:del w:id="10907" w:author="Anees Shaikh" w:date="2013-10-19T02:16:00Z">
                <w:r w:rsidDel="00E067A3">
                  <w:delText xml:space="preserve">                                      &lt;/xs:documentation&gt;</w:delText>
                </w:r>
              </w:del>
            </w:ins>
          </w:p>
          <w:p w14:paraId="6382944D" w14:textId="3528DC02" w:rsidR="00874469" w:rsidDel="00E067A3" w:rsidRDefault="00874469">
            <w:pPr>
              <w:pStyle w:val="Appx"/>
              <w:rPr>
                <w:ins w:id="10908" w:author="aas" w:date="2013-10-14T02:06:00Z"/>
                <w:del w:id="10909" w:author="Anees Shaikh" w:date="2013-10-19T02:16:00Z"/>
              </w:rPr>
              <w:pPrChange w:id="10910" w:author="Anees Shaikh" w:date="2013-10-19T02:16:00Z">
                <w:pPr>
                  <w:pStyle w:val="XML1"/>
                </w:pPr>
              </w:pPrChange>
            </w:pPr>
            <w:ins w:id="10911" w:author="aas" w:date="2013-10-14T02:06:00Z">
              <w:del w:id="10912" w:author="Anees Shaikh" w:date="2013-10-19T02:16:00Z">
                <w:r w:rsidDel="00E067A3">
                  <w:delText xml:space="preserve">                                    &lt;/xs:annotation&gt;</w:delText>
                </w:r>
              </w:del>
            </w:ins>
          </w:p>
          <w:p w14:paraId="2380487C" w14:textId="6C4DAA85" w:rsidR="00874469" w:rsidDel="00E067A3" w:rsidRDefault="00874469">
            <w:pPr>
              <w:pStyle w:val="Appx"/>
              <w:rPr>
                <w:ins w:id="10913" w:author="aas" w:date="2013-10-14T02:06:00Z"/>
                <w:del w:id="10914" w:author="Anees Shaikh" w:date="2013-10-19T02:16:00Z"/>
              </w:rPr>
              <w:pPrChange w:id="10915" w:author="Anees Shaikh" w:date="2013-10-19T02:16:00Z">
                <w:pPr>
                  <w:pStyle w:val="XML1"/>
                </w:pPr>
              </w:pPrChange>
            </w:pPr>
            <w:ins w:id="10916" w:author="aas" w:date="2013-10-14T02:06:00Z">
              <w:del w:id="10917" w:author="Anees Shaikh" w:date="2013-10-19T02:16:00Z">
                <w:r w:rsidDel="00E067A3">
                  <w:delText xml:space="preserve">                                  &lt;/xs:element&gt;</w:delText>
                </w:r>
              </w:del>
            </w:ins>
          </w:p>
          <w:p w14:paraId="0B696FDA" w14:textId="7A93A6ED" w:rsidR="00874469" w:rsidDel="00E067A3" w:rsidRDefault="00874469">
            <w:pPr>
              <w:pStyle w:val="Appx"/>
              <w:rPr>
                <w:ins w:id="10918" w:author="aas" w:date="2013-10-14T02:06:00Z"/>
                <w:del w:id="10919" w:author="Anees Shaikh" w:date="2013-10-19T02:16:00Z"/>
              </w:rPr>
              <w:pPrChange w:id="10920" w:author="Anees Shaikh" w:date="2013-10-19T02:16:00Z">
                <w:pPr>
                  <w:pStyle w:val="XML1"/>
                </w:pPr>
              </w:pPrChange>
            </w:pPr>
            <w:ins w:id="10921" w:author="aas" w:date="2013-10-14T02:06:00Z">
              <w:del w:id="10922"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23" w:author="aas" w:date="2013-10-14T02:06:00Z"/>
                <w:del w:id="10924" w:author="Anees Shaikh" w:date="2013-10-19T02:16:00Z"/>
              </w:rPr>
              <w:pPrChange w:id="10925" w:author="Anees Shaikh" w:date="2013-10-19T02:16:00Z">
                <w:pPr>
                  <w:pStyle w:val="XML1"/>
                </w:pPr>
              </w:pPrChange>
            </w:pPr>
            <w:ins w:id="10926" w:author="aas" w:date="2013-10-14T02:06:00Z">
              <w:del w:id="10927" w:author="Anees Shaikh" w:date="2013-10-19T02:16:00Z">
                <w:r w:rsidDel="00E067A3">
                  <w:delText xml:space="preserve">                                    &lt;xs:annotation&gt;</w:delText>
                </w:r>
              </w:del>
            </w:ins>
          </w:p>
          <w:p w14:paraId="55311B11" w14:textId="1EB7C602" w:rsidR="00874469" w:rsidDel="00E067A3" w:rsidRDefault="00874469">
            <w:pPr>
              <w:pStyle w:val="Appx"/>
              <w:rPr>
                <w:ins w:id="10928" w:author="aas" w:date="2013-10-14T02:06:00Z"/>
                <w:del w:id="10929" w:author="Anees Shaikh" w:date="2013-10-19T02:16:00Z"/>
              </w:rPr>
              <w:pPrChange w:id="10930" w:author="Anees Shaikh" w:date="2013-10-19T02:16:00Z">
                <w:pPr>
                  <w:pStyle w:val="XML1"/>
                </w:pPr>
              </w:pPrChange>
            </w:pPr>
            <w:ins w:id="10931" w:author="aas" w:date="2013-10-14T02:06:00Z">
              <w:del w:id="10932" w:author="Anees Shaikh" w:date="2013-10-19T02:16:00Z">
                <w:r w:rsidDel="00E067A3">
                  <w:delText xml:space="preserve">                                      &lt;xs:documentation&gt;</w:delText>
                </w:r>
              </w:del>
            </w:ins>
          </w:p>
          <w:p w14:paraId="57E84C64" w14:textId="0B33F925" w:rsidR="00874469" w:rsidDel="00E067A3" w:rsidRDefault="00874469">
            <w:pPr>
              <w:pStyle w:val="Appx"/>
              <w:rPr>
                <w:ins w:id="10933" w:author="aas" w:date="2013-10-14T02:06:00Z"/>
                <w:del w:id="10934" w:author="Anees Shaikh" w:date="2013-10-19T02:16:00Z"/>
              </w:rPr>
              <w:pPrChange w:id="10935" w:author="Anees Shaikh" w:date="2013-10-19T02:16:00Z">
                <w:pPr>
                  <w:pStyle w:val="XML1"/>
                </w:pPr>
              </w:pPrChange>
            </w:pPr>
            <w:ins w:id="10936" w:author="aas" w:date="2013-10-14T02:06:00Z">
              <w:del w:id="10937"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0938" w:author="aas" w:date="2013-10-14T02:06:00Z"/>
                <w:del w:id="10939" w:author="Anees Shaikh" w:date="2013-10-19T02:16:00Z"/>
              </w:rPr>
              <w:pPrChange w:id="10940" w:author="Anees Shaikh" w:date="2013-10-19T02:16:00Z">
                <w:pPr>
                  <w:pStyle w:val="XML1"/>
                </w:pPr>
              </w:pPrChange>
            </w:pPr>
            <w:ins w:id="10941" w:author="aas" w:date="2013-10-14T02:06:00Z">
              <w:del w:id="10942" w:author="Anees Shaikh" w:date="2013-10-19T02:16:00Z">
                <w:r w:rsidDel="00E067A3">
                  <w:delText xml:space="preserve">                                      &lt;/xs:documentation&gt;</w:delText>
                </w:r>
              </w:del>
            </w:ins>
          </w:p>
          <w:p w14:paraId="52172EE7" w14:textId="196B5BBE" w:rsidR="00874469" w:rsidDel="00E067A3" w:rsidRDefault="00874469">
            <w:pPr>
              <w:pStyle w:val="Appx"/>
              <w:rPr>
                <w:ins w:id="10943" w:author="aas" w:date="2013-10-14T02:06:00Z"/>
                <w:del w:id="10944" w:author="Anees Shaikh" w:date="2013-10-19T02:16:00Z"/>
              </w:rPr>
              <w:pPrChange w:id="10945" w:author="Anees Shaikh" w:date="2013-10-19T02:16:00Z">
                <w:pPr>
                  <w:pStyle w:val="XML1"/>
                </w:pPr>
              </w:pPrChange>
            </w:pPr>
            <w:ins w:id="10946" w:author="aas" w:date="2013-10-14T02:06:00Z">
              <w:del w:id="10947" w:author="Anees Shaikh" w:date="2013-10-19T02:16:00Z">
                <w:r w:rsidDel="00E067A3">
                  <w:delText xml:space="preserve">                                    &lt;/xs:annotation&gt;</w:delText>
                </w:r>
              </w:del>
            </w:ins>
          </w:p>
          <w:p w14:paraId="5E6F23F1" w14:textId="46AB4038" w:rsidR="00874469" w:rsidDel="00E067A3" w:rsidRDefault="00874469">
            <w:pPr>
              <w:pStyle w:val="Appx"/>
              <w:rPr>
                <w:ins w:id="10948" w:author="aas" w:date="2013-10-14T02:06:00Z"/>
                <w:del w:id="10949" w:author="Anees Shaikh" w:date="2013-10-19T02:16:00Z"/>
              </w:rPr>
              <w:pPrChange w:id="10950" w:author="Anees Shaikh" w:date="2013-10-19T02:16:00Z">
                <w:pPr>
                  <w:pStyle w:val="XML1"/>
                </w:pPr>
              </w:pPrChange>
            </w:pPr>
            <w:ins w:id="10951" w:author="aas" w:date="2013-10-14T02:06:00Z">
              <w:del w:id="10952" w:author="Anees Shaikh" w:date="2013-10-19T02:16:00Z">
                <w:r w:rsidDel="00E067A3">
                  <w:delText xml:space="preserve">                                  &lt;/xs:element&gt;</w:delText>
                </w:r>
              </w:del>
            </w:ins>
          </w:p>
          <w:p w14:paraId="68C2AE17" w14:textId="4507D37C" w:rsidR="00874469" w:rsidDel="00E067A3" w:rsidRDefault="00874469">
            <w:pPr>
              <w:pStyle w:val="Appx"/>
              <w:rPr>
                <w:ins w:id="10953" w:author="aas" w:date="2013-10-14T02:06:00Z"/>
                <w:del w:id="10954" w:author="Anees Shaikh" w:date="2013-10-19T02:16:00Z"/>
              </w:rPr>
              <w:pPrChange w:id="10955" w:author="Anees Shaikh" w:date="2013-10-19T02:16:00Z">
                <w:pPr>
                  <w:pStyle w:val="XML1"/>
                </w:pPr>
              </w:pPrChange>
            </w:pPr>
            <w:ins w:id="10956" w:author="aas" w:date="2013-10-14T02:06:00Z">
              <w:del w:id="10957"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0958" w:author="aas" w:date="2013-10-14T02:06:00Z"/>
                <w:del w:id="10959" w:author="Anees Shaikh" w:date="2013-10-19T02:16:00Z"/>
              </w:rPr>
              <w:pPrChange w:id="10960" w:author="Anees Shaikh" w:date="2013-10-19T02:16:00Z">
                <w:pPr>
                  <w:pStyle w:val="XML1"/>
                </w:pPr>
              </w:pPrChange>
            </w:pPr>
            <w:ins w:id="10961" w:author="aas" w:date="2013-10-14T02:06:00Z">
              <w:del w:id="10962" w:author="Anees Shaikh" w:date="2013-10-19T02:16:00Z">
                <w:r w:rsidDel="00E067A3">
                  <w:delText xml:space="preserve">                                          namespace="##other" processContents="lax"/&gt;</w:delText>
                </w:r>
              </w:del>
            </w:ins>
          </w:p>
          <w:p w14:paraId="28F1A5D4" w14:textId="08A56273" w:rsidR="00874469" w:rsidDel="00E067A3" w:rsidRDefault="00874469">
            <w:pPr>
              <w:pStyle w:val="Appx"/>
              <w:rPr>
                <w:ins w:id="10963" w:author="aas" w:date="2013-10-14T02:06:00Z"/>
                <w:del w:id="10964" w:author="Anees Shaikh" w:date="2013-10-19T02:16:00Z"/>
              </w:rPr>
              <w:pPrChange w:id="10965" w:author="Anees Shaikh" w:date="2013-10-19T02:16:00Z">
                <w:pPr>
                  <w:pStyle w:val="XML1"/>
                </w:pPr>
              </w:pPrChange>
            </w:pPr>
            <w:ins w:id="10966" w:author="aas" w:date="2013-10-14T02:06:00Z">
              <w:del w:id="10967" w:author="Anees Shaikh" w:date="2013-10-19T02:16:00Z">
                <w:r w:rsidDel="00E067A3">
                  <w:delText xml:space="preserve">                                &lt;/xs:sequence&gt;</w:delText>
                </w:r>
              </w:del>
            </w:ins>
          </w:p>
          <w:p w14:paraId="597382BE" w14:textId="667F2179" w:rsidR="00874469" w:rsidDel="00E067A3" w:rsidRDefault="00874469">
            <w:pPr>
              <w:pStyle w:val="Appx"/>
              <w:rPr>
                <w:ins w:id="10968" w:author="aas" w:date="2013-10-14T02:06:00Z"/>
                <w:del w:id="10969" w:author="Anees Shaikh" w:date="2013-10-19T02:16:00Z"/>
              </w:rPr>
              <w:pPrChange w:id="10970" w:author="Anees Shaikh" w:date="2013-10-19T02:16:00Z">
                <w:pPr>
                  <w:pStyle w:val="XML1"/>
                </w:pPr>
              </w:pPrChange>
            </w:pPr>
            <w:ins w:id="10971" w:author="aas" w:date="2013-10-14T02:06:00Z">
              <w:del w:id="10972"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0973" w:author="aas" w:date="2013-10-14T02:06:00Z"/>
                <w:del w:id="10974" w:author="Anees Shaikh" w:date="2013-10-19T02:16:00Z"/>
              </w:rPr>
              <w:pPrChange w:id="10975" w:author="Anees Shaikh" w:date="2013-10-19T02:16:00Z">
                <w:pPr>
                  <w:pStyle w:val="XML1"/>
                </w:pPr>
              </w:pPrChange>
            </w:pPr>
            <w:ins w:id="10976" w:author="aas" w:date="2013-10-14T02:06:00Z">
              <w:del w:id="10977" w:author="Anees Shaikh" w:date="2013-10-19T02:16:00Z">
                <w:r w:rsidDel="00E067A3">
                  <w:delText xml:space="preserve">                                        namespace="##other" processContents="lax"/&gt;</w:delText>
                </w:r>
              </w:del>
            </w:ins>
          </w:p>
          <w:p w14:paraId="1C07CBF6" w14:textId="084BBD31" w:rsidR="00874469" w:rsidDel="00E067A3" w:rsidRDefault="00874469">
            <w:pPr>
              <w:pStyle w:val="Appx"/>
              <w:rPr>
                <w:ins w:id="10978" w:author="aas" w:date="2013-10-14T02:06:00Z"/>
                <w:del w:id="10979" w:author="Anees Shaikh" w:date="2013-10-19T02:16:00Z"/>
              </w:rPr>
              <w:pPrChange w:id="10980" w:author="Anees Shaikh" w:date="2013-10-19T02:16:00Z">
                <w:pPr>
                  <w:pStyle w:val="XML1"/>
                </w:pPr>
              </w:pPrChange>
            </w:pPr>
            <w:ins w:id="10981" w:author="aas" w:date="2013-10-14T02:06:00Z">
              <w:del w:id="10982" w:author="Anees Shaikh" w:date="2013-10-19T02:16:00Z">
                <w:r w:rsidDel="00E067A3">
                  <w:delText xml:space="preserve">                              &lt;/xs:choice&gt;</w:delText>
                </w:r>
              </w:del>
            </w:ins>
          </w:p>
          <w:p w14:paraId="72284F64" w14:textId="5CA5B420" w:rsidR="00874469" w:rsidDel="00E067A3" w:rsidRDefault="00874469">
            <w:pPr>
              <w:pStyle w:val="Appx"/>
              <w:rPr>
                <w:ins w:id="10983" w:author="aas" w:date="2013-10-14T02:06:00Z"/>
                <w:del w:id="10984" w:author="Anees Shaikh" w:date="2013-10-19T02:16:00Z"/>
              </w:rPr>
              <w:pPrChange w:id="10985" w:author="Anees Shaikh" w:date="2013-10-19T02:16:00Z">
                <w:pPr>
                  <w:pStyle w:val="XML1"/>
                </w:pPr>
              </w:pPrChange>
            </w:pPr>
            <w:ins w:id="10986" w:author="aas" w:date="2013-10-14T02:06:00Z">
              <w:del w:id="10987"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0988" w:author="aas" w:date="2013-10-14T02:06:00Z"/>
                <w:del w:id="10989" w:author="Anees Shaikh" w:date="2013-10-19T02:16:00Z"/>
              </w:rPr>
              <w:pPrChange w:id="10990" w:author="Anees Shaikh" w:date="2013-10-19T02:16:00Z">
                <w:pPr>
                  <w:pStyle w:val="XML1"/>
                </w:pPr>
              </w:pPrChange>
            </w:pPr>
            <w:ins w:id="10991" w:author="aas" w:date="2013-10-14T02:06:00Z">
              <w:del w:id="10992" w:author="Anees Shaikh" w:date="2013-10-19T02:16:00Z">
                <w:r w:rsidDel="00E067A3">
                  <w:delText xml:space="preserve">                                      namespace="##other" processContents="lax"/&gt;</w:delText>
                </w:r>
              </w:del>
            </w:ins>
          </w:p>
          <w:p w14:paraId="6EEF3A1F" w14:textId="7E2D9894" w:rsidR="00874469" w:rsidDel="00E067A3" w:rsidRDefault="00874469">
            <w:pPr>
              <w:pStyle w:val="Appx"/>
              <w:rPr>
                <w:ins w:id="10993" w:author="aas" w:date="2013-10-14T02:06:00Z"/>
                <w:del w:id="10994" w:author="Anees Shaikh" w:date="2013-10-19T02:16:00Z"/>
              </w:rPr>
              <w:pPrChange w:id="10995" w:author="Anees Shaikh" w:date="2013-10-19T02:16:00Z">
                <w:pPr>
                  <w:pStyle w:val="XML1"/>
                </w:pPr>
              </w:pPrChange>
            </w:pPr>
            <w:ins w:id="10996" w:author="aas" w:date="2013-10-14T02:06:00Z">
              <w:del w:id="10997" w:author="Anees Shaikh" w:date="2013-10-19T02:16:00Z">
                <w:r w:rsidDel="00E067A3">
                  <w:delText xml:space="preserve">                            &lt;/xs:sequence&gt;</w:delText>
                </w:r>
              </w:del>
            </w:ins>
          </w:p>
          <w:p w14:paraId="6A95A99A" w14:textId="36435F13" w:rsidR="00874469" w:rsidDel="00E067A3" w:rsidRDefault="00874469">
            <w:pPr>
              <w:pStyle w:val="Appx"/>
              <w:rPr>
                <w:ins w:id="10998" w:author="aas" w:date="2013-10-14T02:06:00Z"/>
                <w:del w:id="10999" w:author="Anees Shaikh" w:date="2013-10-19T02:16:00Z"/>
              </w:rPr>
              <w:pPrChange w:id="11000" w:author="Anees Shaikh" w:date="2013-10-19T02:16:00Z">
                <w:pPr>
                  <w:pStyle w:val="XML1"/>
                </w:pPr>
              </w:pPrChange>
            </w:pPr>
            <w:ins w:id="11001" w:author="aas" w:date="2013-10-14T02:06:00Z">
              <w:del w:id="11002" w:author="Anees Shaikh" w:date="2013-10-19T02:16:00Z">
                <w:r w:rsidDel="00E067A3">
                  <w:delText xml:space="preserve">                          &lt;/xs:complexType&gt;</w:delText>
                </w:r>
              </w:del>
            </w:ins>
          </w:p>
          <w:p w14:paraId="0A9859FB" w14:textId="51A338BD" w:rsidR="00874469" w:rsidDel="00E067A3" w:rsidRDefault="00874469">
            <w:pPr>
              <w:pStyle w:val="Appx"/>
              <w:rPr>
                <w:ins w:id="11003" w:author="aas" w:date="2013-10-14T02:06:00Z"/>
                <w:del w:id="11004" w:author="Anees Shaikh" w:date="2013-10-19T02:16:00Z"/>
              </w:rPr>
              <w:pPrChange w:id="11005" w:author="Anees Shaikh" w:date="2013-10-19T02:16:00Z">
                <w:pPr>
                  <w:pStyle w:val="XML1"/>
                </w:pPr>
              </w:pPrChange>
            </w:pPr>
            <w:ins w:id="11006" w:author="aas" w:date="2013-10-14T02:06:00Z">
              <w:del w:id="11007" w:author="Anees Shaikh" w:date="2013-10-19T02:16:00Z">
                <w:r w:rsidDel="00E067A3">
                  <w:delText xml:space="preserve">                        &lt;/xs:element&gt;</w:delText>
                </w:r>
              </w:del>
            </w:ins>
          </w:p>
          <w:p w14:paraId="11C0AE47" w14:textId="7DC48685" w:rsidR="00874469" w:rsidDel="00E067A3" w:rsidRDefault="00874469">
            <w:pPr>
              <w:pStyle w:val="Appx"/>
              <w:rPr>
                <w:ins w:id="11008" w:author="aas" w:date="2013-10-14T02:06:00Z"/>
                <w:del w:id="11009" w:author="Anees Shaikh" w:date="2013-10-19T02:16:00Z"/>
              </w:rPr>
              <w:pPrChange w:id="11010" w:author="Anees Shaikh" w:date="2013-10-19T02:16:00Z">
                <w:pPr>
                  <w:pStyle w:val="XML1"/>
                </w:pPr>
              </w:pPrChange>
            </w:pPr>
            <w:ins w:id="11011" w:author="aas" w:date="2013-10-14T02:06:00Z">
              <w:del w:id="11012"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13" w:author="aas" w:date="2013-10-14T02:06:00Z"/>
                <w:del w:id="11014" w:author="Anees Shaikh" w:date="2013-10-19T02:16:00Z"/>
              </w:rPr>
              <w:pPrChange w:id="11015" w:author="Anees Shaikh" w:date="2013-10-19T02:16:00Z">
                <w:pPr>
                  <w:pStyle w:val="XML1"/>
                </w:pPr>
              </w:pPrChange>
            </w:pPr>
            <w:ins w:id="11016" w:author="aas" w:date="2013-10-14T02:06:00Z">
              <w:del w:id="11017"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18" w:author="aas" w:date="2013-10-14T02:06:00Z"/>
                <w:del w:id="11019" w:author="Anees Shaikh" w:date="2013-10-19T02:16:00Z"/>
              </w:rPr>
              <w:pPrChange w:id="11020" w:author="Anees Shaikh" w:date="2013-10-19T02:16:00Z">
                <w:pPr>
                  <w:pStyle w:val="XML1"/>
                </w:pPr>
              </w:pPrChange>
            </w:pPr>
            <w:ins w:id="11021" w:author="aas" w:date="2013-10-14T02:06:00Z">
              <w:del w:id="11022" w:author="Anees Shaikh" w:date="2013-10-19T02:16:00Z">
                <w:r w:rsidDel="00E067A3">
                  <w:delText xml:space="preserve">                      &lt;/xs:sequence&gt;</w:delText>
                </w:r>
              </w:del>
            </w:ins>
          </w:p>
          <w:p w14:paraId="21EF8739" w14:textId="5053FBEC" w:rsidR="00874469" w:rsidDel="00E067A3" w:rsidRDefault="00874469">
            <w:pPr>
              <w:pStyle w:val="Appx"/>
              <w:rPr>
                <w:ins w:id="11023" w:author="aas" w:date="2013-10-14T02:06:00Z"/>
                <w:del w:id="11024" w:author="Anees Shaikh" w:date="2013-10-19T02:16:00Z"/>
              </w:rPr>
              <w:pPrChange w:id="11025" w:author="Anees Shaikh" w:date="2013-10-19T02:16:00Z">
                <w:pPr>
                  <w:pStyle w:val="XML1"/>
                </w:pPr>
              </w:pPrChange>
            </w:pPr>
            <w:ins w:id="11026" w:author="aas" w:date="2013-10-14T02:06:00Z">
              <w:del w:id="11027" w:author="Anees Shaikh" w:date="2013-10-19T02:16:00Z">
                <w:r w:rsidDel="00E067A3">
                  <w:delText xml:space="preserve">                      &lt;xs:sequence&gt;</w:delText>
                </w:r>
              </w:del>
            </w:ins>
          </w:p>
          <w:p w14:paraId="7D234C2D" w14:textId="40F46812" w:rsidR="00874469" w:rsidDel="00E067A3" w:rsidRDefault="00874469">
            <w:pPr>
              <w:pStyle w:val="Appx"/>
              <w:rPr>
                <w:ins w:id="11028" w:author="aas" w:date="2013-10-14T02:06:00Z"/>
                <w:del w:id="11029" w:author="Anees Shaikh" w:date="2013-10-19T02:16:00Z"/>
              </w:rPr>
              <w:pPrChange w:id="11030" w:author="Anees Shaikh" w:date="2013-10-19T02:16:00Z">
                <w:pPr>
                  <w:pStyle w:val="XML1"/>
                </w:pPr>
              </w:pPrChange>
            </w:pPr>
            <w:ins w:id="11031" w:author="aas" w:date="2013-10-14T02:06:00Z">
              <w:del w:id="11032"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33" w:author="aas" w:date="2013-10-14T02:06:00Z"/>
                <w:del w:id="11034" w:author="Anees Shaikh" w:date="2013-10-19T02:16:00Z"/>
              </w:rPr>
              <w:pPrChange w:id="11035" w:author="Anees Shaikh" w:date="2013-10-19T02:16:00Z">
                <w:pPr>
                  <w:pStyle w:val="XML1"/>
                </w:pPr>
              </w:pPrChange>
            </w:pPr>
            <w:ins w:id="11036" w:author="aas" w:date="2013-10-14T02:06:00Z">
              <w:del w:id="11037" w:author="Anees Shaikh" w:date="2013-10-19T02:16:00Z">
                <w:r w:rsidDel="00E067A3">
                  <w:delText xml:space="preserve">                          &lt;xs:annotation&gt;</w:delText>
                </w:r>
              </w:del>
            </w:ins>
          </w:p>
          <w:p w14:paraId="63A2418D" w14:textId="3C35589A" w:rsidR="00874469" w:rsidDel="00E067A3" w:rsidRDefault="00874469">
            <w:pPr>
              <w:pStyle w:val="Appx"/>
              <w:rPr>
                <w:ins w:id="11038" w:author="aas" w:date="2013-10-14T02:06:00Z"/>
                <w:del w:id="11039" w:author="Anees Shaikh" w:date="2013-10-19T02:16:00Z"/>
              </w:rPr>
              <w:pPrChange w:id="11040" w:author="Anees Shaikh" w:date="2013-10-19T02:16:00Z">
                <w:pPr>
                  <w:pStyle w:val="XML1"/>
                </w:pPr>
              </w:pPrChange>
            </w:pPr>
            <w:ins w:id="11041" w:author="aas" w:date="2013-10-14T02:06:00Z">
              <w:del w:id="11042" w:author="Anees Shaikh" w:date="2013-10-19T02:16:00Z">
                <w:r w:rsidDel="00E067A3">
                  <w:delText xml:space="preserve">                            &lt;xs:documentation&gt;</w:delText>
                </w:r>
              </w:del>
            </w:ins>
          </w:p>
          <w:p w14:paraId="62B9A95E" w14:textId="6594E4F5" w:rsidR="00874469" w:rsidDel="00E067A3" w:rsidRDefault="00874469">
            <w:pPr>
              <w:pStyle w:val="Appx"/>
              <w:rPr>
                <w:ins w:id="11043" w:author="aas" w:date="2013-10-14T02:06:00Z"/>
                <w:del w:id="11044" w:author="Anees Shaikh" w:date="2013-10-19T02:16:00Z"/>
              </w:rPr>
              <w:pPrChange w:id="11045" w:author="Anees Shaikh" w:date="2013-10-19T02:16:00Z">
                <w:pPr>
                  <w:pStyle w:val="XML1"/>
                </w:pPr>
              </w:pPrChange>
            </w:pPr>
            <w:ins w:id="11046" w:author="aas" w:date="2013-10-14T02:06:00Z">
              <w:del w:id="11047" w:author="Anees Shaikh" w:date="2013-10-19T02:16:00Z">
                <w:r w:rsidDel="00E067A3">
                  <w:delText xml:space="preserve">                              Properties of a IP-in-GRE tunnel.</w:delText>
                </w:r>
              </w:del>
            </w:ins>
          </w:p>
          <w:p w14:paraId="07A3719D" w14:textId="1C20831E" w:rsidR="00874469" w:rsidDel="00E067A3" w:rsidRDefault="00874469">
            <w:pPr>
              <w:pStyle w:val="Appx"/>
              <w:rPr>
                <w:ins w:id="11048" w:author="aas" w:date="2013-10-14T02:06:00Z"/>
                <w:del w:id="11049" w:author="Anees Shaikh" w:date="2013-10-19T02:16:00Z"/>
              </w:rPr>
              <w:pPrChange w:id="11050" w:author="Anees Shaikh" w:date="2013-10-19T02:16:00Z">
                <w:pPr>
                  <w:pStyle w:val="XML1"/>
                </w:pPr>
              </w:pPrChange>
            </w:pPr>
            <w:ins w:id="11051" w:author="aas" w:date="2013-10-14T02:06:00Z">
              <w:del w:id="11052" w:author="Anees Shaikh" w:date="2013-10-19T02:16:00Z">
                <w:r w:rsidDel="00E067A3">
                  <w:delText xml:space="preserve">                            &lt;/xs:documentation&gt;</w:delText>
                </w:r>
              </w:del>
            </w:ins>
          </w:p>
          <w:p w14:paraId="244A4E2E" w14:textId="2652CFE5" w:rsidR="00874469" w:rsidDel="00E067A3" w:rsidRDefault="00874469">
            <w:pPr>
              <w:pStyle w:val="Appx"/>
              <w:rPr>
                <w:ins w:id="11053" w:author="aas" w:date="2013-10-14T02:06:00Z"/>
                <w:del w:id="11054" w:author="Anees Shaikh" w:date="2013-10-19T02:16:00Z"/>
              </w:rPr>
              <w:pPrChange w:id="11055" w:author="Anees Shaikh" w:date="2013-10-19T02:16:00Z">
                <w:pPr>
                  <w:pStyle w:val="XML1"/>
                </w:pPr>
              </w:pPrChange>
            </w:pPr>
            <w:ins w:id="11056" w:author="aas" w:date="2013-10-14T02:06:00Z">
              <w:del w:id="11057" w:author="Anees Shaikh" w:date="2013-10-19T02:16:00Z">
                <w:r w:rsidDel="00E067A3">
                  <w:delText xml:space="preserve">                          &lt;/xs:annotation&gt;</w:delText>
                </w:r>
              </w:del>
            </w:ins>
          </w:p>
          <w:p w14:paraId="51A612C0" w14:textId="51FE4E4B" w:rsidR="00874469" w:rsidDel="00E067A3" w:rsidRDefault="00874469">
            <w:pPr>
              <w:pStyle w:val="Appx"/>
              <w:rPr>
                <w:ins w:id="11058" w:author="aas" w:date="2013-10-14T02:06:00Z"/>
                <w:del w:id="11059" w:author="Anees Shaikh" w:date="2013-10-19T02:16:00Z"/>
              </w:rPr>
              <w:pPrChange w:id="11060" w:author="Anees Shaikh" w:date="2013-10-19T02:16:00Z">
                <w:pPr>
                  <w:pStyle w:val="XML1"/>
                </w:pPr>
              </w:pPrChange>
            </w:pPr>
            <w:ins w:id="11061" w:author="aas" w:date="2013-10-14T02:06:00Z">
              <w:del w:id="11062" w:author="Anees Shaikh" w:date="2013-10-19T02:16:00Z">
                <w:r w:rsidDel="00E067A3">
                  <w:delText xml:space="preserve">                          &lt;xs:complexType&gt;</w:delText>
                </w:r>
              </w:del>
            </w:ins>
          </w:p>
          <w:p w14:paraId="6B2A39FF" w14:textId="5C2D6C1D" w:rsidR="00874469" w:rsidDel="00E067A3" w:rsidRDefault="00874469">
            <w:pPr>
              <w:pStyle w:val="Appx"/>
              <w:rPr>
                <w:ins w:id="11063" w:author="aas" w:date="2013-10-14T02:06:00Z"/>
                <w:del w:id="11064" w:author="Anees Shaikh" w:date="2013-10-19T02:16:00Z"/>
              </w:rPr>
              <w:pPrChange w:id="11065" w:author="Anees Shaikh" w:date="2013-10-19T02:16:00Z">
                <w:pPr>
                  <w:pStyle w:val="XML1"/>
                </w:pPr>
              </w:pPrChange>
            </w:pPr>
            <w:ins w:id="11066" w:author="aas" w:date="2013-10-14T02:06:00Z">
              <w:del w:id="11067" w:author="Anees Shaikh" w:date="2013-10-19T02:16:00Z">
                <w:r w:rsidDel="00E067A3">
                  <w:delText xml:space="preserve">                            &lt;xs:sequence&gt;</w:delText>
                </w:r>
              </w:del>
            </w:ins>
          </w:p>
          <w:p w14:paraId="4DFFDB34" w14:textId="5599872D" w:rsidR="00874469" w:rsidDel="00E067A3" w:rsidRDefault="00874469">
            <w:pPr>
              <w:pStyle w:val="Appx"/>
              <w:rPr>
                <w:ins w:id="11068" w:author="aas" w:date="2013-10-14T02:06:00Z"/>
                <w:del w:id="11069" w:author="Anees Shaikh" w:date="2013-10-19T02:16:00Z"/>
              </w:rPr>
              <w:pPrChange w:id="11070" w:author="Anees Shaikh" w:date="2013-10-19T02:16:00Z">
                <w:pPr>
                  <w:pStyle w:val="XML1"/>
                </w:pPr>
              </w:pPrChange>
            </w:pPr>
            <w:ins w:id="11071" w:author="aas" w:date="2013-10-14T02:06:00Z">
              <w:del w:id="11072" w:author="Anees Shaikh" w:date="2013-10-19T02:16:00Z">
                <w:r w:rsidDel="00E067A3">
                  <w:delText xml:space="preserve">                              &lt;xs:choice&gt;</w:delText>
                </w:r>
              </w:del>
            </w:ins>
          </w:p>
          <w:p w14:paraId="6B89458F" w14:textId="7DE39FBD" w:rsidR="00874469" w:rsidDel="00E067A3" w:rsidRDefault="00874469">
            <w:pPr>
              <w:pStyle w:val="Appx"/>
              <w:rPr>
                <w:ins w:id="11073" w:author="aas" w:date="2013-10-14T02:06:00Z"/>
                <w:del w:id="11074" w:author="Anees Shaikh" w:date="2013-10-19T02:16:00Z"/>
              </w:rPr>
              <w:pPrChange w:id="11075" w:author="Anees Shaikh" w:date="2013-10-19T02:16:00Z">
                <w:pPr>
                  <w:pStyle w:val="XML1"/>
                </w:pPr>
              </w:pPrChange>
            </w:pPr>
            <w:ins w:id="11076" w:author="aas" w:date="2013-10-14T02:06:00Z">
              <w:del w:id="11077" w:author="Anees Shaikh" w:date="2013-10-19T02:16:00Z">
                <w:r w:rsidDel="00E067A3">
                  <w:delText xml:space="preserve">                                &lt;xs:sequence&gt;</w:delText>
                </w:r>
              </w:del>
            </w:ins>
          </w:p>
          <w:p w14:paraId="0C3E7FD4" w14:textId="20740010" w:rsidR="00874469" w:rsidDel="00E067A3" w:rsidRDefault="00874469">
            <w:pPr>
              <w:pStyle w:val="Appx"/>
              <w:rPr>
                <w:ins w:id="11078" w:author="aas" w:date="2013-10-14T02:06:00Z"/>
                <w:del w:id="11079" w:author="Anees Shaikh" w:date="2013-10-19T02:16:00Z"/>
              </w:rPr>
              <w:pPrChange w:id="11080" w:author="Anees Shaikh" w:date="2013-10-19T02:16:00Z">
                <w:pPr>
                  <w:pStyle w:val="XML1"/>
                </w:pPr>
              </w:pPrChange>
            </w:pPr>
            <w:ins w:id="11081" w:author="aas" w:date="2013-10-14T02:06:00Z">
              <w:del w:id="11082"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083" w:author="aas" w:date="2013-10-14T02:06:00Z"/>
                <w:del w:id="11084" w:author="Anees Shaikh" w:date="2013-10-19T02:16:00Z"/>
              </w:rPr>
              <w:pPrChange w:id="11085" w:author="Anees Shaikh" w:date="2013-10-19T02:16:00Z">
                <w:pPr>
                  <w:pStyle w:val="XML1"/>
                </w:pPr>
              </w:pPrChange>
            </w:pPr>
            <w:ins w:id="11086" w:author="aas" w:date="2013-10-14T02:06:00Z">
              <w:del w:id="11087" w:author="Anees Shaikh" w:date="2013-10-19T02:16:00Z">
                <w:r w:rsidDel="00E067A3">
                  <w:delText xml:space="preserve">                                    &lt;xs:annotation&gt;</w:delText>
                </w:r>
              </w:del>
            </w:ins>
          </w:p>
          <w:p w14:paraId="1858E683" w14:textId="4AEE25E9" w:rsidR="00874469" w:rsidDel="00E067A3" w:rsidRDefault="00874469">
            <w:pPr>
              <w:pStyle w:val="Appx"/>
              <w:rPr>
                <w:ins w:id="11088" w:author="aas" w:date="2013-10-14T02:06:00Z"/>
                <w:del w:id="11089" w:author="Anees Shaikh" w:date="2013-10-19T02:16:00Z"/>
              </w:rPr>
              <w:pPrChange w:id="11090" w:author="Anees Shaikh" w:date="2013-10-19T02:16:00Z">
                <w:pPr>
                  <w:pStyle w:val="XML1"/>
                </w:pPr>
              </w:pPrChange>
            </w:pPr>
            <w:ins w:id="11091" w:author="aas" w:date="2013-10-14T02:06:00Z">
              <w:del w:id="11092" w:author="Anees Shaikh" w:date="2013-10-19T02:16:00Z">
                <w:r w:rsidDel="00E067A3">
                  <w:delText xml:space="preserve">                                      &lt;xs:documentation&gt;</w:delText>
                </w:r>
              </w:del>
            </w:ins>
          </w:p>
          <w:p w14:paraId="25900130" w14:textId="2D3142BF" w:rsidR="00874469" w:rsidDel="00E067A3" w:rsidRDefault="00874469">
            <w:pPr>
              <w:pStyle w:val="Appx"/>
              <w:rPr>
                <w:ins w:id="11093" w:author="aas" w:date="2013-10-14T02:06:00Z"/>
                <w:del w:id="11094" w:author="Anees Shaikh" w:date="2013-10-19T02:16:00Z"/>
              </w:rPr>
              <w:pPrChange w:id="11095" w:author="Anees Shaikh" w:date="2013-10-19T02:16:00Z">
                <w:pPr>
                  <w:pStyle w:val="XML1"/>
                </w:pPr>
              </w:pPrChange>
            </w:pPr>
            <w:ins w:id="11096" w:author="aas" w:date="2013-10-14T02:06:00Z">
              <w:del w:id="11097"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098" w:author="aas" w:date="2013-10-14T02:06:00Z"/>
                <w:del w:id="11099" w:author="Anees Shaikh" w:date="2013-10-19T02:16:00Z"/>
              </w:rPr>
              <w:pPrChange w:id="11100" w:author="Anees Shaikh" w:date="2013-10-19T02:16:00Z">
                <w:pPr>
                  <w:pStyle w:val="XML1"/>
                </w:pPr>
              </w:pPrChange>
            </w:pPr>
            <w:ins w:id="11101" w:author="aas" w:date="2013-10-14T02:06:00Z">
              <w:del w:id="11102" w:author="Anees Shaikh" w:date="2013-10-19T02:16:00Z">
                <w:r w:rsidDel="00E067A3">
                  <w:delText xml:space="preserve">                                      &lt;/xs:documentation&gt;</w:delText>
                </w:r>
              </w:del>
            </w:ins>
          </w:p>
          <w:p w14:paraId="77B2AA44" w14:textId="56E39AE9" w:rsidR="00874469" w:rsidDel="00E067A3" w:rsidRDefault="00874469">
            <w:pPr>
              <w:pStyle w:val="Appx"/>
              <w:rPr>
                <w:ins w:id="11103" w:author="aas" w:date="2013-10-14T02:06:00Z"/>
                <w:del w:id="11104" w:author="Anees Shaikh" w:date="2013-10-19T02:16:00Z"/>
              </w:rPr>
              <w:pPrChange w:id="11105" w:author="Anees Shaikh" w:date="2013-10-19T02:16:00Z">
                <w:pPr>
                  <w:pStyle w:val="XML1"/>
                </w:pPr>
              </w:pPrChange>
            </w:pPr>
            <w:ins w:id="11106" w:author="aas" w:date="2013-10-14T02:06:00Z">
              <w:del w:id="11107" w:author="Anees Shaikh" w:date="2013-10-19T02:16:00Z">
                <w:r w:rsidDel="00E067A3">
                  <w:delText xml:space="preserve">                                    &lt;/xs:annotation&gt;</w:delText>
                </w:r>
              </w:del>
            </w:ins>
          </w:p>
          <w:p w14:paraId="1C3AE472" w14:textId="74BAC53E" w:rsidR="00874469" w:rsidDel="00E067A3" w:rsidRDefault="00874469">
            <w:pPr>
              <w:pStyle w:val="Appx"/>
              <w:rPr>
                <w:ins w:id="11108" w:author="aas" w:date="2013-10-14T02:06:00Z"/>
                <w:del w:id="11109" w:author="Anees Shaikh" w:date="2013-10-19T02:16:00Z"/>
              </w:rPr>
              <w:pPrChange w:id="11110" w:author="Anees Shaikh" w:date="2013-10-19T02:16:00Z">
                <w:pPr>
                  <w:pStyle w:val="XML1"/>
                </w:pPr>
              </w:pPrChange>
            </w:pPr>
            <w:ins w:id="11111" w:author="aas" w:date="2013-10-14T02:06:00Z">
              <w:del w:id="11112" w:author="Anees Shaikh" w:date="2013-10-19T02:16:00Z">
                <w:r w:rsidDel="00E067A3">
                  <w:delText xml:space="preserve">                                  &lt;/xs:element&gt;</w:delText>
                </w:r>
              </w:del>
            </w:ins>
          </w:p>
          <w:p w14:paraId="1A5AB911" w14:textId="3C2DCB3E" w:rsidR="00874469" w:rsidDel="00E067A3" w:rsidRDefault="00874469">
            <w:pPr>
              <w:pStyle w:val="Appx"/>
              <w:rPr>
                <w:ins w:id="11113" w:author="aas" w:date="2013-10-14T02:06:00Z"/>
                <w:del w:id="11114" w:author="Anees Shaikh" w:date="2013-10-19T02:16:00Z"/>
              </w:rPr>
              <w:pPrChange w:id="11115" w:author="Anees Shaikh" w:date="2013-10-19T02:16:00Z">
                <w:pPr>
                  <w:pStyle w:val="XML1"/>
                </w:pPr>
              </w:pPrChange>
            </w:pPr>
            <w:ins w:id="11116" w:author="aas" w:date="2013-10-14T02:06:00Z">
              <w:del w:id="11117"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18" w:author="aas" w:date="2013-10-14T02:06:00Z"/>
                <w:del w:id="11119" w:author="Anees Shaikh" w:date="2013-10-19T02:16:00Z"/>
              </w:rPr>
              <w:pPrChange w:id="11120" w:author="Anees Shaikh" w:date="2013-10-19T02:16:00Z">
                <w:pPr>
                  <w:pStyle w:val="XML1"/>
                </w:pPr>
              </w:pPrChange>
            </w:pPr>
            <w:ins w:id="11121" w:author="aas" w:date="2013-10-14T02:06:00Z">
              <w:del w:id="11122" w:author="Anees Shaikh" w:date="2013-10-19T02:16:00Z">
                <w:r w:rsidDel="00E067A3">
                  <w:delText xml:space="preserve">                                    &lt;xs:annotation&gt;</w:delText>
                </w:r>
              </w:del>
            </w:ins>
          </w:p>
          <w:p w14:paraId="665596C7" w14:textId="41BB5384" w:rsidR="00874469" w:rsidDel="00E067A3" w:rsidRDefault="00874469">
            <w:pPr>
              <w:pStyle w:val="Appx"/>
              <w:rPr>
                <w:ins w:id="11123" w:author="aas" w:date="2013-10-14T02:06:00Z"/>
                <w:del w:id="11124" w:author="Anees Shaikh" w:date="2013-10-19T02:16:00Z"/>
              </w:rPr>
              <w:pPrChange w:id="11125" w:author="Anees Shaikh" w:date="2013-10-19T02:16:00Z">
                <w:pPr>
                  <w:pStyle w:val="XML1"/>
                </w:pPr>
              </w:pPrChange>
            </w:pPr>
            <w:ins w:id="11126" w:author="aas" w:date="2013-10-14T02:06:00Z">
              <w:del w:id="11127" w:author="Anees Shaikh" w:date="2013-10-19T02:16:00Z">
                <w:r w:rsidDel="00E067A3">
                  <w:delText xml:space="preserve">                                      &lt;xs:documentation&gt;</w:delText>
                </w:r>
              </w:del>
            </w:ins>
          </w:p>
          <w:p w14:paraId="7C86384A" w14:textId="4A7FC293" w:rsidR="00874469" w:rsidDel="00E067A3" w:rsidRDefault="00874469">
            <w:pPr>
              <w:pStyle w:val="Appx"/>
              <w:rPr>
                <w:ins w:id="11128" w:author="aas" w:date="2013-10-14T02:06:00Z"/>
                <w:del w:id="11129" w:author="Anees Shaikh" w:date="2013-10-19T02:16:00Z"/>
              </w:rPr>
              <w:pPrChange w:id="11130" w:author="Anees Shaikh" w:date="2013-10-19T02:16:00Z">
                <w:pPr>
                  <w:pStyle w:val="XML1"/>
                </w:pPr>
              </w:pPrChange>
            </w:pPr>
            <w:ins w:id="11131" w:author="aas" w:date="2013-10-14T02:06:00Z">
              <w:del w:id="11132"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33" w:author="aas" w:date="2013-10-14T02:06:00Z"/>
                <w:del w:id="11134" w:author="Anees Shaikh" w:date="2013-10-19T02:16:00Z"/>
              </w:rPr>
              <w:pPrChange w:id="11135" w:author="Anees Shaikh" w:date="2013-10-19T02:16:00Z">
                <w:pPr>
                  <w:pStyle w:val="XML1"/>
                </w:pPr>
              </w:pPrChange>
            </w:pPr>
            <w:ins w:id="11136" w:author="aas" w:date="2013-10-14T02:06:00Z">
              <w:del w:id="11137" w:author="Anees Shaikh" w:date="2013-10-19T02:16:00Z">
                <w:r w:rsidDel="00E067A3">
                  <w:delText xml:space="preserve">                                      &lt;/xs:documentation&gt;</w:delText>
                </w:r>
              </w:del>
            </w:ins>
          </w:p>
          <w:p w14:paraId="2BA0E8FB" w14:textId="3107BE56" w:rsidR="00874469" w:rsidDel="00E067A3" w:rsidRDefault="00874469">
            <w:pPr>
              <w:pStyle w:val="Appx"/>
              <w:rPr>
                <w:ins w:id="11138" w:author="aas" w:date="2013-10-14T02:06:00Z"/>
                <w:del w:id="11139" w:author="Anees Shaikh" w:date="2013-10-19T02:16:00Z"/>
              </w:rPr>
              <w:pPrChange w:id="11140" w:author="Anees Shaikh" w:date="2013-10-19T02:16:00Z">
                <w:pPr>
                  <w:pStyle w:val="XML1"/>
                </w:pPr>
              </w:pPrChange>
            </w:pPr>
            <w:ins w:id="11141" w:author="aas" w:date="2013-10-14T02:06:00Z">
              <w:del w:id="11142" w:author="Anees Shaikh" w:date="2013-10-19T02:16:00Z">
                <w:r w:rsidDel="00E067A3">
                  <w:delText xml:space="preserve">                                    &lt;/xs:annotation&gt;</w:delText>
                </w:r>
              </w:del>
            </w:ins>
          </w:p>
          <w:p w14:paraId="5716B475" w14:textId="3D2B15CD" w:rsidR="00874469" w:rsidDel="00E067A3" w:rsidRDefault="00874469">
            <w:pPr>
              <w:pStyle w:val="Appx"/>
              <w:rPr>
                <w:ins w:id="11143" w:author="aas" w:date="2013-10-14T02:06:00Z"/>
                <w:del w:id="11144" w:author="Anees Shaikh" w:date="2013-10-19T02:16:00Z"/>
              </w:rPr>
              <w:pPrChange w:id="11145" w:author="Anees Shaikh" w:date="2013-10-19T02:16:00Z">
                <w:pPr>
                  <w:pStyle w:val="XML1"/>
                </w:pPr>
              </w:pPrChange>
            </w:pPr>
            <w:ins w:id="11146" w:author="aas" w:date="2013-10-14T02:06:00Z">
              <w:del w:id="11147" w:author="Anees Shaikh" w:date="2013-10-19T02:16:00Z">
                <w:r w:rsidDel="00E067A3">
                  <w:delText xml:space="preserve">                                  &lt;/xs:element&gt;</w:delText>
                </w:r>
              </w:del>
            </w:ins>
          </w:p>
          <w:p w14:paraId="1D15CD17" w14:textId="38F03BB4" w:rsidR="00874469" w:rsidDel="00E067A3" w:rsidRDefault="00874469">
            <w:pPr>
              <w:pStyle w:val="Appx"/>
              <w:rPr>
                <w:ins w:id="11148" w:author="aas" w:date="2013-10-14T02:06:00Z"/>
                <w:del w:id="11149" w:author="Anees Shaikh" w:date="2013-10-19T02:16:00Z"/>
              </w:rPr>
              <w:pPrChange w:id="11150" w:author="Anees Shaikh" w:date="2013-10-19T02:16:00Z">
                <w:pPr>
                  <w:pStyle w:val="XML1"/>
                </w:pPr>
              </w:pPrChange>
            </w:pPr>
            <w:ins w:id="11151" w:author="aas" w:date="2013-10-14T02:06:00Z">
              <w:del w:id="11152"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153" w:author="aas" w:date="2013-10-14T02:06:00Z"/>
                <w:del w:id="11154" w:author="Anees Shaikh" w:date="2013-10-19T02:16:00Z"/>
              </w:rPr>
              <w:pPrChange w:id="11155" w:author="Anees Shaikh" w:date="2013-10-19T02:16:00Z">
                <w:pPr>
                  <w:pStyle w:val="XML1"/>
                </w:pPr>
              </w:pPrChange>
            </w:pPr>
            <w:ins w:id="11156" w:author="aas" w:date="2013-10-14T02:06:00Z">
              <w:del w:id="11157" w:author="Anees Shaikh" w:date="2013-10-19T02:16:00Z">
                <w:r w:rsidDel="00E067A3">
                  <w:delText xml:space="preserve">                                          namespace="##other" processContents="lax"/&gt;</w:delText>
                </w:r>
              </w:del>
            </w:ins>
          </w:p>
          <w:p w14:paraId="37C57A21" w14:textId="77CD3A70" w:rsidR="00874469" w:rsidDel="00E067A3" w:rsidRDefault="00874469">
            <w:pPr>
              <w:pStyle w:val="Appx"/>
              <w:rPr>
                <w:ins w:id="11158" w:author="aas" w:date="2013-10-14T02:06:00Z"/>
                <w:del w:id="11159" w:author="Anees Shaikh" w:date="2013-10-19T02:16:00Z"/>
              </w:rPr>
              <w:pPrChange w:id="11160" w:author="Anees Shaikh" w:date="2013-10-19T02:16:00Z">
                <w:pPr>
                  <w:pStyle w:val="XML1"/>
                </w:pPr>
              </w:pPrChange>
            </w:pPr>
            <w:ins w:id="11161" w:author="aas" w:date="2013-10-14T02:06:00Z">
              <w:del w:id="11162" w:author="Anees Shaikh" w:date="2013-10-19T02:16:00Z">
                <w:r w:rsidDel="00E067A3">
                  <w:delText xml:space="preserve">                                &lt;/xs:sequence&gt;</w:delText>
                </w:r>
              </w:del>
            </w:ins>
          </w:p>
          <w:p w14:paraId="2DEB0D92" w14:textId="1747D2F3" w:rsidR="00874469" w:rsidDel="00E067A3" w:rsidRDefault="00874469">
            <w:pPr>
              <w:pStyle w:val="Appx"/>
              <w:rPr>
                <w:ins w:id="11163" w:author="aas" w:date="2013-10-14T02:06:00Z"/>
                <w:del w:id="11164" w:author="Anees Shaikh" w:date="2013-10-19T02:16:00Z"/>
              </w:rPr>
              <w:pPrChange w:id="11165" w:author="Anees Shaikh" w:date="2013-10-19T02:16:00Z">
                <w:pPr>
                  <w:pStyle w:val="XML1"/>
                </w:pPr>
              </w:pPrChange>
            </w:pPr>
            <w:ins w:id="11166" w:author="aas" w:date="2013-10-14T02:06:00Z">
              <w:del w:id="11167" w:author="Anees Shaikh" w:date="2013-10-19T02:16:00Z">
                <w:r w:rsidDel="00E067A3">
                  <w:delText xml:space="preserve">                                &lt;xs:sequence&gt;</w:delText>
                </w:r>
              </w:del>
            </w:ins>
          </w:p>
          <w:p w14:paraId="2D745BC1" w14:textId="39747C49" w:rsidR="00874469" w:rsidDel="00E067A3" w:rsidRDefault="00874469">
            <w:pPr>
              <w:pStyle w:val="Appx"/>
              <w:rPr>
                <w:ins w:id="11168" w:author="aas" w:date="2013-10-14T02:06:00Z"/>
                <w:del w:id="11169" w:author="Anees Shaikh" w:date="2013-10-19T02:16:00Z"/>
              </w:rPr>
              <w:pPrChange w:id="11170" w:author="Anees Shaikh" w:date="2013-10-19T02:16:00Z">
                <w:pPr>
                  <w:pStyle w:val="XML1"/>
                </w:pPr>
              </w:pPrChange>
            </w:pPr>
            <w:ins w:id="11171" w:author="aas" w:date="2013-10-14T02:06:00Z">
              <w:del w:id="11172"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173" w:author="aas" w:date="2013-10-14T02:06:00Z"/>
                <w:del w:id="11174" w:author="Anees Shaikh" w:date="2013-10-19T02:16:00Z"/>
              </w:rPr>
              <w:pPrChange w:id="11175" w:author="Anees Shaikh" w:date="2013-10-19T02:16:00Z">
                <w:pPr>
                  <w:pStyle w:val="XML1"/>
                </w:pPr>
              </w:pPrChange>
            </w:pPr>
            <w:ins w:id="11176" w:author="aas" w:date="2013-10-14T02:06:00Z">
              <w:del w:id="11177" w:author="Anees Shaikh" w:date="2013-10-19T02:16:00Z">
                <w:r w:rsidDel="00E067A3">
                  <w:delText xml:space="preserve">                                    &lt;xs:annotation&gt;</w:delText>
                </w:r>
              </w:del>
            </w:ins>
          </w:p>
          <w:p w14:paraId="251E74BE" w14:textId="7E42E1ED" w:rsidR="00874469" w:rsidDel="00E067A3" w:rsidRDefault="00874469">
            <w:pPr>
              <w:pStyle w:val="Appx"/>
              <w:rPr>
                <w:ins w:id="11178" w:author="aas" w:date="2013-10-14T02:06:00Z"/>
                <w:del w:id="11179" w:author="Anees Shaikh" w:date="2013-10-19T02:16:00Z"/>
              </w:rPr>
              <w:pPrChange w:id="11180" w:author="Anees Shaikh" w:date="2013-10-19T02:16:00Z">
                <w:pPr>
                  <w:pStyle w:val="XML1"/>
                </w:pPr>
              </w:pPrChange>
            </w:pPr>
            <w:ins w:id="11181" w:author="aas" w:date="2013-10-14T02:06:00Z">
              <w:del w:id="11182" w:author="Anees Shaikh" w:date="2013-10-19T02:16:00Z">
                <w:r w:rsidDel="00E067A3">
                  <w:delText xml:space="preserve">                                      &lt;xs:documentation&gt;</w:delText>
                </w:r>
              </w:del>
            </w:ins>
          </w:p>
          <w:p w14:paraId="1C7165B5" w14:textId="66E22D5E" w:rsidR="00874469" w:rsidDel="00E067A3" w:rsidRDefault="00874469">
            <w:pPr>
              <w:pStyle w:val="Appx"/>
              <w:rPr>
                <w:ins w:id="11183" w:author="aas" w:date="2013-10-14T02:06:00Z"/>
                <w:del w:id="11184" w:author="Anees Shaikh" w:date="2013-10-19T02:16:00Z"/>
              </w:rPr>
              <w:pPrChange w:id="11185" w:author="Anees Shaikh" w:date="2013-10-19T02:16:00Z">
                <w:pPr>
                  <w:pStyle w:val="XML1"/>
                </w:pPr>
              </w:pPrChange>
            </w:pPr>
            <w:ins w:id="11186" w:author="aas" w:date="2013-10-14T02:06:00Z">
              <w:del w:id="11187"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188" w:author="aas" w:date="2013-10-14T02:06:00Z"/>
                <w:del w:id="11189" w:author="Anees Shaikh" w:date="2013-10-19T02:16:00Z"/>
              </w:rPr>
              <w:pPrChange w:id="11190" w:author="Anees Shaikh" w:date="2013-10-19T02:16:00Z">
                <w:pPr>
                  <w:pStyle w:val="XML1"/>
                </w:pPr>
              </w:pPrChange>
            </w:pPr>
            <w:ins w:id="11191" w:author="aas" w:date="2013-10-14T02:06:00Z">
              <w:del w:id="11192" w:author="Anees Shaikh" w:date="2013-10-19T02:16:00Z">
                <w:r w:rsidDel="00E067A3">
                  <w:delText xml:space="preserve">                                      &lt;/xs:documentation&gt;</w:delText>
                </w:r>
              </w:del>
            </w:ins>
          </w:p>
          <w:p w14:paraId="4A92506E" w14:textId="4BFB8449" w:rsidR="00874469" w:rsidDel="00E067A3" w:rsidRDefault="00874469">
            <w:pPr>
              <w:pStyle w:val="Appx"/>
              <w:rPr>
                <w:ins w:id="11193" w:author="aas" w:date="2013-10-14T02:06:00Z"/>
                <w:del w:id="11194" w:author="Anees Shaikh" w:date="2013-10-19T02:16:00Z"/>
              </w:rPr>
              <w:pPrChange w:id="11195" w:author="Anees Shaikh" w:date="2013-10-19T02:16:00Z">
                <w:pPr>
                  <w:pStyle w:val="XML1"/>
                </w:pPr>
              </w:pPrChange>
            </w:pPr>
            <w:ins w:id="11196" w:author="aas" w:date="2013-10-14T02:06:00Z">
              <w:del w:id="11197" w:author="Anees Shaikh" w:date="2013-10-19T02:16:00Z">
                <w:r w:rsidDel="00E067A3">
                  <w:delText xml:space="preserve">                                    &lt;/xs:annotation&gt;</w:delText>
                </w:r>
              </w:del>
            </w:ins>
          </w:p>
          <w:p w14:paraId="6A24777B" w14:textId="4F9E219C" w:rsidR="00874469" w:rsidDel="00E067A3" w:rsidRDefault="00874469">
            <w:pPr>
              <w:pStyle w:val="Appx"/>
              <w:rPr>
                <w:ins w:id="11198" w:author="aas" w:date="2013-10-14T02:06:00Z"/>
                <w:del w:id="11199" w:author="Anees Shaikh" w:date="2013-10-19T02:16:00Z"/>
              </w:rPr>
              <w:pPrChange w:id="11200" w:author="Anees Shaikh" w:date="2013-10-19T02:16:00Z">
                <w:pPr>
                  <w:pStyle w:val="XML1"/>
                </w:pPr>
              </w:pPrChange>
            </w:pPr>
            <w:ins w:id="11201" w:author="aas" w:date="2013-10-14T02:06:00Z">
              <w:del w:id="11202" w:author="Anees Shaikh" w:date="2013-10-19T02:16:00Z">
                <w:r w:rsidDel="00E067A3">
                  <w:delText xml:space="preserve">                                  &lt;/xs:element&gt;</w:delText>
                </w:r>
              </w:del>
            </w:ins>
          </w:p>
          <w:p w14:paraId="14089CA0" w14:textId="007C478D" w:rsidR="00874469" w:rsidDel="00E067A3" w:rsidRDefault="00874469">
            <w:pPr>
              <w:pStyle w:val="Appx"/>
              <w:rPr>
                <w:ins w:id="11203" w:author="aas" w:date="2013-10-14T02:06:00Z"/>
                <w:del w:id="11204" w:author="Anees Shaikh" w:date="2013-10-19T02:16:00Z"/>
              </w:rPr>
              <w:pPrChange w:id="11205" w:author="Anees Shaikh" w:date="2013-10-19T02:16:00Z">
                <w:pPr>
                  <w:pStyle w:val="XML1"/>
                </w:pPr>
              </w:pPrChange>
            </w:pPr>
            <w:ins w:id="11206" w:author="aas" w:date="2013-10-14T02:06:00Z">
              <w:del w:id="11207"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08" w:author="aas" w:date="2013-10-14T02:06:00Z"/>
                <w:del w:id="11209" w:author="Anees Shaikh" w:date="2013-10-19T02:16:00Z"/>
              </w:rPr>
              <w:pPrChange w:id="11210" w:author="Anees Shaikh" w:date="2013-10-19T02:16:00Z">
                <w:pPr>
                  <w:pStyle w:val="XML1"/>
                </w:pPr>
              </w:pPrChange>
            </w:pPr>
            <w:ins w:id="11211" w:author="aas" w:date="2013-10-14T02:06:00Z">
              <w:del w:id="11212" w:author="Anees Shaikh" w:date="2013-10-19T02:16:00Z">
                <w:r w:rsidDel="00E067A3">
                  <w:delText xml:space="preserve">                                    &lt;xs:annotation&gt;</w:delText>
                </w:r>
              </w:del>
            </w:ins>
          </w:p>
          <w:p w14:paraId="66BC5074" w14:textId="14F15E56" w:rsidR="00874469" w:rsidDel="00E067A3" w:rsidRDefault="00874469">
            <w:pPr>
              <w:pStyle w:val="Appx"/>
              <w:rPr>
                <w:ins w:id="11213" w:author="aas" w:date="2013-10-14T02:06:00Z"/>
                <w:del w:id="11214" w:author="Anees Shaikh" w:date="2013-10-19T02:16:00Z"/>
              </w:rPr>
              <w:pPrChange w:id="11215" w:author="Anees Shaikh" w:date="2013-10-19T02:16:00Z">
                <w:pPr>
                  <w:pStyle w:val="XML1"/>
                </w:pPr>
              </w:pPrChange>
            </w:pPr>
            <w:ins w:id="11216" w:author="aas" w:date="2013-10-14T02:06:00Z">
              <w:del w:id="11217" w:author="Anees Shaikh" w:date="2013-10-19T02:16:00Z">
                <w:r w:rsidDel="00E067A3">
                  <w:delText xml:space="preserve">                                      &lt;xs:documentation&gt;</w:delText>
                </w:r>
              </w:del>
            </w:ins>
          </w:p>
          <w:p w14:paraId="61677124" w14:textId="061F2AD4" w:rsidR="00874469" w:rsidDel="00E067A3" w:rsidRDefault="00874469">
            <w:pPr>
              <w:pStyle w:val="Appx"/>
              <w:rPr>
                <w:ins w:id="11218" w:author="aas" w:date="2013-10-14T02:06:00Z"/>
                <w:del w:id="11219" w:author="Anees Shaikh" w:date="2013-10-19T02:16:00Z"/>
              </w:rPr>
              <w:pPrChange w:id="11220" w:author="Anees Shaikh" w:date="2013-10-19T02:16:00Z">
                <w:pPr>
                  <w:pStyle w:val="XML1"/>
                </w:pPr>
              </w:pPrChange>
            </w:pPr>
            <w:ins w:id="11221" w:author="aas" w:date="2013-10-14T02:06:00Z">
              <w:del w:id="11222"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23" w:author="aas" w:date="2013-10-14T02:06:00Z"/>
                <w:del w:id="11224" w:author="Anees Shaikh" w:date="2013-10-19T02:16:00Z"/>
              </w:rPr>
              <w:pPrChange w:id="11225" w:author="Anees Shaikh" w:date="2013-10-19T02:16:00Z">
                <w:pPr>
                  <w:pStyle w:val="XML1"/>
                </w:pPr>
              </w:pPrChange>
            </w:pPr>
            <w:ins w:id="11226" w:author="aas" w:date="2013-10-14T02:06:00Z">
              <w:del w:id="11227" w:author="Anees Shaikh" w:date="2013-10-19T02:16:00Z">
                <w:r w:rsidDel="00E067A3">
                  <w:delText xml:space="preserve">                                      &lt;/xs:documentation&gt;</w:delText>
                </w:r>
              </w:del>
            </w:ins>
          </w:p>
          <w:p w14:paraId="52B9ADB7" w14:textId="3C12741E" w:rsidR="00874469" w:rsidDel="00E067A3" w:rsidRDefault="00874469">
            <w:pPr>
              <w:pStyle w:val="Appx"/>
              <w:rPr>
                <w:ins w:id="11228" w:author="aas" w:date="2013-10-14T02:06:00Z"/>
                <w:del w:id="11229" w:author="Anees Shaikh" w:date="2013-10-19T02:16:00Z"/>
              </w:rPr>
              <w:pPrChange w:id="11230" w:author="Anees Shaikh" w:date="2013-10-19T02:16:00Z">
                <w:pPr>
                  <w:pStyle w:val="XML1"/>
                </w:pPr>
              </w:pPrChange>
            </w:pPr>
            <w:ins w:id="11231" w:author="aas" w:date="2013-10-14T02:06:00Z">
              <w:del w:id="11232" w:author="Anees Shaikh" w:date="2013-10-19T02:16:00Z">
                <w:r w:rsidDel="00E067A3">
                  <w:delText xml:space="preserve">                                    &lt;/xs:annotation&gt;</w:delText>
                </w:r>
              </w:del>
            </w:ins>
          </w:p>
          <w:p w14:paraId="384A3413" w14:textId="2AFD6D27" w:rsidR="00874469" w:rsidDel="00E067A3" w:rsidRDefault="00874469">
            <w:pPr>
              <w:pStyle w:val="Appx"/>
              <w:rPr>
                <w:ins w:id="11233" w:author="aas" w:date="2013-10-14T02:06:00Z"/>
                <w:del w:id="11234" w:author="Anees Shaikh" w:date="2013-10-19T02:16:00Z"/>
              </w:rPr>
              <w:pPrChange w:id="11235" w:author="Anees Shaikh" w:date="2013-10-19T02:16:00Z">
                <w:pPr>
                  <w:pStyle w:val="XML1"/>
                </w:pPr>
              </w:pPrChange>
            </w:pPr>
            <w:ins w:id="11236" w:author="aas" w:date="2013-10-14T02:06:00Z">
              <w:del w:id="11237" w:author="Anees Shaikh" w:date="2013-10-19T02:16:00Z">
                <w:r w:rsidDel="00E067A3">
                  <w:delText xml:space="preserve">                                  &lt;/xs:element&gt;</w:delText>
                </w:r>
              </w:del>
            </w:ins>
          </w:p>
          <w:p w14:paraId="11BC9AA4" w14:textId="64BFFD02" w:rsidR="00874469" w:rsidDel="00E067A3" w:rsidRDefault="00874469">
            <w:pPr>
              <w:pStyle w:val="Appx"/>
              <w:rPr>
                <w:ins w:id="11238" w:author="aas" w:date="2013-10-14T02:06:00Z"/>
                <w:del w:id="11239" w:author="Anees Shaikh" w:date="2013-10-19T02:16:00Z"/>
              </w:rPr>
              <w:pPrChange w:id="11240" w:author="Anees Shaikh" w:date="2013-10-19T02:16:00Z">
                <w:pPr>
                  <w:pStyle w:val="XML1"/>
                </w:pPr>
              </w:pPrChange>
            </w:pPr>
            <w:ins w:id="11241" w:author="aas" w:date="2013-10-14T02:06:00Z">
              <w:del w:id="11242"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243" w:author="aas" w:date="2013-10-14T02:06:00Z"/>
                <w:del w:id="11244" w:author="Anees Shaikh" w:date="2013-10-19T02:16:00Z"/>
              </w:rPr>
              <w:pPrChange w:id="11245" w:author="Anees Shaikh" w:date="2013-10-19T02:16:00Z">
                <w:pPr>
                  <w:pStyle w:val="XML1"/>
                </w:pPr>
              </w:pPrChange>
            </w:pPr>
            <w:ins w:id="11246" w:author="aas" w:date="2013-10-14T02:06:00Z">
              <w:del w:id="11247" w:author="Anees Shaikh" w:date="2013-10-19T02:16:00Z">
                <w:r w:rsidDel="00E067A3">
                  <w:delText xml:space="preserve">                                          namespace="##other" processContents="lax"/&gt;</w:delText>
                </w:r>
              </w:del>
            </w:ins>
          </w:p>
          <w:p w14:paraId="1240B05F" w14:textId="01E83340" w:rsidR="00874469" w:rsidDel="00E067A3" w:rsidRDefault="00874469">
            <w:pPr>
              <w:pStyle w:val="Appx"/>
              <w:rPr>
                <w:ins w:id="11248" w:author="aas" w:date="2013-10-14T02:06:00Z"/>
                <w:del w:id="11249" w:author="Anees Shaikh" w:date="2013-10-19T02:16:00Z"/>
              </w:rPr>
              <w:pPrChange w:id="11250" w:author="Anees Shaikh" w:date="2013-10-19T02:16:00Z">
                <w:pPr>
                  <w:pStyle w:val="XML1"/>
                </w:pPr>
              </w:pPrChange>
            </w:pPr>
            <w:ins w:id="11251" w:author="aas" w:date="2013-10-14T02:06:00Z">
              <w:del w:id="11252" w:author="Anees Shaikh" w:date="2013-10-19T02:16:00Z">
                <w:r w:rsidDel="00E067A3">
                  <w:delText xml:space="preserve">                                &lt;/xs:sequence&gt;</w:delText>
                </w:r>
              </w:del>
            </w:ins>
          </w:p>
          <w:p w14:paraId="56BAE7DB" w14:textId="4402DF70" w:rsidR="00874469" w:rsidDel="00E067A3" w:rsidRDefault="00874469">
            <w:pPr>
              <w:pStyle w:val="Appx"/>
              <w:rPr>
                <w:ins w:id="11253" w:author="aas" w:date="2013-10-14T02:06:00Z"/>
                <w:del w:id="11254" w:author="Anees Shaikh" w:date="2013-10-19T02:16:00Z"/>
              </w:rPr>
              <w:pPrChange w:id="11255" w:author="Anees Shaikh" w:date="2013-10-19T02:16:00Z">
                <w:pPr>
                  <w:pStyle w:val="XML1"/>
                </w:pPr>
              </w:pPrChange>
            </w:pPr>
            <w:ins w:id="11256" w:author="aas" w:date="2013-10-14T02:06:00Z">
              <w:del w:id="11257" w:author="Anees Shaikh" w:date="2013-10-19T02:16:00Z">
                <w:r w:rsidDel="00E067A3">
                  <w:delText xml:space="preserve">                                &lt;xs:sequence&gt;</w:delText>
                </w:r>
              </w:del>
            </w:ins>
          </w:p>
          <w:p w14:paraId="5B5D9100" w14:textId="40FD52E8" w:rsidR="00874469" w:rsidDel="00E067A3" w:rsidRDefault="00874469">
            <w:pPr>
              <w:pStyle w:val="Appx"/>
              <w:rPr>
                <w:ins w:id="11258" w:author="aas" w:date="2013-10-14T02:06:00Z"/>
                <w:del w:id="11259" w:author="Anees Shaikh" w:date="2013-10-19T02:16:00Z"/>
              </w:rPr>
              <w:pPrChange w:id="11260" w:author="Anees Shaikh" w:date="2013-10-19T02:16:00Z">
                <w:pPr>
                  <w:pStyle w:val="XML1"/>
                </w:pPr>
              </w:pPrChange>
            </w:pPr>
            <w:ins w:id="11261" w:author="aas" w:date="2013-10-14T02:06:00Z">
              <w:del w:id="11262"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263" w:author="aas" w:date="2013-10-14T02:06:00Z"/>
                <w:del w:id="11264" w:author="Anees Shaikh" w:date="2013-10-19T02:16:00Z"/>
              </w:rPr>
              <w:pPrChange w:id="11265" w:author="Anees Shaikh" w:date="2013-10-19T02:16:00Z">
                <w:pPr>
                  <w:pStyle w:val="XML1"/>
                </w:pPr>
              </w:pPrChange>
            </w:pPr>
            <w:ins w:id="11266" w:author="aas" w:date="2013-10-14T02:06:00Z">
              <w:del w:id="11267" w:author="Anees Shaikh" w:date="2013-10-19T02:16:00Z">
                <w:r w:rsidDel="00E067A3">
                  <w:delText xml:space="preserve">                                    &lt;xs:annotation&gt;</w:delText>
                </w:r>
              </w:del>
            </w:ins>
          </w:p>
          <w:p w14:paraId="5AA528D5" w14:textId="48AE4E82" w:rsidR="00874469" w:rsidDel="00E067A3" w:rsidRDefault="00874469">
            <w:pPr>
              <w:pStyle w:val="Appx"/>
              <w:rPr>
                <w:ins w:id="11268" w:author="aas" w:date="2013-10-14T02:06:00Z"/>
                <w:del w:id="11269" w:author="Anees Shaikh" w:date="2013-10-19T02:16:00Z"/>
              </w:rPr>
              <w:pPrChange w:id="11270" w:author="Anees Shaikh" w:date="2013-10-19T02:16:00Z">
                <w:pPr>
                  <w:pStyle w:val="XML1"/>
                </w:pPr>
              </w:pPrChange>
            </w:pPr>
            <w:ins w:id="11271" w:author="aas" w:date="2013-10-14T02:06:00Z">
              <w:del w:id="11272" w:author="Anees Shaikh" w:date="2013-10-19T02:16:00Z">
                <w:r w:rsidDel="00E067A3">
                  <w:delText xml:space="preserve">                                      &lt;xs:documentation&gt;</w:delText>
                </w:r>
              </w:del>
            </w:ins>
          </w:p>
          <w:p w14:paraId="0D1C4CFF" w14:textId="36DA45F5" w:rsidR="00874469" w:rsidDel="00E067A3" w:rsidRDefault="00874469">
            <w:pPr>
              <w:pStyle w:val="Appx"/>
              <w:rPr>
                <w:ins w:id="11273" w:author="aas" w:date="2013-10-14T02:06:00Z"/>
                <w:del w:id="11274" w:author="Anees Shaikh" w:date="2013-10-19T02:16:00Z"/>
              </w:rPr>
              <w:pPrChange w:id="11275" w:author="Anees Shaikh" w:date="2013-10-19T02:16:00Z">
                <w:pPr>
                  <w:pStyle w:val="XML1"/>
                </w:pPr>
              </w:pPrChange>
            </w:pPr>
            <w:ins w:id="11276" w:author="aas" w:date="2013-10-14T02:06:00Z">
              <w:del w:id="11277"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278" w:author="aas" w:date="2013-10-14T02:06:00Z"/>
                <w:del w:id="11279" w:author="Anees Shaikh" w:date="2013-10-19T02:16:00Z"/>
              </w:rPr>
              <w:pPrChange w:id="11280" w:author="Anees Shaikh" w:date="2013-10-19T02:16:00Z">
                <w:pPr>
                  <w:pStyle w:val="XML1"/>
                </w:pPr>
              </w:pPrChange>
            </w:pPr>
            <w:ins w:id="11281" w:author="aas" w:date="2013-10-14T02:06:00Z">
              <w:del w:id="11282" w:author="Anees Shaikh" w:date="2013-10-19T02:16:00Z">
                <w:r w:rsidDel="00E067A3">
                  <w:delText xml:space="preserve">                                      &lt;/xs:documentation&gt;</w:delText>
                </w:r>
              </w:del>
            </w:ins>
          </w:p>
          <w:p w14:paraId="7004482B" w14:textId="08BA4ED3" w:rsidR="00874469" w:rsidDel="00E067A3" w:rsidRDefault="00874469">
            <w:pPr>
              <w:pStyle w:val="Appx"/>
              <w:rPr>
                <w:ins w:id="11283" w:author="aas" w:date="2013-10-14T02:06:00Z"/>
                <w:del w:id="11284" w:author="Anees Shaikh" w:date="2013-10-19T02:16:00Z"/>
              </w:rPr>
              <w:pPrChange w:id="11285" w:author="Anees Shaikh" w:date="2013-10-19T02:16:00Z">
                <w:pPr>
                  <w:pStyle w:val="XML1"/>
                </w:pPr>
              </w:pPrChange>
            </w:pPr>
            <w:ins w:id="11286" w:author="aas" w:date="2013-10-14T02:06:00Z">
              <w:del w:id="11287" w:author="Anees Shaikh" w:date="2013-10-19T02:16:00Z">
                <w:r w:rsidDel="00E067A3">
                  <w:delText xml:space="preserve">                                    &lt;/xs:annotation&gt;</w:delText>
                </w:r>
              </w:del>
            </w:ins>
          </w:p>
          <w:p w14:paraId="6F518D15" w14:textId="6E6EB6F6" w:rsidR="00874469" w:rsidDel="00E067A3" w:rsidRDefault="00874469">
            <w:pPr>
              <w:pStyle w:val="Appx"/>
              <w:rPr>
                <w:ins w:id="11288" w:author="aas" w:date="2013-10-14T02:06:00Z"/>
                <w:del w:id="11289" w:author="Anees Shaikh" w:date="2013-10-19T02:16:00Z"/>
              </w:rPr>
              <w:pPrChange w:id="11290" w:author="Anees Shaikh" w:date="2013-10-19T02:16:00Z">
                <w:pPr>
                  <w:pStyle w:val="XML1"/>
                </w:pPr>
              </w:pPrChange>
            </w:pPr>
            <w:ins w:id="11291" w:author="aas" w:date="2013-10-14T02:06:00Z">
              <w:del w:id="11292" w:author="Anees Shaikh" w:date="2013-10-19T02:16:00Z">
                <w:r w:rsidDel="00E067A3">
                  <w:delText xml:space="preserve">                                  &lt;/xs:element&gt;</w:delText>
                </w:r>
              </w:del>
            </w:ins>
          </w:p>
          <w:p w14:paraId="269E5B63" w14:textId="1CEBD223" w:rsidR="00874469" w:rsidDel="00E067A3" w:rsidRDefault="00874469">
            <w:pPr>
              <w:pStyle w:val="Appx"/>
              <w:rPr>
                <w:ins w:id="11293" w:author="aas" w:date="2013-10-14T02:06:00Z"/>
                <w:del w:id="11294" w:author="Anees Shaikh" w:date="2013-10-19T02:16:00Z"/>
              </w:rPr>
              <w:pPrChange w:id="11295" w:author="Anees Shaikh" w:date="2013-10-19T02:16:00Z">
                <w:pPr>
                  <w:pStyle w:val="XML1"/>
                </w:pPr>
              </w:pPrChange>
            </w:pPr>
            <w:ins w:id="11296" w:author="aas" w:date="2013-10-14T02:06:00Z">
              <w:del w:id="11297"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298" w:author="aas" w:date="2013-10-14T02:06:00Z"/>
                <w:del w:id="11299" w:author="Anees Shaikh" w:date="2013-10-19T02:16:00Z"/>
              </w:rPr>
              <w:pPrChange w:id="11300" w:author="Anees Shaikh" w:date="2013-10-19T02:16:00Z">
                <w:pPr>
                  <w:pStyle w:val="XML1"/>
                </w:pPr>
              </w:pPrChange>
            </w:pPr>
            <w:ins w:id="11301" w:author="aas" w:date="2013-10-14T02:06:00Z">
              <w:del w:id="11302" w:author="Anees Shaikh" w:date="2013-10-19T02:16:00Z">
                <w:r w:rsidDel="00E067A3">
                  <w:delText xml:space="preserve">                                    &lt;xs:annotation&gt;</w:delText>
                </w:r>
              </w:del>
            </w:ins>
          </w:p>
          <w:p w14:paraId="2D771C04" w14:textId="1B576BB4" w:rsidR="00874469" w:rsidDel="00E067A3" w:rsidRDefault="00874469">
            <w:pPr>
              <w:pStyle w:val="Appx"/>
              <w:rPr>
                <w:ins w:id="11303" w:author="aas" w:date="2013-10-14T02:06:00Z"/>
                <w:del w:id="11304" w:author="Anees Shaikh" w:date="2013-10-19T02:16:00Z"/>
              </w:rPr>
              <w:pPrChange w:id="11305" w:author="Anees Shaikh" w:date="2013-10-19T02:16:00Z">
                <w:pPr>
                  <w:pStyle w:val="XML1"/>
                </w:pPr>
              </w:pPrChange>
            </w:pPr>
            <w:ins w:id="11306" w:author="aas" w:date="2013-10-14T02:06:00Z">
              <w:del w:id="11307" w:author="Anees Shaikh" w:date="2013-10-19T02:16:00Z">
                <w:r w:rsidDel="00E067A3">
                  <w:delText xml:space="preserve">                                      &lt;xs:documentation&gt;</w:delText>
                </w:r>
              </w:del>
            </w:ins>
          </w:p>
          <w:p w14:paraId="4D7A7E53" w14:textId="03CB9709" w:rsidR="00874469" w:rsidDel="00E067A3" w:rsidRDefault="00874469">
            <w:pPr>
              <w:pStyle w:val="Appx"/>
              <w:rPr>
                <w:ins w:id="11308" w:author="aas" w:date="2013-10-14T02:06:00Z"/>
                <w:del w:id="11309" w:author="Anees Shaikh" w:date="2013-10-19T02:16:00Z"/>
              </w:rPr>
              <w:pPrChange w:id="11310" w:author="Anees Shaikh" w:date="2013-10-19T02:16:00Z">
                <w:pPr>
                  <w:pStyle w:val="XML1"/>
                </w:pPr>
              </w:pPrChange>
            </w:pPr>
            <w:ins w:id="11311" w:author="aas" w:date="2013-10-14T02:06:00Z">
              <w:del w:id="11312"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13" w:author="aas" w:date="2013-10-14T02:06:00Z"/>
                <w:del w:id="11314" w:author="Anees Shaikh" w:date="2013-10-19T02:16:00Z"/>
              </w:rPr>
              <w:pPrChange w:id="11315" w:author="Anees Shaikh" w:date="2013-10-19T02:16:00Z">
                <w:pPr>
                  <w:pStyle w:val="XML1"/>
                </w:pPr>
              </w:pPrChange>
            </w:pPr>
            <w:ins w:id="11316" w:author="aas" w:date="2013-10-14T02:06:00Z">
              <w:del w:id="11317" w:author="Anees Shaikh" w:date="2013-10-19T02:16:00Z">
                <w:r w:rsidDel="00E067A3">
                  <w:delText xml:space="preserve">                                      &lt;/xs:documentation&gt;</w:delText>
                </w:r>
              </w:del>
            </w:ins>
          </w:p>
          <w:p w14:paraId="79A4FDDE" w14:textId="09D11527" w:rsidR="00874469" w:rsidDel="00E067A3" w:rsidRDefault="00874469">
            <w:pPr>
              <w:pStyle w:val="Appx"/>
              <w:rPr>
                <w:ins w:id="11318" w:author="aas" w:date="2013-10-14T02:06:00Z"/>
                <w:del w:id="11319" w:author="Anees Shaikh" w:date="2013-10-19T02:16:00Z"/>
              </w:rPr>
              <w:pPrChange w:id="11320" w:author="Anees Shaikh" w:date="2013-10-19T02:16:00Z">
                <w:pPr>
                  <w:pStyle w:val="XML1"/>
                </w:pPr>
              </w:pPrChange>
            </w:pPr>
            <w:ins w:id="11321" w:author="aas" w:date="2013-10-14T02:06:00Z">
              <w:del w:id="11322" w:author="Anees Shaikh" w:date="2013-10-19T02:16:00Z">
                <w:r w:rsidDel="00E067A3">
                  <w:delText xml:space="preserve">                                    &lt;/xs:annotation&gt;</w:delText>
                </w:r>
              </w:del>
            </w:ins>
          </w:p>
          <w:p w14:paraId="49AC16EC" w14:textId="35252AFF" w:rsidR="00874469" w:rsidDel="00E067A3" w:rsidRDefault="00874469">
            <w:pPr>
              <w:pStyle w:val="Appx"/>
              <w:rPr>
                <w:ins w:id="11323" w:author="aas" w:date="2013-10-14T02:06:00Z"/>
                <w:del w:id="11324" w:author="Anees Shaikh" w:date="2013-10-19T02:16:00Z"/>
              </w:rPr>
              <w:pPrChange w:id="11325" w:author="Anees Shaikh" w:date="2013-10-19T02:16:00Z">
                <w:pPr>
                  <w:pStyle w:val="XML1"/>
                </w:pPr>
              </w:pPrChange>
            </w:pPr>
            <w:ins w:id="11326" w:author="aas" w:date="2013-10-14T02:06:00Z">
              <w:del w:id="11327" w:author="Anees Shaikh" w:date="2013-10-19T02:16:00Z">
                <w:r w:rsidDel="00E067A3">
                  <w:delText xml:space="preserve">                                  &lt;/xs:element&gt;</w:delText>
                </w:r>
              </w:del>
            </w:ins>
          </w:p>
          <w:p w14:paraId="69F83D83" w14:textId="6DEF4A75" w:rsidR="00874469" w:rsidDel="00E067A3" w:rsidRDefault="00874469">
            <w:pPr>
              <w:pStyle w:val="Appx"/>
              <w:rPr>
                <w:ins w:id="11328" w:author="aas" w:date="2013-10-14T02:06:00Z"/>
                <w:del w:id="11329" w:author="Anees Shaikh" w:date="2013-10-19T02:16:00Z"/>
              </w:rPr>
              <w:pPrChange w:id="11330" w:author="Anees Shaikh" w:date="2013-10-19T02:16:00Z">
                <w:pPr>
                  <w:pStyle w:val="XML1"/>
                </w:pPr>
              </w:pPrChange>
            </w:pPr>
            <w:ins w:id="11331" w:author="aas" w:date="2013-10-14T02:06:00Z">
              <w:del w:id="11332"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33" w:author="aas" w:date="2013-10-14T02:06:00Z"/>
                <w:del w:id="11334" w:author="Anees Shaikh" w:date="2013-10-19T02:16:00Z"/>
              </w:rPr>
              <w:pPrChange w:id="11335" w:author="Anees Shaikh" w:date="2013-10-19T02:16:00Z">
                <w:pPr>
                  <w:pStyle w:val="XML1"/>
                </w:pPr>
              </w:pPrChange>
            </w:pPr>
            <w:ins w:id="11336" w:author="aas" w:date="2013-10-14T02:06:00Z">
              <w:del w:id="11337" w:author="Anees Shaikh" w:date="2013-10-19T02:16:00Z">
                <w:r w:rsidDel="00E067A3">
                  <w:delText xml:space="preserve">                                          namespace="##other" processContents="lax"/&gt;</w:delText>
                </w:r>
              </w:del>
            </w:ins>
          </w:p>
          <w:p w14:paraId="4A18FCB4" w14:textId="45F48228" w:rsidR="00874469" w:rsidDel="00E067A3" w:rsidRDefault="00874469">
            <w:pPr>
              <w:pStyle w:val="Appx"/>
              <w:rPr>
                <w:ins w:id="11338" w:author="aas" w:date="2013-10-14T02:06:00Z"/>
                <w:del w:id="11339" w:author="Anees Shaikh" w:date="2013-10-19T02:16:00Z"/>
              </w:rPr>
              <w:pPrChange w:id="11340" w:author="Anees Shaikh" w:date="2013-10-19T02:16:00Z">
                <w:pPr>
                  <w:pStyle w:val="XML1"/>
                </w:pPr>
              </w:pPrChange>
            </w:pPr>
            <w:ins w:id="11341" w:author="aas" w:date="2013-10-14T02:06:00Z">
              <w:del w:id="11342" w:author="Anees Shaikh" w:date="2013-10-19T02:16:00Z">
                <w:r w:rsidDel="00E067A3">
                  <w:delText xml:space="preserve">                                &lt;/xs:sequence&gt;</w:delText>
                </w:r>
              </w:del>
            </w:ins>
          </w:p>
          <w:p w14:paraId="3BA3550A" w14:textId="50321FB5" w:rsidR="00874469" w:rsidDel="00E067A3" w:rsidRDefault="00874469">
            <w:pPr>
              <w:pStyle w:val="Appx"/>
              <w:rPr>
                <w:ins w:id="11343" w:author="aas" w:date="2013-10-14T02:06:00Z"/>
                <w:del w:id="11344" w:author="Anees Shaikh" w:date="2013-10-19T02:16:00Z"/>
              </w:rPr>
              <w:pPrChange w:id="11345" w:author="Anees Shaikh" w:date="2013-10-19T02:16:00Z">
                <w:pPr>
                  <w:pStyle w:val="XML1"/>
                </w:pPr>
              </w:pPrChange>
            </w:pPr>
            <w:ins w:id="11346" w:author="aas" w:date="2013-10-14T02:06:00Z">
              <w:del w:id="11347"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348" w:author="aas" w:date="2013-10-14T02:06:00Z"/>
                <w:del w:id="11349" w:author="Anees Shaikh" w:date="2013-10-19T02:16:00Z"/>
              </w:rPr>
              <w:pPrChange w:id="11350" w:author="Anees Shaikh" w:date="2013-10-19T02:16:00Z">
                <w:pPr>
                  <w:pStyle w:val="XML1"/>
                </w:pPr>
              </w:pPrChange>
            </w:pPr>
            <w:ins w:id="11351" w:author="aas" w:date="2013-10-14T02:06:00Z">
              <w:del w:id="11352" w:author="Anees Shaikh" w:date="2013-10-19T02:16:00Z">
                <w:r w:rsidDel="00E067A3">
                  <w:delText xml:space="preserve">                                        namespace="##other" processContents="lax"/&gt;</w:delText>
                </w:r>
              </w:del>
            </w:ins>
          </w:p>
          <w:p w14:paraId="6505A011" w14:textId="68DE938C" w:rsidR="00874469" w:rsidDel="00E067A3" w:rsidRDefault="00874469">
            <w:pPr>
              <w:pStyle w:val="Appx"/>
              <w:rPr>
                <w:ins w:id="11353" w:author="aas" w:date="2013-10-14T02:06:00Z"/>
                <w:del w:id="11354" w:author="Anees Shaikh" w:date="2013-10-19T02:16:00Z"/>
              </w:rPr>
              <w:pPrChange w:id="11355" w:author="Anees Shaikh" w:date="2013-10-19T02:16:00Z">
                <w:pPr>
                  <w:pStyle w:val="XML1"/>
                </w:pPr>
              </w:pPrChange>
            </w:pPr>
            <w:ins w:id="11356" w:author="aas" w:date="2013-10-14T02:06:00Z">
              <w:del w:id="11357" w:author="Anees Shaikh" w:date="2013-10-19T02:16:00Z">
                <w:r w:rsidDel="00E067A3">
                  <w:delText xml:space="preserve">                              &lt;/xs:choice&gt;</w:delText>
                </w:r>
              </w:del>
            </w:ins>
          </w:p>
          <w:p w14:paraId="23DA942E" w14:textId="3DCF46F0" w:rsidR="00874469" w:rsidDel="00E067A3" w:rsidRDefault="00874469">
            <w:pPr>
              <w:pStyle w:val="Appx"/>
              <w:rPr>
                <w:ins w:id="11358" w:author="aas" w:date="2013-10-14T02:06:00Z"/>
                <w:del w:id="11359" w:author="Anees Shaikh" w:date="2013-10-19T02:16:00Z"/>
              </w:rPr>
              <w:pPrChange w:id="11360" w:author="Anees Shaikh" w:date="2013-10-19T02:16:00Z">
                <w:pPr>
                  <w:pStyle w:val="XML1"/>
                </w:pPr>
              </w:pPrChange>
            </w:pPr>
            <w:ins w:id="11361" w:author="aas" w:date="2013-10-14T02:06:00Z">
              <w:del w:id="11362"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363" w:author="aas" w:date="2013-10-14T02:06:00Z"/>
                <w:del w:id="11364" w:author="Anees Shaikh" w:date="2013-10-19T02:16:00Z"/>
              </w:rPr>
              <w:pPrChange w:id="11365" w:author="Anees Shaikh" w:date="2013-10-19T02:16:00Z">
                <w:pPr>
                  <w:pStyle w:val="XML1"/>
                </w:pPr>
              </w:pPrChange>
            </w:pPr>
            <w:ins w:id="11366" w:author="aas" w:date="2013-10-14T02:06:00Z">
              <w:del w:id="11367" w:author="Anees Shaikh" w:date="2013-10-19T02:16:00Z">
                <w:r w:rsidDel="00E067A3">
                  <w:delText xml:space="preserve">                                &lt;xs:annotation&gt;</w:delText>
                </w:r>
              </w:del>
            </w:ins>
          </w:p>
          <w:p w14:paraId="4C50E759" w14:textId="613285C8" w:rsidR="00874469" w:rsidDel="00E067A3" w:rsidRDefault="00874469">
            <w:pPr>
              <w:pStyle w:val="Appx"/>
              <w:rPr>
                <w:ins w:id="11368" w:author="aas" w:date="2013-10-14T02:06:00Z"/>
                <w:del w:id="11369" w:author="Anees Shaikh" w:date="2013-10-19T02:16:00Z"/>
              </w:rPr>
              <w:pPrChange w:id="11370" w:author="Anees Shaikh" w:date="2013-10-19T02:16:00Z">
                <w:pPr>
                  <w:pStyle w:val="XML1"/>
                </w:pPr>
              </w:pPrChange>
            </w:pPr>
            <w:ins w:id="11371" w:author="aas" w:date="2013-10-14T02:06:00Z">
              <w:del w:id="11372" w:author="Anees Shaikh" w:date="2013-10-19T02:16:00Z">
                <w:r w:rsidDel="00E067A3">
                  <w:delText xml:space="preserve">                                  &lt;xs:documentation&gt;</w:delText>
                </w:r>
              </w:del>
            </w:ins>
          </w:p>
          <w:p w14:paraId="56C83000" w14:textId="6A433134" w:rsidR="00874469" w:rsidDel="00E067A3" w:rsidRDefault="00874469">
            <w:pPr>
              <w:pStyle w:val="Appx"/>
              <w:rPr>
                <w:ins w:id="11373" w:author="aas" w:date="2013-10-14T02:06:00Z"/>
                <w:del w:id="11374" w:author="Anees Shaikh" w:date="2013-10-19T02:16:00Z"/>
              </w:rPr>
              <w:pPrChange w:id="11375" w:author="Anees Shaikh" w:date="2013-10-19T02:16:00Z">
                <w:pPr>
                  <w:pStyle w:val="XML1"/>
                </w:pPr>
              </w:pPrChange>
            </w:pPr>
            <w:ins w:id="11376" w:author="aas" w:date="2013-10-14T02:06:00Z">
              <w:del w:id="11377"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378" w:author="aas" w:date="2013-10-14T02:06:00Z"/>
                <w:del w:id="11379" w:author="Anees Shaikh" w:date="2013-10-19T02:16:00Z"/>
              </w:rPr>
              <w:pPrChange w:id="11380" w:author="Anees Shaikh" w:date="2013-10-19T02:16:00Z">
                <w:pPr>
                  <w:pStyle w:val="XML1"/>
                </w:pPr>
              </w:pPrChange>
            </w:pPr>
            <w:ins w:id="11381" w:author="aas" w:date="2013-10-14T02:06:00Z">
              <w:del w:id="11382" w:author="Anees Shaikh" w:date="2013-10-19T02:16:00Z">
                <w:r w:rsidDel="00E067A3">
                  <w:delText xml:space="preserve">                                  &lt;/xs:documentation&gt;</w:delText>
                </w:r>
              </w:del>
            </w:ins>
          </w:p>
          <w:p w14:paraId="174C5C07" w14:textId="20D6E095" w:rsidR="00874469" w:rsidDel="00E067A3" w:rsidRDefault="00874469">
            <w:pPr>
              <w:pStyle w:val="Appx"/>
              <w:rPr>
                <w:ins w:id="11383" w:author="aas" w:date="2013-10-14T02:06:00Z"/>
                <w:del w:id="11384" w:author="Anees Shaikh" w:date="2013-10-19T02:16:00Z"/>
              </w:rPr>
              <w:pPrChange w:id="11385" w:author="Anees Shaikh" w:date="2013-10-19T02:16:00Z">
                <w:pPr>
                  <w:pStyle w:val="XML1"/>
                </w:pPr>
              </w:pPrChange>
            </w:pPr>
            <w:ins w:id="11386" w:author="aas" w:date="2013-10-14T02:06:00Z">
              <w:del w:id="11387" w:author="Anees Shaikh" w:date="2013-10-19T02:16:00Z">
                <w:r w:rsidDel="00E067A3">
                  <w:delText xml:space="preserve">                                &lt;/xs:annotation&gt;</w:delText>
                </w:r>
              </w:del>
            </w:ins>
          </w:p>
          <w:p w14:paraId="67733BD4" w14:textId="6E727A2F" w:rsidR="00874469" w:rsidDel="00E067A3" w:rsidRDefault="00874469">
            <w:pPr>
              <w:pStyle w:val="Appx"/>
              <w:rPr>
                <w:ins w:id="11388" w:author="aas" w:date="2013-10-14T02:06:00Z"/>
                <w:del w:id="11389" w:author="Anees Shaikh" w:date="2013-10-19T02:16:00Z"/>
              </w:rPr>
              <w:pPrChange w:id="11390" w:author="Anees Shaikh" w:date="2013-10-19T02:16:00Z">
                <w:pPr>
                  <w:pStyle w:val="XML1"/>
                </w:pPr>
              </w:pPrChange>
            </w:pPr>
            <w:ins w:id="11391" w:author="aas" w:date="2013-10-14T02:06:00Z">
              <w:del w:id="11392" w:author="Anees Shaikh" w:date="2013-10-19T02:16:00Z">
                <w:r w:rsidDel="00E067A3">
                  <w:delText xml:space="preserve">                              &lt;/xs:element&gt;</w:delText>
                </w:r>
              </w:del>
            </w:ins>
          </w:p>
          <w:p w14:paraId="4ACB1233" w14:textId="2C00E99C" w:rsidR="00874469" w:rsidDel="00E067A3" w:rsidRDefault="00874469">
            <w:pPr>
              <w:pStyle w:val="Appx"/>
              <w:rPr>
                <w:ins w:id="11393" w:author="aas" w:date="2013-10-14T02:06:00Z"/>
                <w:del w:id="11394" w:author="Anees Shaikh" w:date="2013-10-19T02:16:00Z"/>
              </w:rPr>
              <w:pPrChange w:id="11395" w:author="Anees Shaikh" w:date="2013-10-19T02:16:00Z">
                <w:pPr>
                  <w:pStyle w:val="XML1"/>
                </w:pPr>
              </w:pPrChange>
            </w:pPr>
            <w:ins w:id="11396" w:author="aas" w:date="2013-10-14T02:06:00Z">
              <w:del w:id="11397"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398" w:author="aas" w:date="2013-10-14T02:06:00Z"/>
                <w:del w:id="11399" w:author="Anees Shaikh" w:date="2013-10-19T02:16:00Z"/>
              </w:rPr>
              <w:pPrChange w:id="11400" w:author="Anees Shaikh" w:date="2013-10-19T02:16:00Z">
                <w:pPr>
                  <w:pStyle w:val="XML1"/>
                </w:pPr>
              </w:pPrChange>
            </w:pPr>
            <w:ins w:id="11401" w:author="aas" w:date="2013-10-14T02:06:00Z">
              <w:del w:id="11402" w:author="Anees Shaikh" w:date="2013-10-19T02:16:00Z">
                <w:r w:rsidDel="00E067A3">
                  <w:delText xml:space="preserve">                                &lt;xs:annotation&gt;</w:delText>
                </w:r>
              </w:del>
            </w:ins>
          </w:p>
          <w:p w14:paraId="11D61A7C" w14:textId="64A7B888" w:rsidR="00874469" w:rsidDel="00E067A3" w:rsidRDefault="00874469">
            <w:pPr>
              <w:pStyle w:val="Appx"/>
              <w:rPr>
                <w:ins w:id="11403" w:author="aas" w:date="2013-10-14T02:06:00Z"/>
                <w:del w:id="11404" w:author="Anees Shaikh" w:date="2013-10-19T02:16:00Z"/>
              </w:rPr>
              <w:pPrChange w:id="11405" w:author="Anees Shaikh" w:date="2013-10-19T02:16:00Z">
                <w:pPr>
                  <w:pStyle w:val="XML1"/>
                </w:pPr>
              </w:pPrChange>
            </w:pPr>
            <w:ins w:id="11406" w:author="aas" w:date="2013-10-14T02:06:00Z">
              <w:del w:id="11407" w:author="Anees Shaikh" w:date="2013-10-19T02:16:00Z">
                <w:r w:rsidDel="00E067A3">
                  <w:delText xml:space="preserve">                                  &lt;xs:documentation&gt;</w:delText>
                </w:r>
              </w:del>
            </w:ins>
          </w:p>
          <w:p w14:paraId="5DC2C4B6" w14:textId="115F24B5" w:rsidR="00874469" w:rsidDel="00E067A3" w:rsidRDefault="00874469">
            <w:pPr>
              <w:pStyle w:val="Appx"/>
              <w:rPr>
                <w:ins w:id="11408" w:author="aas" w:date="2013-10-14T02:06:00Z"/>
                <w:del w:id="11409" w:author="Anees Shaikh" w:date="2013-10-19T02:16:00Z"/>
              </w:rPr>
              <w:pPrChange w:id="11410" w:author="Anees Shaikh" w:date="2013-10-19T02:16:00Z">
                <w:pPr>
                  <w:pStyle w:val="XML1"/>
                </w:pPr>
              </w:pPrChange>
            </w:pPr>
            <w:ins w:id="11411" w:author="aas" w:date="2013-10-14T02:06:00Z">
              <w:del w:id="11412" w:author="Anees Shaikh" w:date="2013-10-19T02:16:00Z">
                <w:r w:rsidDel="00E067A3">
                  <w:delText xml:space="preserve">                                    Indicates presence of the GRE key.</w:delText>
                </w:r>
              </w:del>
            </w:ins>
          </w:p>
          <w:p w14:paraId="140166C4" w14:textId="1FC78CDE" w:rsidR="00874469" w:rsidDel="00E067A3" w:rsidRDefault="00874469">
            <w:pPr>
              <w:pStyle w:val="Appx"/>
              <w:rPr>
                <w:ins w:id="11413" w:author="aas" w:date="2013-10-14T02:06:00Z"/>
                <w:del w:id="11414" w:author="Anees Shaikh" w:date="2013-10-19T02:16:00Z"/>
              </w:rPr>
              <w:pPrChange w:id="11415" w:author="Anees Shaikh" w:date="2013-10-19T02:16:00Z">
                <w:pPr>
                  <w:pStyle w:val="XML1"/>
                </w:pPr>
              </w:pPrChange>
            </w:pPr>
            <w:ins w:id="11416" w:author="aas" w:date="2013-10-14T02:06:00Z">
              <w:del w:id="11417" w:author="Anees Shaikh" w:date="2013-10-19T02:16:00Z">
                <w:r w:rsidDel="00E067A3">
                  <w:delText xml:space="preserve">                                  &lt;/xs:documentation&gt;</w:delText>
                </w:r>
              </w:del>
            </w:ins>
          </w:p>
          <w:p w14:paraId="14D02F38" w14:textId="4573D313" w:rsidR="00874469" w:rsidDel="00E067A3" w:rsidRDefault="00874469">
            <w:pPr>
              <w:pStyle w:val="Appx"/>
              <w:rPr>
                <w:ins w:id="11418" w:author="aas" w:date="2013-10-14T02:06:00Z"/>
                <w:del w:id="11419" w:author="Anees Shaikh" w:date="2013-10-19T02:16:00Z"/>
              </w:rPr>
              <w:pPrChange w:id="11420" w:author="Anees Shaikh" w:date="2013-10-19T02:16:00Z">
                <w:pPr>
                  <w:pStyle w:val="XML1"/>
                </w:pPr>
              </w:pPrChange>
            </w:pPr>
            <w:ins w:id="11421" w:author="aas" w:date="2013-10-14T02:06:00Z">
              <w:del w:id="11422" w:author="Anees Shaikh" w:date="2013-10-19T02:16:00Z">
                <w:r w:rsidDel="00E067A3">
                  <w:delText xml:space="preserve">                                &lt;/xs:annotation&gt;</w:delText>
                </w:r>
              </w:del>
            </w:ins>
          </w:p>
          <w:p w14:paraId="11B02BCC" w14:textId="0775631C" w:rsidR="00874469" w:rsidDel="00E067A3" w:rsidRDefault="00874469">
            <w:pPr>
              <w:pStyle w:val="Appx"/>
              <w:rPr>
                <w:ins w:id="11423" w:author="aas" w:date="2013-10-14T02:06:00Z"/>
                <w:del w:id="11424" w:author="Anees Shaikh" w:date="2013-10-19T02:16:00Z"/>
              </w:rPr>
              <w:pPrChange w:id="11425" w:author="Anees Shaikh" w:date="2013-10-19T02:16:00Z">
                <w:pPr>
                  <w:pStyle w:val="XML1"/>
                </w:pPr>
              </w:pPrChange>
            </w:pPr>
            <w:ins w:id="11426" w:author="aas" w:date="2013-10-14T02:06:00Z">
              <w:del w:id="11427" w:author="Anees Shaikh" w:date="2013-10-19T02:16:00Z">
                <w:r w:rsidDel="00E067A3">
                  <w:delText xml:space="preserve">                              &lt;/xs:element&gt;</w:delText>
                </w:r>
              </w:del>
            </w:ins>
          </w:p>
          <w:p w14:paraId="2E8CEA48" w14:textId="3D67EF88" w:rsidR="00874469" w:rsidDel="00E067A3" w:rsidRDefault="00874469">
            <w:pPr>
              <w:pStyle w:val="Appx"/>
              <w:rPr>
                <w:ins w:id="11428" w:author="aas" w:date="2013-10-14T02:06:00Z"/>
                <w:del w:id="11429" w:author="Anees Shaikh" w:date="2013-10-19T02:16:00Z"/>
              </w:rPr>
              <w:pPrChange w:id="11430" w:author="Anees Shaikh" w:date="2013-10-19T02:16:00Z">
                <w:pPr>
                  <w:pStyle w:val="XML1"/>
                </w:pPr>
              </w:pPrChange>
            </w:pPr>
            <w:ins w:id="11431" w:author="aas" w:date="2013-10-14T02:06:00Z">
              <w:del w:id="11432"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33" w:author="aas" w:date="2013-10-14T02:06:00Z"/>
                <w:del w:id="11434" w:author="Anees Shaikh" w:date="2013-10-19T02:16:00Z"/>
              </w:rPr>
              <w:pPrChange w:id="11435" w:author="Anees Shaikh" w:date="2013-10-19T02:16:00Z">
                <w:pPr>
                  <w:pStyle w:val="XML1"/>
                </w:pPr>
              </w:pPrChange>
            </w:pPr>
            <w:ins w:id="11436" w:author="aas" w:date="2013-10-14T02:06:00Z">
              <w:del w:id="11437" w:author="Anees Shaikh" w:date="2013-10-19T02:16:00Z">
                <w:r w:rsidDel="00E067A3">
                  <w:delText xml:space="preserve">                                &lt;xs:annotation&gt;</w:delText>
                </w:r>
              </w:del>
            </w:ins>
          </w:p>
          <w:p w14:paraId="1E083457" w14:textId="11872DF1" w:rsidR="00874469" w:rsidDel="00E067A3" w:rsidRDefault="00874469">
            <w:pPr>
              <w:pStyle w:val="Appx"/>
              <w:rPr>
                <w:ins w:id="11438" w:author="aas" w:date="2013-10-14T02:06:00Z"/>
                <w:del w:id="11439" w:author="Anees Shaikh" w:date="2013-10-19T02:16:00Z"/>
              </w:rPr>
              <w:pPrChange w:id="11440" w:author="Anees Shaikh" w:date="2013-10-19T02:16:00Z">
                <w:pPr>
                  <w:pStyle w:val="XML1"/>
                </w:pPr>
              </w:pPrChange>
            </w:pPr>
            <w:ins w:id="11441" w:author="aas" w:date="2013-10-14T02:06:00Z">
              <w:del w:id="11442" w:author="Anees Shaikh" w:date="2013-10-19T02:16:00Z">
                <w:r w:rsidDel="00E067A3">
                  <w:delText xml:space="preserve">                                  &lt;xs:documentation&gt;</w:delText>
                </w:r>
              </w:del>
            </w:ins>
          </w:p>
          <w:p w14:paraId="3BCCB204" w14:textId="09FA3D36" w:rsidR="00874469" w:rsidDel="00E067A3" w:rsidRDefault="00874469">
            <w:pPr>
              <w:pStyle w:val="Appx"/>
              <w:rPr>
                <w:ins w:id="11443" w:author="aas" w:date="2013-10-14T02:06:00Z"/>
                <w:del w:id="11444" w:author="Anees Shaikh" w:date="2013-10-19T02:16:00Z"/>
              </w:rPr>
              <w:pPrChange w:id="11445" w:author="Anees Shaikh" w:date="2013-10-19T02:16:00Z">
                <w:pPr>
                  <w:pStyle w:val="XML1"/>
                </w:pPr>
              </w:pPrChange>
            </w:pPr>
            <w:ins w:id="11446" w:author="aas" w:date="2013-10-14T02:06:00Z">
              <w:del w:id="11447"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448" w:author="aas" w:date="2013-10-14T02:06:00Z"/>
                <w:del w:id="11449" w:author="Anees Shaikh" w:date="2013-10-19T02:16:00Z"/>
              </w:rPr>
              <w:pPrChange w:id="11450" w:author="Anees Shaikh" w:date="2013-10-19T02:16:00Z">
                <w:pPr>
                  <w:pStyle w:val="XML1"/>
                </w:pPr>
              </w:pPrChange>
            </w:pPr>
            <w:ins w:id="11451" w:author="aas" w:date="2013-10-14T02:06:00Z">
              <w:del w:id="11452"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453" w:author="aas" w:date="2013-10-14T02:06:00Z"/>
                <w:del w:id="11454" w:author="Anees Shaikh" w:date="2013-10-19T02:16:00Z"/>
              </w:rPr>
              <w:pPrChange w:id="11455" w:author="Anees Shaikh" w:date="2013-10-19T02:16:00Z">
                <w:pPr>
                  <w:pStyle w:val="XML1"/>
                </w:pPr>
              </w:pPrChange>
            </w:pPr>
            <w:ins w:id="11456" w:author="aas" w:date="2013-10-14T02:06:00Z">
              <w:del w:id="11457" w:author="Anees Shaikh" w:date="2013-10-19T02:16:00Z">
                <w:r w:rsidDel="00E067A3">
                  <w:delText xml:space="preserve">                                  &lt;/xs:documentation&gt;</w:delText>
                </w:r>
              </w:del>
            </w:ins>
          </w:p>
          <w:p w14:paraId="08B296D7" w14:textId="79B0CDDF" w:rsidR="00874469" w:rsidDel="00E067A3" w:rsidRDefault="00874469">
            <w:pPr>
              <w:pStyle w:val="Appx"/>
              <w:rPr>
                <w:ins w:id="11458" w:author="aas" w:date="2013-10-14T02:06:00Z"/>
                <w:del w:id="11459" w:author="Anees Shaikh" w:date="2013-10-19T02:16:00Z"/>
              </w:rPr>
              <w:pPrChange w:id="11460" w:author="Anees Shaikh" w:date="2013-10-19T02:16:00Z">
                <w:pPr>
                  <w:pStyle w:val="XML1"/>
                </w:pPr>
              </w:pPrChange>
            </w:pPr>
            <w:ins w:id="11461" w:author="aas" w:date="2013-10-14T02:06:00Z">
              <w:del w:id="11462" w:author="Anees Shaikh" w:date="2013-10-19T02:16:00Z">
                <w:r w:rsidDel="00E067A3">
                  <w:delText xml:space="preserve">                                &lt;/xs:annotation&gt;</w:delText>
                </w:r>
              </w:del>
            </w:ins>
          </w:p>
          <w:p w14:paraId="4651653C" w14:textId="0ED6E98A" w:rsidR="00874469" w:rsidDel="00E067A3" w:rsidRDefault="00874469">
            <w:pPr>
              <w:pStyle w:val="Appx"/>
              <w:rPr>
                <w:ins w:id="11463" w:author="aas" w:date="2013-10-14T02:06:00Z"/>
                <w:del w:id="11464" w:author="Anees Shaikh" w:date="2013-10-19T02:16:00Z"/>
              </w:rPr>
              <w:pPrChange w:id="11465" w:author="Anees Shaikh" w:date="2013-10-19T02:16:00Z">
                <w:pPr>
                  <w:pStyle w:val="XML1"/>
                </w:pPr>
              </w:pPrChange>
            </w:pPr>
            <w:ins w:id="11466" w:author="aas" w:date="2013-10-14T02:06:00Z">
              <w:del w:id="11467" w:author="Anees Shaikh" w:date="2013-10-19T02:16:00Z">
                <w:r w:rsidDel="00E067A3">
                  <w:delText xml:space="preserve">                              &lt;/xs:element&gt;</w:delText>
                </w:r>
              </w:del>
            </w:ins>
          </w:p>
          <w:p w14:paraId="3BA5924D" w14:textId="65C9FA9E" w:rsidR="00874469" w:rsidDel="00E067A3" w:rsidRDefault="00874469">
            <w:pPr>
              <w:pStyle w:val="Appx"/>
              <w:rPr>
                <w:ins w:id="11468" w:author="aas" w:date="2013-10-14T02:06:00Z"/>
                <w:del w:id="11469" w:author="Anees Shaikh" w:date="2013-10-19T02:16:00Z"/>
              </w:rPr>
              <w:pPrChange w:id="11470" w:author="Anees Shaikh" w:date="2013-10-19T02:16:00Z">
                <w:pPr>
                  <w:pStyle w:val="XML1"/>
                </w:pPr>
              </w:pPrChange>
            </w:pPr>
            <w:ins w:id="11471" w:author="aas" w:date="2013-10-14T02:06:00Z">
              <w:del w:id="11472"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473" w:author="aas" w:date="2013-10-14T02:06:00Z"/>
                <w:del w:id="11474" w:author="Anees Shaikh" w:date="2013-10-19T02:16:00Z"/>
              </w:rPr>
              <w:pPrChange w:id="11475" w:author="Anees Shaikh" w:date="2013-10-19T02:16:00Z">
                <w:pPr>
                  <w:pStyle w:val="XML1"/>
                </w:pPr>
              </w:pPrChange>
            </w:pPr>
            <w:ins w:id="11476" w:author="aas" w:date="2013-10-14T02:06:00Z">
              <w:del w:id="11477" w:author="Anees Shaikh" w:date="2013-10-19T02:16:00Z">
                <w:r w:rsidDel="00E067A3">
                  <w:delText xml:space="preserve">                                &lt;xs:annotation&gt;</w:delText>
                </w:r>
              </w:del>
            </w:ins>
          </w:p>
          <w:p w14:paraId="12C587C1" w14:textId="5B2B1C34" w:rsidR="00874469" w:rsidDel="00E067A3" w:rsidRDefault="00874469">
            <w:pPr>
              <w:pStyle w:val="Appx"/>
              <w:rPr>
                <w:ins w:id="11478" w:author="aas" w:date="2013-10-14T02:06:00Z"/>
                <w:del w:id="11479" w:author="Anees Shaikh" w:date="2013-10-19T02:16:00Z"/>
              </w:rPr>
              <w:pPrChange w:id="11480" w:author="Anees Shaikh" w:date="2013-10-19T02:16:00Z">
                <w:pPr>
                  <w:pStyle w:val="XML1"/>
                </w:pPr>
              </w:pPrChange>
            </w:pPr>
            <w:ins w:id="11481" w:author="aas" w:date="2013-10-14T02:06:00Z">
              <w:del w:id="11482" w:author="Anees Shaikh" w:date="2013-10-19T02:16:00Z">
                <w:r w:rsidDel="00E067A3">
                  <w:delText xml:space="preserve">                                  &lt;xs:documentation&gt;</w:delText>
                </w:r>
              </w:del>
            </w:ins>
          </w:p>
          <w:p w14:paraId="3EF5A8F1" w14:textId="1FE5DD05" w:rsidR="00874469" w:rsidDel="00E067A3" w:rsidRDefault="00874469">
            <w:pPr>
              <w:pStyle w:val="Appx"/>
              <w:rPr>
                <w:ins w:id="11483" w:author="aas" w:date="2013-10-14T02:06:00Z"/>
                <w:del w:id="11484" w:author="Anees Shaikh" w:date="2013-10-19T02:16:00Z"/>
              </w:rPr>
              <w:pPrChange w:id="11485" w:author="Anees Shaikh" w:date="2013-10-19T02:16:00Z">
                <w:pPr>
                  <w:pStyle w:val="XML1"/>
                </w:pPr>
              </w:pPrChange>
            </w:pPr>
            <w:ins w:id="11486" w:author="aas" w:date="2013-10-14T02:06:00Z">
              <w:del w:id="11487"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488" w:author="aas" w:date="2013-10-14T02:06:00Z"/>
                <w:del w:id="11489" w:author="Anees Shaikh" w:date="2013-10-19T02:16:00Z"/>
              </w:rPr>
              <w:pPrChange w:id="11490" w:author="Anees Shaikh" w:date="2013-10-19T02:16:00Z">
                <w:pPr>
                  <w:pStyle w:val="XML1"/>
                </w:pPr>
              </w:pPrChange>
            </w:pPr>
            <w:ins w:id="11491" w:author="aas" w:date="2013-10-14T02:06:00Z">
              <w:del w:id="11492" w:author="Anees Shaikh" w:date="2013-10-19T02:16:00Z">
                <w:r w:rsidDel="00E067A3">
                  <w:delText xml:space="preserve">                                  &lt;/xs:documentation&gt;</w:delText>
                </w:r>
              </w:del>
            </w:ins>
          </w:p>
          <w:p w14:paraId="6344DED6" w14:textId="6BC0C881" w:rsidR="00874469" w:rsidDel="00E067A3" w:rsidRDefault="00874469">
            <w:pPr>
              <w:pStyle w:val="Appx"/>
              <w:rPr>
                <w:ins w:id="11493" w:author="aas" w:date="2013-10-14T02:06:00Z"/>
                <w:del w:id="11494" w:author="Anees Shaikh" w:date="2013-10-19T02:16:00Z"/>
              </w:rPr>
              <w:pPrChange w:id="11495" w:author="Anees Shaikh" w:date="2013-10-19T02:16:00Z">
                <w:pPr>
                  <w:pStyle w:val="XML1"/>
                </w:pPr>
              </w:pPrChange>
            </w:pPr>
            <w:ins w:id="11496" w:author="aas" w:date="2013-10-14T02:06:00Z">
              <w:del w:id="11497" w:author="Anees Shaikh" w:date="2013-10-19T02:16:00Z">
                <w:r w:rsidDel="00E067A3">
                  <w:delText xml:space="preserve">                                &lt;/xs:annotation&gt;</w:delText>
                </w:r>
              </w:del>
            </w:ins>
          </w:p>
          <w:p w14:paraId="6425A429" w14:textId="5DD8ECE1" w:rsidR="00874469" w:rsidDel="00E067A3" w:rsidRDefault="00874469">
            <w:pPr>
              <w:pStyle w:val="Appx"/>
              <w:rPr>
                <w:ins w:id="11498" w:author="aas" w:date="2013-10-14T02:06:00Z"/>
                <w:del w:id="11499" w:author="Anees Shaikh" w:date="2013-10-19T02:16:00Z"/>
              </w:rPr>
              <w:pPrChange w:id="11500" w:author="Anees Shaikh" w:date="2013-10-19T02:16:00Z">
                <w:pPr>
                  <w:pStyle w:val="XML1"/>
                </w:pPr>
              </w:pPrChange>
            </w:pPr>
            <w:ins w:id="11501" w:author="aas" w:date="2013-10-14T02:06:00Z">
              <w:del w:id="11502" w:author="Anees Shaikh" w:date="2013-10-19T02:16:00Z">
                <w:r w:rsidDel="00E067A3">
                  <w:delText xml:space="preserve">                              &lt;/xs:element&gt;</w:delText>
                </w:r>
              </w:del>
            </w:ins>
          </w:p>
          <w:p w14:paraId="1317B2BB" w14:textId="660462DB" w:rsidR="00874469" w:rsidDel="00E067A3" w:rsidRDefault="00874469">
            <w:pPr>
              <w:pStyle w:val="Appx"/>
              <w:rPr>
                <w:ins w:id="11503" w:author="aas" w:date="2013-10-14T02:06:00Z"/>
                <w:del w:id="11504" w:author="Anees Shaikh" w:date="2013-10-19T02:16:00Z"/>
              </w:rPr>
              <w:pPrChange w:id="11505" w:author="Anees Shaikh" w:date="2013-10-19T02:16:00Z">
                <w:pPr>
                  <w:pStyle w:val="XML1"/>
                </w:pPr>
              </w:pPrChange>
            </w:pPr>
            <w:ins w:id="11506" w:author="aas" w:date="2013-10-14T02:06:00Z">
              <w:del w:id="11507"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08" w:author="aas" w:date="2013-10-14T02:06:00Z"/>
                <w:del w:id="11509" w:author="Anees Shaikh" w:date="2013-10-19T02:16:00Z"/>
              </w:rPr>
              <w:pPrChange w:id="11510" w:author="Anees Shaikh" w:date="2013-10-19T02:16:00Z">
                <w:pPr>
                  <w:pStyle w:val="XML1"/>
                </w:pPr>
              </w:pPrChange>
            </w:pPr>
            <w:ins w:id="11511" w:author="aas" w:date="2013-10-14T02:06:00Z">
              <w:del w:id="11512"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13" w:author="aas" w:date="2013-10-14T02:06:00Z"/>
                <w:del w:id="11514" w:author="Anees Shaikh" w:date="2013-10-19T02:16:00Z"/>
              </w:rPr>
              <w:pPrChange w:id="11515" w:author="Anees Shaikh" w:date="2013-10-19T02:16:00Z">
                <w:pPr>
                  <w:pStyle w:val="XML1"/>
                </w:pPr>
              </w:pPrChange>
            </w:pPr>
            <w:ins w:id="11516" w:author="aas" w:date="2013-10-14T02:06:00Z">
              <w:del w:id="11517" w:author="Anees Shaikh" w:date="2013-10-19T02:16:00Z">
                <w:r w:rsidDel="00E067A3">
                  <w:delText xml:space="preserve">                            &lt;/xs:sequence&gt;</w:delText>
                </w:r>
              </w:del>
            </w:ins>
          </w:p>
          <w:p w14:paraId="6183BFDA" w14:textId="5BFD1D52" w:rsidR="00874469" w:rsidDel="00E067A3" w:rsidRDefault="00874469">
            <w:pPr>
              <w:pStyle w:val="Appx"/>
              <w:rPr>
                <w:ins w:id="11518" w:author="aas" w:date="2013-10-14T02:06:00Z"/>
                <w:del w:id="11519" w:author="Anees Shaikh" w:date="2013-10-19T02:16:00Z"/>
              </w:rPr>
              <w:pPrChange w:id="11520" w:author="Anees Shaikh" w:date="2013-10-19T02:16:00Z">
                <w:pPr>
                  <w:pStyle w:val="XML1"/>
                </w:pPr>
              </w:pPrChange>
            </w:pPr>
            <w:ins w:id="11521" w:author="aas" w:date="2013-10-14T02:06:00Z">
              <w:del w:id="11522" w:author="Anees Shaikh" w:date="2013-10-19T02:16:00Z">
                <w:r w:rsidDel="00E067A3">
                  <w:delText xml:space="preserve">                          &lt;/xs:complexType&gt;</w:delText>
                </w:r>
              </w:del>
            </w:ins>
          </w:p>
          <w:p w14:paraId="1663F8BF" w14:textId="185AB074" w:rsidR="00874469" w:rsidDel="00E067A3" w:rsidRDefault="00874469">
            <w:pPr>
              <w:pStyle w:val="Appx"/>
              <w:rPr>
                <w:ins w:id="11523" w:author="aas" w:date="2013-10-14T02:06:00Z"/>
                <w:del w:id="11524" w:author="Anees Shaikh" w:date="2013-10-19T02:16:00Z"/>
              </w:rPr>
              <w:pPrChange w:id="11525" w:author="Anees Shaikh" w:date="2013-10-19T02:16:00Z">
                <w:pPr>
                  <w:pStyle w:val="XML1"/>
                </w:pPr>
              </w:pPrChange>
            </w:pPr>
            <w:ins w:id="11526" w:author="aas" w:date="2013-10-14T02:06:00Z">
              <w:del w:id="11527" w:author="Anees Shaikh" w:date="2013-10-19T02:16:00Z">
                <w:r w:rsidDel="00E067A3">
                  <w:delText xml:space="preserve">                        &lt;/xs:element&gt;</w:delText>
                </w:r>
              </w:del>
            </w:ins>
          </w:p>
          <w:p w14:paraId="144A761B" w14:textId="6A300790" w:rsidR="00874469" w:rsidDel="00E067A3" w:rsidRDefault="00874469">
            <w:pPr>
              <w:pStyle w:val="Appx"/>
              <w:rPr>
                <w:ins w:id="11528" w:author="aas" w:date="2013-10-14T02:06:00Z"/>
                <w:del w:id="11529" w:author="Anees Shaikh" w:date="2013-10-19T02:16:00Z"/>
              </w:rPr>
              <w:pPrChange w:id="11530" w:author="Anees Shaikh" w:date="2013-10-19T02:16:00Z">
                <w:pPr>
                  <w:pStyle w:val="XML1"/>
                </w:pPr>
              </w:pPrChange>
            </w:pPr>
            <w:ins w:id="11531" w:author="aas" w:date="2013-10-14T02:06:00Z">
              <w:del w:id="11532"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33" w:author="aas" w:date="2013-10-14T02:06:00Z"/>
                <w:del w:id="11534" w:author="Anees Shaikh" w:date="2013-10-19T02:16:00Z"/>
              </w:rPr>
              <w:pPrChange w:id="11535" w:author="Anees Shaikh" w:date="2013-10-19T02:16:00Z">
                <w:pPr>
                  <w:pStyle w:val="XML1"/>
                </w:pPr>
              </w:pPrChange>
            </w:pPr>
            <w:ins w:id="11536" w:author="aas" w:date="2013-10-14T02:06:00Z">
              <w:del w:id="11537" w:author="Anees Shaikh" w:date="2013-10-19T02:16:00Z">
                <w:r w:rsidDel="00E067A3">
                  <w:delText xml:space="preserve">                                namespace="##other" processContents="lax"/&gt;</w:delText>
                </w:r>
              </w:del>
            </w:ins>
          </w:p>
          <w:p w14:paraId="5E4CA8FE" w14:textId="4C7AECF5" w:rsidR="00874469" w:rsidDel="00E067A3" w:rsidRDefault="00874469">
            <w:pPr>
              <w:pStyle w:val="Appx"/>
              <w:rPr>
                <w:ins w:id="11538" w:author="aas" w:date="2013-10-14T02:06:00Z"/>
                <w:del w:id="11539" w:author="Anees Shaikh" w:date="2013-10-19T02:16:00Z"/>
              </w:rPr>
              <w:pPrChange w:id="11540" w:author="Anees Shaikh" w:date="2013-10-19T02:16:00Z">
                <w:pPr>
                  <w:pStyle w:val="XML1"/>
                </w:pPr>
              </w:pPrChange>
            </w:pPr>
            <w:ins w:id="11541" w:author="aas" w:date="2013-10-14T02:06:00Z">
              <w:del w:id="11542" w:author="Anees Shaikh" w:date="2013-10-19T02:16:00Z">
                <w:r w:rsidDel="00E067A3">
                  <w:delText xml:space="preserve">                      &lt;/xs:sequence&gt;</w:delText>
                </w:r>
              </w:del>
            </w:ins>
          </w:p>
          <w:p w14:paraId="3DFBF855" w14:textId="22E15649" w:rsidR="00874469" w:rsidDel="00E067A3" w:rsidRDefault="00874469">
            <w:pPr>
              <w:pStyle w:val="Appx"/>
              <w:rPr>
                <w:ins w:id="11543" w:author="aas" w:date="2013-10-14T02:06:00Z"/>
                <w:del w:id="11544" w:author="Anees Shaikh" w:date="2013-10-19T02:16:00Z"/>
              </w:rPr>
              <w:pPrChange w:id="11545" w:author="Anees Shaikh" w:date="2013-10-19T02:16:00Z">
                <w:pPr>
                  <w:pStyle w:val="XML1"/>
                </w:pPr>
              </w:pPrChange>
            </w:pPr>
            <w:ins w:id="11546" w:author="aas" w:date="2013-10-14T02:06:00Z">
              <w:del w:id="11547" w:author="Anees Shaikh" w:date="2013-10-19T02:16:00Z">
                <w:r w:rsidDel="00E067A3">
                  <w:delText xml:space="preserve">                      &lt;xs:sequence&gt;</w:delText>
                </w:r>
              </w:del>
            </w:ins>
          </w:p>
          <w:p w14:paraId="0672A97A" w14:textId="39B7FBD9" w:rsidR="00874469" w:rsidDel="00E067A3" w:rsidRDefault="00874469">
            <w:pPr>
              <w:pStyle w:val="Appx"/>
              <w:rPr>
                <w:ins w:id="11548" w:author="aas" w:date="2013-10-14T02:06:00Z"/>
                <w:del w:id="11549" w:author="Anees Shaikh" w:date="2013-10-19T02:16:00Z"/>
              </w:rPr>
              <w:pPrChange w:id="11550" w:author="Anees Shaikh" w:date="2013-10-19T02:16:00Z">
                <w:pPr>
                  <w:pStyle w:val="XML1"/>
                </w:pPr>
              </w:pPrChange>
            </w:pPr>
            <w:ins w:id="11551" w:author="aas" w:date="2013-10-14T02:06:00Z">
              <w:del w:id="11552"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553" w:author="aas" w:date="2013-10-14T02:06:00Z"/>
                <w:del w:id="11554" w:author="Anees Shaikh" w:date="2013-10-19T02:16:00Z"/>
              </w:rPr>
              <w:pPrChange w:id="11555" w:author="Anees Shaikh" w:date="2013-10-19T02:16:00Z">
                <w:pPr>
                  <w:pStyle w:val="XML1"/>
                </w:pPr>
              </w:pPrChange>
            </w:pPr>
            <w:ins w:id="11556" w:author="aas" w:date="2013-10-14T02:06:00Z">
              <w:del w:id="11557" w:author="Anees Shaikh" w:date="2013-10-19T02:16:00Z">
                <w:r w:rsidDel="00E067A3">
                  <w:delText xml:space="preserve">                          &lt;xs:annotation&gt;</w:delText>
                </w:r>
              </w:del>
            </w:ins>
          </w:p>
          <w:p w14:paraId="5CE49EFF" w14:textId="1E33F55F" w:rsidR="00874469" w:rsidDel="00E067A3" w:rsidRDefault="00874469">
            <w:pPr>
              <w:pStyle w:val="Appx"/>
              <w:rPr>
                <w:ins w:id="11558" w:author="aas" w:date="2013-10-14T02:06:00Z"/>
                <w:del w:id="11559" w:author="Anees Shaikh" w:date="2013-10-19T02:16:00Z"/>
              </w:rPr>
              <w:pPrChange w:id="11560" w:author="Anees Shaikh" w:date="2013-10-19T02:16:00Z">
                <w:pPr>
                  <w:pStyle w:val="XML1"/>
                </w:pPr>
              </w:pPrChange>
            </w:pPr>
            <w:ins w:id="11561" w:author="aas" w:date="2013-10-14T02:06:00Z">
              <w:del w:id="11562" w:author="Anees Shaikh" w:date="2013-10-19T02:16:00Z">
                <w:r w:rsidDel="00E067A3">
                  <w:delText xml:space="preserve">                            &lt;xs:documentation&gt;</w:delText>
                </w:r>
              </w:del>
            </w:ins>
          </w:p>
          <w:p w14:paraId="49B47713" w14:textId="5183A72F" w:rsidR="00874469" w:rsidDel="00E067A3" w:rsidRDefault="00874469">
            <w:pPr>
              <w:pStyle w:val="Appx"/>
              <w:rPr>
                <w:ins w:id="11563" w:author="aas" w:date="2013-10-14T02:06:00Z"/>
                <w:del w:id="11564" w:author="Anees Shaikh" w:date="2013-10-19T02:16:00Z"/>
              </w:rPr>
              <w:pPrChange w:id="11565" w:author="Anees Shaikh" w:date="2013-10-19T02:16:00Z">
                <w:pPr>
                  <w:pStyle w:val="XML1"/>
                </w:pPr>
              </w:pPrChange>
            </w:pPr>
            <w:ins w:id="11566" w:author="aas" w:date="2013-10-14T02:06:00Z">
              <w:del w:id="11567" w:author="Anees Shaikh" w:date="2013-10-19T02:16:00Z">
                <w:r w:rsidDel="00E067A3">
                  <w:delText xml:space="preserve">                              Properties of a VxLAN tunnel.</w:delText>
                </w:r>
              </w:del>
            </w:ins>
          </w:p>
          <w:p w14:paraId="2B48F6F6" w14:textId="42B19CCD" w:rsidR="00874469" w:rsidDel="00E067A3" w:rsidRDefault="00874469">
            <w:pPr>
              <w:pStyle w:val="Appx"/>
              <w:rPr>
                <w:ins w:id="11568" w:author="aas" w:date="2013-10-14T02:06:00Z"/>
                <w:del w:id="11569" w:author="Anees Shaikh" w:date="2013-10-19T02:16:00Z"/>
              </w:rPr>
              <w:pPrChange w:id="11570" w:author="Anees Shaikh" w:date="2013-10-19T02:16:00Z">
                <w:pPr>
                  <w:pStyle w:val="XML1"/>
                </w:pPr>
              </w:pPrChange>
            </w:pPr>
            <w:ins w:id="11571" w:author="aas" w:date="2013-10-14T02:06:00Z">
              <w:del w:id="11572" w:author="Anees Shaikh" w:date="2013-10-19T02:16:00Z">
                <w:r w:rsidDel="00E067A3">
                  <w:delText xml:space="preserve">                            &lt;/xs:documentation&gt;</w:delText>
                </w:r>
              </w:del>
            </w:ins>
          </w:p>
          <w:p w14:paraId="2936F3CA" w14:textId="32D93F70" w:rsidR="00874469" w:rsidDel="00E067A3" w:rsidRDefault="00874469">
            <w:pPr>
              <w:pStyle w:val="Appx"/>
              <w:rPr>
                <w:ins w:id="11573" w:author="aas" w:date="2013-10-14T02:06:00Z"/>
                <w:del w:id="11574" w:author="Anees Shaikh" w:date="2013-10-19T02:16:00Z"/>
              </w:rPr>
              <w:pPrChange w:id="11575" w:author="Anees Shaikh" w:date="2013-10-19T02:16:00Z">
                <w:pPr>
                  <w:pStyle w:val="XML1"/>
                </w:pPr>
              </w:pPrChange>
            </w:pPr>
            <w:ins w:id="11576" w:author="aas" w:date="2013-10-14T02:06:00Z">
              <w:del w:id="11577" w:author="Anees Shaikh" w:date="2013-10-19T02:16:00Z">
                <w:r w:rsidDel="00E067A3">
                  <w:delText xml:space="preserve">                          &lt;/xs:annotation&gt;</w:delText>
                </w:r>
              </w:del>
            </w:ins>
          </w:p>
          <w:p w14:paraId="3C335D9B" w14:textId="536372CB" w:rsidR="00874469" w:rsidDel="00E067A3" w:rsidRDefault="00874469">
            <w:pPr>
              <w:pStyle w:val="Appx"/>
              <w:rPr>
                <w:ins w:id="11578" w:author="aas" w:date="2013-10-14T02:06:00Z"/>
                <w:del w:id="11579" w:author="Anees Shaikh" w:date="2013-10-19T02:16:00Z"/>
              </w:rPr>
              <w:pPrChange w:id="11580" w:author="Anees Shaikh" w:date="2013-10-19T02:16:00Z">
                <w:pPr>
                  <w:pStyle w:val="XML1"/>
                </w:pPr>
              </w:pPrChange>
            </w:pPr>
            <w:ins w:id="11581" w:author="aas" w:date="2013-10-14T02:06:00Z">
              <w:del w:id="11582" w:author="Anees Shaikh" w:date="2013-10-19T02:16:00Z">
                <w:r w:rsidDel="00E067A3">
                  <w:delText xml:space="preserve">                          &lt;xs:complexType&gt;</w:delText>
                </w:r>
              </w:del>
            </w:ins>
          </w:p>
          <w:p w14:paraId="199AD941" w14:textId="2937BE0C" w:rsidR="00874469" w:rsidDel="00E067A3" w:rsidRDefault="00874469">
            <w:pPr>
              <w:pStyle w:val="Appx"/>
              <w:rPr>
                <w:ins w:id="11583" w:author="aas" w:date="2013-10-14T02:06:00Z"/>
                <w:del w:id="11584" w:author="Anees Shaikh" w:date="2013-10-19T02:16:00Z"/>
              </w:rPr>
              <w:pPrChange w:id="11585" w:author="Anees Shaikh" w:date="2013-10-19T02:16:00Z">
                <w:pPr>
                  <w:pStyle w:val="XML1"/>
                </w:pPr>
              </w:pPrChange>
            </w:pPr>
            <w:ins w:id="11586" w:author="aas" w:date="2013-10-14T02:06:00Z">
              <w:del w:id="11587" w:author="Anees Shaikh" w:date="2013-10-19T02:16:00Z">
                <w:r w:rsidDel="00E067A3">
                  <w:delText xml:space="preserve">                            &lt;xs:sequence&gt;</w:delText>
                </w:r>
              </w:del>
            </w:ins>
          </w:p>
          <w:p w14:paraId="648D5333" w14:textId="5A82A634" w:rsidR="00874469" w:rsidDel="00E067A3" w:rsidRDefault="00874469">
            <w:pPr>
              <w:pStyle w:val="Appx"/>
              <w:rPr>
                <w:ins w:id="11588" w:author="aas" w:date="2013-10-14T02:06:00Z"/>
                <w:del w:id="11589" w:author="Anees Shaikh" w:date="2013-10-19T02:16:00Z"/>
              </w:rPr>
              <w:pPrChange w:id="11590" w:author="Anees Shaikh" w:date="2013-10-19T02:16:00Z">
                <w:pPr>
                  <w:pStyle w:val="XML1"/>
                </w:pPr>
              </w:pPrChange>
            </w:pPr>
            <w:ins w:id="11591" w:author="aas" w:date="2013-10-14T02:06:00Z">
              <w:del w:id="11592" w:author="Anees Shaikh" w:date="2013-10-19T02:16:00Z">
                <w:r w:rsidDel="00E067A3">
                  <w:delText xml:space="preserve">                              &lt;xs:choice&gt;</w:delText>
                </w:r>
              </w:del>
            </w:ins>
          </w:p>
          <w:p w14:paraId="1CBDBB66" w14:textId="629B50A9" w:rsidR="00874469" w:rsidDel="00E067A3" w:rsidRDefault="00874469">
            <w:pPr>
              <w:pStyle w:val="Appx"/>
              <w:rPr>
                <w:ins w:id="11593" w:author="aas" w:date="2013-10-14T02:06:00Z"/>
                <w:del w:id="11594" w:author="Anees Shaikh" w:date="2013-10-19T02:16:00Z"/>
              </w:rPr>
              <w:pPrChange w:id="11595" w:author="Anees Shaikh" w:date="2013-10-19T02:16:00Z">
                <w:pPr>
                  <w:pStyle w:val="XML1"/>
                </w:pPr>
              </w:pPrChange>
            </w:pPr>
            <w:ins w:id="11596" w:author="aas" w:date="2013-10-14T02:06:00Z">
              <w:del w:id="11597" w:author="Anees Shaikh" w:date="2013-10-19T02:16:00Z">
                <w:r w:rsidDel="00E067A3">
                  <w:delText xml:space="preserve">                                &lt;xs:sequence&gt;</w:delText>
                </w:r>
              </w:del>
            </w:ins>
          </w:p>
          <w:p w14:paraId="35CAF2CD" w14:textId="7B72605F" w:rsidR="00874469" w:rsidDel="00E067A3" w:rsidRDefault="00874469">
            <w:pPr>
              <w:pStyle w:val="Appx"/>
              <w:rPr>
                <w:ins w:id="11598" w:author="aas" w:date="2013-10-14T02:06:00Z"/>
                <w:del w:id="11599" w:author="Anees Shaikh" w:date="2013-10-19T02:16:00Z"/>
              </w:rPr>
              <w:pPrChange w:id="11600" w:author="Anees Shaikh" w:date="2013-10-19T02:16:00Z">
                <w:pPr>
                  <w:pStyle w:val="XML1"/>
                </w:pPr>
              </w:pPrChange>
            </w:pPr>
            <w:ins w:id="11601" w:author="aas" w:date="2013-10-14T02:06:00Z">
              <w:del w:id="11602"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03" w:author="aas" w:date="2013-10-14T02:06:00Z"/>
                <w:del w:id="11604" w:author="Anees Shaikh" w:date="2013-10-19T02:16:00Z"/>
              </w:rPr>
              <w:pPrChange w:id="11605" w:author="Anees Shaikh" w:date="2013-10-19T02:16:00Z">
                <w:pPr>
                  <w:pStyle w:val="XML1"/>
                </w:pPr>
              </w:pPrChange>
            </w:pPr>
            <w:ins w:id="11606" w:author="aas" w:date="2013-10-14T02:06:00Z">
              <w:del w:id="11607" w:author="Anees Shaikh" w:date="2013-10-19T02:16:00Z">
                <w:r w:rsidDel="00E067A3">
                  <w:delText xml:space="preserve">                                    &lt;xs:annotation&gt;</w:delText>
                </w:r>
              </w:del>
            </w:ins>
          </w:p>
          <w:p w14:paraId="0D31020E" w14:textId="52851CD0" w:rsidR="00874469" w:rsidDel="00E067A3" w:rsidRDefault="00874469">
            <w:pPr>
              <w:pStyle w:val="Appx"/>
              <w:rPr>
                <w:ins w:id="11608" w:author="aas" w:date="2013-10-14T02:06:00Z"/>
                <w:del w:id="11609" w:author="Anees Shaikh" w:date="2013-10-19T02:16:00Z"/>
              </w:rPr>
              <w:pPrChange w:id="11610" w:author="Anees Shaikh" w:date="2013-10-19T02:16:00Z">
                <w:pPr>
                  <w:pStyle w:val="XML1"/>
                </w:pPr>
              </w:pPrChange>
            </w:pPr>
            <w:ins w:id="11611" w:author="aas" w:date="2013-10-14T02:06:00Z">
              <w:del w:id="11612" w:author="Anees Shaikh" w:date="2013-10-19T02:16:00Z">
                <w:r w:rsidDel="00E067A3">
                  <w:delText xml:space="preserve">                                      &lt;xs:documentation&gt;</w:delText>
                </w:r>
              </w:del>
            </w:ins>
          </w:p>
          <w:p w14:paraId="2C2878ED" w14:textId="57AF4A94" w:rsidR="00874469" w:rsidDel="00E067A3" w:rsidRDefault="00874469">
            <w:pPr>
              <w:pStyle w:val="Appx"/>
              <w:rPr>
                <w:ins w:id="11613" w:author="aas" w:date="2013-10-14T02:06:00Z"/>
                <w:del w:id="11614" w:author="Anees Shaikh" w:date="2013-10-19T02:16:00Z"/>
              </w:rPr>
              <w:pPrChange w:id="11615" w:author="Anees Shaikh" w:date="2013-10-19T02:16:00Z">
                <w:pPr>
                  <w:pStyle w:val="XML1"/>
                </w:pPr>
              </w:pPrChange>
            </w:pPr>
            <w:ins w:id="11616" w:author="aas" w:date="2013-10-14T02:06:00Z">
              <w:del w:id="11617"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18" w:author="aas" w:date="2013-10-14T02:06:00Z"/>
                <w:del w:id="11619" w:author="Anees Shaikh" w:date="2013-10-19T02:16:00Z"/>
              </w:rPr>
              <w:pPrChange w:id="11620" w:author="Anees Shaikh" w:date="2013-10-19T02:16:00Z">
                <w:pPr>
                  <w:pStyle w:val="XML1"/>
                </w:pPr>
              </w:pPrChange>
            </w:pPr>
            <w:ins w:id="11621" w:author="aas" w:date="2013-10-14T02:06:00Z">
              <w:del w:id="11622" w:author="Anees Shaikh" w:date="2013-10-19T02:16:00Z">
                <w:r w:rsidDel="00E067A3">
                  <w:delText xml:space="preserve">                                      &lt;/xs:documentation&gt;</w:delText>
                </w:r>
              </w:del>
            </w:ins>
          </w:p>
          <w:p w14:paraId="3C5F3BD6" w14:textId="211F5D03" w:rsidR="00874469" w:rsidDel="00E067A3" w:rsidRDefault="00874469">
            <w:pPr>
              <w:pStyle w:val="Appx"/>
              <w:rPr>
                <w:ins w:id="11623" w:author="aas" w:date="2013-10-14T02:06:00Z"/>
                <w:del w:id="11624" w:author="Anees Shaikh" w:date="2013-10-19T02:16:00Z"/>
              </w:rPr>
              <w:pPrChange w:id="11625" w:author="Anees Shaikh" w:date="2013-10-19T02:16:00Z">
                <w:pPr>
                  <w:pStyle w:val="XML1"/>
                </w:pPr>
              </w:pPrChange>
            </w:pPr>
            <w:ins w:id="11626" w:author="aas" w:date="2013-10-14T02:06:00Z">
              <w:del w:id="11627" w:author="Anees Shaikh" w:date="2013-10-19T02:16:00Z">
                <w:r w:rsidDel="00E067A3">
                  <w:delText xml:space="preserve">                                    &lt;/xs:annotation&gt;</w:delText>
                </w:r>
              </w:del>
            </w:ins>
          </w:p>
          <w:p w14:paraId="2C875783" w14:textId="4B3FEED1" w:rsidR="00874469" w:rsidDel="00E067A3" w:rsidRDefault="00874469">
            <w:pPr>
              <w:pStyle w:val="Appx"/>
              <w:rPr>
                <w:ins w:id="11628" w:author="aas" w:date="2013-10-14T02:06:00Z"/>
                <w:del w:id="11629" w:author="Anees Shaikh" w:date="2013-10-19T02:16:00Z"/>
              </w:rPr>
              <w:pPrChange w:id="11630" w:author="Anees Shaikh" w:date="2013-10-19T02:16:00Z">
                <w:pPr>
                  <w:pStyle w:val="XML1"/>
                </w:pPr>
              </w:pPrChange>
            </w:pPr>
            <w:ins w:id="11631" w:author="aas" w:date="2013-10-14T02:06:00Z">
              <w:del w:id="11632" w:author="Anees Shaikh" w:date="2013-10-19T02:16:00Z">
                <w:r w:rsidDel="00E067A3">
                  <w:delText xml:space="preserve">                                  &lt;/xs:element&gt;</w:delText>
                </w:r>
              </w:del>
            </w:ins>
          </w:p>
          <w:p w14:paraId="5F34FD1A" w14:textId="62548FD0" w:rsidR="00874469" w:rsidDel="00E067A3" w:rsidRDefault="00874469">
            <w:pPr>
              <w:pStyle w:val="Appx"/>
              <w:rPr>
                <w:ins w:id="11633" w:author="aas" w:date="2013-10-14T02:06:00Z"/>
                <w:del w:id="11634" w:author="Anees Shaikh" w:date="2013-10-19T02:16:00Z"/>
              </w:rPr>
              <w:pPrChange w:id="11635" w:author="Anees Shaikh" w:date="2013-10-19T02:16:00Z">
                <w:pPr>
                  <w:pStyle w:val="XML1"/>
                </w:pPr>
              </w:pPrChange>
            </w:pPr>
            <w:ins w:id="11636" w:author="aas" w:date="2013-10-14T02:06:00Z">
              <w:del w:id="11637"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638" w:author="aas" w:date="2013-10-14T02:06:00Z"/>
                <w:del w:id="11639" w:author="Anees Shaikh" w:date="2013-10-19T02:16:00Z"/>
              </w:rPr>
              <w:pPrChange w:id="11640" w:author="Anees Shaikh" w:date="2013-10-19T02:16:00Z">
                <w:pPr>
                  <w:pStyle w:val="XML1"/>
                </w:pPr>
              </w:pPrChange>
            </w:pPr>
            <w:ins w:id="11641" w:author="aas" w:date="2013-10-14T02:06:00Z">
              <w:del w:id="11642" w:author="Anees Shaikh" w:date="2013-10-19T02:16:00Z">
                <w:r w:rsidDel="00E067A3">
                  <w:delText xml:space="preserve">                                    &lt;xs:annotation&gt;</w:delText>
                </w:r>
              </w:del>
            </w:ins>
          </w:p>
          <w:p w14:paraId="112C9033" w14:textId="5944B142" w:rsidR="00874469" w:rsidDel="00E067A3" w:rsidRDefault="00874469">
            <w:pPr>
              <w:pStyle w:val="Appx"/>
              <w:rPr>
                <w:ins w:id="11643" w:author="aas" w:date="2013-10-14T02:06:00Z"/>
                <w:del w:id="11644" w:author="Anees Shaikh" w:date="2013-10-19T02:16:00Z"/>
              </w:rPr>
              <w:pPrChange w:id="11645" w:author="Anees Shaikh" w:date="2013-10-19T02:16:00Z">
                <w:pPr>
                  <w:pStyle w:val="XML1"/>
                </w:pPr>
              </w:pPrChange>
            </w:pPr>
            <w:ins w:id="11646" w:author="aas" w:date="2013-10-14T02:06:00Z">
              <w:del w:id="11647" w:author="Anees Shaikh" w:date="2013-10-19T02:16:00Z">
                <w:r w:rsidDel="00E067A3">
                  <w:delText xml:space="preserve">                                      &lt;xs:documentation&gt;</w:delText>
                </w:r>
              </w:del>
            </w:ins>
          </w:p>
          <w:p w14:paraId="75A4B736" w14:textId="2E890C11" w:rsidR="00874469" w:rsidDel="00E067A3" w:rsidRDefault="00874469">
            <w:pPr>
              <w:pStyle w:val="Appx"/>
              <w:rPr>
                <w:ins w:id="11648" w:author="aas" w:date="2013-10-14T02:06:00Z"/>
                <w:del w:id="11649" w:author="Anees Shaikh" w:date="2013-10-19T02:16:00Z"/>
              </w:rPr>
              <w:pPrChange w:id="11650" w:author="Anees Shaikh" w:date="2013-10-19T02:16:00Z">
                <w:pPr>
                  <w:pStyle w:val="XML1"/>
                </w:pPr>
              </w:pPrChange>
            </w:pPr>
            <w:ins w:id="11651" w:author="aas" w:date="2013-10-14T02:06:00Z">
              <w:del w:id="11652"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653" w:author="aas" w:date="2013-10-14T02:06:00Z"/>
                <w:del w:id="11654" w:author="Anees Shaikh" w:date="2013-10-19T02:16:00Z"/>
              </w:rPr>
              <w:pPrChange w:id="11655" w:author="Anees Shaikh" w:date="2013-10-19T02:16:00Z">
                <w:pPr>
                  <w:pStyle w:val="XML1"/>
                </w:pPr>
              </w:pPrChange>
            </w:pPr>
            <w:ins w:id="11656" w:author="aas" w:date="2013-10-14T02:06:00Z">
              <w:del w:id="11657" w:author="Anees Shaikh" w:date="2013-10-19T02:16:00Z">
                <w:r w:rsidDel="00E067A3">
                  <w:delText xml:space="preserve">                                      &lt;/xs:documentation&gt;</w:delText>
                </w:r>
              </w:del>
            </w:ins>
          </w:p>
          <w:p w14:paraId="13BA2A8B" w14:textId="60910F8B" w:rsidR="00874469" w:rsidDel="00E067A3" w:rsidRDefault="00874469">
            <w:pPr>
              <w:pStyle w:val="Appx"/>
              <w:rPr>
                <w:ins w:id="11658" w:author="aas" w:date="2013-10-14T02:06:00Z"/>
                <w:del w:id="11659" w:author="Anees Shaikh" w:date="2013-10-19T02:16:00Z"/>
              </w:rPr>
              <w:pPrChange w:id="11660" w:author="Anees Shaikh" w:date="2013-10-19T02:16:00Z">
                <w:pPr>
                  <w:pStyle w:val="XML1"/>
                </w:pPr>
              </w:pPrChange>
            </w:pPr>
            <w:ins w:id="11661" w:author="aas" w:date="2013-10-14T02:06:00Z">
              <w:del w:id="11662" w:author="Anees Shaikh" w:date="2013-10-19T02:16:00Z">
                <w:r w:rsidDel="00E067A3">
                  <w:delText xml:space="preserve">                                    &lt;/xs:annotation&gt;</w:delText>
                </w:r>
              </w:del>
            </w:ins>
          </w:p>
          <w:p w14:paraId="67FEC4A6" w14:textId="380E29E1" w:rsidR="00874469" w:rsidDel="00E067A3" w:rsidRDefault="00874469">
            <w:pPr>
              <w:pStyle w:val="Appx"/>
              <w:rPr>
                <w:ins w:id="11663" w:author="aas" w:date="2013-10-14T02:06:00Z"/>
                <w:del w:id="11664" w:author="Anees Shaikh" w:date="2013-10-19T02:16:00Z"/>
              </w:rPr>
              <w:pPrChange w:id="11665" w:author="Anees Shaikh" w:date="2013-10-19T02:16:00Z">
                <w:pPr>
                  <w:pStyle w:val="XML1"/>
                </w:pPr>
              </w:pPrChange>
            </w:pPr>
            <w:ins w:id="11666" w:author="aas" w:date="2013-10-14T02:06:00Z">
              <w:del w:id="11667" w:author="Anees Shaikh" w:date="2013-10-19T02:16:00Z">
                <w:r w:rsidDel="00E067A3">
                  <w:delText xml:space="preserve">                                  &lt;/xs:element&gt;</w:delText>
                </w:r>
              </w:del>
            </w:ins>
          </w:p>
          <w:p w14:paraId="33CB1050" w14:textId="700E5EEE" w:rsidR="00874469" w:rsidDel="00E067A3" w:rsidRDefault="00874469">
            <w:pPr>
              <w:pStyle w:val="Appx"/>
              <w:rPr>
                <w:ins w:id="11668" w:author="aas" w:date="2013-10-14T02:06:00Z"/>
                <w:del w:id="11669" w:author="Anees Shaikh" w:date="2013-10-19T02:16:00Z"/>
              </w:rPr>
              <w:pPrChange w:id="11670" w:author="Anees Shaikh" w:date="2013-10-19T02:16:00Z">
                <w:pPr>
                  <w:pStyle w:val="XML1"/>
                </w:pPr>
              </w:pPrChange>
            </w:pPr>
            <w:ins w:id="11671" w:author="aas" w:date="2013-10-14T02:06:00Z">
              <w:del w:id="11672"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673" w:author="aas" w:date="2013-10-14T02:06:00Z"/>
                <w:del w:id="11674" w:author="Anees Shaikh" w:date="2013-10-19T02:16:00Z"/>
              </w:rPr>
              <w:pPrChange w:id="11675" w:author="Anees Shaikh" w:date="2013-10-19T02:16:00Z">
                <w:pPr>
                  <w:pStyle w:val="XML1"/>
                </w:pPr>
              </w:pPrChange>
            </w:pPr>
            <w:ins w:id="11676" w:author="aas" w:date="2013-10-14T02:06:00Z">
              <w:del w:id="11677" w:author="Anees Shaikh" w:date="2013-10-19T02:16:00Z">
                <w:r w:rsidDel="00E067A3">
                  <w:delText xml:space="preserve">                                          namespace="##other" processContents="lax"/&gt;</w:delText>
                </w:r>
              </w:del>
            </w:ins>
          </w:p>
          <w:p w14:paraId="26027712" w14:textId="6CA7081F" w:rsidR="00874469" w:rsidDel="00E067A3" w:rsidRDefault="00874469">
            <w:pPr>
              <w:pStyle w:val="Appx"/>
              <w:rPr>
                <w:ins w:id="11678" w:author="aas" w:date="2013-10-14T02:06:00Z"/>
                <w:del w:id="11679" w:author="Anees Shaikh" w:date="2013-10-19T02:16:00Z"/>
              </w:rPr>
              <w:pPrChange w:id="11680" w:author="Anees Shaikh" w:date="2013-10-19T02:16:00Z">
                <w:pPr>
                  <w:pStyle w:val="XML1"/>
                </w:pPr>
              </w:pPrChange>
            </w:pPr>
            <w:ins w:id="11681" w:author="aas" w:date="2013-10-14T02:06:00Z">
              <w:del w:id="11682" w:author="Anees Shaikh" w:date="2013-10-19T02:16:00Z">
                <w:r w:rsidDel="00E067A3">
                  <w:delText xml:space="preserve">                                &lt;/xs:sequence&gt;</w:delText>
                </w:r>
              </w:del>
            </w:ins>
          </w:p>
          <w:p w14:paraId="479EA6C9" w14:textId="5EEF84C5" w:rsidR="00874469" w:rsidDel="00E067A3" w:rsidRDefault="00874469">
            <w:pPr>
              <w:pStyle w:val="Appx"/>
              <w:rPr>
                <w:ins w:id="11683" w:author="aas" w:date="2013-10-14T02:06:00Z"/>
                <w:del w:id="11684" w:author="Anees Shaikh" w:date="2013-10-19T02:16:00Z"/>
              </w:rPr>
              <w:pPrChange w:id="11685" w:author="Anees Shaikh" w:date="2013-10-19T02:16:00Z">
                <w:pPr>
                  <w:pStyle w:val="XML1"/>
                </w:pPr>
              </w:pPrChange>
            </w:pPr>
            <w:ins w:id="11686" w:author="aas" w:date="2013-10-14T02:06:00Z">
              <w:del w:id="11687" w:author="Anees Shaikh" w:date="2013-10-19T02:16:00Z">
                <w:r w:rsidDel="00E067A3">
                  <w:delText xml:space="preserve">                                &lt;xs:sequence&gt;</w:delText>
                </w:r>
              </w:del>
            </w:ins>
          </w:p>
          <w:p w14:paraId="2C713E2B" w14:textId="223F5EDD" w:rsidR="00874469" w:rsidDel="00E067A3" w:rsidRDefault="00874469">
            <w:pPr>
              <w:pStyle w:val="Appx"/>
              <w:rPr>
                <w:ins w:id="11688" w:author="aas" w:date="2013-10-14T02:06:00Z"/>
                <w:del w:id="11689" w:author="Anees Shaikh" w:date="2013-10-19T02:16:00Z"/>
              </w:rPr>
              <w:pPrChange w:id="11690" w:author="Anees Shaikh" w:date="2013-10-19T02:16:00Z">
                <w:pPr>
                  <w:pStyle w:val="XML1"/>
                </w:pPr>
              </w:pPrChange>
            </w:pPr>
            <w:ins w:id="11691" w:author="aas" w:date="2013-10-14T02:06:00Z">
              <w:del w:id="11692"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693" w:author="aas" w:date="2013-10-14T02:06:00Z"/>
                <w:del w:id="11694" w:author="Anees Shaikh" w:date="2013-10-19T02:16:00Z"/>
              </w:rPr>
              <w:pPrChange w:id="11695" w:author="Anees Shaikh" w:date="2013-10-19T02:16:00Z">
                <w:pPr>
                  <w:pStyle w:val="XML1"/>
                </w:pPr>
              </w:pPrChange>
            </w:pPr>
            <w:ins w:id="11696" w:author="aas" w:date="2013-10-14T02:06:00Z">
              <w:del w:id="11697" w:author="Anees Shaikh" w:date="2013-10-19T02:16:00Z">
                <w:r w:rsidDel="00E067A3">
                  <w:delText xml:space="preserve">                                    &lt;xs:annotation&gt;</w:delText>
                </w:r>
              </w:del>
            </w:ins>
          </w:p>
          <w:p w14:paraId="0E51A04B" w14:textId="189C6741" w:rsidR="00874469" w:rsidDel="00E067A3" w:rsidRDefault="00874469">
            <w:pPr>
              <w:pStyle w:val="Appx"/>
              <w:rPr>
                <w:ins w:id="11698" w:author="aas" w:date="2013-10-14T02:06:00Z"/>
                <w:del w:id="11699" w:author="Anees Shaikh" w:date="2013-10-19T02:16:00Z"/>
              </w:rPr>
              <w:pPrChange w:id="11700" w:author="Anees Shaikh" w:date="2013-10-19T02:16:00Z">
                <w:pPr>
                  <w:pStyle w:val="XML1"/>
                </w:pPr>
              </w:pPrChange>
            </w:pPr>
            <w:ins w:id="11701" w:author="aas" w:date="2013-10-14T02:06:00Z">
              <w:del w:id="11702" w:author="Anees Shaikh" w:date="2013-10-19T02:16:00Z">
                <w:r w:rsidDel="00E067A3">
                  <w:delText xml:space="preserve">                                      &lt;xs:documentation&gt;</w:delText>
                </w:r>
              </w:del>
            </w:ins>
          </w:p>
          <w:p w14:paraId="6C7F2660" w14:textId="69FAB9DB" w:rsidR="00874469" w:rsidDel="00E067A3" w:rsidRDefault="00874469">
            <w:pPr>
              <w:pStyle w:val="Appx"/>
              <w:rPr>
                <w:ins w:id="11703" w:author="aas" w:date="2013-10-14T02:06:00Z"/>
                <w:del w:id="11704" w:author="Anees Shaikh" w:date="2013-10-19T02:16:00Z"/>
              </w:rPr>
              <w:pPrChange w:id="11705" w:author="Anees Shaikh" w:date="2013-10-19T02:16:00Z">
                <w:pPr>
                  <w:pStyle w:val="XML1"/>
                </w:pPr>
              </w:pPrChange>
            </w:pPr>
            <w:ins w:id="11706" w:author="aas" w:date="2013-10-14T02:06:00Z">
              <w:del w:id="11707"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08" w:author="aas" w:date="2013-10-14T02:06:00Z"/>
                <w:del w:id="11709" w:author="Anees Shaikh" w:date="2013-10-19T02:16:00Z"/>
              </w:rPr>
              <w:pPrChange w:id="11710" w:author="Anees Shaikh" w:date="2013-10-19T02:16:00Z">
                <w:pPr>
                  <w:pStyle w:val="XML1"/>
                </w:pPr>
              </w:pPrChange>
            </w:pPr>
            <w:ins w:id="11711" w:author="aas" w:date="2013-10-14T02:06:00Z">
              <w:del w:id="11712" w:author="Anees Shaikh" w:date="2013-10-19T02:16:00Z">
                <w:r w:rsidDel="00E067A3">
                  <w:delText xml:space="preserve">                                      &lt;/xs:documentation&gt;</w:delText>
                </w:r>
              </w:del>
            </w:ins>
          </w:p>
          <w:p w14:paraId="6975CD9A" w14:textId="1A65B0A4" w:rsidR="00874469" w:rsidDel="00E067A3" w:rsidRDefault="00874469">
            <w:pPr>
              <w:pStyle w:val="Appx"/>
              <w:rPr>
                <w:ins w:id="11713" w:author="aas" w:date="2013-10-14T02:06:00Z"/>
                <w:del w:id="11714" w:author="Anees Shaikh" w:date="2013-10-19T02:16:00Z"/>
              </w:rPr>
              <w:pPrChange w:id="11715" w:author="Anees Shaikh" w:date="2013-10-19T02:16:00Z">
                <w:pPr>
                  <w:pStyle w:val="XML1"/>
                </w:pPr>
              </w:pPrChange>
            </w:pPr>
            <w:ins w:id="11716" w:author="aas" w:date="2013-10-14T02:06:00Z">
              <w:del w:id="11717" w:author="Anees Shaikh" w:date="2013-10-19T02:16:00Z">
                <w:r w:rsidDel="00E067A3">
                  <w:delText xml:space="preserve">                                    &lt;/xs:annotation&gt;</w:delText>
                </w:r>
              </w:del>
            </w:ins>
          </w:p>
          <w:p w14:paraId="675D81AE" w14:textId="4A364E6E" w:rsidR="00874469" w:rsidDel="00E067A3" w:rsidRDefault="00874469">
            <w:pPr>
              <w:pStyle w:val="Appx"/>
              <w:rPr>
                <w:ins w:id="11718" w:author="aas" w:date="2013-10-14T02:06:00Z"/>
                <w:del w:id="11719" w:author="Anees Shaikh" w:date="2013-10-19T02:16:00Z"/>
              </w:rPr>
              <w:pPrChange w:id="11720" w:author="Anees Shaikh" w:date="2013-10-19T02:16:00Z">
                <w:pPr>
                  <w:pStyle w:val="XML1"/>
                </w:pPr>
              </w:pPrChange>
            </w:pPr>
            <w:ins w:id="11721" w:author="aas" w:date="2013-10-14T02:06:00Z">
              <w:del w:id="11722" w:author="Anees Shaikh" w:date="2013-10-19T02:16:00Z">
                <w:r w:rsidDel="00E067A3">
                  <w:delText xml:space="preserve">                                  &lt;/xs:element&gt;</w:delText>
                </w:r>
              </w:del>
            </w:ins>
          </w:p>
          <w:p w14:paraId="0944F044" w14:textId="604E2AC0" w:rsidR="00874469" w:rsidDel="00E067A3" w:rsidRDefault="00874469">
            <w:pPr>
              <w:pStyle w:val="Appx"/>
              <w:rPr>
                <w:ins w:id="11723" w:author="aas" w:date="2013-10-14T02:06:00Z"/>
                <w:del w:id="11724" w:author="Anees Shaikh" w:date="2013-10-19T02:16:00Z"/>
              </w:rPr>
              <w:pPrChange w:id="11725" w:author="Anees Shaikh" w:date="2013-10-19T02:16:00Z">
                <w:pPr>
                  <w:pStyle w:val="XML1"/>
                </w:pPr>
              </w:pPrChange>
            </w:pPr>
            <w:ins w:id="11726" w:author="aas" w:date="2013-10-14T02:06:00Z">
              <w:del w:id="11727"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28" w:author="aas" w:date="2013-10-14T02:06:00Z"/>
                <w:del w:id="11729" w:author="Anees Shaikh" w:date="2013-10-19T02:16:00Z"/>
              </w:rPr>
              <w:pPrChange w:id="11730" w:author="Anees Shaikh" w:date="2013-10-19T02:16:00Z">
                <w:pPr>
                  <w:pStyle w:val="XML1"/>
                </w:pPr>
              </w:pPrChange>
            </w:pPr>
            <w:ins w:id="11731" w:author="aas" w:date="2013-10-14T02:06:00Z">
              <w:del w:id="11732" w:author="Anees Shaikh" w:date="2013-10-19T02:16:00Z">
                <w:r w:rsidDel="00E067A3">
                  <w:delText xml:space="preserve">                                    &lt;xs:annotation&gt;</w:delText>
                </w:r>
              </w:del>
            </w:ins>
          </w:p>
          <w:p w14:paraId="16FCBE52" w14:textId="53845E41" w:rsidR="00874469" w:rsidDel="00E067A3" w:rsidRDefault="00874469">
            <w:pPr>
              <w:pStyle w:val="Appx"/>
              <w:rPr>
                <w:ins w:id="11733" w:author="aas" w:date="2013-10-14T02:06:00Z"/>
                <w:del w:id="11734" w:author="Anees Shaikh" w:date="2013-10-19T02:16:00Z"/>
              </w:rPr>
              <w:pPrChange w:id="11735" w:author="Anees Shaikh" w:date="2013-10-19T02:16:00Z">
                <w:pPr>
                  <w:pStyle w:val="XML1"/>
                </w:pPr>
              </w:pPrChange>
            </w:pPr>
            <w:ins w:id="11736" w:author="aas" w:date="2013-10-14T02:06:00Z">
              <w:del w:id="11737" w:author="Anees Shaikh" w:date="2013-10-19T02:16:00Z">
                <w:r w:rsidDel="00E067A3">
                  <w:delText xml:space="preserve">                                      &lt;xs:documentation&gt;</w:delText>
                </w:r>
              </w:del>
            </w:ins>
          </w:p>
          <w:p w14:paraId="791E1D43" w14:textId="1820BFC7" w:rsidR="00874469" w:rsidDel="00E067A3" w:rsidRDefault="00874469">
            <w:pPr>
              <w:pStyle w:val="Appx"/>
              <w:rPr>
                <w:ins w:id="11738" w:author="aas" w:date="2013-10-14T02:06:00Z"/>
                <w:del w:id="11739" w:author="Anees Shaikh" w:date="2013-10-19T02:16:00Z"/>
              </w:rPr>
              <w:pPrChange w:id="11740" w:author="Anees Shaikh" w:date="2013-10-19T02:16:00Z">
                <w:pPr>
                  <w:pStyle w:val="XML1"/>
                </w:pPr>
              </w:pPrChange>
            </w:pPr>
            <w:ins w:id="11741" w:author="aas" w:date="2013-10-14T02:06:00Z">
              <w:del w:id="11742"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743" w:author="aas" w:date="2013-10-14T02:06:00Z"/>
                <w:del w:id="11744" w:author="Anees Shaikh" w:date="2013-10-19T02:16:00Z"/>
              </w:rPr>
              <w:pPrChange w:id="11745" w:author="Anees Shaikh" w:date="2013-10-19T02:16:00Z">
                <w:pPr>
                  <w:pStyle w:val="XML1"/>
                </w:pPr>
              </w:pPrChange>
            </w:pPr>
            <w:ins w:id="11746" w:author="aas" w:date="2013-10-14T02:06:00Z">
              <w:del w:id="11747" w:author="Anees Shaikh" w:date="2013-10-19T02:16:00Z">
                <w:r w:rsidDel="00E067A3">
                  <w:delText xml:space="preserve">                                      &lt;/xs:documentation&gt;</w:delText>
                </w:r>
              </w:del>
            </w:ins>
          </w:p>
          <w:p w14:paraId="53FBD966" w14:textId="5FAD4526" w:rsidR="00874469" w:rsidDel="00E067A3" w:rsidRDefault="00874469">
            <w:pPr>
              <w:pStyle w:val="Appx"/>
              <w:rPr>
                <w:ins w:id="11748" w:author="aas" w:date="2013-10-14T02:06:00Z"/>
                <w:del w:id="11749" w:author="Anees Shaikh" w:date="2013-10-19T02:16:00Z"/>
              </w:rPr>
              <w:pPrChange w:id="11750" w:author="Anees Shaikh" w:date="2013-10-19T02:16:00Z">
                <w:pPr>
                  <w:pStyle w:val="XML1"/>
                </w:pPr>
              </w:pPrChange>
            </w:pPr>
            <w:ins w:id="11751" w:author="aas" w:date="2013-10-14T02:06:00Z">
              <w:del w:id="11752" w:author="Anees Shaikh" w:date="2013-10-19T02:16:00Z">
                <w:r w:rsidDel="00E067A3">
                  <w:delText xml:space="preserve">                                    &lt;/xs:annotation&gt;</w:delText>
                </w:r>
              </w:del>
            </w:ins>
          </w:p>
          <w:p w14:paraId="7FD00228" w14:textId="1542BAEB" w:rsidR="00874469" w:rsidDel="00E067A3" w:rsidRDefault="00874469">
            <w:pPr>
              <w:pStyle w:val="Appx"/>
              <w:rPr>
                <w:ins w:id="11753" w:author="aas" w:date="2013-10-14T02:06:00Z"/>
                <w:del w:id="11754" w:author="Anees Shaikh" w:date="2013-10-19T02:16:00Z"/>
              </w:rPr>
              <w:pPrChange w:id="11755" w:author="Anees Shaikh" w:date="2013-10-19T02:16:00Z">
                <w:pPr>
                  <w:pStyle w:val="XML1"/>
                </w:pPr>
              </w:pPrChange>
            </w:pPr>
            <w:ins w:id="11756" w:author="aas" w:date="2013-10-14T02:06:00Z">
              <w:del w:id="11757" w:author="Anees Shaikh" w:date="2013-10-19T02:16:00Z">
                <w:r w:rsidDel="00E067A3">
                  <w:delText xml:space="preserve">                                  &lt;/xs:element&gt;</w:delText>
                </w:r>
              </w:del>
            </w:ins>
          </w:p>
          <w:p w14:paraId="69EFAC25" w14:textId="3C09835E" w:rsidR="00874469" w:rsidDel="00E067A3" w:rsidRDefault="00874469">
            <w:pPr>
              <w:pStyle w:val="Appx"/>
              <w:rPr>
                <w:ins w:id="11758" w:author="aas" w:date="2013-10-14T02:06:00Z"/>
                <w:del w:id="11759" w:author="Anees Shaikh" w:date="2013-10-19T02:16:00Z"/>
              </w:rPr>
              <w:pPrChange w:id="11760" w:author="Anees Shaikh" w:date="2013-10-19T02:16:00Z">
                <w:pPr>
                  <w:pStyle w:val="XML1"/>
                </w:pPr>
              </w:pPrChange>
            </w:pPr>
            <w:ins w:id="11761" w:author="aas" w:date="2013-10-14T02:06:00Z">
              <w:del w:id="11762"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763" w:author="aas" w:date="2013-10-14T02:06:00Z"/>
                <w:del w:id="11764" w:author="Anees Shaikh" w:date="2013-10-19T02:16:00Z"/>
              </w:rPr>
              <w:pPrChange w:id="11765" w:author="Anees Shaikh" w:date="2013-10-19T02:16:00Z">
                <w:pPr>
                  <w:pStyle w:val="XML1"/>
                </w:pPr>
              </w:pPrChange>
            </w:pPr>
            <w:ins w:id="11766" w:author="aas" w:date="2013-10-14T02:06:00Z">
              <w:del w:id="11767" w:author="Anees Shaikh" w:date="2013-10-19T02:16:00Z">
                <w:r w:rsidDel="00E067A3">
                  <w:delText xml:space="preserve">                                          namespace="##other" processContents="lax"/&gt;</w:delText>
                </w:r>
              </w:del>
            </w:ins>
          </w:p>
          <w:p w14:paraId="2080C6BA" w14:textId="1DB0757B" w:rsidR="00874469" w:rsidDel="00E067A3" w:rsidRDefault="00874469">
            <w:pPr>
              <w:pStyle w:val="Appx"/>
              <w:rPr>
                <w:ins w:id="11768" w:author="aas" w:date="2013-10-14T02:06:00Z"/>
                <w:del w:id="11769" w:author="Anees Shaikh" w:date="2013-10-19T02:16:00Z"/>
              </w:rPr>
              <w:pPrChange w:id="11770" w:author="Anees Shaikh" w:date="2013-10-19T02:16:00Z">
                <w:pPr>
                  <w:pStyle w:val="XML1"/>
                </w:pPr>
              </w:pPrChange>
            </w:pPr>
            <w:ins w:id="11771" w:author="aas" w:date="2013-10-14T02:06:00Z">
              <w:del w:id="11772" w:author="Anees Shaikh" w:date="2013-10-19T02:16:00Z">
                <w:r w:rsidDel="00E067A3">
                  <w:delText xml:space="preserve">                                &lt;/xs:sequence&gt;</w:delText>
                </w:r>
              </w:del>
            </w:ins>
          </w:p>
          <w:p w14:paraId="07547F1A" w14:textId="1597BBF7" w:rsidR="00874469" w:rsidDel="00E067A3" w:rsidRDefault="00874469">
            <w:pPr>
              <w:pStyle w:val="Appx"/>
              <w:rPr>
                <w:ins w:id="11773" w:author="aas" w:date="2013-10-14T02:06:00Z"/>
                <w:del w:id="11774" w:author="Anees Shaikh" w:date="2013-10-19T02:16:00Z"/>
              </w:rPr>
              <w:pPrChange w:id="11775" w:author="Anees Shaikh" w:date="2013-10-19T02:16:00Z">
                <w:pPr>
                  <w:pStyle w:val="XML1"/>
                </w:pPr>
              </w:pPrChange>
            </w:pPr>
            <w:ins w:id="11776" w:author="aas" w:date="2013-10-14T02:06:00Z">
              <w:del w:id="11777" w:author="Anees Shaikh" w:date="2013-10-19T02:16:00Z">
                <w:r w:rsidDel="00E067A3">
                  <w:delText xml:space="preserve">                                &lt;xs:sequence&gt;</w:delText>
                </w:r>
              </w:del>
            </w:ins>
          </w:p>
          <w:p w14:paraId="4F9CBE65" w14:textId="5AFAD6E0" w:rsidR="00874469" w:rsidDel="00E067A3" w:rsidRDefault="00874469">
            <w:pPr>
              <w:pStyle w:val="Appx"/>
              <w:rPr>
                <w:ins w:id="11778" w:author="aas" w:date="2013-10-14T02:06:00Z"/>
                <w:del w:id="11779" w:author="Anees Shaikh" w:date="2013-10-19T02:16:00Z"/>
              </w:rPr>
              <w:pPrChange w:id="11780" w:author="Anees Shaikh" w:date="2013-10-19T02:16:00Z">
                <w:pPr>
                  <w:pStyle w:val="XML1"/>
                </w:pPr>
              </w:pPrChange>
            </w:pPr>
            <w:ins w:id="11781" w:author="aas" w:date="2013-10-14T02:06:00Z">
              <w:del w:id="11782"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783" w:author="aas" w:date="2013-10-14T02:06:00Z"/>
                <w:del w:id="11784" w:author="Anees Shaikh" w:date="2013-10-19T02:16:00Z"/>
              </w:rPr>
              <w:pPrChange w:id="11785" w:author="Anees Shaikh" w:date="2013-10-19T02:16:00Z">
                <w:pPr>
                  <w:pStyle w:val="XML1"/>
                </w:pPr>
              </w:pPrChange>
            </w:pPr>
            <w:ins w:id="11786" w:author="aas" w:date="2013-10-14T02:06:00Z">
              <w:del w:id="11787" w:author="Anees Shaikh" w:date="2013-10-19T02:16:00Z">
                <w:r w:rsidDel="00E067A3">
                  <w:delText xml:space="preserve">                                    &lt;xs:annotation&gt;</w:delText>
                </w:r>
              </w:del>
            </w:ins>
          </w:p>
          <w:p w14:paraId="16C8FB91" w14:textId="275C794F" w:rsidR="00874469" w:rsidDel="00E067A3" w:rsidRDefault="00874469">
            <w:pPr>
              <w:pStyle w:val="Appx"/>
              <w:rPr>
                <w:ins w:id="11788" w:author="aas" w:date="2013-10-14T02:06:00Z"/>
                <w:del w:id="11789" w:author="Anees Shaikh" w:date="2013-10-19T02:16:00Z"/>
              </w:rPr>
              <w:pPrChange w:id="11790" w:author="Anees Shaikh" w:date="2013-10-19T02:16:00Z">
                <w:pPr>
                  <w:pStyle w:val="XML1"/>
                </w:pPr>
              </w:pPrChange>
            </w:pPr>
            <w:ins w:id="11791" w:author="aas" w:date="2013-10-14T02:06:00Z">
              <w:del w:id="11792" w:author="Anees Shaikh" w:date="2013-10-19T02:16:00Z">
                <w:r w:rsidDel="00E067A3">
                  <w:delText xml:space="preserve">                                      &lt;xs:documentation&gt;</w:delText>
                </w:r>
              </w:del>
            </w:ins>
          </w:p>
          <w:p w14:paraId="37679DE7" w14:textId="21A69FFF" w:rsidR="00874469" w:rsidDel="00E067A3" w:rsidRDefault="00874469">
            <w:pPr>
              <w:pStyle w:val="Appx"/>
              <w:rPr>
                <w:ins w:id="11793" w:author="aas" w:date="2013-10-14T02:06:00Z"/>
                <w:del w:id="11794" w:author="Anees Shaikh" w:date="2013-10-19T02:16:00Z"/>
              </w:rPr>
              <w:pPrChange w:id="11795" w:author="Anees Shaikh" w:date="2013-10-19T02:16:00Z">
                <w:pPr>
                  <w:pStyle w:val="XML1"/>
                </w:pPr>
              </w:pPrChange>
            </w:pPr>
            <w:ins w:id="11796" w:author="aas" w:date="2013-10-14T02:06:00Z">
              <w:del w:id="11797"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798" w:author="aas" w:date="2013-10-14T02:06:00Z"/>
                <w:del w:id="11799" w:author="Anees Shaikh" w:date="2013-10-19T02:16:00Z"/>
              </w:rPr>
              <w:pPrChange w:id="11800" w:author="Anees Shaikh" w:date="2013-10-19T02:16:00Z">
                <w:pPr>
                  <w:pStyle w:val="XML1"/>
                </w:pPr>
              </w:pPrChange>
            </w:pPr>
            <w:ins w:id="11801" w:author="aas" w:date="2013-10-14T02:06:00Z">
              <w:del w:id="11802" w:author="Anees Shaikh" w:date="2013-10-19T02:16:00Z">
                <w:r w:rsidDel="00E067A3">
                  <w:delText xml:space="preserve">                                      &lt;/xs:documentation&gt;</w:delText>
                </w:r>
              </w:del>
            </w:ins>
          </w:p>
          <w:p w14:paraId="270DDE67" w14:textId="2471184B" w:rsidR="00874469" w:rsidDel="00E067A3" w:rsidRDefault="00874469">
            <w:pPr>
              <w:pStyle w:val="Appx"/>
              <w:rPr>
                <w:ins w:id="11803" w:author="aas" w:date="2013-10-14T02:06:00Z"/>
                <w:del w:id="11804" w:author="Anees Shaikh" w:date="2013-10-19T02:16:00Z"/>
              </w:rPr>
              <w:pPrChange w:id="11805" w:author="Anees Shaikh" w:date="2013-10-19T02:16:00Z">
                <w:pPr>
                  <w:pStyle w:val="XML1"/>
                </w:pPr>
              </w:pPrChange>
            </w:pPr>
            <w:ins w:id="11806" w:author="aas" w:date="2013-10-14T02:06:00Z">
              <w:del w:id="11807" w:author="Anees Shaikh" w:date="2013-10-19T02:16:00Z">
                <w:r w:rsidDel="00E067A3">
                  <w:delText xml:space="preserve">                                    &lt;/xs:annotation&gt;</w:delText>
                </w:r>
              </w:del>
            </w:ins>
          </w:p>
          <w:p w14:paraId="5A19E763" w14:textId="21BDB90F" w:rsidR="00874469" w:rsidDel="00E067A3" w:rsidRDefault="00874469">
            <w:pPr>
              <w:pStyle w:val="Appx"/>
              <w:rPr>
                <w:ins w:id="11808" w:author="aas" w:date="2013-10-14T02:06:00Z"/>
                <w:del w:id="11809" w:author="Anees Shaikh" w:date="2013-10-19T02:16:00Z"/>
              </w:rPr>
              <w:pPrChange w:id="11810" w:author="Anees Shaikh" w:date="2013-10-19T02:16:00Z">
                <w:pPr>
                  <w:pStyle w:val="XML1"/>
                </w:pPr>
              </w:pPrChange>
            </w:pPr>
            <w:ins w:id="11811" w:author="aas" w:date="2013-10-14T02:06:00Z">
              <w:del w:id="11812" w:author="Anees Shaikh" w:date="2013-10-19T02:16:00Z">
                <w:r w:rsidDel="00E067A3">
                  <w:delText xml:space="preserve">                                  &lt;/xs:element&gt;</w:delText>
                </w:r>
              </w:del>
            </w:ins>
          </w:p>
          <w:p w14:paraId="2ECEB63B" w14:textId="067136B1" w:rsidR="00874469" w:rsidDel="00E067A3" w:rsidRDefault="00874469">
            <w:pPr>
              <w:pStyle w:val="Appx"/>
              <w:rPr>
                <w:ins w:id="11813" w:author="aas" w:date="2013-10-14T02:06:00Z"/>
                <w:del w:id="11814" w:author="Anees Shaikh" w:date="2013-10-19T02:16:00Z"/>
              </w:rPr>
              <w:pPrChange w:id="11815" w:author="Anees Shaikh" w:date="2013-10-19T02:16:00Z">
                <w:pPr>
                  <w:pStyle w:val="XML1"/>
                </w:pPr>
              </w:pPrChange>
            </w:pPr>
            <w:ins w:id="11816" w:author="aas" w:date="2013-10-14T02:06:00Z">
              <w:del w:id="11817"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18" w:author="aas" w:date="2013-10-14T02:06:00Z"/>
                <w:del w:id="11819" w:author="Anees Shaikh" w:date="2013-10-19T02:16:00Z"/>
              </w:rPr>
              <w:pPrChange w:id="11820" w:author="Anees Shaikh" w:date="2013-10-19T02:16:00Z">
                <w:pPr>
                  <w:pStyle w:val="XML1"/>
                </w:pPr>
              </w:pPrChange>
            </w:pPr>
            <w:ins w:id="11821" w:author="aas" w:date="2013-10-14T02:06:00Z">
              <w:del w:id="11822" w:author="Anees Shaikh" w:date="2013-10-19T02:16:00Z">
                <w:r w:rsidDel="00E067A3">
                  <w:delText xml:space="preserve">                                    &lt;xs:annotation&gt;</w:delText>
                </w:r>
              </w:del>
            </w:ins>
          </w:p>
          <w:p w14:paraId="4CB39299" w14:textId="6BA4E32C" w:rsidR="00874469" w:rsidDel="00E067A3" w:rsidRDefault="00874469">
            <w:pPr>
              <w:pStyle w:val="Appx"/>
              <w:rPr>
                <w:ins w:id="11823" w:author="aas" w:date="2013-10-14T02:06:00Z"/>
                <w:del w:id="11824" w:author="Anees Shaikh" w:date="2013-10-19T02:16:00Z"/>
              </w:rPr>
              <w:pPrChange w:id="11825" w:author="Anees Shaikh" w:date="2013-10-19T02:16:00Z">
                <w:pPr>
                  <w:pStyle w:val="XML1"/>
                </w:pPr>
              </w:pPrChange>
            </w:pPr>
            <w:ins w:id="11826" w:author="aas" w:date="2013-10-14T02:06:00Z">
              <w:del w:id="11827" w:author="Anees Shaikh" w:date="2013-10-19T02:16:00Z">
                <w:r w:rsidDel="00E067A3">
                  <w:delText xml:space="preserve">                                      &lt;xs:documentation&gt;</w:delText>
                </w:r>
              </w:del>
            </w:ins>
          </w:p>
          <w:p w14:paraId="200BDBD7" w14:textId="2FABFDE1" w:rsidR="00874469" w:rsidDel="00E067A3" w:rsidRDefault="00874469">
            <w:pPr>
              <w:pStyle w:val="Appx"/>
              <w:rPr>
                <w:ins w:id="11828" w:author="aas" w:date="2013-10-14T02:06:00Z"/>
                <w:del w:id="11829" w:author="Anees Shaikh" w:date="2013-10-19T02:16:00Z"/>
              </w:rPr>
              <w:pPrChange w:id="11830" w:author="Anees Shaikh" w:date="2013-10-19T02:16:00Z">
                <w:pPr>
                  <w:pStyle w:val="XML1"/>
                </w:pPr>
              </w:pPrChange>
            </w:pPr>
            <w:ins w:id="11831" w:author="aas" w:date="2013-10-14T02:06:00Z">
              <w:del w:id="11832"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33" w:author="aas" w:date="2013-10-14T02:06:00Z"/>
                <w:del w:id="11834" w:author="Anees Shaikh" w:date="2013-10-19T02:16:00Z"/>
              </w:rPr>
              <w:pPrChange w:id="11835" w:author="Anees Shaikh" w:date="2013-10-19T02:16:00Z">
                <w:pPr>
                  <w:pStyle w:val="XML1"/>
                </w:pPr>
              </w:pPrChange>
            </w:pPr>
            <w:ins w:id="11836" w:author="aas" w:date="2013-10-14T02:06:00Z">
              <w:del w:id="11837" w:author="Anees Shaikh" w:date="2013-10-19T02:16:00Z">
                <w:r w:rsidDel="00E067A3">
                  <w:delText xml:space="preserve">                                      &lt;/xs:documentation&gt;</w:delText>
                </w:r>
              </w:del>
            </w:ins>
          </w:p>
          <w:p w14:paraId="74883578" w14:textId="7B1AA8D8" w:rsidR="00874469" w:rsidDel="00E067A3" w:rsidRDefault="00874469">
            <w:pPr>
              <w:pStyle w:val="Appx"/>
              <w:rPr>
                <w:ins w:id="11838" w:author="aas" w:date="2013-10-14T02:06:00Z"/>
                <w:del w:id="11839" w:author="Anees Shaikh" w:date="2013-10-19T02:16:00Z"/>
              </w:rPr>
              <w:pPrChange w:id="11840" w:author="Anees Shaikh" w:date="2013-10-19T02:16:00Z">
                <w:pPr>
                  <w:pStyle w:val="XML1"/>
                </w:pPr>
              </w:pPrChange>
            </w:pPr>
            <w:ins w:id="11841" w:author="aas" w:date="2013-10-14T02:06:00Z">
              <w:del w:id="11842" w:author="Anees Shaikh" w:date="2013-10-19T02:16:00Z">
                <w:r w:rsidDel="00E067A3">
                  <w:delText xml:space="preserve">                                    &lt;/xs:annotation&gt;</w:delText>
                </w:r>
              </w:del>
            </w:ins>
          </w:p>
          <w:p w14:paraId="28783EE6" w14:textId="48CC6E63" w:rsidR="00874469" w:rsidDel="00E067A3" w:rsidRDefault="00874469">
            <w:pPr>
              <w:pStyle w:val="Appx"/>
              <w:rPr>
                <w:ins w:id="11843" w:author="aas" w:date="2013-10-14T02:06:00Z"/>
                <w:del w:id="11844" w:author="Anees Shaikh" w:date="2013-10-19T02:16:00Z"/>
              </w:rPr>
              <w:pPrChange w:id="11845" w:author="Anees Shaikh" w:date="2013-10-19T02:16:00Z">
                <w:pPr>
                  <w:pStyle w:val="XML1"/>
                </w:pPr>
              </w:pPrChange>
            </w:pPr>
            <w:ins w:id="11846" w:author="aas" w:date="2013-10-14T02:06:00Z">
              <w:del w:id="11847" w:author="Anees Shaikh" w:date="2013-10-19T02:16:00Z">
                <w:r w:rsidDel="00E067A3">
                  <w:delText xml:space="preserve">                                  &lt;/xs:element&gt;</w:delText>
                </w:r>
              </w:del>
            </w:ins>
          </w:p>
          <w:p w14:paraId="2811C32A" w14:textId="65B3B8FC" w:rsidR="00874469" w:rsidDel="00E067A3" w:rsidRDefault="00874469">
            <w:pPr>
              <w:pStyle w:val="Appx"/>
              <w:rPr>
                <w:ins w:id="11848" w:author="aas" w:date="2013-10-14T02:06:00Z"/>
                <w:del w:id="11849" w:author="Anees Shaikh" w:date="2013-10-19T02:16:00Z"/>
              </w:rPr>
              <w:pPrChange w:id="11850" w:author="Anees Shaikh" w:date="2013-10-19T02:16:00Z">
                <w:pPr>
                  <w:pStyle w:val="XML1"/>
                </w:pPr>
              </w:pPrChange>
            </w:pPr>
            <w:ins w:id="11851" w:author="aas" w:date="2013-10-14T02:06:00Z">
              <w:del w:id="11852"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853" w:author="aas" w:date="2013-10-14T02:06:00Z"/>
                <w:del w:id="11854" w:author="Anees Shaikh" w:date="2013-10-19T02:16:00Z"/>
              </w:rPr>
              <w:pPrChange w:id="11855" w:author="Anees Shaikh" w:date="2013-10-19T02:16:00Z">
                <w:pPr>
                  <w:pStyle w:val="XML1"/>
                </w:pPr>
              </w:pPrChange>
            </w:pPr>
            <w:ins w:id="11856" w:author="aas" w:date="2013-10-14T02:06:00Z">
              <w:del w:id="11857" w:author="Anees Shaikh" w:date="2013-10-19T02:16:00Z">
                <w:r w:rsidDel="00E067A3">
                  <w:delText xml:space="preserve">                                          namespace="##other" processContents="lax"/&gt;</w:delText>
                </w:r>
              </w:del>
            </w:ins>
          </w:p>
          <w:p w14:paraId="56F38DB2" w14:textId="49529C88" w:rsidR="00874469" w:rsidDel="00E067A3" w:rsidRDefault="00874469">
            <w:pPr>
              <w:pStyle w:val="Appx"/>
              <w:rPr>
                <w:ins w:id="11858" w:author="aas" w:date="2013-10-14T02:06:00Z"/>
                <w:del w:id="11859" w:author="Anees Shaikh" w:date="2013-10-19T02:16:00Z"/>
              </w:rPr>
              <w:pPrChange w:id="11860" w:author="Anees Shaikh" w:date="2013-10-19T02:16:00Z">
                <w:pPr>
                  <w:pStyle w:val="XML1"/>
                </w:pPr>
              </w:pPrChange>
            </w:pPr>
            <w:ins w:id="11861" w:author="aas" w:date="2013-10-14T02:06:00Z">
              <w:del w:id="11862" w:author="Anees Shaikh" w:date="2013-10-19T02:16:00Z">
                <w:r w:rsidDel="00E067A3">
                  <w:delText xml:space="preserve">                                &lt;/xs:sequence&gt;</w:delText>
                </w:r>
              </w:del>
            </w:ins>
          </w:p>
          <w:p w14:paraId="588FC1D3" w14:textId="014BEC58" w:rsidR="00874469" w:rsidDel="00E067A3" w:rsidRDefault="00874469">
            <w:pPr>
              <w:pStyle w:val="Appx"/>
              <w:rPr>
                <w:ins w:id="11863" w:author="aas" w:date="2013-10-14T02:06:00Z"/>
                <w:del w:id="11864" w:author="Anees Shaikh" w:date="2013-10-19T02:16:00Z"/>
              </w:rPr>
              <w:pPrChange w:id="11865" w:author="Anees Shaikh" w:date="2013-10-19T02:16:00Z">
                <w:pPr>
                  <w:pStyle w:val="XML1"/>
                </w:pPr>
              </w:pPrChange>
            </w:pPr>
            <w:ins w:id="11866" w:author="aas" w:date="2013-10-14T02:06:00Z">
              <w:del w:id="11867"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868" w:author="aas" w:date="2013-10-14T02:06:00Z"/>
                <w:del w:id="11869" w:author="Anees Shaikh" w:date="2013-10-19T02:16:00Z"/>
              </w:rPr>
              <w:pPrChange w:id="11870" w:author="Anees Shaikh" w:date="2013-10-19T02:16:00Z">
                <w:pPr>
                  <w:pStyle w:val="XML1"/>
                </w:pPr>
              </w:pPrChange>
            </w:pPr>
            <w:ins w:id="11871" w:author="aas" w:date="2013-10-14T02:06:00Z">
              <w:del w:id="11872" w:author="Anees Shaikh" w:date="2013-10-19T02:16:00Z">
                <w:r w:rsidDel="00E067A3">
                  <w:delText xml:space="preserve">                                        namespace="##other" processContents="lax"/&gt;</w:delText>
                </w:r>
              </w:del>
            </w:ins>
          </w:p>
          <w:p w14:paraId="3FD9F8C5" w14:textId="71DBC0E7" w:rsidR="00874469" w:rsidDel="00E067A3" w:rsidRDefault="00874469">
            <w:pPr>
              <w:pStyle w:val="Appx"/>
              <w:rPr>
                <w:ins w:id="11873" w:author="aas" w:date="2013-10-14T02:06:00Z"/>
                <w:del w:id="11874" w:author="Anees Shaikh" w:date="2013-10-19T02:16:00Z"/>
              </w:rPr>
              <w:pPrChange w:id="11875" w:author="Anees Shaikh" w:date="2013-10-19T02:16:00Z">
                <w:pPr>
                  <w:pStyle w:val="XML1"/>
                </w:pPr>
              </w:pPrChange>
            </w:pPr>
            <w:ins w:id="11876" w:author="aas" w:date="2013-10-14T02:06:00Z">
              <w:del w:id="11877" w:author="Anees Shaikh" w:date="2013-10-19T02:16:00Z">
                <w:r w:rsidDel="00E067A3">
                  <w:delText xml:space="preserve">                              &lt;/xs:choice&gt;</w:delText>
                </w:r>
              </w:del>
            </w:ins>
          </w:p>
          <w:p w14:paraId="28297768" w14:textId="6D277382" w:rsidR="00874469" w:rsidDel="00E067A3" w:rsidRDefault="00874469">
            <w:pPr>
              <w:pStyle w:val="Appx"/>
              <w:rPr>
                <w:ins w:id="11878" w:author="aas" w:date="2013-10-14T02:06:00Z"/>
                <w:del w:id="11879" w:author="Anees Shaikh" w:date="2013-10-19T02:16:00Z"/>
              </w:rPr>
              <w:pPrChange w:id="11880" w:author="Anees Shaikh" w:date="2013-10-19T02:16:00Z">
                <w:pPr>
                  <w:pStyle w:val="XML1"/>
                </w:pPr>
              </w:pPrChange>
            </w:pPr>
            <w:ins w:id="11881" w:author="aas" w:date="2013-10-14T02:06:00Z">
              <w:del w:id="11882"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883" w:author="aas" w:date="2013-10-14T02:06:00Z"/>
                <w:del w:id="11884" w:author="Anees Shaikh" w:date="2013-10-19T02:16:00Z"/>
              </w:rPr>
              <w:pPrChange w:id="11885" w:author="Anees Shaikh" w:date="2013-10-19T02:16:00Z">
                <w:pPr>
                  <w:pStyle w:val="XML1"/>
                </w:pPr>
              </w:pPrChange>
            </w:pPr>
            <w:ins w:id="11886" w:author="aas" w:date="2013-10-14T02:06:00Z">
              <w:del w:id="11887" w:author="Anees Shaikh" w:date="2013-10-19T02:16:00Z">
                <w:r w:rsidDel="00E067A3">
                  <w:delText xml:space="preserve">                                &lt;xs:annotation&gt;</w:delText>
                </w:r>
              </w:del>
            </w:ins>
          </w:p>
          <w:p w14:paraId="1A231588" w14:textId="684030D0" w:rsidR="00874469" w:rsidDel="00E067A3" w:rsidRDefault="00874469">
            <w:pPr>
              <w:pStyle w:val="Appx"/>
              <w:rPr>
                <w:ins w:id="11888" w:author="aas" w:date="2013-10-14T02:06:00Z"/>
                <w:del w:id="11889" w:author="Anees Shaikh" w:date="2013-10-19T02:16:00Z"/>
              </w:rPr>
              <w:pPrChange w:id="11890" w:author="Anees Shaikh" w:date="2013-10-19T02:16:00Z">
                <w:pPr>
                  <w:pStyle w:val="XML1"/>
                </w:pPr>
              </w:pPrChange>
            </w:pPr>
            <w:ins w:id="11891" w:author="aas" w:date="2013-10-14T02:06:00Z">
              <w:del w:id="11892" w:author="Anees Shaikh" w:date="2013-10-19T02:16:00Z">
                <w:r w:rsidDel="00E067A3">
                  <w:delText xml:space="preserve">                                  &lt;xs:documentation&gt;</w:delText>
                </w:r>
              </w:del>
            </w:ins>
          </w:p>
          <w:p w14:paraId="4EFDD0A1" w14:textId="1437395B" w:rsidR="00874469" w:rsidDel="00E067A3" w:rsidRDefault="00874469">
            <w:pPr>
              <w:pStyle w:val="Appx"/>
              <w:rPr>
                <w:ins w:id="11893" w:author="aas" w:date="2013-10-14T02:06:00Z"/>
                <w:del w:id="11894" w:author="Anees Shaikh" w:date="2013-10-19T02:16:00Z"/>
              </w:rPr>
              <w:pPrChange w:id="11895" w:author="Anees Shaikh" w:date="2013-10-19T02:16:00Z">
                <w:pPr>
                  <w:pStyle w:val="XML1"/>
                </w:pPr>
              </w:pPrChange>
            </w:pPr>
            <w:ins w:id="11896" w:author="aas" w:date="2013-10-14T02:06:00Z">
              <w:del w:id="11897"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898" w:author="aas" w:date="2013-10-14T02:06:00Z"/>
                <w:del w:id="11899" w:author="Anees Shaikh" w:date="2013-10-19T02:16:00Z"/>
              </w:rPr>
              <w:pPrChange w:id="11900" w:author="Anees Shaikh" w:date="2013-10-19T02:16:00Z">
                <w:pPr>
                  <w:pStyle w:val="XML1"/>
                </w:pPr>
              </w:pPrChange>
            </w:pPr>
            <w:ins w:id="11901" w:author="aas" w:date="2013-10-14T02:06:00Z">
              <w:del w:id="11902" w:author="Anees Shaikh" w:date="2013-10-19T02:16:00Z">
                <w:r w:rsidDel="00E067A3">
                  <w:delText xml:space="preserve">                                           the tunnel.</w:delText>
                </w:r>
              </w:del>
            </w:ins>
          </w:p>
          <w:p w14:paraId="101FE04A" w14:textId="08C4B9FD" w:rsidR="00874469" w:rsidDel="00E067A3" w:rsidRDefault="00874469">
            <w:pPr>
              <w:pStyle w:val="Appx"/>
              <w:rPr>
                <w:ins w:id="11903" w:author="aas" w:date="2013-10-14T02:06:00Z"/>
                <w:del w:id="11904" w:author="Anees Shaikh" w:date="2013-10-19T02:16:00Z"/>
              </w:rPr>
              <w:pPrChange w:id="11905" w:author="Anees Shaikh" w:date="2013-10-19T02:16:00Z">
                <w:pPr>
                  <w:pStyle w:val="XML1"/>
                </w:pPr>
              </w:pPrChange>
            </w:pPr>
            <w:ins w:id="11906" w:author="aas" w:date="2013-10-14T02:06:00Z">
              <w:del w:id="11907" w:author="Anees Shaikh" w:date="2013-10-19T02:16:00Z">
                <w:r w:rsidDel="00E067A3">
                  <w:delText xml:space="preserve">                                  &lt;/xs:documentation&gt;</w:delText>
                </w:r>
              </w:del>
            </w:ins>
          </w:p>
          <w:p w14:paraId="31EC318E" w14:textId="7E1FD62B" w:rsidR="00874469" w:rsidDel="00E067A3" w:rsidRDefault="00874469">
            <w:pPr>
              <w:pStyle w:val="Appx"/>
              <w:rPr>
                <w:ins w:id="11908" w:author="aas" w:date="2013-10-14T02:06:00Z"/>
                <w:del w:id="11909" w:author="Anees Shaikh" w:date="2013-10-19T02:16:00Z"/>
              </w:rPr>
              <w:pPrChange w:id="11910" w:author="Anees Shaikh" w:date="2013-10-19T02:16:00Z">
                <w:pPr>
                  <w:pStyle w:val="XML1"/>
                </w:pPr>
              </w:pPrChange>
            </w:pPr>
            <w:ins w:id="11911" w:author="aas" w:date="2013-10-14T02:06:00Z">
              <w:del w:id="11912" w:author="Anees Shaikh" w:date="2013-10-19T02:16:00Z">
                <w:r w:rsidDel="00E067A3">
                  <w:delText xml:space="preserve">                                &lt;/xs:annotation&gt;</w:delText>
                </w:r>
              </w:del>
            </w:ins>
          </w:p>
          <w:p w14:paraId="4D35D0AE" w14:textId="26681B1C" w:rsidR="00874469" w:rsidDel="00E067A3" w:rsidRDefault="00874469">
            <w:pPr>
              <w:pStyle w:val="Appx"/>
              <w:rPr>
                <w:ins w:id="11913" w:author="aas" w:date="2013-10-14T02:06:00Z"/>
                <w:del w:id="11914" w:author="Anees Shaikh" w:date="2013-10-19T02:16:00Z"/>
              </w:rPr>
              <w:pPrChange w:id="11915" w:author="Anees Shaikh" w:date="2013-10-19T02:16:00Z">
                <w:pPr>
                  <w:pStyle w:val="XML1"/>
                </w:pPr>
              </w:pPrChange>
            </w:pPr>
            <w:ins w:id="11916" w:author="aas" w:date="2013-10-14T02:06:00Z">
              <w:del w:id="11917" w:author="Anees Shaikh" w:date="2013-10-19T02:16:00Z">
                <w:r w:rsidDel="00E067A3">
                  <w:delText xml:space="preserve">                              &lt;/xs:element&gt;</w:delText>
                </w:r>
              </w:del>
            </w:ins>
          </w:p>
          <w:p w14:paraId="2493709D" w14:textId="1B54D195" w:rsidR="00874469" w:rsidDel="00E067A3" w:rsidRDefault="00874469">
            <w:pPr>
              <w:pStyle w:val="Appx"/>
              <w:rPr>
                <w:ins w:id="11918" w:author="aas" w:date="2013-10-14T02:06:00Z"/>
                <w:del w:id="11919" w:author="Anees Shaikh" w:date="2013-10-19T02:16:00Z"/>
              </w:rPr>
              <w:pPrChange w:id="11920" w:author="Anees Shaikh" w:date="2013-10-19T02:16:00Z">
                <w:pPr>
                  <w:pStyle w:val="XML1"/>
                </w:pPr>
              </w:pPrChange>
            </w:pPr>
            <w:ins w:id="11921" w:author="aas" w:date="2013-10-14T02:06:00Z">
              <w:del w:id="11922"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23" w:author="aas" w:date="2013-10-14T02:06:00Z"/>
                <w:del w:id="11924" w:author="Anees Shaikh" w:date="2013-10-19T02:16:00Z"/>
              </w:rPr>
              <w:pPrChange w:id="11925" w:author="Anees Shaikh" w:date="2013-10-19T02:16:00Z">
                <w:pPr>
                  <w:pStyle w:val="XML1"/>
                </w:pPr>
              </w:pPrChange>
            </w:pPr>
            <w:ins w:id="11926" w:author="aas" w:date="2013-10-14T02:06:00Z">
              <w:del w:id="11927" w:author="Anees Shaikh" w:date="2013-10-19T02:16:00Z">
                <w:r w:rsidDel="00E067A3">
                  <w:delText xml:space="preserve">                                &lt;xs:annotation&gt;</w:delText>
                </w:r>
              </w:del>
            </w:ins>
          </w:p>
          <w:p w14:paraId="7CFEAB3A" w14:textId="2EBB30BE" w:rsidR="00874469" w:rsidDel="00E067A3" w:rsidRDefault="00874469">
            <w:pPr>
              <w:pStyle w:val="Appx"/>
              <w:rPr>
                <w:ins w:id="11928" w:author="aas" w:date="2013-10-14T02:06:00Z"/>
                <w:del w:id="11929" w:author="Anees Shaikh" w:date="2013-10-19T02:16:00Z"/>
              </w:rPr>
              <w:pPrChange w:id="11930" w:author="Anees Shaikh" w:date="2013-10-19T02:16:00Z">
                <w:pPr>
                  <w:pStyle w:val="XML1"/>
                </w:pPr>
              </w:pPrChange>
            </w:pPr>
            <w:ins w:id="11931" w:author="aas" w:date="2013-10-14T02:06:00Z">
              <w:del w:id="11932" w:author="Anees Shaikh" w:date="2013-10-19T02:16:00Z">
                <w:r w:rsidDel="00E067A3">
                  <w:delText xml:space="preserve">                                  &lt;xs:documentation&gt;</w:delText>
                </w:r>
              </w:del>
            </w:ins>
          </w:p>
          <w:p w14:paraId="50FBD332" w14:textId="4A9AF9F0" w:rsidR="00874469" w:rsidDel="00E067A3" w:rsidRDefault="00874469">
            <w:pPr>
              <w:pStyle w:val="Appx"/>
              <w:rPr>
                <w:ins w:id="11933" w:author="aas" w:date="2013-10-14T02:06:00Z"/>
                <w:del w:id="11934" w:author="Anees Shaikh" w:date="2013-10-19T02:16:00Z"/>
              </w:rPr>
              <w:pPrChange w:id="11935" w:author="Anees Shaikh" w:date="2013-10-19T02:16:00Z">
                <w:pPr>
                  <w:pStyle w:val="XML1"/>
                </w:pPr>
              </w:pPrChange>
            </w:pPr>
            <w:ins w:id="11936" w:author="aas" w:date="2013-10-14T02:06:00Z">
              <w:del w:id="11937"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1938" w:author="aas" w:date="2013-10-14T02:06:00Z"/>
                <w:del w:id="11939" w:author="Anees Shaikh" w:date="2013-10-19T02:16:00Z"/>
              </w:rPr>
              <w:pPrChange w:id="11940" w:author="Anees Shaikh" w:date="2013-10-19T02:16:00Z">
                <w:pPr>
                  <w:pStyle w:val="XML1"/>
                </w:pPr>
              </w:pPrChange>
            </w:pPr>
            <w:ins w:id="11941" w:author="aas" w:date="2013-10-14T02:06:00Z">
              <w:del w:id="11942"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1943" w:author="aas" w:date="2013-10-14T02:06:00Z"/>
                <w:del w:id="11944" w:author="Anees Shaikh" w:date="2013-10-19T02:16:00Z"/>
              </w:rPr>
              <w:pPrChange w:id="11945" w:author="Anees Shaikh" w:date="2013-10-19T02:16:00Z">
                <w:pPr>
                  <w:pStyle w:val="XML1"/>
                </w:pPr>
              </w:pPrChange>
            </w:pPr>
            <w:ins w:id="11946" w:author="aas" w:date="2013-10-14T02:06:00Z">
              <w:del w:id="11947"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1948" w:author="aas" w:date="2013-10-14T02:06:00Z"/>
                <w:del w:id="11949" w:author="Anees Shaikh" w:date="2013-10-19T02:16:00Z"/>
              </w:rPr>
              <w:pPrChange w:id="11950" w:author="Anees Shaikh" w:date="2013-10-19T02:16:00Z">
                <w:pPr>
                  <w:pStyle w:val="XML1"/>
                </w:pPr>
              </w:pPrChange>
            </w:pPr>
            <w:ins w:id="11951" w:author="aas" w:date="2013-10-14T02:06:00Z">
              <w:del w:id="11952" w:author="Anees Shaikh" w:date="2013-10-19T02:16:00Z">
                <w:r w:rsidDel="00E067A3">
                  <w:delText xml:space="preserve">                                  &lt;/xs:documentation&gt;</w:delText>
                </w:r>
              </w:del>
            </w:ins>
          </w:p>
          <w:p w14:paraId="538EF1A4" w14:textId="49192686" w:rsidR="00874469" w:rsidDel="00E067A3" w:rsidRDefault="00874469">
            <w:pPr>
              <w:pStyle w:val="Appx"/>
              <w:rPr>
                <w:ins w:id="11953" w:author="aas" w:date="2013-10-14T02:06:00Z"/>
                <w:del w:id="11954" w:author="Anees Shaikh" w:date="2013-10-19T02:16:00Z"/>
              </w:rPr>
              <w:pPrChange w:id="11955" w:author="Anees Shaikh" w:date="2013-10-19T02:16:00Z">
                <w:pPr>
                  <w:pStyle w:val="XML1"/>
                </w:pPr>
              </w:pPrChange>
            </w:pPr>
            <w:ins w:id="11956" w:author="aas" w:date="2013-10-14T02:06:00Z">
              <w:del w:id="11957" w:author="Anees Shaikh" w:date="2013-10-19T02:16:00Z">
                <w:r w:rsidDel="00E067A3">
                  <w:delText xml:space="preserve">                                &lt;/xs:annotation&gt;</w:delText>
                </w:r>
              </w:del>
            </w:ins>
          </w:p>
          <w:p w14:paraId="2DD90DE6" w14:textId="64E7C236" w:rsidR="00874469" w:rsidDel="00E067A3" w:rsidRDefault="00874469">
            <w:pPr>
              <w:pStyle w:val="Appx"/>
              <w:rPr>
                <w:ins w:id="11958" w:author="aas" w:date="2013-10-14T02:06:00Z"/>
                <w:del w:id="11959" w:author="Anees Shaikh" w:date="2013-10-19T02:16:00Z"/>
              </w:rPr>
              <w:pPrChange w:id="11960" w:author="Anees Shaikh" w:date="2013-10-19T02:16:00Z">
                <w:pPr>
                  <w:pStyle w:val="XML1"/>
                </w:pPr>
              </w:pPrChange>
            </w:pPr>
            <w:ins w:id="11961" w:author="aas" w:date="2013-10-14T02:06:00Z">
              <w:del w:id="11962" w:author="Anees Shaikh" w:date="2013-10-19T02:16:00Z">
                <w:r w:rsidDel="00E067A3">
                  <w:delText xml:space="preserve">                              &lt;/xs:element&gt;</w:delText>
                </w:r>
              </w:del>
            </w:ins>
          </w:p>
          <w:p w14:paraId="7AF70AEA" w14:textId="2A128229" w:rsidR="00874469" w:rsidDel="00E067A3" w:rsidRDefault="00874469">
            <w:pPr>
              <w:pStyle w:val="Appx"/>
              <w:rPr>
                <w:ins w:id="11963" w:author="aas" w:date="2013-10-14T02:06:00Z"/>
                <w:del w:id="11964" w:author="Anees Shaikh" w:date="2013-10-19T02:16:00Z"/>
              </w:rPr>
              <w:pPrChange w:id="11965" w:author="Anees Shaikh" w:date="2013-10-19T02:16:00Z">
                <w:pPr>
                  <w:pStyle w:val="XML1"/>
                </w:pPr>
              </w:pPrChange>
            </w:pPr>
            <w:ins w:id="11966" w:author="aas" w:date="2013-10-14T02:06:00Z">
              <w:del w:id="11967"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1968" w:author="aas" w:date="2013-10-14T02:06:00Z"/>
                <w:del w:id="11969" w:author="Anees Shaikh" w:date="2013-10-19T02:16:00Z"/>
              </w:rPr>
              <w:pPrChange w:id="11970" w:author="Anees Shaikh" w:date="2013-10-19T02:16:00Z">
                <w:pPr>
                  <w:pStyle w:val="XML1"/>
                </w:pPr>
              </w:pPrChange>
            </w:pPr>
            <w:ins w:id="11971" w:author="aas" w:date="2013-10-14T02:06:00Z">
              <w:del w:id="11972" w:author="Anees Shaikh" w:date="2013-10-19T02:16:00Z">
                <w:r w:rsidDel="00E067A3">
                  <w:delText xml:space="preserve">                                &lt;xs:annotation&gt;</w:delText>
                </w:r>
              </w:del>
            </w:ins>
          </w:p>
          <w:p w14:paraId="02C02C7D" w14:textId="013EAA54" w:rsidR="00874469" w:rsidDel="00E067A3" w:rsidRDefault="00874469">
            <w:pPr>
              <w:pStyle w:val="Appx"/>
              <w:rPr>
                <w:ins w:id="11973" w:author="aas" w:date="2013-10-14T02:06:00Z"/>
                <w:del w:id="11974" w:author="Anees Shaikh" w:date="2013-10-19T02:16:00Z"/>
              </w:rPr>
              <w:pPrChange w:id="11975" w:author="Anees Shaikh" w:date="2013-10-19T02:16:00Z">
                <w:pPr>
                  <w:pStyle w:val="XML1"/>
                </w:pPr>
              </w:pPrChange>
            </w:pPr>
            <w:ins w:id="11976" w:author="aas" w:date="2013-10-14T02:06:00Z">
              <w:del w:id="11977" w:author="Anees Shaikh" w:date="2013-10-19T02:16:00Z">
                <w:r w:rsidDel="00E067A3">
                  <w:delText xml:space="preserve">                                  &lt;xs:documentation&gt;</w:delText>
                </w:r>
              </w:del>
            </w:ins>
          </w:p>
          <w:p w14:paraId="217768F1" w14:textId="5C190519" w:rsidR="00874469" w:rsidDel="00E067A3" w:rsidRDefault="00874469">
            <w:pPr>
              <w:pStyle w:val="Appx"/>
              <w:rPr>
                <w:ins w:id="11978" w:author="aas" w:date="2013-10-14T02:06:00Z"/>
                <w:del w:id="11979" w:author="Anees Shaikh" w:date="2013-10-19T02:16:00Z"/>
              </w:rPr>
              <w:pPrChange w:id="11980" w:author="Anees Shaikh" w:date="2013-10-19T02:16:00Z">
                <w:pPr>
                  <w:pStyle w:val="XML1"/>
                </w:pPr>
              </w:pPrChange>
            </w:pPr>
            <w:ins w:id="11981" w:author="aas" w:date="2013-10-14T02:06:00Z">
              <w:del w:id="11982"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1983" w:author="aas" w:date="2013-10-14T02:06:00Z"/>
                <w:del w:id="11984" w:author="Anees Shaikh" w:date="2013-10-19T02:16:00Z"/>
              </w:rPr>
              <w:pPrChange w:id="11985" w:author="Anees Shaikh" w:date="2013-10-19T02:16:00Z">
                <w:pPr>
                  <w:pStyle w:val="XML1"/>
                </w:pPr>
              </w:pPrChange>
            </w:pPr>
            <w:ins w:id="11986" w:author="aas" w:date="2013-10-14T02:06:00Z">
              <w:del w:id="11987"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1988" w:author="aas" w:date="2013-10-14T02:06:00Z"/>
                <w:del w:id="11989" w:author="Anees Shaikh" w:date="2013-10-19T02:16:00Z"/>
              </w:rPr>
              <w:pPrChange w:id="11990" w:author="Anees Shaikh" w:date="2013-10-19T02:16:00Z">
                <w:pPr>
                  <w:pStyle w:val="XML1"/>
                </w:pPr>
              </w:pPrChange>
            </w:pPr>
            <w:ins w:id="11991" w:author="aas" w:date="2013-10-14T02:06:00Z">
              <w:del w:id="11992" w:author="Anees Shaikh" w:date="2013-10-19T02:16:00Z">
                <w:r w:rsidDel="00E067A3">
                  <w:delText xml:space="preserve">                                  &lt;/xs:documentation&gt;</w:delText>
                </w:r>
              </w:del>
            </w:ins>
          </w:p>
          <w:p w14:paraId="33CEFD36" w14:textId="39A22E64" w:rsidR="00874469" w:rsidDel="00E067A3" w:rsidRDefault="00874469">
            <w:pPr>
              <w:pStyle w:val="Appx"/>
              <w:rPr>
                <w:ins w:id="11993" w:author="aas" w:date="2013-10-14T02:06:00Z"/>
                <w:del w:id="11994" w:author="Anees Shaikh" w:date="2013-10-19T02:16:00Z"/>
              </w:rPr>
              <w:pPrChange w:id="11995" w:author="Anees Shaikh" w:date="2013-10-19T02:16:00Z">
                <w:pPr>
                  <w:pStyle w:val="XML1"/>
                </w:pPr>
              </w:pPrChange>
            </w:pPr>
            <w:ins w:id="11996" w:author="aas" w:date="2013-10-14T02:06:00Z">
              <w:del w:id="11997" w:author="Anees Shaikh" w:date="2013-10-19T02:16:00Z">
                <w:r w:rsidDel="00E067A3">
                  <w:delText xml:space="preserve">                                &lt;/xs:annotation&gt;</w:delText>
                </w:r>
              </w:del>
            </w:ins>
          </w:p>
          <w:p w14:paraId="26D4C39B" w14:textId="1DDA7AC9" w:rsidR="00874469" w:rsidDel="00E067A3" w:rsidRDefault="00874469">
            <w:pPr>
              <w:pStyle w:val="Appx"/>
              <w:rPr>
                <w:ins w:id="11998" w:author="aas" w:date="2013-10-14T02:06:00Z"/>
                <w:del w:id="11999" w:author="Anees Shaikh" w:date="2013-10-19T02:16:00Z"/>
              </w:rPr>
              <w:pPrChange w:id="12000" w:author="Anees Shaikh" w:date="2013-10-19T02:16:00Z">
                <w:pPr>
                  <w:pStyle w:val="XML1"/>
                </w:pPr>
              </w:pPrChange>
            </w:pPr>
            <w:ins w:id="12001" w:author="aas" w:date="2013-10-14T02:06:00Z">
              <w:del w:id="12002" w:author="Anees Shaikh" w:date="2013-10-19T02:16:00Z">
                <w:r w:rsidDel="00E067A3">
                  <w:delText xml:space="preserve">                              &lt;/xs:element&gt;</w:delText>
                </w:r>
              </w:del>
            </w:ins>
          </w:p>
          <w:p w14:paraId="4B60D39F" w14:textId="61A53D4B" w:rsidR="00874469" w:rsidDel="00E067A3" w:rsidRDefault="00874469">
            <w:pPr>
              <w:pStyle w:val="Appx"/>
              <w:rPr>
                <w:ins w:id="12003" w:author="aas" w:date="2013-10-14T02:06:00Z"/>
                <w:del w:id="12004" w:author="Anees Shaikh" w:date="2013-10-19T02:16:00Z"/>
              </w:rPr>
              <w:pPrChange w:id="12005" w:author="Anees Shaikh" w:date="2013-10-19T02:16:00Z">
                <w:pPr>
                  <w:pStyle w:val="XML1"/>
                </w:pPr>
              </w:pPrChange>
            </w:pPr>
            <w:ins w:id="12006" w:author="aas" w:date="2013-10-14T02:06:00Z">
              <w:del w:id="12007"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08" w:author="aas" w:date="2013-10-14T02:06:00Z"/>
                <w:del w:id="12009" w:author="Anees Shaikh" w:date="2013-10-19T02:16:00Z"/>
              </w:rPr>
              <w:pPrChange w:id="12010" w:author="Anees Shaikh" w:date="2013-10-19T02:16:00Z">
                <w:pPr>
                  <w:pStyle w:val="XML1"/>
                </w:pPr>
              </w:pPrChange>
            </w:pPr>
            <w:ins w:id="12011" w:author="aas" w:date="2013-10-14T02:06:00Z">
              <w:del w:id="12012" w:author="Anees Shaikh" w:date="2013-10-19T02:16:00Z">
                <w:r w:rsidDel="00E067A3">
                  <w:delText xml:space="preserve">                                &lt;xs:annotation&gt;</w:delText>
                </w:r>
              </w:del>
            </w:ins>
          </w:p>
          <w:p w14:paraId="7F845A0A" w14:textId="0F42DD33" w:rsidR="00874469" w:rsidDel="00E067A3" w:rsidRDefault="00874469">
            <w:pPr>
              <w:pStyle w:val="Appx"/>
              <w:rPr>
                <w:ins w:id="12013" w:author="aas" w:date="2013-10-14T02:06:00Z"/>
                <w:del w:id="12014" w:author="Anees Shaikh" w:date="2013-10-19T02:16:00Z"/>
              </w:rPr>
              <w:pPrChange w:id="12015" w:author="Anees Shaikh" w:date="2013-10-19T02:16:00Z">
                <w:pPr>
                  <w:pStyle w:val="XML1"/>
                </w:pPr>
              </w:pPrChange>
            </w:pPr>
            <w:ins w:id="12016" w:author="aas" w:date="2013-10-14T02:06:00Z">
              <w:del w:id="12017" w:author="Anees Shaikh" w:date="2013-10-19T02:16:00Z">
                <w:r w:rsidDel="00E067A3">
                  <w:delText xml:space="preserve">                                  &lt;xs:documentation&gt;</w:delText>
                </w:r>
              </w:del>
            </w:ins>
          </w:p>
          <w:p w14:paraId="137F23AD" w14:textId="132CAA86" w:rsidR="00874469" w:rsidDel="00E067A3" w:rsidRDefault="00874469">
            <w:pPr>
              <w:pStyle w:val="Appx"/>
              <w:rPr>
                <w:ins w:id="12018" w:author="aas" w:date="2013-10-14T02:06:00Z"/>
                <w:del w:id="12019" w:author="Anees Shaikh" w:date="2013-10-19T02:16:00Z"/>
              </w:rPr>
              <w:pPrChange w:id="12020" w:author="Anees Shaikh" w:date="2013-10-19T02:16:00Z">
                <w:pPr>
                  <w:pStyle w:val="XML1"/>
                </w:pPr>
              </w:pPrChange>
            </w:pPr>
            <w:ins w:id="12021" w:author="aas" w:date="2013-10-14T02:06:00Z">
              <w:del w:id="12022"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23" w:author="aas" w:date="2013-10-14T02:06:00Z"/>
                <w:del w:id="12024" w:author="Anees Shaikh" w:date="2013-10-19T02:16:00Z"/>
              </w:rPr>
              <w:pPrChange w:id="12025" w:author="Anees Shaikh" w:date="2013-10-19T02:16:00Z">
                <w:pPr>
                  <w:pStyle w:val="XML1"/>
                </w:pPr>
              </w:pPrChange>
            </w:pPr>
            <w:ins w:id="12026" w:author="aas" w:date="2013-10-14T02:06:00Z">
              <w:del w:id="12027"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28" w:author="aas" w:date="2013-10-14T02:06:00Z"/>
                <w:del w:id="12029" w:author="Anees Shaikh" w:date="2013-10-19T02:16:00Z"/>
              </w:rPr>
              <w:pPrChange w:id="12030" w:author="Anees Shaikh" w:date="2013-10-19T02:16:00Z">
                <w:pPr>
                  <w:pStyle w:val="XML1"/>
                </w:pPr>
              </w:pPrChange>
            </w:pPr>
            <w:ins w:id="12031" w:author="aas" w:date="2013-10-14T02:06:00Z">
              <w:del w:id="12032" w:author="Anees Shaikh" w:date="2013-10-19T02:16:00Z">
                <w:r w:rsidDel="00E067A3">
                  <w:delText xml:space="preserve">                                  &lt;/xs:documentation&gt;</w:delText>
                </w:r>
              </w:del>
            </w:ins>
          </w:p>
          <w:p w14:paraId="1F30023E" w14:textId="3EF5FF61" w:rsidR="00874469" w:rsidDel="00E067A3" w:rsidRDefault="00874469">
            <w:pPr>
              <w:pStyle w:val="Appx"/>
              <w:rPr>
                <w:ins w:id="12033" w:author="aas" w:date="2013-10-14T02:06:00Z"/>
                <w:del w:id="12034" w:author="Anees Shaikh" w:date="2013-10-19T02:16:00Z"/>
              </w:rPr>
              <w:pPrChange w:id="12035" w:author="Anees Shaikh" w:date="2013-10-19T02:16:00Z">
                <w:pPr>
                  <w:pStyle w:val="XML1"/>
                </w:pPr>
              </w:pPrChange>
            </w:pPr>
            <w:ins w:id="12036" w:author="aas" w:date="2013-10-14T02:06:00Z">
              <w:del w:id="12037" w:author="Anees Shaikh" w:date="2013-10-19T02:16:00Z">
                <w:r w:rsidDel="00E067A3">
                  <w:delText xml:space="preserve">                                &lt;/xs:annotation&gt;</w:delText>
                </w:r>
              </w:del>
            </w:ins>
          </w:p>
          <w:p w14:paraId="0FD2B827" w14:textId="7E52F032" w:rsidR="00874469" w:rsidDel="00E067A3" w:rsidRDefault="00874469">
            <w:pPr>
              <w:pStyle w:val="Appx"/>
              <w:rPr>
                <w:ins w:id="12038" w:author="aas" w:date="2013-10-14T02:06:00Z"/>
                <w:del w:id="12039" w:author="Anees Shaikh" w:date="2013-10-19T02:16:00Z"/>
              </w:rPr>
              <w:pPrChange w:id="12040" w:author="Anees Shaikh" w:date="2013-10-19T02:16:00Z">
                <w:pPr>
                  <w:pStyle w:val="XML1"/>
                </w:pPr>
              </w:pPrChange>
            </w:pPr>
            <w:ins w:id="12041" w:author="aas" w:date="2013-10-14T02:06:00Z">
              <w:del w:id="12042" w:author="Anees Shaikh" w:date="2013-10-19T02:16:00Z">
                <w:r w:rsidDel="00E067A3">
                  <w:delText xml:space="preserve">                              &lt;/xs:element&gt;</w:delText>
                </w:r>
              </w:del>
            </w:ins>
          </w:p>
          <w:p w14:paraId="21EF696A" w14:textId="751C4EA6" w:rsidR="00874469" w:rsidDel="00E067A3" w:rsidRDefault="00874469">
            <w:pPr>
              <w:pStyle w:val="Appx"/>
              <w:rPr>
                <w:ins w:id="12043" w:author="aas" w:date="2013-10-14T02:06:00Z"/>
                <w:del w:id="12044" w:author="Anees Shaikh" w:date="2013-10-19T02:16:00Z"/>
              </w:rPr>
              <w:pPrChange w:id="12045" w:author="Anees Shaikh" w:date="2013-10-19T02:16:00Z">
                <w:pPr>
                  <w:pStyle w:val="XML1"/>
                </w:pPr>
              </w:pPrChange>
            </w:pPr>
            <w:ins w:id="12046" w:author="aas" w:date="2013-10-14T02:06:00Z">
              <w:del w:id="12047"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048" w:author="aas" w:date="2013-10-14T02:06:00Z"/>
                <w:del w:id="12049" w:author="Anees Shaikh" w:date="2013-10-19T02:16:00Z"/>
              </w:rPr>
              <w:pPrChange w:id="12050" w:author="Anees Shaikh" w:date="2013-10-19T02:16:00Z">
                <w:pPr>
                  <w:pStyle w:val="XML1"/>
                </w:pPr>
              </w:pPrChange>
            </w:pPr>
            <w:ins w:id="12051" w:author="aas" w:date="2013-10-14T02:06:00Z">
              <w:del w:id="12052" w:author="Anees Shaikh" w:date="2013-10-19T02:16:00Z">
                <w:r w:rsidDel="00E067A3">
                  <w:delText xml:space="preserve">                                &lt;xs:annotation&gt;</w:delText>
                </w:r>
              </w:del>
            </w:ins>
          </w:p>
          <w:p w14:paraId="73A37401" w14:textId="23257D36" w:rsidR="00874469" w:rsidDel="00E067A3" w:rsidRDefault="00874469">
            <w:pPr>
              <w:pStyle w:val="Appx"/>
              <w:rPr>
                <w:ins w:id="12053" w:author="aas" w:date="2013-10-14T02:06:00Z"/>
                <w:del w:id="12054" w:author="Anees Shaikh" w:date="2013-10-19T02:16:00Z"/>
              </w:rPr>
              <w:pPrChange w:id="12055" w:author="Anees Shaikh" w:date="2013-10-19T02:16:00Z">
                <w:pPr>
                  <w:pStyle w:val="XML1"/>
                </w:pPr>
              </w:pPrChange>
            </w:pPr>
            <w:ins w:id="12056" w:author="aas" w:date="2013-10-14T02:06:00Z">
              <w:del w:id="12057" w:author="Anees Shaikh" w:date="2013-10-19T02:16:00Z">
                <w:r w:rsidDel="00E067A3">
                  <w:delText xml:space="preserve">                                  &lt;xs:documentation&gt;</w:delText>
                </w:r>
              </w:del>
            </w:ins>
          </w:p>
          <w:p w14:paraId="60A63596" w14:textId="704154FC" w:rsidR="00874469" w:rsidDel="00E067A3" w:rsidRDefault="00874469">
            <w:pPr>
              <w:pStyle w:val="Appx"/>
              <w:rPr>
                <w:ins w:id="12058" w:author="aas" w:date="2013-10-14T02:06:00Z"/>
                <w:del w:id="12059" w:author="Anees Shaikh" w:date="2013-10-19T02:16:00Z"/>
              </w:rPr>
              <w:pPrChange w:id="12060" w:author="Anees Shaikh" w:date="2013-10-19T02:16:00Z">
                <w:pPr>
                  <w:pStyle w:val="XML1"/>
                </w:pPr>
              </w:pPrChange>
            </w:pPr>
            <w:ins w:id="12061" w:author="aas" w:date="2013-10-14T02:06:00Z">
              <w:del w:id="12062"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063" w:author="aas" w:date="2013-10-14T02:06:00Z"/>
                <w:del w:id="12064" w:author="Anees Shaikh" w:date="2013-10-19T02:16:00Z"/>
              </w:rPr>
              <w:pPrChange w:id="12065" w:author="Anees Shaikh" w:date="2013-10-19T02:16:00Z">
                <w:pPr>
                  <w:pStyle w:val="XML1"/>
                </w:pPr>
              </w:pPrChange>
            </w:pPr>
            <w:ins w:id="12066" w:author="aas" w:date="2013-10-14T02:06:00Z">
              <w:del w:id="12067"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068" w:author="aas" w:date="2013-10-14T02:06:00Z"/>
                <w:del w:id="12069" w:author="Anees Shaikh" w:date="2013-10-19T02:16:00Z"/>
              </w:rPr>
              <w:pPrChange w:id="12070" w:author="Anees Shaikh" w:date="2013-10-19T02:16:00Z">
                <w:pPr>
                  <w:pStyle w:val="XML1"/>
                </w:pPr>
              </w:pPrChange>
            </w:pPr>
            <w:ins w:id="12071" w:author="aas" w:date="2013-10-14T02:06:00Z">
              <w:del w:id="12072" w:author="Anees Shaikh" w:date="2013-10-19T02:16:00Z">
                <w:r w:rsidDel="00E067A3">
                  <w:delText xml:space="preserve">                                  &lt;/xs:documentation&gt;</w:delText>
                </w:r>
              </w:del>
            </w:ins>
          </w:p>
          <w:p w14:paraId="37FFA98D" w14:textId="1C9D3B2C" w:rsidR="00874469" w:rsidDel="00E067A3" w:rsidRDefault="00874469">
            <w:pPr>
              <w:pStyle w:val="Appx"/>
              <w:rPr>
                <w:ins w:id="12073" w:author="aas" w:date="2013-10-14T02:06:00Z"/>
                <w:del w:id="12074" w:author="Anees Shaikh" w:date="2013-10-19T02:16:00Z"/>
              </w:rPr>
              <w:pPrChange w:id="12075" w:author="Anees Shaikh" w:date="2013-10-19T02:16:00Z">
                <w:pPr>
                  <w:pStyle w:val="XML1"/>
                </w:pPr>
              </w:pPrChange>
            </w:pPr>
            <w:ins w:id="12076" w:author="aas" w:date="2013-10-14T02:06:00Z">
              <w:del w:id="12077" w:author="Anees Shaikh" w:date="2013-10-19T02:16:00Z">
                <w:r w:rsidDel="00E067A3">
                  <w:delText xml:space="preserve">                                &lt;/xs:annotation&gt;</w:delText>
                </w:r>
              </w:del>
            </w:ins>
          </w:p>
          <w:p w14:paraId="661846F5" w14:textId="56F3DB5A" w:rsidR="00874469" w:rsidDel="00E067A3" w:rsidRDefault="00874469">
            <w:pPr>
              <w:pStyle w:val="Appx"/>
              <w:rPr>
                <w:ins w:id="12078" w:author="aas" w:date="2013-10-14T02:06:00Z"/>
                <w:del w:id="12079" w:author="Anees Shaikh" w:date="2013-10-19T02:16:00Z"/>
              </w:rPr>
              <w:pPrChange w:id="12080" w:author="Anees Shaikh" w:date="2013-10-19T02:16:00Z">
                <w:pPr>
                  <w:pStyle w:val="XML1"/>
                </w:pPr>
              </w:pPrChange>
            </w:pPr>
            <w:ins w:id="12081" w:author="aas" w:date="2013-10-14T02:06:00Z">
              <w:del w:id="12082" w:author="Anees Shaikh" w:date="2013-10-19T02:16:00Z">
                <w:r w:rsidDel="00E067A3">
                  <w:delText xml:space="preserve">                              &lt;/xs:element&gt;</w:delText>
                </w:r>
              </w:del>
            </w:ins>
          </w:p>
          <w:p w14:paraId="4C6722CF" w14:textId="12A4A787" w:rsidR="00874469" w:rsidDel="00E067A3" w:rsidRDefault="00874469">
            <w:pPr>
              <w:pStyle w:val="Appx"/>
              <w:rPr>
                <w:ins w:id="12083" w:author="aas" w:date="2013-10-14T02:06:00Z"/>
                <w:del w:id="12084" w:author="Anees Shaikh" w:date="2013-10-19T02:16:00Z"/>
              </w:rPr>
              <w:pPrChange w:id="12085" w:author="Anees Shaikh" w:date="2013-10-19T02:16:00Z">
                <w:pPr>
                  <w:pStyle w:val="XML1"/>
                </w:pPr>
              </w:pPrChange>
            </w:pPr>
            <w:ins w:id="12086" w:author="aas" w:date="2013-10-14T02:06:00Z">
              <w:del w:id="12087"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088" w:author="aas" w:date="2013-10-14T02:06:00Z"/>
                <w:del w:id="12089" w:author="Anees Shaikh" w:date="2013-10-19T02:16:00Z"/>
              </w:rPr>
              <w:pPrChange w:id="12090" w:author="Anees Shaikh" w:date="2013-10-19T02:16:00Z">
                <w:pPr>
                  <w:pStyle w:val="XML1"/>
                </w:pPr>
              </w:pPrChange>
            </w:pPr>
            <w:ins w:id="12091" w:author="aas" w:date="2013-10-14T02:06:00Z">
              <w:del w:id="12092" w:author="Anees Shaikh" w:date="2013-10-19T02:16:00Z">
                <w:r w:rsidDel="00E067A3">
                  <w:delText xml:space="preserve">                                &lt;xs:annotation&gt;</w:delText>
                </w:r>
              </w:del>
            </w:ins>
          </w:p>
          <w:p w14:paraId="7C06A7FC" w14:textId="24E65606" w:rsidR="00874469" w:rsidDel="00E067A3" w:rsidRDefault="00874469">
            <w:pPr>
              <w:pStyle w:val="Appx"/>
              <w:rPr>
                <w:ins w:id="12093" w:author="aas" w:date="2013-10-14T02:06:00Z"/>
                <w:del w:id="12094" w:author="Anees Shaikh" w:date="2013-10-19T02:16:00Z"/>
              </w:rPr>
              <w:pPrChange w:id="12095" w:author="Anees Shaikh" w:date="2013-10-19T02:16:00Z">
                <w:pPr>
                  <w:pStyle w:val="XML1"/>
                </w:pPr>
              </w:pPrChange>
            </w:pPr>
            <w:ins w:id="12096" w:author="aas" w:date="2013-10-14T02:06:00Z">
              <w:del w:id="12097" w:author="Anees Shaikh" w:date="2013-10-19T02:16:00Z">
                <w:r w:rsidDel="00E067A3">
                  <w:delText xml:space="preserve">                                  &lt;xs:documentation&gt;</w:delText>
                </w:r>
              </w:del>
            </w:ins>
          </w:p>
          <w:p w14:paraId="26675726" w14:textId="2903A194" w:rsidR="00874469" w:rsidDel="00E067A3" w:rsidRDefault="00874469">
            <w:pPr>
              <w:pStyle w:val="Appx"/>
              <w:rPr>
                <w:ins w:id="12098" w:author="aas" w:date="2013-10-14T02:06:00Z"/>
                <w:del w:id="12099" w:author="Anees Shaikh" w:date="2013-10-19T02:16:00Z"/>
              </w:rPr>
              <w:pPrChange w:id="12100" w:author="Anees Shaikh" w:date="2013-10-19T02:16:00Z">
                <w:pPr>
                  <w:pStyle w:val="XML1"/>
                </w:pPr>
              </w:pPrChange>
            </w:pPr>
            <w:ins w:id="12101" w:author="aas" w:date="2013-10-14T02:06:00Z">
              <w:del w:id="12102"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03" w:author="aas" w:date="2013-10-14T02:06:00Z"/>
                <w:del w:id="12104" w:author="Anees Shaikh" w:date="2013-10-19T02:16:00Z"/>
              </w:rPr>
              <w:pPrChange w:id="12105" w:author="Anees Shaikh" w:date="2013-10-19T02:16:00Z">
                <w:pPr>
                  <w:pStyle w:val="XML1"/>
                </w:pPr>
              </w:pPrChange>
            </w:pPr>
            <w:ins w:id="12106" w:author="aas" w:date="2013-10-14T02:06:00Z">
              <w:del w:id="12107" w:author="Anees Shaikh" w:date="2013-10-19T02:16:00Z">
                <w:r w:rsidDel="00E067A3">
                  <w:delText xml:space="preserve">                                           set</w:delText>
                </w:r>
              </w:del>
            </w:ins>
          </w:p>
          <w:p w14:paraId="0A69F612" w14:textId="26FAA9E2" w:rsidR="00874469" w:rsidDel="00E067A3" w:rsidRDefault="00874469">
            <w:pPr>
              <w:pStyle w:val="Appx"/>
              <w:rPr>
                <w:ins w:id="12108" w:author="aas" w:date="2013-10-14T02:06:00Z"/>
                <w:del w:id="12109" w:author="Anees Shaikh" w:date="2013-10-19T02:16:00Z"/>
              </w:rPr>
              <w:pPrChange w:id="12110" w:author="Anees Shaikh" w:date="2013-10-19T02:16:00Z">
                <w:pPr>
                  <w:pStyle w:val="XML1"/>
                </w:pPr>
              </w:pPrChange>
            </w:pPr>
            <w:ins w:id="12111" w:author="aas" w:date="2013-10-14T02:06:00Z">
              <w:del w:id="12112" w:author="Anees Shaikh" w:date="2013-10-19T02:16:00Z">
                <w:r w:rsidDel="00E067A3">
                  <w:delText xml:space="preserve">                                  &lt;/xs:documentation&gt;</w:delText>
                </w:r>
              </w:del>
            </w:ins>
          </w:p>
          <w:p w14:paraId="1E11B57B" w14:textId="795414FF" w:rsidR="00874469" w:rsidDel="00E067A3" w:rsidRDefault="00874469">
            <w:pPr>
              <w:pStyle w:val="Appx"/>
              <w:rPr>
                <w:ins w:id="12113" w:author="aas" w:date="2013-10-14T02:06:00Z"/>
                <w:del w:id="12114" w:author="Anees Shaikh" w:date="2013-10-19T02:16:00Z"/>
              </w:rPr>
              <w:pPrChange w:id="12115" w:author="Anees Shaikh" w:date="2013-10-19T02:16:00Z">
                <w:pPr>
                  <w:pStyle w:val="XML1"/>
                </w:pPr>
              </w:pPrChange>
            </w:pPr>
            <w:ins w:id="12116" w:author="aas" w:date="2013-10-14T02:06:00Z">
              <w:del w:id="12117" w:author="Anees Shaikh" w:date="2013-10-19T02:16:00Z">
                <w:r w:rsidDel="00E067A3">
                  <w:delText xml:space="preserve">                                &lt;/xs:annotation&gt;</w:delText>
                </w:r>
              </w:del>
            </w:ins>
          </w:p>
          <w:p w14:paraId="286BF837" w14:textId="29B668EF" w:rsidR="00874469" w:rsidDel="00E067A3" w:rsidRDefault="00874469">
            <w:pPr>
              <w:pStyle w:val="Appx"/>
              <w:rPr>
                <w:ins w:id="12118" w:author="aas" w:date="2013-10-14T02:06:00Z"/>
                <w:del w:id="12119" w:author="Anees Shaikh" w:date="2013-10-19T02:16:00Z"/>
              </w:rPr>
              <w:pPrChange w:id="12120" w:author="Anees Shaikh" w:date="2013-10-19T02:16:00Z">
                <w:pPr>
                  <w:pStyle w:val="XML1"/>
                </w:pPr>
              </w:pPrChange>
            </w:pPr>
            <w:ins w:id="12121" w:author="aas" w:date="2013-10-14T02:06:00Z">
              <w:del w:id="12122" w:author="Anees Shaikh" w:date="2013-10-19T02:16:00Z">
                <w:r w:rsidDel="00E067A3">
                  <w:delText xml:space="preserve">                              &lt;/xs:element&gt;</w:delText>
                </w:r>
              </w:del>
            </w:ins>
          </w:p>
          <w:p w14:paraId="511E293A" w14:textId="3477DED1" w:rsidR="00874469" w:rsidDel="00E067A3" w:rsidRDefault="00874469">
            <w:pPr>
              <w:pStyle w:val="Appx"/>
              <w:rPr>
                <w:ins w:id="12123" w:author="aas" w:date="2013-10-14T02:06:00Z"/>
                <w:del w:id="12124" w:author="Anees Shaikh" w:date="2013-10-19T02:16:00Z"/>
              </w:rPr>
              <w:pPrChange w:id="12125" w:author="Anees Shaikh" w:date="2013-10-19T02:16:00Z">
                <w:pPr>
                  <w:pStyle w:val="XML1"/>
                </w:pPr>
              </w:pPrChange>
            </w:pPr>
            <w:ins w:id="12126" w:author="aas" w:date="2013-10-14T02:06:00Z">
              <w:del w:id="12127"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28" w:author="aas" w:date="2013-10-14T02:06:00Z"/>
                <w:del w:id="12129" w:author="Anees Shaikh" w:date="2013-10-19T02:16:00Z"/>
              </w:rPr>
              <w:pPrChange w:id="12130" w:author="Anees Shaikh" w:date="2013-10-19T02:16:00Z">
                <w:pPr>
                  <w:pStyle w:val="XML1"/>
                </w:pPr>
              </w:pPrChange>
            </w:pPr>
            <w:ins w:id="12131" w:author="aas" w:date="2013-10-14T02:06:00Z">
              <w:del w:id="12132"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33" w:author="aas" w:date="2013-10-14T02:06:00Z"/>
                <w:del w:id="12134" w:author="Anees Shaikh" w:date="2013-10-19T02:16:00Z"/>
              </w:rPr>
              <w:pPrChange w:id="12135" w:author="Anees Shaikh" w:date="2013-10-19T02:16:00Z">
                <w:pPr>
                  <w:pStyle w:val="XML1"/>
                </w:pPr>
              </w:pPrChange>
            </w:pPr>
            <w:ins w:id="12136" w:author="aas" w:date="2013-10-14T02:06:00Z">
              <w:del w:id="12137" w:author="Anees Shaikh" w:date="2013-10-19T02:16:00Z">
                <w:r w:rsidDel="00E067A3">
                  <w:delText xml:space="preserve">                            &lt;/xs:sequence&gt;</w:delText>
                </w:r>
              </w:del>
            </w:ins>
          </w:p>
          <w:p w14:paraId="20FAA8DC" w14:textId="7B2B1B68" w:rsidR="00874469" w:rsidDel="00E067A3" w:rsidRDefault="00874469">
            <w:pPr>
              <w:pStyle w:val="Appx"/>
              <w:rPr>
                <w:ins w:id="12138" w:author="aas" w:date="2013-10-14T02:06:00Z"/>
                <w:del w:id="12139" w:author="Anees Shaikh" w:date="2013-10-19T02:16:00Z"/>
              </w:rPr>
              <w:pPrChange w:id="12140" w:author="Anees Shaikh" w:date="2013-10-19T02:16:00Z">
                <w:pPr>
                  <w:pStyle w:val="XML1"/>
                </w:pPr>
              </w:pPrChange>
            </w:pPr>
            <w:ins w:id="12141" w:author="aas" w:date="2013-10-14T02:06:00Z">
              <w:del w:id="12142" w:author="Anees Shaikh" w:date="2013-10-19T02:16:00Z">
                <w:r w:rsidDel="00E067A3">
                  <w:delText xml:space="preserve">                          &lt;/xs:complexType&gt;</w:delText>
                </w:r>
              </w:del>
            </w:ins>
          </w:p>
          <w:p w14:paraId="4B2CCEAC" w14:textId="3FC75254" w:rsidR="00874469" w:rsidDel="00E067A3" w:rsidRDefault="00874469">
            <w:pPr>
              <w:pStyle w:val="Appx"/>
              <w:rPr>
                <w:ins w:id="12143" w:author="aas" w:date="2013-10-14T02:06:00Z"/>
                <w:del w:id="12144" w:author="Anees Shaikh" w:date="2013-10-19T02:16:00Z"/>
              </w:rPr>
              <w:pPrChange w:id="12145" w:author="Anees Shaikh" w:date="2013-10-19T02:16:00Z">
                <w:pPr>
                  <w:pStyle w:val="XML1"/>
                </w:pPr>
              </w:pPrChange>
            </w:pPr>
            <w:ins w:id="12146" w:author="aas" w:date="2013-10-14T02:06:00Z">
              <w:del w:id="12147" w:author="Anees Shaikh" w:date="2013-10-19T02:16:00Z">
                <w:r w:rsidDel="00E067A3">
                  <w:delText xml:space="preserve">                        &lt;/xs:element&gt;</w:delText>
                </w:r>
              </w:del>
            </w:ins>
          </w:p>
          <w:p w14:paraId="110172A8" w14:textId="207DA3B4" w:rsidR="00874469" w:rsidDel="00E067A3" w:rsidRDefault="00874469">
            <w:pPr>
              <w:pStyle w:val="Appx"/>
              <w:rPr>
                <w:ins w:id="12148" w:author="aas" w:date="2013-10-14T02:06:00Z"/>
                <w:del w:id="12149" w:author="Anees Shaikh" w:date="2013-10-19T02:16:00Z"/>
              </w:rPr>
              <w:pPrChange w:id="12150" w:author="Anees Shaikh" w:date="2013-10-19T02:16:00Z">
                <w:pPr>
                  <w:pStyle w:val="XML1"/>
                </w:pPr>
              </w:pPrChange>
            </w:pPr>
            <w:ins w:id="12151" w:author="aas" w:date="2013-10-14T02:06:00Z">
              <w:del w:id="12152"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153" w:author="aas" w:date="2013-10-14T02:06:00Z"/>
                <w:del w:id="12154" w:author="Anees Shaikh" w:date="2013-10-19T02:16:00Z"/>
              </w:rPr>
              <w:pPrChange w:id="12155" w:author="Anees Shaikh" w:date="2013-10-19T02:16:00Z">
                <w:pPr>
                  <w:pStyle w:val="XML1"/>
                </w:pPr>
              </w:pPrChange>
            </w:pPr>
            <w:ins w:id="12156" w:author="aas" w:date="2013-10-14T02:06:00Z">
              <w:del w:id="12157" w:author="Anees Shaikh" w:date="2013-10-19T02:16:00Z">
                <w:r w:rsidDel="00E067A3">
                  <w:delText xml:space="preserve">                                namespace="##other" processContents="lax"/&gt;</w:delText>
                </w:r>
              </w:del>
            </w:ins>
          </w:p>
          <w:p w14:paraId="0FC87667" w14:textId="3D6649F5" w:rsidR="00874469" w:rsidDel="00E067A3" w:rsidRDefault="00874469">
            <w:pPr>
              <w:pStyle w:val="Appx"/>
              <w:rPr>
                <w:ins w:id="12158" w:author="aas" w:date="2013-10-14T02:06:00Z"/>
                <w:del w:id="12159" w:author="Anees Shaikh" w:date="2013-10-19T02:16:00Z"/>
              </w:rPr>
              <w:pPrChange w:id="12160" w:author="Anees Shaikh" w:date="2013-10-19T02:16:00Z">
                <w:pPr>
                  <w:pStyle w:val="XML1"/>
                </w:pPr>
              </w:pPrChange>
            </w:pPr>
            <w:ins w:id="12161" w:author="aas" w:date="2013-10-14T02:06:00Z">
              <w:del w:id="12162" w:author="Anees Shaikh" w:date="2013-10-19T02:16:00Z">
                <w:r w:rsidDel="00E067A3">
                  <w:delText xml:space="preserve">                      &lt;/xs:sequence&gt;</w:delText>
                </w:r>
              </w:del>
            </w:ins>
          </w:p>
          <w:p w14:paraId="1873094A" w14:textId="18301D57" w:rsidR="00874469" w:rsidDel="00E067A3" w:rsidRDefault="00874469">
            <w:pPr>
              <w:pStyle w:val="Appx"/>
              <w:rPr>
                <w:ins w:id="12163" w:author="aas" w:date="2013-10-14T02:06:00Z"/>
                <w:del w:id="12164" w:author="Anees Shaikh" w:date="2013-10-19T02:16:00Z"/>
              </w:rPr>
              <w:pPrChange w:id="12165" w:author="Anees Shaikh" w:date="2013-10-19T02:16:00Z">
                <w:pPr>
                  <w:pStyle w:val="XML1"/>
                </w:pPr>
              </w:pPrChange>
            </w:pPr>
            <w:ins w:id="12166" w:author="aas" w:date="2013-10-14T02:06:00Z">
              <w:del w:id="12167" w:author="Anees Shaikh" w:date="2013-10-19T02:16:00Z">
                <w:r w:rsidDel="00E067A3">
                  <w:delText xml:space="preserve">                      &lt;xs:sequence&gt;</w:delText>
                </w:r>
              </w:del>
            </w:ins>
          </w:p>
          <w:p w14:paraId="10381462" w14:textId="6B5F8888" w:rsidR="00874469" w:rsidDel="00E067A3" w:rsidRDefault="00874469">
            <w:pPr>
              <w:pStyle w:val="Appx"/>
              <w:rPr>
                <w:ins w:id="12168" w:author="aas" w:date="2013-10-14T02:06:00Z"/>
                <w:del w:id="12169" w:author="Anees Shaikh" w:date="2013-10-19T02:16:00Z"/>
              </w:rPr>
              <w:pPrChange w:id="12170" w:author="Anees Shaikh" w:date="2013-10-19T02:16:00Z">
                <w:pPr>
                  <w:pStyle w:val="XML1"/>
                </w:pPr>
              </w:pPrChange>
            </w:pPr>
            <w:ins w:id="12171" w:author="aas" w:date="2013-10-14T02:06:00Z">
              <w:del w:id="12172"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173" w:author="aas" w:date="2013-10-14T02:06:00Z"/>
                <w:del w:id="12174" w:author="Anees Shaikh" w:date="2013-10-19T02:16:00Z"/>
              </w:rPr>
              <w:pPrChange w:id="12175" w:author="Anees Shaikh" w:date="2013-10-19T02:16:00Z">
                <w:pPr>
                  <w:pStyle w:val="XML1"/>
                </w:pPr>
              </w:pPrChange>
            </w:pPr>
            <w:ins w:id="12176" w:author="aas" w:date="2013-10-14T02:06:00Z">
              <w:del w:id="12177" w:author="Anees Shaikh" w:date="2013-10-19T02:16:00Z">
                <w:r w:rsidDel="00E067A3">
                  <w:delText xml:space="preserve">                          &lt;xs:annotation&gt;</w:delText>
                </w:r>
              </w:del>
            </w:ins>
          </w:p>
          <w:p w14:paraId="13413EC9" w14:textId="36342CF1" w:rsidR="00874469" w:rsidDel="00E067A3" w:rsidRDefault="00874469">
            <w:pPr>
              <w:pStyle w:val="Appx"/>
              <w:rPr>
                <w:ins w:id="12178" w:author="aas" w:date="2013-10-14T02:06:00Z"/>
                <w:del w:id="12179" w:author="Anees Shaikh" w:date="2013-10-19T02:16:00Z"/>
              </w:rPr>
              <w:pPrChange w:id="12180" w:author="Anees Shaikh" w:date="2013-10-19T02:16:00Z">
                <w:pPr>
                  <w:pStyle w:val="XML1"/>
                </w:pPr>
              </w:pPrChange>
            </w:pPr>
            <w:ins w:id="12181" w:author="aas" w:date="2013-10-14T02:06:00Z">
              <w:del w:id="12182" w:author="Anees Shaikh" w:date="2013-10-19T02:16:00Z">
                <w:r w:rsidDel="00E067A3">
                  <w:delText xml:space="preserve">                            &lt;xs:documentation&gt;</w:delText>
                </w:r>
              </w:del>
            </w:ins>
          </w:p>
          <w:p w14:paraId="491265FB" w14:textId="0AACF09F" w:rsidR="00874469" w:rsidDel="00E067A3" w:rsidRDefault="00874469">
            <w:pPr>
              <w:pStyle w:val="Appx"/>
              <w:rPr>
                <w:ins w:id="12183" w:author="aas" w:date="2013-10-14T02:06:00Z"/>
                <w:del w:id="12184" w:author="Anees Shaikh" w:date="2013-10-19T02:16:00Z"/>
              </w:rPr>
              <w:pPrChange w:id="12185" w:author="Anees Shaikh" w:date="2013-10-19T02:16:00Z">
                <w:pPr>
                  <w:pStyle w:val="XML1"/>
                </w:pPr>
              </w:pPrChange>
            </w:pPr>
            <w:ins w:id="12186" w:author="aas" w:date="2013-10-14T02:06:00Z">
              <w:del w:id="12187" w:author="Anees Shaikh" w:date="2013-10-19T02:16:00Z">
                <w:r w:rsidDel="00E067A3">
                  <w:delText xml:space="preserve">                              Properties of a NVGRE tunnel.</w:delText>
                </w:r>
              </w:del>
            </w:ins>
          </w:p>
          <w:p w14:paraId="61DF3A87" w14:textId="2797B9C9" w:rsidR="00874469" w:rsidDel="00E067A3" w:rsidRDefault="00874469">
            <w:pPr>
              <w:pStyle w:val="Appx"/>
              <w:rPr>
                <w:ins w:id="12188" w:author="aas" w:date="2013-10-14T02:06:00Z"/>
                <w:del w:id="12189" w:author="Anees Shaikh" w:date="2013-10-19T02:16:00Z"/>
              </w:rPr>
              <w:pPrChange w:id="12190" w:author="Anees Shaikh" w:date="2013-10-19T02:16:00Z">
                <w:pPr>
                  <w:pStyle w:val="XML1"/>
                </w:pPr>
              </w:pPrChange>
            </w:pPr>
            <w:ins w:id="12191" w:author="aas" w:date="2013-10-14T02:06:00Z">
              <w:del w:id="12192" w:author="Anees Shaikh" w:date="2013-10-19T02:16:00Z">
                <w:r w:rsidDel="00E067A3">
                  <w:delText xml:space="preserve">                            &lt;/xs:documentation&gt;</w:delText>
                </w:r>
              </w:del>
            </w:ins>
          </w:p>
          <w:p w14:paraId="4BD53FE8" w14:textId="02BF2C70" w:rsidR="00874469" w:rsidDel="00E067A3" w:rsidRDefault="00874469">
            <w:pPr>
              <w:pStyle w:val="Appx"/>
              <w:rPr>
                <w:ins w:id="12193" w:author="aas" w:date="2013-10-14T02:06:00Z"/>
                <w:del w:id="12194" w:author="Anees Shaikh" w:date="2013-10-19T02:16:00Z"/>
              </w:rPr>
              <w:pPrChange w:id="12195" w:author="Anees Shaikh" w:date="2013-10-19T02:16:00Z">
                <w:pPr>
                  <w:pStyle w:val="XML1"/>
                </w:pPr>
              </w:pPrChange>
            </w:pPr>
            <w:ins w:id="12196" w:author="aas" w:date="2013-10-14T02:06:00Z">
              <w:del w:id="12197" w:author="Anees Shaikh" w:date="2013-10-19T02:16:00Z">
                <w:r w:rsidDel="00E067A3">
                  <w:delText xml:space="preserve">                          &lt;/xs:annotation&gt;</w:delText>
                </w:r>
              </w:del>
            </w:ins>
          </w:p>
          <w:p w14:paraId="4F019294" w14:textId="76B51EAF" w:rsidR="00874469" w:rsidDel="00E067A3" w:rsidRDefault="00874469">
            <w:pPr>
              <w:pStyle w:val="Appx"/>
              <w:rPr>
                <w:ins w:id="12198" w:author="aas" w:date="2013-10-14T02:06:00Z"/>
                <w:del w:id="12199" w:author="Anees Shaikh" w:date="2013-10-19T02:16:00Z"/>
              </w:rPr>
              <w:pPrChange w:id="12200" w:author="Anees Shaikh" w:date="2013-10-19T02:16:00Z">
                <w:pPr>
                  <w:pStyle w:val="XML1"/>
                </w:pPr>
              </w:pPrChange>
            </w:pPr>
            <w:ins w:id="12201" w:author="aas" w:date="2013-10-14T02:06:00Z">
              <w:del w:id="12202" w:author="Anees Shaikh" w:date="2013-10-19T02:16:00Z">
                <w:r w:rsidDel="00E067A3">
                  <w:delText xml:space="preserve">                          &lt;xs:complexType&gt;</w:delText>
                </w:r>
              </w:del>
            </w:ins>
          </w:p>
          <w:p w14:paraId="0A6115CE" w14:textId="1D672420" w:rsidR="00874469" w:rsidDel="00E067A3" w:rsidRDefault="00874469">
            <w:pPr>
              <w:pStyle w:val="Appx"/>
              <w:rPr>
                <w:ins w:id="12203" w:author="aas" w:date="2013-10-14T02:06:00Z"/>
                <w:del w:id="12204" w:author="Anees Shaikh" w:date="2013-10-19T02:16:00Z"/>
              </w:rPr>
              <w:pPrChange w:id="12205" w:author="Anees Shaikh" w:date="2013-10-19T02:16:00Z">
                <w:pPr>
                  <w:pStyle w:val="XML1"/>
                </w:pPr>
              </w:pPrChange>
            </w:pPr>
            <w:ins w:id="12206" w:author="aas" w:date="2013-10-14T02:06:00Z">
              <w:del w:id="12207" w:author="Anees Shaikh" w:date="2013-10-19T02:16:00Z">
                <w:r w:rsidDel="00E067A3">
                  <w:delText xml:space="preserve">                            &lt;xs:sequence&gt;</w:delText>
                </w:r>
              </w:del>
            </w:ins>
          </w:p>
          <w:p w14:paraId="498E31BD" w14:textId="18E19F8B" w:rsidR="00874469" w:rsidDel="00E067A3" w:rsidRDefault="00874469">
            <w:pPr>
              <w:pStyle w:val="Appx"/>
              <w:rPr>
                <w:ins w:id="12208" w:author="aas" w:date="2013-10-14T02:06:00Z"/>
                <w:del w:id="12209" w:author="Anees Shaikh" w:date="2013-10-19T02:16:00Z"/>
              </w:rPr>
              <w:pPrChange w:id="12210" w:author="Anees Shaikh" w:date="2013-10-19T02:16:00Z">
                <w:pPr>
                  <w:pStyle w:val="XML1"/>
                </w:pPr>
              </w:pPrChange>
            </w:pPr>
            <w:ins w:id="12211" w:author="aas" w:date="2013-10-14T02:06:00Z">
              <w:del w:id="12212" w:author="Anees Shaikh" w:date="2013-10-19T02:16:00Z">
                <w:r w:rsidDel="00E067A3">
                  <w:delText xml:space="preserve">                              &lt;xs:choice&gt;</w:delText>
                </w:r>
              </w:del>
            </w:ins>
          </w:p>
          <w:p w14:paraId="6F16F873" w14:textId="22B248A7" w:rsidR="00874469" w:rsidDel="00E067A3" w:rsidRDefault="00874469">
            <w:pPr>
              <w:pStyle w:val="Appx"/>
              <w:rPr>
                <w:ins w:id="12213" w:author="aas" w:date="2013-10-14T02:06:00Z"/>
                <w:del w:id="12214" w:author="Anees Shaikh" w:date="2013-10-19T02:16:00Z"/>
              </w:rPr>
              <w:pPrChange w:id="12215" w:author="Anees Shaikh" w:date="2013-10-19T02:16:00Z">
                <w:pPr>
                  <w:pStyle w:val="XML1"/>
                </w:pPr>
              </w:pPrChange>
            </w:pPr>
            <w:ins w:id="12216" w:author="aas" w:date="2013-10-14T02:06:00Z">
              <w:del w:id="12217" w:author="Anees Shaikh" w:date="2013-10-19T02:16:00Z">
                <w:r w:rsidDel="00E067A3">
                  <w:delText xml:space="preserve">                                &lt;xs:sequence&gt;</w:delText>
                </w:r>
              </w:del>
            </w:ins>
          </w:p>
          <w:p w14:paraId="5F4636FB" w14:textId="276B6CC5" w:rsidR="00874469" w:rsidDel="00E067A3" w:rsidRDefault="00874469">
            <w:pPr>
              <w:pStyle w:val="Appx"/>
              <w:rPr>
                <w:ins w:id="12218" w:author="aas" w:date="2013-10-14T02:06:00Z"/>
                <w:del w:id="12219" w:author="Anees Shaikh" w:date="2013-10-19T02:16:00Z"/>
              </w:rPr>
              <w:pPrChange w:id="12220" w:author="Anees Shaikh" w:date="2013-10-19T02:16:00Z">
                <w:pPr>
                  <w:pStyle w:val="XML1"/>
                </w:pPr>
              </w:pPrChange>
            </w:pPr>
            <w:ins w:id="12221" w:author="aas" w:date="2013-10-14T02:06:00Z">
              <w:del w:id="12222"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23" w:author="aas" w:date="2013-10-14T02:06:00Z"/>
                <w:del w:id="12224" w:author="Anees Shaikh" w:date="2013-10-19T02:16:00Z"/>
              </w:rPr>
              <w:pPrChange w:id="12225" w:author="Anees Shaikh" w:date="2013-10-19T02:16:00Z">
                <w:pPr>
                  <w:pStyle w:val="XML1"/>
                </w:pPr>
              </w:pPrChange>
            </w:pPr>
            <w:ins w:id="12226" w:author="aas" w:date="2013-10-14T02:06:00Z">
              <w:del w:id="12227" w:author="Anees Shaikh" w:date="2013-10-19T02:16:00Z">
                <w:r w:rsidDel="00E067A3">
                  <w:delText xml:space="preserve">                                    &lt;xs:annotation&gt;</w:delText>
                </w:r>
              </w:del>
            </w:ins>
          </w:p>
          <w:p w14:paraId="6ADFB842" w14:textId="16339E8C" w:rsidR="00874469" w:rsidDel="00E067A3" w:rsidRDefault="00874469">
            <w:pPr>
              <w:pStyle w:val="Appx"/>
              <w:rPr>
                <w:ins w:id="12228" w:author="aas" w:date="2013-10-14T02:06:00Z"/>
                <w:del w:id="12229" w:author="Anees Shaikh" w:date="2013-10-19T02:16:00Z"/>
              </w:rPr>
              <w:pPrChange w:id="12230" w:author="Anees Shaikh" w:date="2013-10-19T02:16:00Z">
                <w:pPr>
                  <w:pStyle w:val="XML1"/>
                </w:pPr>
              </w:pPrChange>
            </w:pPr>
            <w:ins w:id="12231" w:author="aas" w:date="2013-10-14T02:06:00Z">
              <w:del w:id="12232" w:author="Anees Shaikh" w:date="2013-10-19T02:16:00Z">
                <w:r w:rsidDel="00E067A3">
                  <w:delText xml:space="preserve">                                      &lt;xs:documentation&gt;</w:delText>
                </w:r>
              </w:del>
            </w:ins>
          </w:p>
          <w:p w14:paraId="23ACB909" w14:textId="55561F6C" w:rsidR="00874469" w:rsidDel="00E067A3" w:rsidRDefault="00874469">
            <w:pPr>
              <w:pStyle w:val="Appx"/>
              <w:rPr>
                <w:ins w:id="12233" w:author="aas" w:date="2013-10-14T02:06:00Z"/>
                <w:del w:id="12234" w:author="Anees Shaikh" w:date="2013-10-19T02:16:00Z"/>
              </w:rPr>
              <w:pPrChange w:id="12235" w:author="Anees Shaikh" w:date="2013-10-19T02:16:00Z">
                <w:pPr>
                  <w:pStyle w:val="XML1"/>
                </w:pPr>
              </w:pPrChange>
            </w:pPr>
            <w:ins w:id="12236" w:author="aas" w:date="2013-10-14T02:06:00Z">
              <w:del w:id="12237"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238" w:author="aas" w:date="2013-10-14T02:06:00Z"/>
                <w:del w:id="12239" w:author="Anees Shaikh" w:date="2013-10-19T02:16:00Z"/>
              </w:rPr>
              <w:pPrChange w:id="12240" w:author="Anees Shaikh" w:date="2013-10-19T02:16:00Z">
                <w:pPr>
                  <w:pStyle w:val="XML1"/>
                </w:pPr>
              </w:pPrChange>
            </w:pPr>
            <w:ins w:id="12241" w:author="aas" w:date="2013-10-14T02:06:00Z">
              <w:del w:id="12242" w:author="Anees Shaikh" w:date="2013-10-19T02:16:00Z">
                <w:r w:rsidDel="00E067A3">
                  <w:delText xml:space="preserve">                                      &lt;/xs:documentation&gt;</w:delText>
                </w:r>
              </w:del>
            </w:ins>
          </w:p>
          <w:p w14:paraId="1429C375" w14:textId="73BF2F49" w:rsidR="00874469" w:rsidDel="00E067A3" w:rsidRDefault="00874469">
            <w:pPr>
              <w:pStyle w:val="Appx"/>
              <w:rPr>
                <w:ins w:id="12243" w:author="aas" w:date="2013-10-14T02:06:00Z"/>
                <w:del w:id="12244" w:author="Anees Shaikh" w:date="2013-10-19T02:16:00Z"/>
              </w:rPr>
              <w:pPrChange w:id="12245" w:author="Anees Shaikh" w:date="2013-10-19T02:16:00Z">
                <w:pPr>
                  <w:pStyle w:val="XML1"/>
                </w:pPr>
              </w:pPrChange>
            </w:pPr>
            <w:ins w:id="12246" w:author="aas" w:date="2013-10-14T02:06:00Z">
              <w:del w:id="12247" w:author="Anees Shaikh" w:date="2013-10-19T02:16:00Z">
                <w:r w:rsidDel="00E067A3">
                  <w:delText xml:space="preserve">                                    &lt;/xs:annotation&gt;</w:delText>
                </w:r>
              </w:del>
            </w:ins>
          </w:p>
          <w:p w14:paraId="213C19E0" w14:textId="08860586" w:rsidR="00874469" w:rsidDel="00E067A3" w:rsidRDefault="00874469">
            <w:pPr>
              <w:pStyle w:val="Appx"/>
              <w:rPr>
                <w:ins w:id="12248" w:author="aas" w:date="2013-10-14T02:06:00Z"/>
                <w:del w:id="12249" w:author="Anees Shaikh" w:date="2013-10-19T02:16:00Z"/>
              </w:rPr>
              <w:pPrChange w:id="12250" w:author="Anees Shaikh" w:date="2013-10-19T02:16:00Z">
                <w:pPr>
                  <w:pStyle w:val="XML1"/>
                </w:pPr>
              </w:pPrChange>
            </w:pPr>
            <w:ins w:id="12251" w:author="aas" w:date="2013-10-14T02:06:00Z">
              <w:del w:id="12252" w:author="Anees Shaikh" w:date="2013-10-19T02:16:00Z">
                <w:r w:rsidDel="00E067A3">
                  <w:delText xml:space="preserve">                                  &lt;/xs:element&gt;</w:delText>
                </w:r>
              </w:del>
            </w:ins>
          </w:p>
          <w:p w14:paraId="19B96CF6" w14:textId="188E9EDA" w:rsidR="00874469" w:rsidDel="00E067A3" w:rsidRDefault="00874469">
            <w:pPr>
              <w:pStyle w:val="Appx"/>
              <w:rPr>
                <w:ins w:id="12253" w:author="aas" w:date="2013-10-14T02:06:00Z"/>
                <w:del w:id="12254" w:author="Anees Shaikh" w:date="2013-10-19T02:16:00Z"/>
              </w:rPr>
              <w:pPrChange w:id="12255" w:author="Anees Shaikh" w:date="2013-10-19T02:16:00Z">
                <w:pPr>
                  <w:pStyle w:val="XML1"/>
                </w:pPr>
              </w:pPrChange>
            </w:pPr>
            <w:ins w:id="12256" w:author="aas" w:date="2013-10-14T02:06:00Z">
              <w:del w:id="12257"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258" w:author="aas" w:date="2013-10-14T02:06:00Z"/>
                <w:del w:id="12259" w:author="Anees Shaikh" w:date="2013-10-19T02:16:00Z"/>
              </w:rPr>
              <w:pPrChange w:id="12260" w:author="Anees Shaikh" w:date="2013-10-19T02:16:00Z">
                <w:pPr>
                  <w:pStyle w:val="XML1"/>
                </w:pPr>
              </w:pPrChange>
            </w:pPr>
            <w:ins w:id="12261" w:author="aas" w:date="2013-10-14T02:06:00Z">
              <w:del w:id="12262" w:author="Anees Shaikh" w:date="2013-10-19T02:16:00Z">
                <w:r w:rsidDel="00E067A3">
                  <w:delText xml:space="preserve">                                    &lt;xs:annotation&gt;</w:delText>
                </w:r>
              </w:del>
            </w:ins>
          </w:p>
          <w:p w14:paraId="037B8529" w14:textId="4F3D48CB" w:rsidR="00874469" w:rsidDel="00E067A3" w:rsidRDefault="00874469">
            <w:pPr>
              <w:pStyle w:val="Appx"/>
              <w:rPr>
                <w:ins w:id="12263" w:author="aas" w:date="2013-10-14T02:06:00Z"/>
                <w:del w:id="12264" w:author="Anees Shaikh" w:date="2013-10-19T02:16:00Z"/>
              </w:rPr>
              <w:pPrChange w:id="12265" w:author="Anees Shaikh" w:date="2013-10-19T02:16:00Z">
                <w:pPr>
                  <w:pStyle w:val="XML1"/>
                </w:pPr>
              </w:pPrChange>
            </w:pPr>
            <w:ins w:id="12266" w:author="aas" w:date="2013-10-14T02:06:00Z">
              <w:del w:id="12267" w:author="Anees Shaikh" w:date="2013-10-19T02:16:00Z">
                <w:r w:rsidDel="00E067A3">
                  <w:delText xml:space="preserve">                                      &lt;xs:documentation&gt;</w:delText>
                </w:r>
              </w:del>
            </w:ins>
          </w:p>
          <w:p w14:paraId="34B03090" w14:textId="7D1E6065" w:rsidR="00874469" w:rsidDel="00E067A3" w:rsidRDefault="00874469">
            <w:pPr>
              <w:pStyle w:val="Appx"/>
              <w:rPr>
                <w:ins w:id="12268" w:author="aas" w:date="2013-10-14T02:06:00Z"/>
                <w:del w:id="12269" w:author="Anees Shaikh" w:date="2013-10-19T02:16:00Z"/>
              </w:rPr>
              <w:pPrChange w:id="12270" w:author="Anees Shaikh" w:date="2013-10-19T02:16:00Z">
                <w:pPr>
                  <w:pStyle w:val="XML1"/>
                </w:pPr>
              </w:pPrChange>
            </w:pPr>
            <w:ins w:id="12271" w:author="aas" w:date="2013-10-14T02:06:00Z">
              <w:del w:id="12272"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273" w:author="aas" w:date="2013-10-14T02:06:00Z"/>
                <w:del w:id="12274" w:author="Anees Shaikh" w:date="2013-10-19T02:16:00Z"/>
              </w:rPr>
              <w:pPrChange w:id="12275" w:author="Anees Shaikh" w:date="2013-10-19T02:16:00Z">
                <w:pPr>
                  <w:pStyle w:val="XML1"/>
                </w:pPr>
              </w:pPrChange>
            </w:pPr>
            <w:ins w:id="12276" w:author="aas" w:date="2013-10-14T02:06:00Z">
              <w:del w:id="12277" w:author="Anees Shaikh" w:date="2013-10-19T02:16:00Z">
                <w:r w:rsidDel="00E067A3">
                  <w:delText xml:space="preserve">                                      &lt;/xs:documentation&gt;</w:delText>
                </w:r>
              </w:del>
            </w:ins>
          </w:p>
          <w:p w14:paraId="55F8E0F7" w14:textId="23932B96" w:rsidR="00874469" w:rsidDel="00E067A3" w:rsidRDefault="00874469">
            <w:pPr>
              <w:pStyle w:val="Appx"/>
              <w:rPr>
                <w:ins w:id="12278" w:author="aas" w:date="2013-10-14T02:06:00Z"/>
                <w:del w:id="12279" w:author="Anees Shaikh" w:date="2013-10-19T02:16:00Z"/>
              </w:rPr>
              <w:pPrChange w:id="12280" w:author="Anees Shaikh" w:date="2013-10-19T02:16:00Z">
                <w:pPr>
                  <w:pStyle w:val="XML1"/>
                </w:pPr>
              </w:pPrChange>
            </w:pPr>
            <w:ins w:id="12281" w:author="aas" w:date="2013-10-14T02:06:00Z">
              <w:del w:id="12282" w:author="Anees Shaikh" w:date="2013-10-19T02:16:00Z">
                <w:r w:rsidDel="00E067A3">
                  <w:delText xml:space="preserve">                                    &lt;/xs:annotation&gt;</w:delText>
                </w:r>
              </w:del>
            </w:ins>
          </w:p>
          <w:p w14:paraId="47DB55EC" w14:textId="5FFBE2FF" w:rsidR="00874469" w:rsidDel="00E067A3" w:rsidRDefault="00874469">
            <w:pPr>
              <w:pStyle w:val="Appx"/>
              <w:rPr>
                <w:ins w:id="12283" w:author="aas" w:date="2013-10-14T02:06:00Z"/>
                <w:del w:id="12284" w:author="Anees Shaikh" w:date="2013-10-19T02:16:00Z"/>
              </w:rPr>
              <w:pPrChange w:id="12285" w:author="Anees Shaikh" w:date="2013-10-19T02:16:00Z">
                <w:pPr>
                  <w:pStyle w:val="XML1"/>
                </w:pPr>
              </w:pPrChange>
            </w:pPr>
            <w:ins w:id="12286" w:author="aas" w:date="2013-10-14T02:06:00Z">
              <w:del w:id="12287" w:author="Anees Shaikh" w:date="2013-10-19T02:16:00Z">
                <w:r w:rsidDel="00E067A3">
                  <w:delText xml:space="preserve">                                  &lt;/xs:element&gt;</w:delText>
                </w:r>
              </w:del>
            </w:ins>
          </w:p>
          <w:p w14:paraId="447C11AE" w14:textId="5D4031BE" w:rsidR="00874469" w:rsidDel="00E067A3" w:rsidRDefault="00874469">
            <w:pPr>
              <w:pStyle w:val="Appx"/>
              <w:rPr>
                <w:ins w:id="12288" w:author="aas" w:date="2013-10-14T02:06:00Z"/>
                <w:del w:id="12289" w:author="Anees Shaikh" w:date="2013-10-19T02:16:00Z"/>
              </w:rPr>
              <w:pPrChange w:id="12290" w:author="Anees Shaikh" w:date="2013-10-19T02:16:00Z">
                <w:pPr>
                  <w:pStyle w:val="XML1"/>
                </w:pPr>
              </w:pPrChange>
            </w:pPr>
            <w:ins w:id="12291" w:author="aas" w:date="2013-10-14T02:06:00Z">
              <w:del w:id="12292"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293" w:author="aas" w:date="2013-10-14T02:06:00Z"/>
                <w:del w:id="12294" w:author="Anees Shaikh" w:date="2013-10-19T02:16:00Z"/>
              </w:rPr>
              <w:pPrChange w:id="12295" w:author="Anees Shaikh" w:date="2013-10-19T02:16:00Z">
                <w:pPr>
                  <w:pStyle w:val="XML1"/>
                </w:pPr>
              </w:pPrChange>
            </w:pPr>
            <w:ins w:id="12296" w:author="aas" w:date="2013-10-14T02:06:00Z">
              <w:del w:id="12297" w:author="Anees Shaikh" w:date="2013-10-19T02:16:00Z">
                <w:r w:rsidDel="00E067A3">
                  <w:delText xml:space="preserve">                                          namespace="##other" processContents="lax"/&gt;</w:delText>
                </w:r>
              </w:del>
            </w:ins>
          </w:p>
          <w:p w14:paraId="4CC7515A" w14:textId="4415C3A7" w:rsidR="00874469" w:rsidDel="00E067A3" w:rsidRDefault="00874469">
            <w:pPr>
              <w:pStyle w:val="Appx"/>
              <w:rPr>
                <w:ins w:id="12298" w:author="aas" w:date="2013-10-14T02:06:00Z"/>
                <w:del w:id="12299" w:author="Anees Shaikh" w:date="2013-10-19T02:16:00Z"/>
              </w:rPr>
              <w:pPrChange w:id="12300" w:author="Anees Shaikh" w:date="2013-10-19T02:16:00Z">
                <w:pPr>
                  <w:pStyle w:val="XML1"/>
                </w:pPr>
              </w:pPrChange>
            </w:pPr>
            <w:ins w:id="12301" w:author="aas" w:date="2013-10-14T02:06:00Z">
              <w:del w:id="12302" w:author="Anees Shaikh" w:date="2013-10-19T02:16:00Z">
                <w:r w:rsidDel="00E067A3">
                  <w:delText xml:space="preserve">                                &lt;/xs:sequence&gt;</w:delText>
                </w:r>
              </w:del>
            </w:ins>
          </w:p>
          <w:p w14:paraId="1588BBD2" w14:textId="11FFC419" w:rsidR="00874469" w:rsidDel="00E067A3" w:rsidRDefault="00874469">
            <w:pPr>
              <w:pStyle w:val="Appx"/>
              <w:rPr>
                <w:ins w:id="12303" w:author="aas" w:date="2013-10-14T02:06:00Z"/>
                <w:del w:id="12304" w:author="Anees Shaikh" w:date="2013-10-19T02:16:00Z"/>
              </w:rPr>
              <w:pPrChange w:id="12305" w:author="Anees Shaikh" w:date="2013-10-19T02:16:00Z">
                <w:pPr>
                  <w:pStyle w:val="XML1"/>
                </w:pPr>
              </w:pPrChange>
            </w:pPr>
            <w:ins w:id="12306" w:author="aas" w:date="2013-10-14T02:06:00Z">
              <w:del w:id="12307" w:author="Anees Shaikh" w:date="2013-10-19T02:16:00Z">
                <w:r w:rsidDel="00E067A3">
                  <w:delText xml:space="preserve">                                &lt;xs:sequence&gt;</w:delText>
                </w:r>
              </w:del>
            </w:ins>
          </w:p>
          <w:p w14:paraId="399A1DC3" w14:textId="1C12B22D" w:rsidR="00874469" w:rsidDel="00E067A3" w:rsidRDefault="00874469">
            <w:pPr>
              <w:pStyle w:val="Appx"/>
              <w:rPr>
                <w:ins w:id="12308" w:author="aas" w:date="2013-10-14T02:06:00Z"/>
                <w:del w:id="12309" w:author="Anees Shaikh" w:date="2013-10-19T02:16:00Z"/>
              </w:rPr>
              <w:pPrChange w:id="12310" w:author="Anees Shaikh" w:date="2013-10-19T02:16:00Z">
                <w:pPr>
                  <w:pStyle w:val="XML1"/>
                </w:pPr>
              </w:pPrChange>
            </w:pPr>
            <w:ins w:id="12311" w:author="aas" w:date="2013-10-14T02:06:00Z">
              <w:del w:id="12312"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13" w:author="aas" w:date="2013-10-14T02:06:00Z"/>
                <w:del w:id="12314" w:author="Anees Shaikh" w:date="2013-10-19T02:16:00Z"/>
              </w:rPr>
              <w:pPrChange w:id="12315" w:author="Anees Shaikh" w:date="2013-10-19T02:16:00Z">
                <w:pPr>
                  <w:pStyle w:val="XML1"/>
                </w:pPr>
              </w:pPrChange>
            </w:pPr>
            <w:ins w:id="12316" w:author="aas" w:date="2013-10-14T02:06:00Z">
              <w:del w:id="12317" w:author="Anees Shaikh" w:date="2013-10-19T02:16:00Z">
                <w:r w:rsidDel="00E067A3">
                  <w:delText xml:space="preserve">                                    &lt;xs:annotation&gt;</w:delText>
                </w:r>
              </w:del>
            </w:ins>
          </w:p>
          <w:p w14:paraId="5CD2D064" w14:textId="6FBBC3D2" w:rsidR="00874469" w:rsidDel="00E067A3" w:rsidRDefault="00874469">
            <w:pPr>
              <w:pStyle w:val="Appx"/>
              <w:rPr>
                <w:ins w:id="12318" w:author="aas" w:date="2013-10-14T02:06:00Z"/>
                <w:del w:id="12319" w:author="Anees Shaikh" w:date="2013-10-19T02:16:00Z"/>
              </w:rPr>
              <w:pPrChange w:id="12320" w:author="Anees Shaikh" w:date="2013-10-19T02:16:00Z">
                <w:pPr>
                  <w:pStyle w:val="XML1"/>
                </w:pPr>
              </w:pPrChange>
            </w:pPr>
            <w:ins w:id="12321" w:author="aas" w:date="2013-10-14T02:06:00Z">
              <w:del w:id="12322" w:author="Anees Shaikh" w:date="2013-10-19T02:16:00Z">
                <w:r w:rsidDel="00E067A3">
                  <w:delText xml:space="preserve">                                      &lt;xs:documentation&gt;</w:delText>
                </w:r>
              </w:del>
            </w:ins>
          </w:p>
          <w:p w14:paraId="1E91698B" w14:textId="115438B7" w:rsidR="00874469" w:rsidDel="00E067A3" w:rsidRDefault="00874469">
            <w:pPr>
              <w:pStyle w:val="Appx"/>
              <w:rPr>
                <w:ins w:id="12323" w:author="aas" w:date="2013-10-14T02:06:00Z"/>
                <w:del w:id="12324" w:author="Anees Shaikh" w:date="2013-10-19T02:16:00Z"/>
              </w:rPr>
              <w:pPrChange w:id="12325" w:author="Anees Shaikh" w:date="2013-10-19T02:16:00Z">
                <w:pPr>
                  <w:pStyle w:val="XML1"/>
                </w:pPr>
              </w:pPrChange>
            </w:pPr>
            <w:ins w:id="12326" w:author="aas" w:date="2013-10-14T02:06:00Z">
              <w:del w:id="12327"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28" w:author="aas" w:date="2013-10-14T02:06:00Z"/>
                <w:del w:id="12329" w:author="Anees Shaikh" w:date="2013-10-19T02:16:00Z"/>
              </w:rPr>
              <w:pPrChange w:id="12330" w:author="Anees Shaikh" w:date="2013-10-19T02:16:00Z">
                <w:pPr>
                  <w:pStyle w:val="XML1"/>
                </w:pPr>
              </w:pPrChange>
            </w:pPr>
            <w:ins w:id="12331" w:author="aas" w:date="2013-10-14T02:06:00Z">
              <w:del w:id="12332" w:author="Anees Shaikh" w:date="2013-10-19T02:16:00Z">
                <w:r w:rsidDel="00E067A3">
                  <w:delText xml:space="preserve">                                      &lt;/xs:documentation&gt;</w:delText>
                </w:r>
              </w:del>
            </w:ins>
          </w:p>
          <w:p w14:paraId="21E120B8" w14:textId="7B6E654F" w:rsidR="00874469" w:rsidDel="00E067A3" w:rsidRDefault="00874469">
            <w:pPr>
              <w:pStyle w:val="Appx"/>
              <w:rPr>
                <w:ins w:id="12333" w:author="aas" w:date="2013-10-14T02:06:00Z"/>
                <w:del w:id="12334" w:author="Anees Shaikh" w:date="2013-10-19T02:16:00Z"/>
              </w:rPr>
              <w:pPrChange w:id="12335" w:author="Anees Shaikh" w:date="2013-10-19T02:16:00Z">
                <w:pPr>
                  <w:pStyle w:val="XML1"/>
                </w:pPr>
              </w:pPrChange>
            </w:pPr>
            <w:ins w:id="12336" w:author="aas" w:date="2013-10-14T02:06:00Z">
              <w:del w:id="12337" w:author="Anees Shaikh" w:date="2013-10-19T02:16:00Z">
                <w:r w:rsidDel="00E067A3">
                  <w:delText xml:space="preserve">                                    &lt;/xs:annotation&gt;</w:delText>
                </w:r>
              </w:del>
            </w:ins>
          </w:p>
          <w:p w14:paraId="54B0EB90" w14:textId="55317698" w:rsidR="00874469" w:rsidDel="00E067A3" w:rsidRDefault="00874469">
            <w:pPr>
              <w:pStyle w:val="Appx"/>
              <w:rPr>
                <w:ins w:id="12338" w:author="aas" w:date="2013-10-14T02:06:00Z"/>
                <w:del w:id="12339" w:author="Anees Shaikh" w:date="2013-10-19T02:16:00Z"/>
              </w:rPr>
              <w:pPrChange w:id="12340" w:author="Anees Shaikh" w:date="2013-10-19T02:16:00Z">
                <w:pPr>
                  <w:pStyle w:val="XML1"/>
                </w:pPr>
              </w:pPrChange>
            </w:pPr>
            <w:ins w:id="12341" w:author="aas" w:date="2013-10-14T02:06:00Z">
              <w:del w:id="12342" w:author="Anees Shaikh" w:date="2013-10-19T02:16:00Z">
                <w:r w:rsidDel="00E067A3">
                  <w:delText xml:space="preserve">                                  &lt;/xs:element&gt;</w:delText>
                </w:r>
              </w:del>
            </w:ins>
          </w:p>
          <w:p w14:paraId="2249E069" w14:textId="659F8400" w:rsidR="00874469" w:rsidDel="00E067A3" w:rsidRDefault="00874469">
            <w:pPr>
              <w:pStyle w:val="Appx"/>
              <w:rPr>
                <w:ins w:id="12343" w:author="aas" w:date="2013-10-14T02:06:00Z"/>
                <w:del w:id="12344" w:author="Anees Shaikh" w:date="2013-10-19T02:16:00Z"/>
              </w:rPr>
              <w:pPrChange w:id="12345" w:author="Anees Shaikh" w:date="2013-10-19T02:16:00Z">
                <w:pPr>
                  <w:pStyle w:val="XML1"/>
                </w:pPr>
              </w:pPrChange>
            </w:pPr>
            <w:ins w:id="12346" w:author="aas" w:date="2013-10-14T02:06:00Z">
              <w:del w:id="12347"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348" w:author="aas" w:date="2013-10-14T02:06:00Z"/>
                <w:del w:id="12349" w:author="Anees Shaikh" w:date="2013-10-19T02:16:00Z"/>
              </w:rPr>
              <w:pPrChange w:id="12350" w:author="Anees Shaikh" w:date="2013-10-19T02:16:00Z">
                <w:pPr>
                  <w:pStyle w:val="XML1"/>
                </w:pPr>
              </w:pPrChange>
            </w:pPr>
            <w:ins w:id="12351" w:author="aas" w:date="2013-10-14T02:06:00Z">
              <w:del w:id="12352" w:author="Anees Shaikh" w:date="2013-10-19T02:16:00Z">
                <w:r w:rsidDel="00E067A3">
                  <w:delText xml:space="preserve">                                    &lt;xs:annotation&gt;</w:delText>
                </w:r>
              </w:del>
            </w:ins>
          </w:p>
          <w:p w14:paraId="4605B965" w14:textId="34981C47" w:rsidR="00874469" w:rsidDel="00E067A3" w:rsidRDefault="00874469">
            <w:pPr>
              <w:pStyle w:val="Appx"/>
              <w:rPr>
                <w:ins w:id="12353" w:author="aas" w:date="2013-10-14T02:06:00Z"/>
                <w:del w:id="12354" w:author="Anees Shaikh" w:date="2013-10-19T02:16:00Z"/>
              </w:rPr>
              <w:pPrChange w:id="12355" w:author="Anees Shaikh" w:date="2013-10-19T02:16:00Z">
                <w:pPr>
                  <w:pStyle w:val="XML1"/>
                </w:pPr>
              </w:pPrChange>
            </w:pPr>
            <w:ins w:id="12356" w:author="aas" w:date="2013-10-14T02:06:00Z">
              <w:del w:id="12357" w:author="Anees Shaikh" w:date="2013-10-19T02:16:00Z">
                <w:r w:rsidDel="00E067A3">
                  <w:delText xml:space="preserve">                                      &lt;xs:documentation&gt;</w:delText>
                </w:r>
              </w:del>
            </w:ins>
          </w:p>
          <w:p w14:paraId="64A63979" w14:textId="4A81994C" w:rsidR="00874469" w:rsidDel="00E067A3" w:rsidRDefault="00874469">
            <w:pPr>
              <w:pStyle w:val="Appx"/>
              <w:rPr>
                <w:ins w:id="12358" w:author="aas" w:date="2013-10-14T02:06:00Z"/>
                <w:del w:id="12359" w:author="Anees Shaikh" w:date="2013-10-19T02:16:00Z"/>
              </w:rPr>
              <w:pPrChange w:id="12360" w:author="Anees Shaikh" w:date="2013-10-19T02:16:00Z">
                <w:pPr>
                  <w:pStyle w:val="XML1"/>
                </w:pPr>
              </w:pPrChange>
            </w:pPr>
            <w:ins w:id="12361" w:author="aas" w:date="2013-10-14T02:06:00Z">
              <w:del w:id="12362"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363" w:author="aas" w:date="2013-10-14T02:06:00Z"/>
                <w:del w:id="12364" w:author="Anees Shaikh" w:date="2013-10-19T02:16:00Z"/>
              </w:rPr>
              <w:pPrChange w:id="12365" w:author="Anees Shaikh" w:date="2013-10-19T02:16:00Z">
                <w:pPr>
                  <w:pStyle w:val="XML1"/>
                </w:pPr>
              </w:pPrChange>
            </w:pPr>
            <w:ins w:id="12366" w:author="aas" w:date="2013-10-14T02:06:00Z">
              <w:del w:id="12367" w:author="Anees Shaikh" w:date="2013-10-19T02:16:00Z">
                <w:r w:rsidDel="00E067A3">
                  <w:delText xml:space="preserve">                                      &lt;/xs:documentation&gt;</w:delText>
                </w:r>
              </w:del>
            </w:ins>
          </w:p>
          <w:p w14:paraId="5482B110" w14:textId="61C72AE7" w:rsidR="00874469" w:rsidDel="00E067A3" w:rsidRDefault="00874469">
            <w:pPr>
              <w:pStyle w:val="Appx"/>
              <w:rPr>
                <w:ins w:id="12368" w:author="aas" w:date="2013-10-14T02:06:00Z"/>
                <w:del w:id="12369" w:author="Anees Shaikh" w:date="2013-10-19T02:16:00Z"/>
              </w:rPr>
              <w:pPrChange w:id="12370" w:author="Anees Shaikh" w:date="2013-10-19T02:16:00Z">
                <w:pPr>
                  <w:pStyle w:val="XML1"/>
                </w:pPr>
              </w:pPrChange>
            </w:pPr>
            <w:ins w:id="12371" w:author="aas" w:date="2013-10-14T02:06:00Z">
              <w:del w:id="12372" w:author="Anees Shaikh" w:date="2013-10-19T02:16:00Z">
                <w:r w:rsidDel="00E067A3">
                  <w:delText xml:space="preserve">                                    &lt;/xs:annotation&gt;</w:delText>
                </w:r>
              </w:del>
            </w:ins>
          </w:p>
          <w:p w14:paraId="34CFA8C0" w14:textId="2FB89384" w:rsidR="00874469" w:rsidDel="00E067A3" w:rsidRDefault="00874469">
            <w:pPr>
              <w:pStyle w:val="Appx"/>
              <w:rPr>
                <w:ins w:id="12373" w:author="aas" w:date="2013-10-14T02:06:00Z"/>
                <w:del w:id="12374" w:author="Anees Shaikh" w:date="2013-10-19T02:16:00Z"/>
              </w:rPr>
              <w:pPrChange w:id="12375" w:author="Anees Shaikh" w:date="2013-10-19T02:16:00Z">
                <w:pPr>
                  <w:pStyle w:val="XML1"/>
                </w:pPr>
              </w:pPrChange>
            </w:pPr>
            <w:ins w:id="12376" w:author="aas" w:date="2013-10-14T02:06:00Z">
              <w:del w:id="12377" w:author="Anees Shaikh" w:date="2013-10-19T02:16:00Z">
                <w:r w:rsidDel="00E067A3">
                  <w:delText xml:space="preserve">                                  &lt;/xs:element&gt;</w:delText>
                </w:r>
              </w:del>
            </w:ins>
          </w:p>
          <w:p w14:paraId="1D89A3D8" w14:textId="56FFFE60" w:rsidR="00874469" w:rsidDel="00E067A3" w:rsidRDefault="00874469">
            <w:pPr>
              <w:pStyle w:val="Appx"/>
              <w:rPr>
                <w:ins w:id="12378" w:author="aas" w:date="2013-10-14T02:06:00Z"/>
                <w:del w:id="12379" w:author="Anees Shaikh" w:date="2013-10-19T02:16:00Z"/>
              </w:rPr>
              <w:pPrChange w:id="12380" w:author="Anees Shaikh" w:date="2013-10-19T02:16:00Z">
                <w:pPr>
                  <w:pStyle w:val="XML1"/>
                </w:pPr>
              </w:pPrChange>
            </w:pPr>
            <w:ins w:id="12381" w:author="aas" w:date="2013-10-14T02:06:00Z">
              <w:del w:id="12382"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383" w:author="aas" w:date="2013-10-14T02:06:00Z"/>
                <w:del w:id="12384" w:author="Anees Shaikh" w:date="2013-10-19T02:16:00Z"/>
              </w:rPr>
              <w:pPrChange w:id="12385" w:author="Anees Shaikh" w:date="2013-10-19T02:16:00Z">
                <w:pPr>
                  <w:pStyle w:val="XML1"/>
                </w:pPr>
              </w:pPrChange>
            </w:pPr>
            <w:ins w:id="12386" w:author="aas" w:date="2013-10-14T02:06:00Z">
              <w:del w:id="12387" w:author="Anees Shaikh" w:date="2013-10-19T02:16:00Z">
                <w:r w:rsidDel="00E067A3">
                  <w:delText xml:space="preserve">                                          namespace="##other" processContents="lax"/&gt;</w:delText>
                </w:r>
              </w:del>
            </w:ins>
          </w:p>
          <w:p w14:paraId="1A8BEEE7" w14:textId="5192D475" w:rsidR="00874469" w:rsidDel="00E067A3" w:rsidRDefault="00874469">
            <w:pPr>
              <w:pStyle w:val="Appx"/>
              <w:rPr>
                <w:ins w:id="12388" w:author="aas" w:date="2013-10-14T02:06:00Z"/>
                <w:del w:id="12389" w:author="Anees Shaikh" w:date="2013-10-19T02:16:00Z"/>
              </w:rPr>
              <w:pPrChange w:id="12390" w:author="Anees Shaikh" w:date="2013-10-19T02:16:00Z">
                <w:pPr>
                  <w:pStyle w:val="XML1"/>
                </w:pPr>
              </w:pPrChange>
            </w:pPr>
            <w:ins w:id="12391" w:author="aas" w:date="2013-10-14T02:06:00Z">
              <w:del w:id="12392" w:author="Anees Shaikh" w:date="2013-10-19T02:16:00Z">
                <w:r w:rsidDel="00E067A3">
                  <w:delText xml:space="preserve">                                &lt;/xs:sequence&gt;</w:delText>
                </w:r>
              </w:del>
            </w:ins>
          </w:p>
          <w:p w14:paraId="0558CF6A" w14:textId="18703924" w:rsidR="00874469" w:rsidDel="00E067A3" w:rsidRDefault="00874469">
            <w:pPr>
              <w:pStyle w:val="Appx"/>
              <w:rPr>
                <w:ins w:id="12393" w:author="aas" w:date="2013-10-14T02:06:00Z"/>
                <w:del w:id="12394" w:author="Anees Shaikh" w:date="2013-10-19T02:16:00Z"/>
              </w:rPr>
              <w:pPrChange w:id="12395" w:author="Anees Shaikh" w:date="2013-10-19T02:16:00Z">
                <w:pPr>
                  <w:pStyle w:val="XML1"/>
                </w:pPr>
              </w:pPrChange>
            </w:pPr>
            <w:ins w:id="12396" w:author="aas" w:date="2013-10-14T02:06:00Z">
              <w:del w:id="12397" w:author="Anees Shaikh" w:date="2013-10-19T02:16:00Z">
                <w:r w:rsidDel="00E067A3">
                  <w:delText xml:space="preserve">                                &lt;xs:sequence&gt;</w:delText>
                </w:r>
              </w:del>
            </w:ins>
          </w:p>
          <w:p w14:paraId="3B19D187" w14:textId="244CD8F2" w:rsidR="00874469" w:rsidDel="00E067A3" w:rsidRDefault="00874469">
            <w:pPr>
              <w:pStyle w:val="Appx"/>
              <w:rPr>
                <w:ins w:id="12398" w:author="aas" w:date="2013-10-14T02:06:00Z"/>
                <w:del w:id="12399" w:author="Anees Shaikh" w:date="2013-10-19T02:16:00Z"/>
              </w:rPr>
              <w:pPrChange w:id="12400" w:author="Anees Shaikh" w:date="2013-10-19T02:16:00Z">
                <w:pPr>
                  <w:pStyle w:val="XML1"/>
                </w:pPr>
              </w:pPrChange>
            </w:pPr>
            <w:ins w:id="12401" w:author="aas" w:date="2013-10-14T02:06:00Z">
              <w:del w:id="12402"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03" w:author="aas" w:date="2013-10-14T02:06:00Z"/>
                <w:del w:id="12404" w:author="Anees Shaikh" w:date="2013-10-19T02:16:00Z"/>
              </w:rPr>
              <w:pPrChange w:id="12405" w:author="Anees Shaikh" w:date="2013-10-19T02:16:00Z">
                <w:pPr>
                  <w:pStyle w:val="XML1"/>
                </w:pPr>
              </w:pPrChange>
            </w:pPr>
            <w:ins w:id="12406" w:author="aas" w:date="2013-10-14T02:06:00Z">
              <w:del w:id="12407" w:author="Anees Shaikh" w:date="2013-10-19T02:16:00Z">
                <w:r w:rsidDel="00E067A3">
                  <w:delText xml:space="preserve">                                    &lt;xs:annotation&gt;</w:delText>
                </w:r>
              </w:del>
            </w:ins>
          </w:p>
          <w:p w14:paraId="41D48E45" w14:textId="26A4A6C0" w:rsidR="00874469" w:rsidDel="00E067A3" w:rsidRDefault="00874469">
            <w:pPr>
              <w:pStyle w:val="Appx"/>
              <w:rPr>
                <w:ins w:id="12408" w:author="aas" w:date="2013-10-14T02:06:00Z"/>
                <w:del w:id="12409" w:author="Anees Shaikh" w:date="2013-10-19T02:16:00Z"/>
              </w:rPr>
              <w:pPrChange w:id="12410" w:author="Anees Shaikh" w:date="2013-10-19T02:16:00Z">
                <w:pPr>
                  <w:pStyle w:val="XML1"/>
                </w:pPr>
              </w:pPrChange>
            </w:pPr>
            <w:ins w:id="12411" w:author="aas" w:date="2013-10-14T02:06:00Z">
              <w:del w:id="12412" w:author="Anees Shaikh" w:date="2013-10-19T02:16:00Z">
                <w:r w:rsidDel="00E067A3">
                  <w:delText xml:space="preserve">                                      &lt;xs:documentation&gt;</w:delText>
                </w:r>
              </w:del>
            </w:ins>
          </w:p>
          <w:p w14:paraId="1262BFA4" w14:textId="61FC21B7" w:rsidR="00874469" w:rsidDel="00E067A3" w:rsidRDefault="00874469">
            <w:pPr>
              <w:pStyle w:val="Appx"/>
              <w:rPr>
                <w:ins w:id="12413" w:author="aas" w:date="2013-10-14T02:06:00Z"/>
                <w:del w:id="12414" w:author="Anees Shaikh" w:date="2013-10-19T02:16:00Z"/>
              </w:rPr>
              <w:pPrChange w:id="12415" w:author="Anees Shaikh" w:date="2013-10-19T02:16:00Z">
                <w:pPr>
                  <w:pStyle w:val="XML1"/>
                </w:pPr>
              </w:pPrChange>
            </w:pPr>
            <w:ins w:id="12416" w:author="aas" w:date="2013-10-14T02:06:00Z">
              <w:del w:id="12417"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18" w:author="aas" w:date="2013-10-14T02:06:00Z"/>
                <w:del w:id="12419" w:author="Anees Shaikh" w:date="2013-10-19T02:16:00Z"/>
              </w:rPr>
              <w:pPrChange w:id="12420" w:author="Anees Shaikh" w:date="2013-10-19T02:16:00Z">
                <w:pPr>
                  <w:pStyle w:val="XML1"/>
                </w:pPr>
              </w:pPrChange>
            </w:pPr>
            <w:ins w:id="12421" w:author="aas" w:date="2013-10-14T02:06:00Z">
              <w:del w:id="12422" w:author="Anees Shaikh" w:date="2013-10-19T02:16:00Z">
                <w:r w:rsidDel="00E067A3">
                  <w:delText xml:space="preserve">                                      &lt;/xs:documentation&gt;</w:delText>
                </w:r>
              </w:del>
            </w:ins>
          </w:p>
          <w:p w14:paraId="58A5E1A2" w14:textId="256E9298" w:rsidR="00874469" w:rsidDel="00E067A3" w:rsidRDefault="00874469">
            <w:pPr>
              <w:pStyle w:val="Appx"/>
              <w:rPr>
                <w:ins w:id="12423" w:author="aas" w:date="2013-10-14T02:06:00Z"/>
                <w:del w:id="12424" w:author="Anees Shaikh" w:date="2013-10-19T02:16:00Z"/>
              </w:rPr>
              <w:pPrChange w:id="12425" w:author="Anees Shaikh" w:date="2013-10-19T02:16:00Z">
                <w:pPr>
                  <w:pStyle w:val="XML1"/>
                </w:pPr>
              </w:pPrChange>
            </w:pPr>
            <w:ins w:id="12426" w:author="aas" w:date="2013-10-14T02:06:00Z">
              <w:del w:id="12427" w:author="Anees Shaikh" w:date="2013-10-19T02:16:00Z">
                <w:r w:rsidDel="00E067A3">
                  <w:delText xml:space="preserve">                                    &lt;/xs:annotation&gt;</w:delText>
                </w:r>
              </w:del>
            </w:ins>
          </w:p>
          <w:p w14:paraId="6ECDFA76" w14:textId="1DFA885E" w:rsidR="00874469" w:rsidDel="00E067A3" w:rsidRDefault="00874469">
            <w:pPr>
              <w:pStyle w:val="Appx"/>
              <w:rPr>
                <w:ins w:id="12428" w:author="aas" w:date="2013-10-14T02:06:00Z"/>
                <w:del w:id="12429" w:author="Anees Shaikh" w:date="2013-10-19T02:16:00Z"/>
              </w:rPr>
              <w:pPrChange w:id="12430" w:author="Anees Shaikh" w:date="2013-10-19T02:16:00Z">
                <w:pPr>
                  <w:pStyle w:val="XML1"/>
                </w:pPr>
              </w:pPrChange>
            </w:pPr>
            <w:ins w:id="12431" w:author="aas" w:date="2013-10-14T02:06:00Z">
              <w:del w:id="12432" w:author="Anees Shaikh" w:date="2013-10-19T02:16:00Z">
                <w:r w:rsidDel="00E067A3">
                  <w:delText xml:space="preserve">                                  &lt;/xs:element&gt;</w:delText>
                </w:r>
              </w:del>
            </w:ins>
          </w:p>
          <w:p w14:paraId="6F0E6F4F" w14:textId="69C66B46" w:rsidR="00874469" w:rsidDel="00E067A3" w:rsidRDefault="00874469">
            <w:pPr>
              <w:pStyle w:val="Appx"/>
              <w:rPr>
                <w:ins w:id="12433" w:author="aas" w:date="2013-10-14T02:06:00Z"/>
                <w:del w:id="12434" w:author="Anees Shaikh" w:date="2013-10-19T02:16:00Z"/>
              </w:rPr>
              <w:pPrChange w:id="12435" w:author="Anees Shaikh" w:date="2013-10-19T02:16:00Z">
                <w:pPr>
                  <w:pStyle w:val="XML1"/>
                </w:pPr>
              </w:pPrChange>
            </w:pPr>
            <w:ins w:id="12436" w:author="aas" w:date="2013-10-14T02:06:00Z">
              <w:del w:id="12437"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438" w:author="aas" w:date="2013-10-14T02:06:00Z"/>
                <w:del w:id="12439" w:author="Anees Shaikh" w:date="2013-10-19T02:16:00Z"/>
              </w:rPr>
              <w:pPrChange w:id="12440" w:author="Anees Shaikh" w:date="2013-10-19T02:16:00Z">
                <w:pPr>
                  <w:pStyle w:val="XML1"/>
                </w:pPr>
              </w:pPrChange>
            </w:pPr>
            <w:ins w:id="12441" w:author="aas" w:date="2013-10-14T02:06:00Z">
              <w:del w:id="12442" w:author="Anees Shaikh" w:date="2013-10-19T02:16:00Z">
                <w:r w:rsidDel="00E067A3">
                  <w:delText xml:space="preserve">                                    &lt;xs:annotation&gt;</w:delText>
                </w:r>
              </w:del>
            </w:ins>
          </w:p>
          <w:p w14:paraId="4CC5E5BC" w14:textId="49477B19" w:rsidR="00874469" w:rsidDel="00E067A3" w:rsidRDefault="00874469">
            <w:pPr>
              <w:pStyle w:val="Appx"/>
              <w:rPr>
                <w:ins w:id="12443" w:author="aas" w:date="2013-10-14T02:06:00Z"/>
                <w:del w:id="12444" w:author="Anees Shaikh" w:date="2013-10-19T02:16:00Z"/>
              </w:rPr>
              <w:pPrChange w:id="12445" w:author="Anees Shaikh" w:date="2013-10-19T02:16:00Z">
                <w:pPr>
                  <w:pStyle w:val="XML1"/>
                </w:pPr>
              </w:pPrChange>
            </w:pPr>
            <w:ins w:id="12446" w:author="aas" w:date="2013-10-14T02:06:00Z">
              <w:del w:id="12447" w:author="Anees Shaikh" w:date="2013-10-19T02:16:00Z">
                <w:r w:rsidDel="00E067A3">
                  <w:delText xml:space="preserve">                                      &lt;xs:documentation&gt;</w:delText>
                </w:r>
              </w:del>
            </w:ins>
          </w:p>
          <w:p w14:paraId="5F0B448C" w14:textId="7C8D6532" w:rsidR="00874469" w:rsidDel="00E067A3" w:rsidRDefault="00874469">
            <w:pPr>
              <w:pStyle w:val="Appx"/>
              <w:rPr>
                <w:ins w:id="12448" w:author="aas" w:date="2013-10-14T02:06:00Z"/>
                <w:del w:id="12449" w:author="Anees Shaikh" w:date="2013-10-19T02:16:00Z"/>
              </w:rPr>
              <w:pPrChange w:id="12450" w:author="Anees Shaikh" w:date="2013-10-19T02:16:00Z">
                <w:pPr>
                  <w:pStyle w:val="XML1"/>
                </w:pPr>
              </w:pPrChange>
            </w:pPr>
            <w:ins w:id="12451" w:author="aas" w:date="2013-10-14T02:06:00Z">
              <w:del w:id="12452"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453" w:author="aas" w:date="2013-10-14T02:06:00Z"/>
                <w:del w:id="12454" w:author="Anees Shaikh" w:date="2013-10-19T02:16:00Z"/>
              </w:rPr>
              <w:pPrChange w:id="12455" w:author="Anees Shaikh" w:date="2013-10-19T02:16:00Z">
                <w:pPr>
                  <w:pStyle w:val="XML1"/>
                </w:pPr>
              </w:pPrChange>
            </w:pPr>
            <w:ins w:id="12456" w:author="aas" w:date="2013-10-14T02:06:00Z">
              <w:del w:id="12457" w:author="Anees Shaikh" w:date="2013-10-19T02:16:00Z">
                <w:r w:rsidDel="00E067A3">
                  <w:delText xml:space="preserve">                                      &lt;/xs:documentation&gt;</w:delText>
                </w:r>
              </w:del>
            </w:ins>
          </w:p>
          <w:p w14:paraId="2AB0B8C9" w14:textId="0238648B" w:rsidR="00874469" w:rsidDel="00E067A3" w:rsidRDefault="00874469">
            <w:pPr>
              <w:pStyle w:val="Appx"/>
              <w:rPr>
                <w:ins w:id="12458" w:author="aas" w:date="2013-10-14T02:06:00Z"/>
                <w:del w:id="12459" w:author="Anees Shaikh" w:date="2013-10-19T02:16:00Z"/>
              </w:rPr>
              <w:pPrChange w:id="12460" w:author="Anees Shaikh" w:date="2013-10-19T02:16:00Z">
                <w:pPr>
                  <w:pStyle w:val="XML1"/>
                </w:pPr>
              </w:pPrChange>
            </w:pPr>
            <w:ins w:id="12461" w:author="aas" w:date="2013-10-14T02:06:00Z">
              <w:del w:id="12462" w:author="Anees Shaikh" w:date="2013-10-19T02:16:00Z">
                <w:r w:rsidDel="00E067A3">
                  <w:delText xml:space="preserve">                                    &lt;/xs:annotation&gt;</w:delText>
                </w:r>
              </w:del>
            </w:ins>
          </w:p>
          <w:p w14:paraId="58ADBB94" w14:textId="4875D2C1" w:rsidR="00874469" w:rsidDel="00E067A3" w:rsidRDefault="00874469">
            <w:pPr>
              <w:pStyle w:val="Appx"/>
              <w:rPr>
                <w:ins w:id="12463" w:author="aas" w:date="2013-10-14T02:06:00Z"/>
                <w:del w:id="12464" w:author="Anees Shaikh" w:date="2013-10-19T02:16:00Z"/>
              </w:rPr>
              <w:pPrChange w:id="12465" w:author="Anees Shaikh" w:date="2013-10-19T02:16:00Z">
                <w:pPr>
                  <w:pStyle w:val="XML1"/>
                </w:pPr>
              </w:pPrChange>
            </w:pPr>
            <w:ins w:id="12466" w:author="aas" w:date="2013-10-14T02:06:00Z">
              <w:del w:id="12467" w:author="Anees Shaikh" w:date="2013-10-19T02:16:00Z">
                <w:r w:rsidDel="00E067A3">
                  <w:delText xml:space="preserve">                                  &lt;/xs:element&gt;</w:delText>
                </w:r>
              </w:del>
            </w:ins>
          </w:p>
          <w:p w14:paraId="1C01FE53" w14:textId="3DB74ED4" w:rsidR="00874469" w:rsidDel="00E067A3" w:rsidRDefault="00874469">
            <w:pPr>
              <w:pStyle w:val="Appx"/>
              <w:rPr>
                <w:ins w:id="12468" w:author="aas" w:date="2013-10-14T02:06:00Z"/>
                <w:del w:id="12469" w:author="Anees Shaikh" w:date="2013-10-19T02:16:00Z"/>
              </w:rPr>
              <w:pPrChange w:id="12470" w:author="Anees Shaikh" w:date="2013-10-19T02:16:00Z">
                <w:pPr>
                  <w:pStyle w:val="XML1"/>
                </w:pPr>
              </w:pPrChange>
            </w:pPr>
            <w:ins w:id="12471" w:author="aas" w:date="2013-10-14T02:06:00Z">
              <w:del w:id="12472"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473" w:author="aas" w:date="2013-10-14T02:06:00Z"/>
                <w:del w:id="12474" w:author="Anees Shaikh" w:date="2013-10-19T02:16:00Z"/>
              </w:rPr>
              <w:pPrChange w:id="12475" w:author="Anees Shaikh" w:date="2013-10-19T02:16:00Z">
                <w:pPr>
                  <w:pStyle w:val="XML1"/>
                </w:pPr>
              </w:pPrChange>
            </w:pPr>
            <w:ins w:id="12476" w:author="aas" w:date="2013-10-14T02:06:00Z">
              <w:del w:id="12477" w:author="Anees Shaikh" w:date="2013-10-19T02:16:00Z">
                <w:r w:rsidDel="00E067A3">
                  <w:delText xml:space="preserve">                                          namespace="##other" processContents="lax"/&gt;</w:delText>
                </w:r>
              </w:del>
            </w:ins>
          </w:p>
          <w:p w14:paraId="29693650" w14:textId="16DA75E7" w:rsidR="00874469" w:rsidDel="00E067A3" w:rsidRDefault="00874469">
            <w:pPr>
              <w:pStyle w:val="Appx"/>
              <w:rPr>
                <w:ins w:id="12478" w:author="aas" w:date="2013-10-14T02:06:00Z"/>
                <w:del w:id="12479" w:author="Anees Shaikh" w:date="2013-10-19T02:16:00Z"/>
              </w:rPr>
              <w:pPrChange w:id="12480" w:author="Anees Shaikh" w:date="2013-10-19T02:16:00Z">
                <w:pPr>
                  <w:pStyle w:val="XML1"/>
                </w:pPr>
              </w:pPrChange>
            </w:pPr>
            <w:ins w:id="12481" w:author="aas" w:date="2013-10-14T02:06:00Z">
              <w:del w:id="12482" w:author="Anees Shaikh" w:date="2013-10-19T02:16:00Z">
                <w:r w:rsidDel="00E067A3">
                  <w:delText xml:space="preserve">                                &lt;/xs:sequence&gt;</w:delText>
                </w:r>
              </w:del>
            </w:ins>
          </w:p>
          <w:p w14:paraId="44556983" w14:textId="55E9E92C" w:rsidR="00874469" w:rsidDel="00E067A3" w:rsidRDefault="00874469">
            <w:pPr>
              <w:pStyle w:val="Appx"/>
              <w:rPr>
                <w:ins w:id="12483" w:author="aas" w:date="2013-10-14T02:06:00Z"/>
                <w:del w:id="12484" w:author="Anees Shaikh" w:date="2013-10-19T02:16:00Z"/>
              </w:rPr>
              <w:pPrChange w:id="12485" w:author="Anees Shaikh" w:date="2013-10-19T02:16:00Z">
                <w:pPr>
                  <w:pStyle w:val="XML1"/>
                </w:pPr>
              </w:pPrChange>
            </w:pPr>
            <w:ins w:id="12486" w:author="aas" w:date="2013-10-14T02:06:00Z">
              <w:del w:id="12487"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488" w:author="aas" w:date="2013-10-14T02:06:00Z"/>
                <w:del w:id="12489" w:author="Anees Shaikh" w:date="2013-10-19T02:16:00Z"/>
              </w:rPr>
              <w:pPrChange w:id="12490" w:author="Anees Shaikh" w:date="2013-10-19T02:16:00Z">
                <w:pPr>
                  <w:pStyle w:val="XML1"/>
                </w:pPr>
              </w:pPrChange>
            </w:pPr>
            <w:ins w:id="12491" w:author="aas" w:date="2013-10-14T02:06:00Z">
              <w:del w:id="12492" w:author="Anees Shaikh" w:date="2013-10-19T02:16:00Z">
                <w:r w:rsidDel="00E067A3">
                  <w:delText xml:space="preserve">                                        namespace="##other" processContents="lax"/&gt;</w:delText>
                </w:r>
              </w:del>
            </w:ins>
          </w:p>
          <w:p w14:paraId="55C601DD" w14:textId="3FFB7D37" w:rsidR="00874469" w:rsidDel="00E067A3" w:rsidRDefault="00874469">
            <w:pPr>
              <w:pStyle w:val="Appx"/>
              <w:rPr>
                <w:ins w:id="12493" w:author="aas" w:date="2013-10-14T02:06:00Z"/>
                <w:del w:id="12494" w:author="Anees Shaikh" w:date="2013-10-19T02:16:00Z"/>
              </w:rPr>
              <w:pPrChange w:id="12495" w:author="Anees Shaikh" w:date="2013-10-19T02:16:00Z">
                <w:pPr>
                  <w:pStyle w:val="XML1"/>
                </w:pPr>
              </w:pPrChange>
            </w:pPr>
            <w:ins w:id="12496" w:author="aas" w:date="2013-10-14T02:06:00Z">
              <w:del w:id="12497" w:author="Anees Shaikh" w:date="2013-10-19T02:16:00Z">
                <w:r w:rsidDel="00E067A3">
                  <w:delText xml:space="preserve">                              &lt;/xs:choice&gt;</w:delText>
                </w:r>
              </w:del>
            </w:ins>
          </w:p>
          <w:p w14:paraId="28425D4B" w14:textId="2DFF7655" w:rsidR="00874469" w:rsidDel="00E067A3" w:rsidRDefault="00874469">
            <w:pPr>
              <w:pStyle w:val="Appx"/>
              <w:rPr>
                <w:ins w:id="12498" w:author="aas" w:date="2013-10-14T02:06:00Z"/>
                <w:del w:id="12499" w:author="Anees Shaikh" w:date="2013-10-19T02:16:00Z"/>
              </w:rPr>
              <w:pPrChange w:id="12500" w:author="Anees Shaikh" w:date="2013-10-19T02:16:00Z">
                <w:pPr>
                  <w:pStyle w:val="XML1"/>
                </w:pPr>
              </w:pPrChange>
            </w:pPr>
            <w:ins w:id="12501" w:author="aas" w:date="2013-10-14T02:06:00Z">
              <w:del w:id="12502"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03" w:author="aas" w:date="2013-10-14T02:06:00Z"/>
                <w:del w:id="12504" w:author="Anees Shaikh" w:date="2013-10-19T02:16:00Z"/>
              </w:rPr>
              <w:pPrChange w:id="12505" w:author="Anees Shaikh" w:date="2013-10-19T02:16:00Z">
                <w:pPr>
                  <w:pStyle w:val="XML1"/>
                </w:pPr>
              </w:pPrChange>
            </w:pPr>
            <w:ins w:id="12506" w:author="aas" w:date="2013-10-14T02:06:00Z">
              <w:del w:id="12507" w:author="Anees Shaikh" w:date="2013-10-19T02:16:00Z">
                <w:r w:rsidDel="00E067A3">
                  <w:delText xml:space="preserve">                                &lt;xs:annotation&gt;</w:delText>
                </w:r>
              </w:del>
            </w:ins>
          </w:p>
          <w:p w14:paraId="019D1916" w14:textId="1028F351" w:rsidR="00874469" w:rsidDel="00E067A3" w:rsidRDefault="00874469">
            <w:pPr>
              <w:pStyle w:val="Appx"/>
              <w:rPr>
                <w:ins w:id="12508" w:author="aas" w:date="2013-10-14T02:06:00Z"/>
                <w:del w:id="12509" w:author="Anees Shaikh" w:date="2013-10-19T02:16:00Z"/>
              </w:rPr>
              <w:pPrChange w:id="12510" w:author="Anees Shaikh" w:date="2013-10-19T02:16:00Z">
                <w:pPr>
                  <w:pStyle w:val="XML1"/>
                </w:pPr>
              </w:pPrChange>
            </w:pPr>
            <w:ins w:id="12511" w:author="aas" w:date="2013-10-14T02:06:00Z">
              <w:del w:id="12512" w:author="Anees Shaikh" w:date="2013-10-19T02:16:00Z">
                <w:r w:rsidDel="00E067A3">
                  <w:delText xml:space="preserve">                                  &lt;xs:documentation&gt;</w:delText>
                </w:r>
              </w:del>
            </w:ins>
          </w:p>
          <w:p w14:paraId="02D80B55" w14:textId="0E0B307D" w:rsidR="00874469" w:rsidDel="00E067A3" w:rsidRDefault="00874469">
            <w:pPr>
              <w:pStyle w:val="Appx"/>
              <w:rPr>
                <w:ins w:id="12513" w:author="aas" w:date="2013-10-14T02:06:00Z"/>
                <w:del w:id="12514" w:author="Anees Shaikh" w:date="2013-10-19T02:16:00Z"/>
              </w:rPr>
              <w:pPrChange w:id="12515" w:author="Anees Shaikh" w:date="2013-10-19T02:16:00Z">
                <w:pPr>
                  <w:pStyle w:val="XML1"/>
                </w:pPr>
              </w:pPrChange>
            </w:pPr>
            <w:ins w:id="12516" w:author="aas" w:date="2013-10-14T02:06:00Z">
              <w:del w:id="12517"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18" w:author="aas" w:date="2013-10-14T02:06:00Z"/>
                <w:del w:id="12519" w:author="Anees Shaikh" w:date="2013-10-19T02:16:00Z"/>
              </w:rPr>
              <w:pPrChange w:id="12520" w:author="Anees Shaikh" w:date="2013-10-19T02:16:00Z">
                <w:pPr>
                  <w:pStyle w:val="XML1"/>
                </w:pPr>
              </w:pPrChange>
            </w:pPr>
            <w:ins w:id="12521" w:author="aas" w:date="2013-10-14T02:06:00Z">
              <w:del w:id="12522"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23" w:author="aas" w:date="2013-10-14T02:06:00Z"/>
                <w:del w:id="12524" w:author="Anees Shaikh" w:date="2013-10-19T02:16:00Z"/>
              </w:rPr>
              <w:pPrChange w:id="12525" w:author="Anees Shaikh" w:date="2013-10-19T02:16:00Z">
                <w:pPr>
                  <w:pStyle w:val="XML1"/>
                </w:pPr>
              </w:pPrChange>
            </w:pPr>
            <w:ins w:id="12526" w:author="aas" w:date="2013-10-14T02:06:00Z">
              <w:del w:id="12527" w:author="Anees Shaikh" w:date="2013-10-19T02:16:00Z">
                <w:r w:rsidDel="00E067A3">
                  <w:delText xml:space="preserve">                                  &lt;/xs:documentation&gt;</w:delText>
                </w:r>
              </w:del>
            </w:ins>
          </w:p>
          <w:p w14:paraId="22A64E5B" w14:textId="54A04CCC" w:rsidR="00874469" w:rsidDel="00E067A3" w:rsidRDefault="00874469">
            <w:pPr>
              <w:pStyle w:val="Appx"/>
              <w:rPr>
                <w:ins w:id="12528" w:author="aas" w:date="2013-10-14T02:06:00Z"/>
                <w:del w:id="12529" w:author="Anees Shaikh" w:date="2013-10-19T02:16:00Z"/>
              </w:rPr>
              <w:pPrChange w:id="12530" w:author="Anees Shaikh" w:date="2013-10-19T02:16:00Z">
                <w:pPr>
                  <w:pStyle w:val="XML1"/>
                </w:pPr>
              </w:pPrChange>
            </w:pPr>
            <w:ins w:id="12531" w:author="aas" w:date="2013-10-14T02:06:00Z">
              <w:del w:id="12532" w:author="Anees Shaikh" w:date="2013-10-19T02:16:00Z">
                <w:r w:rsidDel="00E067A3">
                  <w:delText xml:space="preserve">                                &lt;/xs:annotation&gt;</w:delText>
                </w:r>
              </w:del>
            </w:ins>
          </w:p>
          <w:p w14:paraId="6118AF91" w14:textId="24AF18BC" w:rsidR="00874469" w:rsidDel="00E067A3" w:rsidRDefault="00874469">
            <w:pPr>
              <w:pStyle w:val="Appx"/>
              <w:rPr>
                <w:ins w:id="12533" w:author="aas" w:date="2013-10-14T02:06:00Z"/>
                <w:del w:id="12534" w:author="Anees Shaikh" w:date="2013-10-19T02:16:00Z"/>
              </w:rPr>
              <w:pPrChange w:id="12535" w:author="Anees Shaikh" w:date="2013-10-19T02:16:00Z">
                <w:pPr>
                  <w:pStyle w:val="XML1"/>
                </w:pPr>
              </w:pPrChange>
            </w:pPr>
            <w:ins w:id="12536" w:author="aas" w:date="2013-10-14T02:06:00Z">
              <w:del w:id="12537" w:author="Anees Shaikh" w:date="2013-10-19T02:16:00Z">
                <w:r w:rsidDel="00E067A3">
                  <w:delText xml:space="preserve">                              &lt;/xs:element&gt;</w:delText>
                </w:r>
              </w:del>
            </w:ins>
          </w:p>
          <w:p w14:paraId="0B144035" w14:textId="6C54A9FA" w:rsidR="00874469" w:rsidDel="00E067A3" w:rsidRDefault="00874469">
            <w:pPr>
              <w:pStyle w:val="Appx"/>
              <w:rPr>
                <w:ins w:id="12538" w:author="aas" w:date="2013-10-14T02:06:00Z"/>
                <w:del w:id="12539" w:author="Anees Shaikh" w:date="2013-10-19T02:16:00Z"/>
              </w:rPr>
              <w:pPrChange w:id="12540" w:author="Anees Shaikh" w:date="2013-10-19T02:16:00Z">
                <w:pPr>
                  <w:pStyle w:val="XML1"/>
                </w:pPr>
              </w:pPrChange>
            </w:pPr>
            <w:ins w:id="12541" w:author="aas" w:date="2013-10-14T02:06:00Z">
              <w:del w:id="12542"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543" w:author="aas" w:date="2013-10-14T02:06:00Z"/>
                <w:del w:id="12544" w:author="Anees Shaikh" w:date="2013-10-19T02:16:00Z"/>
              </w:rPr>
              <w:pPrChange w:id="12545" w:author="Anees Shaikh" w:date="2013-10-19T02:16:00Z">
                <w:pPr>
                  <w:pStyle w:val="XML1"/>
                </w:pPr>
              </w:pPrChange>
            </w:pPr>
            <w:ins w:id="12546" w:author="aas" w:date="2013-10-14T02:06:00Z">
              <w:del w:id="12547" w:author="Anees Shaikh" w:date="2013-10-19T02:16:00Z">
                <w:r w:rsidDel="00E067A3">
                  <w:delText xml:space="preserve">                                &lt;xs:annotation&gt;</w:delText>
                </w:r>
              </w:del>
            </w:ins>
          </w:p>
          <w:p w14:paraId="68F2C26C" w14:textId="0C0BE39D" w:rsidR="00874469" w:rsidDel="00E067A3" w:rsidRDefault="00874469">
            <w:pPr>
              <w:pStyle w:val="Appx"/>
              <w:rPr>
                <w:ins w:id="12548" w:author="aas" w:date="2013-10-14T02:06:00Z"/>
                <w:del w:id="12549" w:author="Anees Shaikh" w:date="2013-10-19T02:16:00Z"/>
              </w:rPr>
              <w:pPrChange w:id="12550" w:author="Anees Shaikh" w:date="2013-10-19T02:16:00Z">
                <w:pPr>
                  <w:pStyle w:val="XML1"/>
                </w:pPr>
              </w:pPrChange>
            </w:pPr>
            <w:ins w:id="12551" w:author="aas" w:date="2013-10-14T02:06:00Z">
              <w:del w:id="12552" w:author="Anees Shaikh" w:date="2013-10-19T02:16:00Z">
                <w:r w:rsidDel="00E067A3">
                  <w:delText xml:space="preserve">                                  &lt;xs:documentation&gt;</w:delText>
                </w:r>
              </w:del>
            </w:ins>
          </w:p>
          <w:p w14:paraId="441990EF" w14:textId="3F27B9E7" w:rsidR="00874469" w:rsidDel="00E067A3" w:rsidRDefault="00874469">
            <w:pPr>
              <w:pStyle w:val="Appx"/>
              <w:rPr>
                <w:ins w:id="12553" w:author="aas" w:date="2013-10-14T02:06:00Z"/>
                <w:del w:id="12554" w:author="Anees Shaikh" w:date="2013-10-19T02:16:00Z"/>
              </w:rPr>
              <w:pPrChange w:id="12555" w:author="Anees Shaikh" w:date="2013-10-19T02:16:00Z">
                <w:pPr>
                  <w:pStyle w:val="XML1"/>
                </w:pPr>
              </w:pPrChange>
            </w:pPr>
            <w:ins w:id="12556" w:author="aas" w:date="2013-10-14T02:06:00Z">
              <w:del w:id="12557"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558" w:author="aas" w:date="2013-10-14T02:06:00Z"/>
                <w:del w:id="12559" w:author="Anees Shaikh" w:date="2013-10-19T02:16:00Z"/>
              </w:rPr>
              <w:pPrChange w:id="12560" w:author="Anees Shaikh" w:date="2013-10-19T02:16:00Z">
                <w:pPr>
                  <w:pStyle w:val="XML1"/>
                </w:pPr>
              </w:pPrChange>
            </w:pPr>
            <w:ins w:id="12561" w:author="aas" w:date="2013-10-14T02:06:00Z">
              <w:del w:id="12562" w:author="Anees Shaikh" w:date="2013-10-19T02:16:00Z">
                <w:r w:rsidDel="00E067A3">
                  <w:delText xml:space="preserve">                                  &lt;/xs:documentation&gt;</w:delText>
                </w:r>
              </w:del>
            </w:ins>
          </w:p>
          <w:p w14:paraId="7EB10390" w14:textId="78FE21F1" w:rsidR="00874469" w:rsidDel="00E067A3" w:rsidRDefault="00874469">
            <w:pPr>
              <w:pStyle w:val="Appx"/>
              <w:rPr>
                <w:ins w:id="12563" w:author="aas" w:date="2013-10-14T02:06:00Z"/>
                <w:del w:id="12564" w:author="Anees Shaikh" w:date="2013-10-19T02:16:00Z"/>
              </w:rPr>
              <w:pPrChange w:id="12565" w:author="Anees Shaikh" w:date="2013-10-19T02:16:00Z">
                <w:pPr>
                  <w:pStyle w:val="XML1"/>
                </w:pPr>
              </w:pPrChange>
            </w:pPr>
            <w:ins w:id="12566" w:author="aas" w:date="2013-10-14T02:06:00Z">
              <w:del w:id="12567" w:author="Anees Shaikh" w:date="2013-10-19T02:16:00Z">
                <w:r w:rsidDel="00E067A3">
                  <w:delText xml:space="preserve">                                &lt;/xs:annotation&gt;</w:delText>
                </w:r>
              </w:del>
            </w:ins>
          </w:p>
          <w:p w14:paraId="67E2987B" w14:textId="486908EC" w:rsidR="00874469" w:rsidDel="00E067A3" w:rsidRDefault="00874469">
            <w:pPr>
              <w:pStyle w:val="Appx"/>
              <w:rPr>
                <w:ins w:id="12568" w:author="aas" w:date="2013-10-14T02:06:00Z"/>
                <w:del w:id="12569" w:author="Anees Shaikh" w:date="2013-10-19T02:16:00Z"/>
              </w:rPr>
              <w:pPrChange w:id="12570" w:author="Anees Shaikh" w:date="2013-10-19T02:16:00Z">
                <w:pPr>
                  <w:pStyle w:val="XML1"/>
                </w:pPr>
              </w:pPrChange>
            </w:pPr>
            <w:ins w:id="12571" w:author="aas" w:date="2013-10-14T02:06:00Z">
              <w:del w:id="12572" w:author="Anees Shaikh" w:date="2013-10-19T02:16:00Z">
                <w:r w:rsidDel="00E067A3">
                  <w:delText xml:space="preserve">                              &lt;/xs:element&gt;</w:delText>
                </w:r>
              </w:del>
            </w:ins>
          </w:p>
          <w:p w14:paraId="7B00998C" w14:textId="00880EA5" w:rsidR="00874469" w:rsidDel="00E067A3" w:rsidRDefault="00874469">
            <w:pPr>
              <w:pStyle w:val="Appx"/>
              <w:rPr>
                <w:ins w:id="12573" w:author="aas" w:date="2013-10-14T02:06:00Z"/>
                <w:del w:id="12574" w:author="Anees Shaikh" w:date="2013-10-19T02:16:00Z"/>
              </w:rPr>
              <w:pPrChange w:id="12575" w:author="Anees Shaikh" w:date="2013-10-19T02:16:00Z">
                <w:pPr>
                  <w:pStyle w:val="XML1"/>
                </w:pPr>
              </w:pPrChange>
            </w:pPr>
            <w:ins w:id="12576" w:author="aas" w:date="2013-10-14T02:06:00Z">
              <w:del w:id="12577"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578" w:author="aas" w:date="2013-10-14T02:06:00Z"/>
                <w:del w:id="12579" w:author="Anees Shaikh" w:date="2013-10-19T02:16:00Z"/>
              </w:rPr>
              <w:pPrChange w:id="12580" w:author="Anees Shaikh" w:date="2013-10-19T02:16:00Z">
                <w:pPr>
                  <w:pStyle w:val="XML1"/>
                </w:pPr>
              </w:pPrChange>
            </w:pPr>
            <w:ins w:id="12581" w:author="aas" w:date="2013-10-14T02:06:00Z">
              <w:del w:id="12582" w:author="Anees Shaikh" w:date="2013-10-19T02:16:00Z">
                <w:r w:rsidDel="00E067A3">
                  <w:delText xml:space="preserve">                                      namespace="##other" processContents="lax"/&gt;</w:delText>
                </w:r>
              </w:del>
            </w:ins>
          </w:p>
          <w:p w14:paraId="29F48B91" w14:textId="324AEF43" w:rsidR="00874469" w:rsidDel="00E067A3" w:rsidRDefault="00874469">
            <w:pPr>
              <w:pStyle w:val="Appx"/>
              <w:rPr>
                <w:ins w:id="12583" w:author="aas" w:date="2013-10-14T02:06:00Z"/>
                <w:del w:id="12584" w:author="Anees Shaikh" w:date="2013-10-19T02:16:00Z"/>
              </w:rPr>
              <w:pPrChange w:id="12585" w:author="Anees Shaikh" w:date="2013-10-19T02:16:00Z">
                <w:pPr>
                  <w:pStyle w:val="XML1"/>
                </w:pPr>
              </w:pPrChange>
            </w:pPr>
            <w:ins w:id="12586" w:author="aas" w:date="2013-10-14T02:06:00Z">
              <w:del w:id="12587" w:author="Anees Shaikh" w:date="2013-10-19T02:16:00Z">
                <w:r w:rsidDel="00E067A3">
                  <w:delText xml:space="preserve">                            &lt;/xs:sequence&gt;</w:delText>
                </w:r>
              </w:del>
            </w:ins>
          </w:p>
          <w:p w14:paraId="259B11F1" w14:textId="7FC9A544" w:rsidR="00874469" w:rsidDel="00E067A3" w:rsidRDefault="00874469">
            <w:pPr>
              <w:pStyle w:val="Appx"/>
              <w:rPr>
                <w:ins w:id="12588" w:author="aas" w:date="2013-10-14T02:06:00Z"/>
                <w:del w:id="12589" w:author="Anees Shaikh" w:date="2013-10-19T02:16:00Z"/>
              </w:rPr>
              <w:pPrChange w:id="12590" w:author="Anees Shaikh" w:date="2013-10-19T02:16:00Z">
                <w:pPr>
                  <w:pStyle w:val="XML1"/>
                </w:pPr>
              </w:pPrChange>
            </w:pPr>
            <w:ins w:id="12591" w:author="aas" w:date="2013-10-14T02:06:00Z">
              <w:del w:id="12592" w:author="Anees Shaikh" w:date="2013-10-19T02:16:00Z">
                <w:r w:rsidDel="00E067A3">
                  <w:delText xml:space="preserve">                          &lt;/xs:complexType&gt;</w:delText>
                </w:r>
              </w:del>
            </w:ins>
          </w:p>
          <w:p w14:paraId="490C2357" w14:textId="75D6304A" w:rsidR="00874469" w:rsidDel="00E067A3" w:rsidRDefault="00874469">
            <w:pPr>
              <w:pStyle w:val="Appx"/>
              <w:rPr>
                <w:ins w:id="12593" w:author="aas" w:date="2013-10-14T02:06:00Z"/>
                <w:del w:id="12594" w:author="Anees Shaikh" w:date="2013-10-19T02:16:00Z"/>
              </w:rPr>
              <w:pPrChange w:id="12595" w:author="Anees Shaikh" w:date="2013-10-19T02:16:00Z">
                <w:pPr>
                  <w:pStyle w:val="XML1"/>
                </w:pPr>
              </w:pPrChange>
            </w:pPr>
            <w:ins w:id="12596" w:author="aas" w:date="2013-10-14T02:06:00Z">
              <w:del w:id="12597" w:author="Anees Shaikh" w:date="2013-10-19T02:16:00Z">
                <w:r w:rsidDel="00E067A3">
                  <w:delText xml:space="preserve">                        &lt;/xs:element&gt;</w:delText>
                </w:r>
              </w:del>
            </w:ins>
          </w:p>
          <w:p w14:paraId="71B4A3CF" w14:textId="35077A33" w:rsidR="00874469" w:rsidDel="00E067A3" w:rsidRDefault="00874469">
            <w:pPr>
              <w:pStyle w:val="Appx"/>
              <w:rPr>
                <w:ins w:id="12598" w:author="aas" w:date="2013-10-14T02:06:00Z"/>
                <w:del w:id="12599" w:author="Anees Shaikh" w:date="2013-10-19T02:16:00Z"/>
              </w:rPr>
              <w:pPrChange w:id="12600" w:author="Anees Shaikh" w:date="2013-10-19T02:16:00Z">
                <w:pPr>
                  <w:pStyle w:val="XML1"/>
                </w:pPr>
              </w:pPrChange>
            </w:pPr>
            <w:ins w:id="12601" w:author="aas" w:date="2013-10-14T02:06:00Z">
              <w:del w:id="12602"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03" w:author="aas" w:date="2013-10-14T02:06:00Z"/>
                <w:del w:id="12604" w:author="Anees Shaikh" w:date="2013-10-19T02:16:00Z"/>
              </w:rPr>
              <w:pPrChange w:id="12605" w:author="Anees Shaikh" w:date="2013-10-19T02:16:00Z">
                <w:pPr>
                  <w:pStyle w:val="XML1"/>
                </w:pPr>
              </w:pPrChange>
            </w:pPr>
            <w:ins w:id="12606" w:author="aas" w:date="2013-10-14T02:06:00Z">
              <w:del w:id="12607"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08" w:author="aas" w:date="2013-10-14T02:06:00Z"/>
                <w:del w:id="12609" w:author="Anees Shaikh" w:date="2013-10-19T02:16:00Z"/>
              </w:rPr>
              <w:pPrChange w:id="12610" w:author="Anees Shaikh" w:date="2013-10-19T02:16:00Z">
                <w:pPr>
                  <w:pStyle w:val="XML1"/>
                </w:pPr>
              </w:pPrChange>
            </w:pPr>
            <w:ins w:id="12611" w:author="aas" w:date="2013-10-14T02:06:00Z">
              <w:del w:id="12612" w:author="Anees Shaikh" w:date="2013-10-19T02:16:00Z">
                <w:r w:rsidDel="00E067A3">
                  <w:delText xml:space="preserve">                      &lt;/xs:sequence&gt;</w:delText>
                </w:r>
              </w:del>
            </w:ins>
          </w:p>
          <w:p w14:paraId="6799590B" w14:textId="7FD4CE22" w:rsidR="00874469" w:rsidDel="00E067A3" w:rsidRDefault="00874469">
            <w:pPr>
              <w:pStyle w:val="Appx"/>
              <w:rPr>
                <w:ins w:id="12613" w:author="aas" w:date="2013-10-14T02:06:00Z"/>
                <w:del w:id="12614" w:author="Anees Shaikh" w:date="2013-10-19T02:16:00Z"/>
              </w:rPr>
              <w:pPrChange w:id="12615" w:author="Anees Shaikh" w:date="2013-10-19T02:16:00Z">
                <w:pPr>
                  <w:pStyle w:val="XML1"/>
                </w:pPr>
              </w:pPrChange>
            </w:pPr>
            <w:ins w:id="12616" w:author="aas" w:date="2013-10-14T02:06:00Z">
              <w:del w:id="12617"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18" w:author="aas" w:date="2013-10-14T02:06:00Z"/>
                <w:del w:id="12619" w:author="Anees Shaikh" w:date="2013-10-19T02:16:00Z"/>
              </w:rPr>
              <w:pPrChange w:id="12620" w:author="Anees Shaikh" w:date="2013-10-19T02:16:00Z">
                <w:pPr>
                  <w:pStyle w:val="XML1"/>
                </w:pPr>
              </w:pPrChange>
            </w:pPr>
            <w:ins w:id="12621" w:author="aas" w:date="2013-10-14T02:06:00Z">
              <w:del w:id="12622"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23" w:author="aas" w:date="2013-10-14T02:06:00Z"/>
                <w:del w:id="12624" w:author="Anees Shaikh" w:date="2013-10-19T02:16:00Z"/>
              </w:rPr>
              <w:pPrChange w:id="12625" w:author="Anees Shaikh" w:date="2013-10-19T02:16:00Z">
                <w:pPr>
                  <w:pStyle w:val="XML1"/>
                </w:pPr>
              </w:pPrChange>
            </w:pPr>
            <w:ins w:id="12626" w:author="aas" w:date="2013-10-14T02:06:00Z">
              <w:del w:id="12627" w:author="Anees Shaikh" w:date="2013-10-19T02:16:00Z">
                <w:r w:rsidDel="00E067A3">
                  <w:delText xml:space="preserve">                    &lt;/xs:choice&gt;</w:delText>
                </w:r>
              </w:del>
            </w:ins>
          </w:p>
          <w:p w14:paraId="38EF680E" w14:textId="310F2C33" w:rsidR="00874469" w:rsidDel="00E067A3" w:rsidRDefault="00874469">
            <w:pPr>
              <w:pStyle w:val="Appx"/>
              <w:rPr>
                <w:ins w:id="12628" w:author="aas" w:date="2013-10-14T02:06:00Z"/>
                <w:del w:id="12629" w:author="Anees Shaikh" w:date="2013-10-19T02:16:00Z"/>
              </w:rPr>
              <w:pPrChange w:id="12630" w:author="Anees Shaikh" w:date="2013-10-19T02:16:00Z">
                <w:pPr>
                  <w:pStyle w:val="XML1"/>
                </w:pPr>
              </w:pPrChange>
            </w:pPr>
            <w:ins w:id="12631" w:author="aas" w:date="2013-10-14T02:06:00Z">
              <w:del w:id="12632"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33" w:author="aas" w:date="2013-10-14T02:06:00Z"/>
                <w:del w:id="12634" w:author="Anees Shaikh" w:date="2013-10-19T02:16:00Z"/>
              </w:rPr>
              <w:pPrChange w:id="12635" w:author="Anees Shaikh" w:date="2013-10-19T02:16:00Z">
                <w:pPr>
                  <w:pStyle w:val="XML1"/>
                </w:pPr>
              </w:pPrChange>
            </w:pPr>
            <w:ins w:id="12636" w:author="aas" w:date="2013-10-14T02:06:00Z">
              <w:del w:id="12637" w:author="Anees Shaikh" w:date="2013-10-19T02:16:00Z">
                <w:r w:rsidDel="00E067A3">
                  <w:delText xml:space="preserve">                            namespace="##other" processContents="lax"/&gt;</w:delText>
                </w:r>
              </w:del>
            </w:ins>
          </w:p>
          <w:p w14:paraId="34BC471D" w14:textId="0997AEF6" w:rsidR="00874469" w:rsidDel="00E067A3" w:rsidRDefault="00874469">
            <w:pPr>
              <w:pStyle w:val="Appx"/>
              <w:rPr>
                <w:ins w:id="12638" w:author="aas" w:date="2013-10-14T02:06:00Z"/>
                <w:del w:id="12639" w:author="Anees Shaikh" w:date="2013-10-19T02:16:00Z"/>
              </w:rPr>
              <w:pPrChange w:id="12640" w:author="Anees Shaikh" w:date="2013-10-19T02:16:00Z">
                <w:pPr>
                  <w:pStyle w:val="XML1"/>
                </w:pPr>
              </w:pPrChange>
            </w:pPr>
            <w:ins w:id="12641" w:author="aas" w:date="2013-10-14T02:06:00Z">
              <w:del w:id="12642" w:author="Anees Shaikh" w:date="2013-10-19T02:16:00Z">
                <w:r w:rsidDel="00E067A3">
                  <w:delText xml:space="preserve">                  &lt;/xs:sequence&gt;</w:delText>
                </w:r>
              </w:del>
            </w:ins>
          </w:p>
          <w:p w14:paraId="360100F9" w14:textId="1B1FC57F" w:rsidR="00874469" w:rsidDel="00E067A3" w:rsidRDefault="00874469">
            <w:pPr>
              <w:pStyle w:val="Appx"/>
              <w:rPr>
                <w:ins w:id="12643" w:author="aas" w:date="2013-10-14T02:06:00Z"/>
                <w:del w:id="12644" w:author="Anees Shaikh" w:date="2013-10-19T02:16:00Z"/>
              </w:rPr>
              <w:pPrChange w:id="12645" w:author="Anees Shaikh" w:date="2013-10-19T02:16:00Z">
                <w:pPr>
                  <w:pStyle w:val="XML1"/>
                </w:pPr>
              </w:pPrChange>
            </w:pPr>
            <w:ins w:id="12646" w:author="aas" w:date="2013-10-14T02:06:00Z">
              <w:del w:id="12647" w:author="Anees Shaikh" w:date="2013-10-19T02:16:00Z">
                <w:r w:rsidDel="00E067A3">
                  <w:delText xml:space="preserve">                &lt;/xs:complexType&gt;</w:delText>
                </w:r>
              </w:del>
            </w:ins>
          </w:p>
          <w:p w14:paraId="5F8F1756" w14:textId="2CE86078" w:rsidR="00874469" w:rsidDel="00E067A3" w:rsidRDefault="00874469">
            <w:pPr>
              <w:pStyle w:val="Appx"/>
              <w:rPr>
                <w:ins w:id="12648" w:author="aas" w:date="2013-10-14T02:06:00Z"/>
                <w:del w:id="12649" w:author="Anees Shaikh" w:date="2013-10-19T02:16:00Z"/>
              </w:rPr>
              <w:pPrChange w:id="12650" w:author="Anees Shaikh" w:date="2013-10-19T02:16:00Z">
                <w:pPr>
                  <w:pStyle w:val="XML1"/>
                </w:pPr>
              </w:pPrChange>
            </w:pPr>
            <w:ins w:id="12651" w:author="aas" w:date="2013-10-14T02:06:00Z">
              <w:del w:id="12652" w:author="Anees Shaikh" w:date="2013-10-19T02:16:00Z">
                <w:r w:rsidDel="00E067A3">
                  <w:delText xml:space="preserve">              &lt;/xs:element&gt;</w:delText>
                </w:r>
              </w:del>
            </w:ins>
          </w:p>
          <w:p w14:paraId="0F7F3801" w14:textId="69C9B26F" w:rsidR="00874469" w:rsidDel="00E067A3" w:rsidRDefault="00874469">
            <w:pPr>
              <w:pStyle w:val="Appx"/>
              <w:rPr>
                <w:ins w:id="12653" w:author="aas" w:date="2013-10-14T02:06:00Z"/>
                <w:del w:id="12654" w:author="Anees Shaikh" w:date="2013-10-19T02:16:00Z"/>
              </w:rPr>
              <w:pPrChange w:id="12655" w:author="Anees Shaikh" w:date="2013-10-19T02:16:00Z">
                <w:pPr>
                  <w:pStyle w:val="XML1"/>
                </w:pPr>
              </w:pPrChange>
            </w:pPr>
            <w:ins w:id="12656" w:author="aas" w:date="2013-10-14T02:06:00Z">
              <w:del w:id="12657"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658" w:author="aas" w:date="2013-10-14T02:06:00Z"/>
                <w:del w:id="12659" w:author="Anees Shaikh" w:date="2013-10-19T02:16:00Z"/>
              </w:rPr>
              <w:pPrChange w:id="12660" w:author="Anees Shaikh" w:date="2013-10-19T02:16:00Z">
                <w:pPr>
                  <w:pStyle w:val="XML1"/>
                </w:pPr>
              </w:pPrChange>
            </w:pPr>
            <w:ins w:id="12661" w:author="aas" w:date="2013-10-14T02:06:00Z">
              <w:del w:id="12662" w:author="Anees Shaikh" w:date="2013-10-19T02:16:00Z">
                <w:r w:rsidDel="00E067A3">
                  <w:delText xml:space="preserve">                &lt;xs:annotation&gt;</w:delText>
                </w:r>
              </w:del>
            </w:ins>
          </w:p>
          <w:p w14:paraId="373D2BC9" w14:textId="376CF6BC" w:rsidR="00874469" w:rsidDel="00E067A3" w:rsidRDefault="00874469">
            <w:pPr>
              <w:pStyle w:val="Appx"/>
              <w:rPr>
                <w:ins w:id="12663" w:author="aas" w:date="2013-10-14T02:06:00Z"/>
                <w:del w:id="12664" w:author="Anees Shaikh" w:date="2013-10-19T02:16:00Z"/>
              </w:rPr>
              <w:pPrChange w:id="12665" w:author="Anees Shaikh" w:date="2013-10-19T02:16:00Z">
                <w:pPr>
                  <w:pStyle w:val="XML1"/>
                </w:pPr>
              </w:pPrChange>
            </w:pPr>
            <w:ins w:id="12666" w:author="aas" w:date="2013-10-14T02:06:00Z">
              <w:del w:id="12667" w:author="Anees Shaikh" w:date="2013-10-19T02:16:00Z">
                <w:r w:rsidDel="00E067A3">
                  <w:delText xml:space="preserve">                  &lt;xs:documentation&gt;</w:delText>
                </w:r>
              </w:del>
            </w:ins>
          </w:p>
          <w:p w14:paraId="40C59264" w14:textId="6A42506D" w:rsidR="00874469" w:rsidDel="00E067A3" w:rsidRDefault="00874469">
            <w:pPr>
              <w:pStyle w:val="Appx"/>
              <w:rPr>
                <w:ins w:id="12668" w:author="aas" w:date="2013-10-14T02:06:00Z"/>
                <w:del w:id="12669" w:author="Anees Shaikh" w:date="2013-10-19T02:16:00Z"/>
              </w:rPr>
              <w:pPrChange w:id="12670" w:author="Anees Shaikh" w:date="2013-10-19T02:16:00Z">
                <w:pPr>
                  <w:pStyle w:val="XML1"/>
                </w:pPr>
              </w:pPrChange>
            </w:pPr>
            <w:ins w:id="12671" w:author="aas" w:date="2013-10-14T02:06:00Z">
              <w:del w:id="12672"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673" w:author="aas" w:date="2013-10-14T02:06:00Z"/>
                <w:del w:id="12674" w:author="Anees Shaikh" w:date="2013-10-19T02:16:00Z"/>
              </w:rPr>
              <w:pPrChange w:id="12675" w:author="Anees Shaikh" w:date="2013-10-19T02:16:00Z">
                <w:pPr>
                  <w:pStyle w:val="XML1"/>
                </w:pPr>
              </w:pPrChange>
            </w:pPr>
            <w:ins w:id="12676" w:author="aas" w:date="2013-10-14T02:06:00Z">
              <w:del w:id="12677" w:author="Anees Shaikh" w:date="2013-10-19T02:16:00Z">
                <w:r w:rsidDel="00E067A3">
                  <w:delText xml:space="preserve">                  &lt;/xs:documentation&gt;</w:delText>
                </w:r>
              </w:del>
            </w:ins>
          </w:p>
          <w:p w14:paraId="39260297" w14:textId="62A93A1C" w:rsidR="00874469" w:rsidDel="00E067A3" w:rsidRDefault="00874469">
            <w:pPr>
              <w:pStyle w:val="Appx"/>
              <w:rPr>
                <w:ins w:id="12678" w:author="aas" w:date="2013-10-14T02:06:00Z"/>
                <w:del w:id="12679" w:author="Anees Shaikh" w:date="2013-10-19T02:16:00Z"/>
              </w:rPr>
              <w:pPrChange w:id="12680" w:author="Anees Shaikh" w:date="2013-10-19T02:16:00Z">
                <w:pPr>
                  <w:pStyle w:val="XML1"/>
                </w:pPr>
              </w:pPrChange>
            </w:pPr>
            <w:ins w:id="12681" w:author="aas" w:date="2013-10-14T02:06:00Z">
              <w:del w:id="12682" w:author="Anees Shaikh" w:date="2013-10-19T02:16:00Z">
                <w:r w:rsidDel="00E067A3">
                  <w:delText xml:space="preserve">                &lt;/xs:annotation&gt;</w:delText>
                </w:r>
              </w:del>
            </w:ins>
          </w:p>
          <w:p w14:paraId="023E3419" w14:textId="112722F6" w:rsidR="00874469" w:rsidDel="00E067A3" w:rsidRDefault="00874469">
            <w:pPr>
              <w:pStyle w:val="Appx"/>
              <w:rPr>
                <w:ins w:id="12683" w:author="aas" w:date="2013-10-14T02:06:00Z"/>
                <w:del w:id="12684" w:author="Anees Shaikh" w:date="2013-10-19T02:16:00Z"/>
              </w:rPr>
              <w:pPrChange w:id="12685" w:author="Anees Shaikh" w:date="2013-10-19T02:16:00Z">
                <w:pPr>
                  <w:pStyle w:val="XML1"/>
                </w:pPr>
              </w:pPrChange>
            </w:pPr>
            <w:ins w:id="12686" w:author="aas" w:date="2013-10-14T02:06:00Z">
              <w:del w:id="12687" w:author="Anees Shaikh" w:date="2013-10-19T02:16:00Z">
                <w:r w:rsidDel="00E067A3">
                  <w:delText xml:space="preserve">                &lt;xs:complexType&gt;</w:delText>
                </w:r>
              </w:del>
            </w:ins>
          </w:p>
          <w:p w14:paraId="2761635F" w14:textId="1017A104" w:rsidR="00874469" w:rsidDel="00E067A3" w:rsidRDefault="00874469">
            <w:pPr>
              <w:pStyle w:val="Appx"/>
              <w:rPr>
                <w:ins w:id="12688" w:author="aas" w:date="2013-10-14T02:06:00Z"/>
                <w:del w:id="12689" w:author="Anees Shaikh" w:date="2013-10-19T02:16:00Z"/>
              </w:rPr>
              <w:pPrChange w:id="12690" w:author="Anees Shaikh" w:date="2013-10-19T02:16:00Z">
                <w:pPr>
                  <w:pStyle w:val="XML1"/>
                </w:pPr>
              </w:pPrChange>
            </w:pPr>
            <w:ins w:id="12691" w:author="aas" w:date="2013-10-14T02:06:00Z">
              <w:del w:id="12692" w:author="Anees Shaikh" w:date="2013-10-19T02:16:00Z">
                <w:r w:rsidDel="00E067A3">
                  <w:delText xml:space="preserve">                  &lt;xs:sequence&gt;</w:delText>
                </w:r>
              </w:del>
            </w:ins>
          </w:p>
          <w:p w14:paraId="5E2E0782" w14:textId="7588D70A" w:rsidR="00874469" w:rsidDel="00E067A3" w:rsidRDefault="00874469">
            <w:pPr>
              <w:pStyle w:val="Appx"/>
              <w:rPr>
                <w:ins w:id="12693" w:author="aas" w:date="2013-10-14T02:06:00Z"/>
                <w:del w:id="12694" w:author="Anees Shaikh" w:date="2013-10-19T02:16:00Z"/>
              </w:rPr>
              <w:pPrChange w:id="12695" w:author="Anees Shaikh" w:date="2013-10-19T02:16:00Z">
                <w:pPr>
                  <w:pStyle w:val="XML1"/>
                </w:pPr>
              </w:pPrChange>
            </w:pPr>
            <w:ins w:id="12696" w:author="aas" w:date="2013-10-14T02:06:00Z">
              <w:del w:id="12697"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698" w:author="aas" w:date="2013-10-14T02:06:00Z"/>
                <w:del w:id="12699" w:author="Anees Shaikh" w:date="2013-10-19T02:16:00Z"/>
              </w:rPr>
              <w:pPrChange w:id="12700" w:author="Anees Shaikh" w:date="2013-10-19T02:16:00Z">
                <w:pPr>
                  <w:pStyle w:val="XML1"/>
                </w:pPr>
              </w:pPrChange>
            </w:pPr>
            <w:ins w:id="12701" w:author="aas" w:date="2013-10-14T02:06:00Z">
              <w:del w:id="12702" w:author="Anees Shaikh" w:date="2013-10-19T02:16:00Z">
                <w:r w:rsidDel="00E067A3">
                  <w:delText xml:space="preserve">                      &lt;xs:annotation&gt;</w:delText>
                </w:r>
              </w:del>
            </w:ins>
          </w:p>
          <w:p w14:paraId="69FCAF5C" w14:textId="4C0431AE" w:rsidR="00874469" w:rsidDel="00E067A3" w:rsidRDefault="00874469">
            <w:pPr>
              <w:pStyle w:val="Appx"/>
              <w:rPr>
                <w:ins w:id="12703" w:author="aas" w:date="2013-10-14T02:06:00Z"/>
                <w:del w:id="12704" w:author="Anees Shaikh" w:date="2013-10-19T02:16:00Z"/>
              </w:rPr>
              <w:pPrChange w:id="12705" w:author="Anees Shaikh" w:date="2013-10-19T02:16:00Z">
                <w:pPr>
                  <w:pStyle w:val="XML1"/>
                </w:pPr>
              </w:pPrChange>
            </w:pPr>
            <w:ins w:id="12706" w:author="aas" w:date="2013-10-14T02:06:00Z">
              <w:del w:id="12707" w:author="Anees Shaikh" w:date="2013-10-19T02:16:00Z">
                <w:r w:rsidDel="00E067A3">
                  <w:delText xml:space="preserve">                        &lt;xs:documentation&gt;</w:delText>
                </w:r>
              </w:del>
            </w:ins>
          </w:p>
          <w:p w14:paraId="1DE05AFA" w14:textId="19398F78" w:rsidR="00874469" w:rsidDel="00E067A3" w:rsidRDefault="00874469">
            <w:pPr>
              <w:pStyle w:val="Appx"/>
              <w:rPr>
                <w:ins w:id="12708" w:author="aas" w:date="2013-10-14T02:06:00Z"/>
                <w:del w:id="12709" w:author="Anees Shaikh" w:date="2013-10-19T02:16:00Z"/>
              </w:rPr>
              <w:pPrChange w:id="12710" w:author="Anees Shaikh" w:date="2013-10-19T02:16:00Z">
                <w:pPr>
                  <w:pStyle w:val="XML1"/>
                </w:pPr>
              </w:pPrChange>
            </w:pPr>
            <w:ins w:id="12711" w:author="aas" w:date="2013-10-14T02:06:00Z">
              <w:del w:id="12712"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13" w:author="aas" w:date="2013-10-14T02:06:00Z"/>
                <w:del w:id="12714" w:author="Anees Shaikh" w:date="2013-10-19T02:16:00Z"/>
              </w:rPr>
              <w:pPrChange w:id="12715" w:author="Anees Shaikh" w:date="2013-10-19T02:16:00Z">
                <w:pPr>
                  <w:pStyle w:val="XML1"/>
                </w:pPr>
              </w:pPrChange>
            </w:pPr>
            <w:ins w:id="12716" w:author="aas" w:date="2013-10-14T02:06:00Z">
              <w:del w:id="12717"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18" w:author="aas" w:date="2013-10-14T02:06:00Z"/>
                <w:del w:id="12719" w:author="Anees Shaikh" w:date="2013-10-19T02:16:00Z"/>
              </w:rPr>
              <w:pPrChange w:id="12720" w:author="Anees Shaikh" w:date="2013-10-19T02:16:00Z">
                <w:pPr>
                  <w:pStyle w:val="XML1"/>
                </w:pPr>
              </w:pPrChange>
            </w:pPr>
            <w:ins w:id="12721" w:author="aas" w:date="2013-10-14T02:06:00Z">
              <w:del w:id="12722"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23" w:author="aas" w:date="2013-10-14T02:06:00Z"/>
                <w:del w:id="12724" w:author="Anees Shaikh" w:date="2013-10-19T02:16:00Z"/>
              </w:rPr>
              <w:pPrChange w:id="12725" w:author="Anees Shaikh" w:date="2013-10-19T02:16:00Z">
                <w:pPr>
                  <w:pStyle w:val="XML1"/>
                </w:pPr>
              </w:pPrChange>
            </w:pPr>
            <w:ins w:id="12726" w:author="aas" w:date="2013-10-14T02:06:00Z">
              <w:del w:id="12727" w:author="Anees Shaikh" w:date="2013-10-19T02:16:00Z">
                <w:r w:rsidDel="00E067A3">
                  <w:delText xml:space="preserve">                                 Switch.</w:delText>
                </w:r>
              </w:del>
            </w:ins>
          </w:p>
          <w:p w14:paraId="1BF1CB35" w14:textId="35D8B202" w:rsidR="00874469" w:rsidDel="00E067A3" w:rsidRDefault="00874469">
            <w:pPr>
              <w:pStyle w:val="Appx"/>
              <w:rPr>
                <w:ins w:id="12728" w:author="aas" w:date="2013-10-14T02:06:00Z"/>
                <w:del w:id="12729" w:author="Anees Shaikh" w:date="2013-10-19T02:16:00Z"/>
              </w:rPr>
              <w:pPrChange w:id="12730" w:author="Anees Shaikh" w:date="2013-10-19T02:16:00Z">
                <w:pPr>
                  <w:pStyle w:val="XML1"/>
                </w:pPr>
              </w:pPrChange>
            </w:pPr>
            <w:ins w:id="12731" w:author="aas" w:date="2013-10-14T02:06:00Z">
              <w:del w:id="12732" w:author="Anees Shaikh" w:date="2013-10-19T02:16:00Z">
                <w:r w:rsidDel="00E067A3">
                  <w:delText xml:space="preserve">                        &lt;/xs:documentation&gt;</w:delText>
                </w:r>
              </w:del>
            </w:ins>
          </w:p>
          <w:p w14:paraId="260D7531" w14:textId="5531C57A" w:rsidR="00874469" w:rsidDel="00E067A3" w:rsidRDefault="00874469">
            <w:pPr>
              <w:pStyle w:val="Appx"/>
              <w:rPr>
                <w:ins w:id="12733" w:author="aas" w:date="2013-10-14T02:06:00Z"/>
                <w:del w:id="12734" w:author="Anees Shaikh" w:date="2013-10-19T02:16:00Z"/>
              </w:rPr>
              <w:pPrChange w:id="12735" w:author="Anees Shaikh" w:date="2013-10-19T02:16:00Z">
                <w:pPr>
                  <w:pStyle w:val="XML1"/>
                </w:pPr>
              </w:pPrChange>
            </w:pPr>
            <w:ins w:id="12736" w:author="aas" w:date="2013-10-14T02:06:00Z">
              <w:del w:id="12737" w:author="Anees Shaikh" w:date="2013-10-19T02:16:00Z">
                <w:r w:rsidDel="00E067A3">
                  <w:delText xml:space="preserve">                      &lt;/xs:annotation&gt;</w:delText>
                </w:r>
              </w:del>
            </w:ins>
          </w:p>
          <w:p w14:paraId="6D559078" w14:textId="7171AF7C" w:rsidR="00874469" w:rsidDel="00E067A3" w:rsidRDefault="00874469">
            <w:pPr>
              <w:pStyle w:val="Appx"/>
              <w:rPr>
                <w:ins w:id="12738" w:author="aas" w:date="2013-10-14T02:06:00Z"/>
                <w:del w:id="12739" w:author="Anees Shaikh" w:date="2013-10-19T02:16:00Z"/>
              </w:rPr>
              <w:pPrChange w:id="12740" w:author="Anees Shaikh" w:date="2013-10-19T02:16:00Z">
                <w:pPr>
                  <w:pStyle w:val="XML1"/>
                </w:pPr>
              </w:pPrChange>
            </w:pPr>
            <w:ins w:id="12741" w:author="aas" w:date="2013-10-14T02:06:00Z">
              <w:del w:id="12742" w:author="Anees Shaikh" w:date="2013-10-19T02:16:00Z">
                <w:r w:rsidDel="00E067A3">
                  <w:delText xml:space="preserve">                    &lt;/xs:element&gt;</w:delText>
                </w:r>
              </w:del>
            </w:ins>
          </w:p>
          <w:p w14:paraId="06944A3A" w14:textId="316623E8" w:rsidR="00874469" w:rsidDel="00E067A3" w:rsidRDefault="00874469">
            <w:pPr>
              <w:pStyle w:val="Appx"/>
              <w:rPr>
                <w:ins w:id="12743" w:author="aas" w:date="2013-10-14T02:06:00Z"/>
                <w:del w:id="12744" w:author="Anees Shaikh" w:date="2013-10-19T02:16:00Z"/>
              </w:rPr>
              <w:pPrChange w:id="12745" w:author="Anees Shaikh" w:date="2013-10-19T02:16:00Z">
                <w:pPr>
                  <w:pStyle w:val="XML1"/>
                </w:pPr>
              </w:pPrChange>
            </w:pPr>
            <w:ins w:id="12746" w:author="aas" w:date="2013-10-14T02:06:00Z">
              <w:del w:id="12747"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748" w:author="aas" w:date="2013-10-14T02:06:00Z"/>
                <w:del w:id="12749" w:author="Anees Shaikh" w:date="2013-10-19T02:16:00Z"/>
              </w:rPr>
              <w:pPrChange w:id="12750" w:author="Anees Shaikh" w:date="2013-10-19T02:16:00Z">
                <w:pPr>
                  <w:pStyle w:val="XML1"/>
                </w:pPr>
              </w:pPrChange>
            </w:pPr>
            <w:ins w:id="12751" w:author="aas" w:date="2013-10-14T02:06:00Z">
              <w:del w:id="12752" w:author="Anees Shaikh" w:date="2013-10-19T02:16:00Z">
                <w:r w:rsidDel="00E067A3">
                  <w:delText xml:space="preserve">                      &lt;xs:annotation&gt;</w:delText>
                </w:r>
              </w:del>
            </w:ins>
          </w:p>
          <w:p w14:paraId="79ACBC14" w14:textId="785A42FA" w:rsidR="00874469" w:rsidDel="00E067A3" w:rsidRDefault="00874469">
            <w:pPr>
              <w:pStyle w:val="Appx"/>
              <w:rPr>
                <w:ins w:id="12753" w:author="aas" w:date="2013-10-14T02:06:00Z"/>
                <w:del w:id="12754" w:author="Anees Shaikh" w:date="2013-10-19T02:16:00Z"/>
              </w:rPr>
              <w:pPrChange w:id="12755" w:author="Anees Shaikh" w:date="2013-10-19T02:16:00Z">
                <w:pPr>
                  <w:pStyle w:val="XML1"/>
                </w:pPr>
              </w:pPrChange>
            </w:pPr>
            <w:ins w:id="12756" w:author="aas" w:date="2013-10-14T02:06:00Z">
              <w:del w:id="12757" w:author="Anees Shaikh" w:date="2013-10-19T02:16:00Z">
                <w:r w:rsidDel="00E067A3">
                  <w:delText xml:space="preserve">                        &lt;xs:documentation&gt;</w:delText>
                </w:r>
              </w:del>
            </w:ins>
          </w:p>
          <w:p w14:paraId="72B8561B" w14:textId="39C86FC0" w:rsidR="00874469" w:rsidDel="00E067A3" w:rsidRDefault="00874469">
            <w:pPr>
              <w:pStyle w:val="Appx"/>
              <w:rPr>
                <w:ins w:id="12758" w:author="aas" w:date="2013-10-14T02:06:00Z"/>
                <w:del w:id="12759" w:author="Anees Shaikh" w:date="2013-10-19T02:16:00Z"/>
              </w:rPr>
              <w:pPrChange w:id="12760" w:author="Anees Shaikh" w:date="2013-10-19T02:16:00Z">
                <w:pPr>
                  <w:pStyle w:val="XML1"/>
                </w:pPr>
              </w:pPrChange>
            </w:pPr>
            <w:ins w:id="12761" w:author="aas" w:date="2013-10-14T02:06:00Z">
              <w:del w:id="12762"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763" w:author="aas" w:date="2013-10-14T02:06:00Z"/>
                <w:del w:id="12764" w:author="Anees Shaikh" w:date="2013-10-19T02:16:00Z"/>
              </w:rPr>
              <w:pPrChange w:id="12765" w:author="Anees Shaikh" w:date="2013-10-19T02:16:00Z">
                <w:pPr>
                  <w:pStyle w:val="XML1"/>
                </w:pPr>
              </w:pPrChange>
            </w:pPr>
            <w:ins w:id="12766" w:author="aas" w:date="2013-10-14T02:06:00Z">
              <w:del w:id="12767"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768" w:author="aas" w:date="2013-10-14T02:06:00Z"/>
                <w:del w:id="12769" w:author="Anees Shaikh" w:date="2013-10-19T02:16:00Z"/>
              </w:rPr>
              <w:pPrChange w:id="12770" w:author="Anees Shaikh" w:date="2013-10-19T02:16:00Z">
                <w:pPr>
                  <w:pStyle w:val="XML1"/>
                </w:pPr>
              </w:pPrChange>
            </w:pPr>
            <w:ins w:id="12771" w:author="aas" w:date="2013-10-14T02:06:00Z">
              <w:del w:id="12772"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773" w:author="aas" w:date="2013-10-14T02:06:00Z"/>
                <w:del w:id="12774" w:author="Anees Shaikh" w:date="2013-10-19T02:16:00Z"/>
              </w:rPr>
              <w:pPrChange w:id="12775" w:author="Anees Shaikh" w:date="2013-10-19T02:16:00Z">
                <w:pPr>
                  <w:pStyle w:val="XML1"/>
                </w:pPr>
              </w:pPrChange>
            </w:pPr>
            <w:ins w:id="12776" w:author="aas" w:date="2013-10-14T02:06:00Z">
              <w:del w:id="12777"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778" w:author="aas" w:date="2013-10-14T02:06:00Z"/>
                <w:del w:id="12779" w:author="Anees Shaikh" w:date="2013-10-19T02:16:00Z"/>
              </w:rPr>
              <w:pPrChange w:id="12780" w:author="Anees Shaikh" w:date="2013-10-19T02:16:00Z">
                <w:pPr>
                  <w:pStyle w:val="XML1"/>
                </w:pPr>
              </w:pPrChange>
            </w:pPr>
            <w:ins w:id="12781" w:author="aas" w:date="2013-10-14T02:06:00Z">
              <w:del w:id="12782"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783" w:author="aas" w:date="2013-10-14T02:06:00Z"/>
                <w:del w:id="12784" w:author="Anees Shaikh" w:date="2013-10-19T02:16:00Z"/>
              </w:rPr>
              <w:pPrChange w:id="12785" w:author="Anees Shaikh" w:date="2013-10-19T02:16:00Z">
                <w:pPr>
                  <w:pStyle w:val="XML1"/>
                </w:pPr>
              </w:pPrChange>
            </w:pPr>
            <w:ins w:id="12786" w:author="aas" w:date="2013-10-14T02:06:00Z">
              <w:del w:id="12787" w:author="Anees Shaikh" w:date="2013-10-19T02:16:00Z">
                <w:r w:rsidDel="00E067A3">
                  <w:delText xml:space="preserve">                                 Logical Switch.</w:delText>
                </w:r>
              </w:del>
            </w:ins>
          </w:p>
          <w:p w14:paraId="1144706B" w14:textId="6181007B" w:rsidR="00874469" w:rsidDel="00E067A3" w:rsidRDefault="00874469">
            <w:pPr>
              <w:pStyle w:val="Appx"/>
              <w:rPr>
                <w:ins w:id="12788" w:author="aas" w:date="2013-10-14T02:06:00Z"/>
                <w:del w:id="12789" w:author="Anees Shaikh" w:date="2013-10-19T02:16:00Z"/>
              </w:rPr>
              <w:pPrChange w:id="12790" w:author="Anees Shaikh" w:date="2013-10-19T02:16:00Z">
                <w:pPr>
                  <w:pStyle w:val="XML1"/>
                </w:pPr>
              </w:pPrChange>
            </w:pPr>
            <w:ins w:id="12791" w:author="aas" w:date="2013-10-14T02:06:00Z">
              <w:del w:id="12792" w:author="Anees Shaikh" w:date="2013-10-19T02:16:00Z">
                <w:r w:rsidDel="00E067A3">
                  <w:delText xml:space="preserve">                              </w:delText>
                </w:r>
              </w:del>
            </w:ins>
          </w:p>
          <w:p w14:paraId="09996D8D" w14:textId="2CFC4C1F" w:rsidR="00874469" w:rsidDel="00E067A3" w:rsidRDefault="00874469">
            <w:pPr>
              <w:pStyle w:val="Appx"/>
              <w:rPr>
                <w:ins w:id="12793" w:author="aas" w:date="2013-10-14T02:06:00Z"/>
                <w:del w:id="12794" w:author="Anees Shaikh" w:date="2013-10-19T02:16:00Z"/>
              </w:rPr>
              <w:pPrChange w:id="12795" w:author="Anees Shaikh" w:date="2013-10-19T02:16:00Z">
                <w:pPr>
                  <w:pStyle w:val="XML1"/>
                </w:pPr>
              </w:pPrChange>
            </w:pPr>
            <w:ins w:id="12796" w:author="aas" w:date="2013-10-14T02:06:00Z">
              <w:del w:id="12797"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798" w:author="aas" w:date="2013-10-14T02:06:00Z"/>
                <w:del w:id="12799" w:author="Anees Shaikh" w:date="2013-10-19T02:16:00Z"/>
              </w:rPr>
              <w:pPrChange w:id="12800" w:author="Anees Shaikh" w:date="2013-10-19T02:16:00Z">
                <w:pPr>
                  <w:pStyle w:val="XML1"/>
                </w:pPr>
              </w:pPrChange>
            </w:pPr>
            <w:ins w:id="12801" w:author="aas" w:date="2013-10-14T02:06:00Z">
              <w:del w:id="12802"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03" w:author="aas" w:date="2013-10-14T02:06:00Z"/>
                <w:del w:id="12804" w:author="Anees Shaikh" w:date="2013-10-19T02:16:00Z"/>
              </w:rPr>
              <w:pPrChange w:id="12805" w:author="Anees Shaikh" w:date="2013-10-19T02:16:00Z">
                <w:pPr>
                  <w:pStyle w:val="XML1"/>
                </w:pPr>
              </w:pPrChange>
            </w:pPr>
            <w:ins w:id="12806" w:author="aas" w:date="2013-10-14T02:06:00Z">
              <w:del w:id="12807"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08" w:author="aas" w:date="2013-10-14T02:06:00Z"/>
                <w:del w:id="12809" w:author="Anees Shaikh" w:date="2013-10-19T02:16:00Z"/>
              </w:rPr>
              <w:pPrChange w:id="12810" w:author="Anees Shaikh" w:date="2013-10-19T02:16:00Z">
                <w:pPr>
                  <w:pStyle w:val="XML1"/>
                </w:pPr>
              </w:pPrChange>
            </w:pPr>
            <w:ins w:id="12811" w:author="aas" w:date="2013-10-14T02:06:00Z">
              <w:del w:id="12812"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13" w:author="aas" w:date="2013-10-14T02:06:00Z"/>
                <w:del w:id="12814" w:author="Anees Shaikh" w:date="2013-10-19T02:16:00Z"/>
              </w:rPr>
              <w:pPrChange w:id="12815" w:author="Anees Shaikh" w:date="2013-10-19T02:16:00Z">
                <w:pPr>
                  <w:pStyle w:val="XML1"/>
                </w:pPr>
              </w:pPrChange>
            </w:pPr>
            <w:ins w:id="12816" w:author="aas" w:date="2013-10-14T02:06:00Z">
              <w:del w:id="12817" w:author="Anees Shaikh" w:date="2013-10-19T02:16:00Z">
                <w:r w:rsidDel="00E067A3">
                  <w:delText xml:space="preserve">                                 Switches. </w:delText>
                </w:r>
              </w:del>
            </w:ins>
          </w:p>
          <w:p w14:paraId="2FD8CDE7" w14:textId="14E7E4B2" w:rsidR="00874469" w:rsidDel="00E067A3" w:rsidRDefault="00874469">
            <w:pPr>
              <w:pStyle w:val="Appx"/>
              <w:rPr>
                <w:ins w:id="12818" w:author="aas" w:date="2013-10-14T02:06:00Z"/>
                <w:del w:id="12819" w:author="Anees Shaikh" w:date="2013-10-19T02:16:00Z"/>
              </w:rPr>
              <w:pPrChange w:id="12820" w:author="Anees Shaikh" w:date="2013-10-19T02:16:00Z">
                <w:pPr>
                  <w:pStyle w:val="XML1"/>
                </w:pPr>
              </w:pPrChange>
            </w:pPr>
            <w:ins w:id="12821" w:author="aas" w:date="2013-10-14T02:06:00Z">
              <w:del w:id="12822" w:author="Anees Shaikh" w:date="2013-10-19T02:16:00Z">
                <w:r w:rsidDel="00E067A3">
                  <w:delText xml:space="preserve">                              </w:delText>
                </w:r>
              </w:del>
            </w:ins>
          </w:p>
          <w:p w14:paraId="2B5FEF69" w14:textId="09794117" w:rsidR="00874469" w:rsidDel="00E067A3" w:rsidRDefault="00874469">
            <w:pPr>
              <w:pStyle w:val="Appx"/>
              <w:rPr>
                <w:ins w:id="12823" w:author="aas" w:date="2013-10-14T02:06:00Z"/>
                <w:del w:id="12824" w:author="Anees Shaikh" w:date="2013-10-19T02:16:00Z"/>
              </w:rPr>
              <w:pPrChange w:id="12825" w:author="Anees Shaikh" w:date="2013-10-19T02:16:00Z">
                <w:pPr>
                  <w:pStyle w:val="XML1"/>
                </w:pPr>
              </w:pPrChange>
            </w:pPr>
            <w:ins w:id="12826" w:author="aas" w:date="2013-10-14T02:06:00Z">
              <w:del w:id="12827"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28" w:author="aas" w:date="2013-10-14T02:06:00Z"/>
                <w:del w:id="12829" w:author="Anees Shaikh" w:date="2013-10-19T02:16:00Z"/>
              </w:rPr>
              <w:pPrChange w:id="12830" w:author="Anees Shaikh" w:date="2013-10-19T02:16:00Z">
                <w:pPr>
                  <w:pStyle w:val="XML1"/>
                </w:pPr>
              </w:pPrChange>
            </w:pPr>
            <w:ins w:id="12831" w:author="aas" w:date="2013-10-14T02:06:00Z">
              <w:del w:id="12832"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33" w:author="aas" w:date="2013-10-14T02:06:00Z"/>
                <w:del w:id="12834" w:author="Anees Shaikh" w:date="2013-10-19T02:16:00Z"/>
              </w:rPr>
              <w:pPrChange w:id="12835" w:author="Anees Shaikh" w:date="2013-10-19T02:16:00Z">
                <w:pPr>
                  <w:pStyle w:val="XML1"/>
                </w:pPr>
              </w:pPrChange>
            </w:pPr>
            <w:ins w:id="12836" w:author="aas" w:date="2013-10-14T02:06:00Z">
              <w:del w:id="12837" w:author="Anees Shaikh" w:date="2013-10-19T02:16:00Z">
                <w:r w:rsidDel="00E067A3">
                  <w:delText xml:space="preserve">                                 Logical Switch.</w:delText>
                </w:r>
              </w:del>
            </w:ins>
          </w:p>
          <w:p w14:paraId="6FACDBBD" w14:textId="72FD2301" w:rsidR="00874469" w:rsidDel="00E067A3" w:rsidRDefault="00874469">
            <w:pPr>
              <w:pStyle w:val="Appx"/>
              <w:rPr>
                <w:ins w:id="12838" w:author="aas" w:date="2013-10-14T02:06:00Z"/>
                <w:del w:id="12839" w:author="Anees Shaikh" w:date="2013-10-19T02:16:00Z"/>
              </w:rPr>
              <w:pPrChange w:id="12840" w:author="Anees Shaikh" w:date="2013-10-19T02:16:00Z">
                <w:pPr>
                  <w:pStyle w:val="XML1"/>
                </w:pPr>
              </w:pPrChange>
            </w:pPr>
            <w:ins w:id="12841" w:author="aas" w:date="2013-10-14T02:06:00Z">
              <w:del w:id="12842" w:author="Anees Shaikh" w:date="2013-10-19T02:16:00Z">
                <w:r w:rsidDel="00E067A3">
                  <w:delText xml:space="preserve">                        &lt;/xs:documentation&gt;</w:delText>
                </w:r>
              </w:del>
            </w:ins>
          </w:p>
          <w:p w14:paraId="5576C670" w14:textId="2AE59845" w:rsidR="00874469" w:rsidDel="00E067A3" w:rsidRDefault="00874469">
            <w:pPr>
              <w:pStyle w:val="Appx"/>
              <w:rPr>
                <w:ins w:id="12843" w:author="aas" w:date="2013-10-14T02:06:00Z"/>
                <w:del w:id="12844" w:author="Anees Shaikh" w:date="2013-10-19T02:16:00Z"/>
              </w:rPr>
              <w:pPrChange w:id="12845" w:author="Anees Shaikh" w:date="2013-10-19T02:16:00Z">
                <w:pPr>
                  <w:pStyle w:val="XML1"/>
                </w:pPr>
              </w:pPrChange>
            </w:pPr>
            <w:ins w:id="12846" w:author="aas" w:date="2013-10-14T02:06:00Z">
              <w:del w:id="12847" w:author="Anees Shaikh" w:date="2013-10-19T02:16:00Z">
                <w:r w:rsidDel="00E067A3">
                  <w:delText xml:space="preserve">                      &lt;/xs:annotation&gt;</w:delText>
                </w:r>
              </w:del>
            </w:ins>
          </w:p>
          <w:p w14:paraId="48A79C5D" w14:textId="450F5713" w:rsidR="00874469" w:rsidDel="00E067A3" w:rsidRDefault="00874469">
            <w:pPr>
              <w:pStyle w:val="Appx"/>
              <w:rPr>
                <w:ins w:id="12848" w:author="aas" w:date="2013-10-14T02:06:00Z"/>
                <w:del w:id="12849" w:author="Anees Shaikh" w:date="2013-10-19T02:16:00Z"/>
              </w:rPr>
              <w:pPrChange w:id="12850" w:author="Anees Shaikh" w:date="2013-10-19T02:16:00Z">
                <w:pPr>
                  <w:pStyle w:val="XML1"/>
                </w:pPr>
              </w:pPrChange>
            </w:pPr>
            <w:ins w:id="12851" w:author="aas" w:date="2013-10-14T02:06:00Z">
              <w:del w:id="12852" w:author="Anees Shaikh" w:date="2013-10-19T02:16:00Z">
                <w:r w:rsidDel="00E067A3">
                  <w:delText xml:space="preserve">                    &lt;/xs:element&gt;</w:delText>
                </w:r>
              </w:del>
            </w:ins>
          </w:p>
          <w:p w14:paraId="61268848" w14:textId="788C3CBB" w:rsidR="00874469" w:rsidDel="00E067A3" w:rsidRDefault="00874469">
            <w:pPr>
              <w:pStyle w:val="Appx"/>
              <w:rPr>
                <w:ins w:id="12853" w:author="aas" w:date="2013-10-14T02:06:00Z"/>
                <w:del w:id="12854" w:author="Anees Shaikh" w:date="2013-10-19T02:16:00Z"/>
              </w:rPr>
              <w:pPrChange w:id="12855" w:author="Anees Shaikh" w:date="2013-10-19T02:16:00Z">
                <w:pPr>
                  <w:pStyle w:val="XML1"/>
                </w:pPr>
              </w:pPrChange>
            </w:pPr>
            <w:ins w:id="12856" w:author="aas" w:date="2013-10-14T02:06:00Z">
              <w:del w:id="12857" w:author="Anees Shaikh" w:date="2013-10-19T02:16:00Z">
                <w:r w:rsidDel="00E067A3">
                  <w:delText xml:space="preserve">                    &lt;xs:element name="port" minOccurs="0"&gt;</w:delText>
                </w:r>
              </w:del>
            </w:ins>
          </w:p>
          <w:p w14:paraId="1E470C99" w14:textId="3702C10E" w:rsidR="00874469" w:rsidDel="00E067A3" w:rsidRDefault="00874469">
            <w:pPr>
              <w:pStyle w:val="Appx"/>
              <w:rPr>
                <w:ins w:id="12858" w:author="aas" w:date="2013-10-14T02:06:00Z"/>
                <w:del w:id="12859" w:author="Anees Shaikh" w:date="2013-10-19T02:16:00Z"/>
              </w:rPr>
              <w:pPrChange w:id="12860" w:author="Anees Shaikh" w:date="2013-10-19T02:16:00Z">
                <w:pPr>
                  <w:pStyle w:val="XML1"/>
                </w:pPr>
              </w:pPrChange>
            </w:pPr>
            <w:ins w:id="12861" w:author="aas" w:date="2013-10-14T02:06:00Z">
              <w:del w:id="12862" w:author="Anees Shaikh" w:date="2013-10-19T02:16:00Z">
                <w:r w:rsidDel="00E067A3">
                  <w:delText xml:space="preserve">                      &lt;xs:annotation&gt;</w:delText>
                </w:r>
              </w:del>
            </w:ins>
          </w:p>
          <w:p w14:paraId="26BB0647" w14:textId="7FB4F7F2" w:rsidR="00874469" w:rsidDel="00E067A3" w:rsidRDefault="00874469">
            <w:pPr>
              <w:pStyle w:val="Appx"/>
              <w:rPr>
                <w:ins w:id="12863" w:author="aas" w:date="2013-10-14T02:06:00Z"/>
                <w:del w:id="12864" w:author="Anees Shaikh" w:date="2013-10-19T02:16:00Z"/>
              </w:rPr>
              <w:pPrChange w:id="12865" w:author="Anees Shaikh" w:date="2013-10-19T02:16:00Z">
                <w:pPr>
                  <w:pStyle w:val="XML1"/>
                </w:pPr>
              </w:pPrChange>
            </w:pPr>
            <w:ins w:id="12866" w:author="aas" w:date="2013-10-14T02:06:00Z">
              <w:del w:id="12867" w:author="Anees Shaikh" w:date="2013-10-19T02:16:00Z">
                <w:r w:rsidDel="00E067A3">
                  <w:delText xml:space="preserve">                        &lt;xs:documentation&gt;</w:delText>
                </w:r>
              </w:del>
            </w:ins>
          </w:p>
          <w:p w14:paraId="6FEC8A36" w14:textId="728EAA17" w:rsidR="00874469" w:rsidDel="00E067A3" w:rsidRDefault="00874469">
            <w:pPr>
              <w:pStyle w:val="Appx"/>
              <w:rPr>
                <w:ins w:id="12868" w:author="aas" w:date="2013-10-14T02:06:00Z"/>
                <w:del w:id="12869" w:author="Anees Shaikh" w:date="2013-10-19T02:16:00Z"/>
              </w:rPr>
              <w:pPrChange w:id="12870" w:author="Anees Shaikh" w:date="2013-10-19T02:16:00Z">
                <w:pPr>
                  <w:pStyle w:val="XML1"/>
                </w:pPr>
              </w:pPrChange>
            </w:pPr>
            <w:ins w:id="12871" w:author="aas" w:date="2013-10-14T02:06:00Z">
              <w:del w:id="12872"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873" w:author="aas" w:date="2013-10-14T02:06:00Z"/>
                <w:del w:id="12874" w:author="Anees Shaikh" w:date="2013-10-19T02:16:00Z"/>
              </w:rPr>
              <w:pPrChange w:id="12875" w:author="Anees Shaikh" w:date="2013-10-19T02:16:00Z">
                <w:pPr>
                  <w:pStyle w:val="XML1"/>
                </w:pPr>
              </w:pPrChange>
            </w:pPr>
            <w:ins w:id="12876" w:author="aas" w:date="2013-10-14T02:06:00Z">
              <w:del w:id="12877" w:author="Anees Shaikh" w:date="2013-10-19T02:16:00Z">
                <w:r w:rsidDel="00E067A3">
                  <w:delText xml:space="preserve">                              </w:delText>
                </w:r>
              </w:del>
            </w:ins>
          </w:p>
          <w:p w14:paraId="0A8F6DD6" w14:textId="7C2E4809" w:rsidR="00874469" w:rsidDel="00E067A3" w:rsidRDefault="00874469">
            <w:pPr>
              <w:pStyle w:val="Appx"/>
              <w:rPr>
                <w:ins w:id="12878" w:author="aas" w:date="2013-10-14T02:06:00Z"/>
                <w:del w:id="12879" w:author="Anees Shaikh" w:date="2013-10-19T02:16:00Z"/>
              </w:rPr>
              <w:pPrChange w:id="12880" w:author="Anees Shaikh" w:date="2013-10-19T02:16:00Z">
                <w:pPr>
                  <w:pStyle w:val="XML1"/>
                </w:pPr>
              </w:pPrChange>
            </w:pPr>
            <w:ins w:id="12881" w:author="aas" w:date="2013-10-14T02:06:00Z">
              <w:del w:id="12882"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883" w:author="aas" w:date="2013-10-14T02:06:00Z"/>
                <w:del w:id="12884" w:author="Anees Shaikh" w:date="2013-10-19T02:16:00Z"/>
              </w:rPr>
              <w:pPrChange w:id="12885" w:author="Anees Shaikh" w:date="2013-10-19T02:16:00Z">
                <w:pPr>
                  <w:pStyle w:val="XML1"/>
                </w:pPr>
              </w:pPrChange>
            </w:pPr>
            <w:ins w:id="12886" w:author="aas" w:date="2013-10-14T02:06:00Z">
              <w:del w:id="12887"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888" w:author="aas" w:date="2013-10-14T02:06:00Z"/>
                <w:del w:id="12889" w:author="Anees Shaikh" w:date="2013-10-19T02:16:00Z"/>
              </w:rPr>
              <w:pPrChange w:id="12890" w:author="Anees Shaikh" w:date="2013-10-19T02:16:00Z">
                <w:pPr>
                  <w:pStyle w:val="XML1"/>
                </w:pPr>
              </w:pPrChange>
            </w:pPr>
            <w:ins w:id="12891" w:author="aas" w:date="2013-10-14T02:06:00Z">
              <w:del w:id="12892"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893" w:author="aas" w:date="2013-10-14T02:06:00Z"/>
                <w:del w:id="12894" w:author="Anees Shaikh" w:date="2013-10-19T02:16:00Z"/>
              </w:rPr>
              <w:pPrChange w:id="12895" w:author="Anees Shaikh" w:date="2013-10-19T02:16:00Z">
                <w:pPr>
                  <w:pStyle w:val="XML1"/>
                </w:pPr>
              </w:pPrChange>
            </w:pPr>
            <w:ins w:id="12896" w:author="aas" w:date="2013-10-14T02:06:00Z">
              <w:del w:id="12897"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898" w:author="aas" w:date="2013-10-14T02:06:00Z"/>
                <w:del w:id="12899" w:author="Anees Shaikh" w:date="2013-10-19T02:16:00Z"/>
              </w:rPr>
              <w:pPrChange w:id="12900" w:author="Anees Shaikh" w:date="2013-10-19T02:16:00Z">
                <w:pPr>
                  <w:pStyle w:val="XML1"/>
                </w:pPr>
              </w:pPrChange>
            </w:pPr>
            <w:ins w:id="12901" w:author="aas" w:date="2013-10-14T02:06:00Z">
              <w:del w:id="12902"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03" w:author="aas" w:date="2013-10-14T02:06:00Z"/>
                <w:del w:id="12904" w:author="Anees Shaikh" w:date="2013-10-19T02:16:00Z"/>
              </w:rPr>
              <w:pPrChange w:id="12905" w:author="Anees Shaikh" w:date="2013-10-19T02:16:00Z">
                <w:pPr>
                  <w:pStyle w:val="XML1"/>
                </w:pPr>
              </w:pPrChange>
            </w:pPr>
            <w:ins w:id="12906" w:author="aas" w:date="2013-10-14T02:06:00Z">
              <w:del w:id="12907" w:author="Anees Shaikh" w:date="2013-10-19T02:16:00Z">
                <w:r w:rsidDel="00E067A3">
                  <w:delText xml:space="preserve">                        &lt;/xs:documentation&gt;</w:delText>
                </w:r>
              </w:del>
            </w:ins>
          </w:p>
          <w:p w14:paraId="5A2FEB58" w14:textId="44418574" w:rsidR="00874469" w:rsidDel="00E067A3" w:rsidRDefault="00874469">
            <w:pPr>
              <w:pStyle w:val="Appx"/>
              <w:rPr>
                <w:ins w:id="12908" w:author="aas" w:date="2013-10-14T02:06:00Z"/>
                <w:del w:id="12909" w:author="Anees Shaikh" w:date="2013-10-19T02:16:00Z"/>
              </w:rPr>
              <w:pPrChange w:id="12910" w:author="Anees Shaikh" w:date="2013-10-19T02:16:00Z">
                <w:pPr>
                  <w:pStyle w:val="XML1"/>
                </w:pPr>
              </w:pPrChange>
            </w:pPr>
            <w:ins w:id="12911" w:author="aas" w:date="2013-10-14T02:06:00Z">
              <w:del w:id="12912" w:author="Anees Shaikh" w:date="2013-10-19T02:16:00Z">
                <w:r w:rsidDel="00E067A3">
                  <w:delText xml:space="preserve">                      &lt;/xs:annotation&gt;</w:delText>
                </w:r>
              </w:del>
            </w:ins>
          </w:p>
          <w:p w14:paraId="7B6480A2" w14:textId="20A995F9" w:rsidR="00874469" w:rsidDel="00E067A3" w:rsidRDefault="00874469">
            <w:pPr>
              <w:pStyle w:val="Appx"/>
              <w:rPr>
                <w:ins w:id="12913" w:author="aas" w:date="2013-10-14T02:06:00Z"/>
                <w:del w:id="12914" w:author="Anees Shaikh" w:date="2013-10-19T02:16:00Z"/>
              </w:rPr>
              <w:pPrChange w:id="12915" w:author="Anees Shaikh" w:date="2013-10-19T02:16:00Z">
                <w:pPr>
                  <w:pStyle w:val="XML1"/>
                </w:pPr>
              </w:pPrChange>
            </w:pPr>
            <w:ins w:id="12916" w:author="aas" w:date="2013-10-14T02:06:00Z">
              <w:del w:id="12917" w:author="Anees Shaikh" w:date="2013-10-19T02:16:00Z">
                <w:r w:rsidDel="00E067A3">
                  <w:delText xml:space="preserve">                      &lt;xs:simpleType&gt;</w:delText>
                </w:r>
              </w:del>
            </w:ins>
          </w:p>
          <w:p w14:paraId="59A7B5BF" w14:textId="24EB3B57" w:rsidR="00874469" w:rsidDel="00E067A3" w:rsidRDefault="00874469">
            <w:pPr>
              <w:pStyle w:val="Appx"/>
              <w:rPr>
                <w:ins w:id="12918" w:author="aas" w:date="2013-10-14T02:06:00Z"/>
                <w:del w:id="12919" w:author="Anees Shaikh" w:date="2013-10-19T02:16:00Z"/>
              </w:rPr>
              <w:pPrChange w:id="12920" w:author="Anees Shaikh" w:date="2013-10-19T02:16:00Z">
                <w:pPr>
                  <w:pStyle w:val="XML1"/>
                </w:pPr>
              </w:pPrChange>
            </w:pPr>
            <w:ins w:id="12921" w:author="aas" w:date="2013-10-14T02:06:00Z">
              <w:del w:id="12922" w:author="Anees Shaikh" w:date="2013-10-19T02:16:00Z">
                <w:r w:rsidDel="00E067A3">
                  <w:delText xml:space="preserve">                        &lt;xs:restriction base="inet:uri"&gt;</w:delText>
                </w:r>
              </w:del>
            </w:ins>
          </w:p>
          <w:p w14:paraId="11F433A3" w14:textId="6F502FD3" w:rsidR="00874469" w:rsidDel="00E067A3" w:rsidRDefault="00874469">
            <w:pPr>
              <w:pStyle w:val="Appx"/>
              <w:rPr>
                <w:ins w:id="12923" w:author="aas" w:date="2013-10-14T02:06:00Z"/>
                <w:del w:id="12924" w:author="Anees Shaikh" w:date="2013-10-19T02:16:00Z"/>
              </w:rPr>
              <w:pPrChange w:id="12925" w:author="Anees Shaikh" w:date="2013-10-19T02:16:00Z">
                <w:pPr>
                  <w:pStyle w:val="XML1"/>
                </w:pPr>
              </w:pPrChange>
            </w:pPr>
            <w:ins w:id="12926" w:author="aas" w:date="2013-10-14T02:06:00Z">
              <w:del w:id="12927" w:author="Anees Shaikh" w:date="2013-10-19T02:16:00Z">
                <w:r w:rsidDel="00E067A3">
                  <w:delText xml:space="preserve">                        &lt;/xs:restriction&gt;</w:delText>
                </w:r>
              </w:del>
            </w:ins>
          </w:p>
          <w:p w14:paraId="606DA01F" w14:textId="7247ACD5" w:rsidR="00874469" w:rsidDel="00E067A3" w:rsidRDefault="00874469">
            <w:pPr>
              <w:pStyle w:val="Appx"/>
              <w:rPr>
                <w:ins w:id="12928" w:author="aas" w:date="2013-10-14T02:06:00Z"/>
                <w:del w:id="12929" w:author="Anees Shaikh" w:date="2013-10-19T02:16:00Z"/>
              </w:rPr>
              <w:pPrChange w:id="12930" w:author="Anees Shaikh" w:date="2013-10-19T02:16:00Z">
                <w:pPr>
                  <w:pStyle w:val="XML1"/>
                </w:pPr>
              </w:pPrChange>
            </w:pPr>
            <w:ins w:id="12931" w:author="aas" w:date="2013-10-14T02:06:00Z">
              <w:del w:id="12932" w:author="Anees Shaikh" w:date="2013-10-19T02:16:00Z">
                <w:r w:rsidDel="00E067A3">
                  <w:delText xml:space="preserve">                      &lt;/xs:simpleType&gt;</w:delText>
                </w:r>
              </w:del>
            </w:ins>
          </w:p>
          <w:p w14:paraId="68A4B008" w14:textId="1B652A3A" w:rsidR="00874469" w:rsidDel="00E067A3" w:rsidRDefault="00874469">
            <w:pPr>
              <w:pStyle w:val="Appx"/>
              <w:rPr>
                <w:ins w:id="12933" w:author="aas" w:date="2013-10-14T02:06:00Z"/>
                <w:del w:id="12934" w:author="Anees Shaikh" w:date="2013-10-19T02:16:00Z"/>
              </w:rPr>
              <w:pPrChange w:id="12935" w:author="Anees Shaikh" w:date="2013-10-19T02:16:00Z">
                <w:pPr>
                  <w:pStyle w:val="XML1"/>
                </w:pPr>
              </w:pPrChange>
            </w:pPr>
            <w:ins w:id="12936" w:author="aas" w:date="2013-10-14T02:06:00Z">
              <w:del w:id="12937" w:author="Anees Shaikh" w:date="2013-10-19T02:16:00Z">
                <w:r w:rsidDel="00E067A3">
                  <w:delText xml:space="preserve">                    &lt;/xs:element&gt;</w:delText>
                </w:r>
              </w:del>
            </w:ins>
          </w:p>
          <w:p w14:paraId="11021CE5" w14:textId="1311AF2A" w:rsidR="00874469" w:rsidDel="00E067A3" w:rsidRDefault="00874469">
            <w:pPr>
              <w:pStyle w:val="Appx"/>
              <w:rPr>
                <w:ins w:id="12938" w:author="aas" w:date="2013-10-14T02:06:00Z"/>
                <w:del w:id="12939" w:author="Anees Shaikh" w:date="2013-10-19T02:16:00Z"/>
              </w:rPr>
              <w:pPrChange w:id="12940" w:author="Anees Shaikh" w:date="2013-10-19T02:16:00Z">
                <w:pPr>
                  <w:pStyle w:val="XML1"/>
                </w:pPr>
              </w:pPrChange>
            </w:pPr>
            <w:ins w:id="12941" w:author="aas" w:date="2013-10-14T02:06:00Z">
              <w:del w:id="12942"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2943" w:author="aas" w:date="2013-10-14T02:06:00Z"/>
                <w:del w:id="12944" w:author="Anees Shaikh" w:date="2013-10-19T02:16:00Z"/>
              </w:rPr>
              <w:pPrChange w:id="12945" w:author="Anees Shaikh" w:date="2013-10-19T02:16:00Z">
                <w:pPr>
                  <w:pStyle w:val="XML1"/>
                </w:pPr>
              </w:pPrChange>
            </w:pPr>
            <w:ins w:id="12946" w:author="aas" w:date="2013-10-14T02:06:00Z">
              <w:del w:id="12947" w:author="Anees Shaikh" w:date="2013-10-19T02:16:00Z">
                <w:r w:rsidDel="00E067A3">
                  <w:delText xml:space="preserve">                      &lt;xs:annotation&gt;</w:delText>
                </w:r>
              </w:del>
            </w:ins>
          </w:p>
          <w:p w14:paraId="417D74EF" w14:textId="5EBB3E38" w:rsidR="00874469" w:rsidDel="00E067A3" w:rsidRDefault="00874469">
            <w:pPr>
              <w:pStyle w:val="Appx"/>
              <w:rPr>
                <w:ins w:id="12948" w:author="aas" w:date="2013-10-14T02:06:00Z"/>
                <w:del w:id="12949" w:author="Anees Shaikh" w:date="2013-10-19T02:16:00Z"/>
              </w:rPr>
              <w:pPrChange w:id="12950" w:author="Anees Shaikh" w:date="2013-10-19T02:16:00Z">
                <w:pPr>
                  <w:pStyle w:val="XML1"/>
                </w:pPr>
              </w:pPrChange>
            </w:pPr>
            <w:ins w:id="12951" w:author="aas" w:date="2013-10-14T02:06:00Z">
              <w:del w:id="12952" w:author="Anees Shaikh" w:date="2013-10-19T02:16:00Z">
                <w:r w:rsidDel="00E067A3">
                  <w:delText xml:space="preserve">                        &lt;xs:documentation&gt;</w:delText>
                </w:r>
              </w:del>
            </w:ins>
          </w:p>
          <w:p w14:paraId="04FBCA52" w14:textId="504EE3A7" w:rsidR="00874469" w:rsidDel="00E067A3" w:rsidRDefault="00874469">
            <w:pPr>
              <w:pStyle w:val="Appx"/>
              <w:rPr>
                <w:ins w:id="12953" w:author="aas" w:date="2013-10-14T02:06:00Z"/>
                <w:del w:id="12954" w:author="Anees Shaikh" w:date="2013-10-19T02:16:00Z"/>
              </w:rPr>
              <w:pPrChange w:id="12955" w:author="Anees Shaikh" w:date="2013-10-19T02:16:00Z">
                <w:pPr>
                  <w:pStyle w:val="XML1"/>
                </w:pPr>
              </w:pPrChange>
            </w:pPr>
            <w:ins w:id="12956" w:author="aas" w:date="2013-10-14T02:06:00Z">
              <w:del w:id="12957"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2958" w:author="aas" w:date="2013-10-14T02:06:00Z"/>
                <w:del w:id="12959" w:author="Anees Shaikh" w:date="2013-10-19T02:16:00Z"/>
              </w:rPr>
              <w:pPrChange w:id="12960" w:author="Anees Shaikh" w:date="2013-10-19T02:16:00Z">
                <w:pPr>
                  <w:pStyle w:val="XML1"/>
                </w:pPr>
              </w:pPrChange>
            </w:pPr>
            <w:ins w:id="12961" w:author="aas" w:date="2013-10-14T02:06:00Z">
              <w:del w:id="12962" w:author="Anees Shaikh" w:date="2013-10-19T02:16:00Z">
                <w:r w:rsidDel="00E067A3">
                  <w:delText xml:space="preserve">                        &lt;/xs:documentation&gt;</w:delText>
                </w:r>
              </w:del>
            </w:ins>
          </w:p>
          <w:p w14:paraId="2DFF54B1" w14:textId="40EC5DC1" w:rsidR="00874469" w:rsidDel="00E067A3" w:rsidRDefault="00874469">
            <w:pPr>
              <w:pStyle w:val="Appx"/>
              <w:rPr>
                <w:ins w:id="12963" w:author="aas" w:date="2013-10-14T02:06:00Z"/>
                <w:del w:id="12964" w:author="Anees Shaikh" w:date="2013-10-19T02:16:00Z"/>
              </w:rPr>
              <w:pPrChange w:id="12965" w:author="Anees Shaikh" w:date="2013-10-19T02:16:00Z">
                <w:pPr>
                  <w:pStyle w:val="XML1"/>
                </w:pPr>
              </w:pPrChange>
            </w:pPr>
            <w:ins w:id="12966" w:author="aas" w:date="2013-10-14T02:06:00Z">
              <w:del w:id="12967" w:author="Anees Shaikh" w:date="2013-10-19T02:16:00Z">
                <w:r w:rsidDel="00E067A3">
                  <w:delText xml:space="preserve">                      &lt;/xs:annotation&gt;</w:delText>
                </w:r>
              </w:del>
            </w:ins>
          </w:p>
          <w:p w14:paraId="3760E929" w14:textId="46D598EB" w:rsidR="00874469" w:rsidDel="00E067A3" w:rsidRDefault="00874469">
            <w:pPr>
              <w:pStyle w:val="Appx"/>
              <w:rPr>
                <w:ins w:id="12968" w:author="aas" w:date="2013-10-14T02:06:00Z"/>
                <w:del w:id="12969" w:author="Anees Shaikh" w:date="2013-10-19T02:16:00Z"/>
              </w:rPr>
              <w:pPrChange w:id="12970" w:author="Anees Shaikh" w:date="2013-10-19T02:16:00Z">
                <w:pPr>
                  <w:pStyle w:val="XML1"/>
                </w:pPr>
              </w:pPrChange>
            </w:pPr>
            <w:ins w:id="12971" w:author="aas" w:date="2013-10-14T02:06:00Z">
              <w:del w:id="12972" w:author="Anees Shaikh" w:date="2013-10-19T02:16:00Z">
                <w:r w:rsidDel="00E067A3">
                  <w:delText xml:space="preserve">                      &lt;xs:complexType&gt;</w:delText>
                </w:r>
              </w:del>
            </w:ins>
          </w:p>
          <w:p w14:paraId="1BDDA216" w14:textId="0B58471E" w:rsidR="00874469" w:rsidDel="00E067A3" w:rsidRDefault="00874469">
            <w:pPr>
              <w:pStyle w:val="Appx"/>
              <w:rPr>
                <w:ins w:id="12973" w:author="aas" w:date="2013-10-14T02:06:00Z"/>
                <w:del w:id="12974" w:author="Anees Shaikh" w:date="2013-10-19T02:16:00Z"/>
              </w:rPr>
              <w:pPrChange w:id="12975" w:author="Anees Shaikh" w:date="2013-10-19T02:16:00Z">
                <w:pPr>
                  <w:pStyle w:val="XML1"/>
                </w:pPr>
              </w:pPrChange>
            </w:pPr>
            <w:ins w:id="12976" w:author="aas" w:date="2013-10-14T02:06:00Z">
              <w:del w:id="12977" w:author="Anees Shaikh" w:date="2013-10-19T02:16:00Z">
                <w:r w:rsidDel="00E067A3">
                  <w:delText xml:space="preserve">                        &lt;xs:sequence&gt;</w:delText>
                </w:r>
              </w:del>
            </w:ins>
          </w:p>
          <w:p w14:paraId="209FF7D1" w14:textId="54ACF1E9" w:rsidR="00874469" w:rsidDel="00E067A3" w:rsidRDefault="00874469">
            <w:pPr>
              <w:pStyle w:val="Appx"/>
              <w:rPr>
                <w:ins w:id="12978" w:author="aas" w:date="2013-10-14T02:06:00Z"/>
                <w:del w:id="12979" w:author="Anees Shaikh" w:date="2013-10-19T02:16:00Z"/>
              </w:rPr>
              <w:pPrChange w:id="12980" w:author="Anees Shaikh" w:date="2013-10-19T02:16:00Z">
                <w:pPr>
                  <w:pStyle w:val="XML1"/>
                </w:pPr>
              </w:pPrChange>
            </w:pPr>
            <w:ins w:id="12981" w:author="aas" w:date="2013-10-14T02:06:00Z">
              <w:del w:id="12982"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2983" w:author="aas" w:date="2013-10-14T02:06:00Z"/>
                <w:del w:id="12984" w:author="Anees Shaikh" w:date="2013-10-19T02:16:00Z"/>
              </w:rPr>
              <w:pPrChange w:id="12985" w:author="Anees Shaikh" w:date="2013-10-19T02:16:00Z">
                <w:pPr>
                  <w:pStyle w:val="XML1"/>
                </w:pPr>
              </w:pPrChange>
            </w:pPr>
            <w:ins w:id="12986" w:author="aas" w:date="2013-10-14T02:06:00Z">
              <w:del w:id="12987" w:author="Anees Shaikh" w:date="2013-10-19T02:16:00Z">
                <w:r w:rsidDel="00E067A3">
                  <w:delText xml:space="preserve">                            &lt;xs:annotation&gt;</w:delText>
                </w:r>
              </w:del>
            </w:ins>
          </w:p>
          <w:p w14:paraId="04D169D1" w14:textId="01053F75" w:rsidR="00874469" w:rsidDel="00E067A3" w:rsidRDefault="00874469">
            <w:pPr>
              <w:pStyle w:val="Appx"/>
              <w:rPr>
                <w:ins w:id="12988" w:author="aas" w:date="2013-10-14T02:06:00Z"/>
                <w:del w:id="12989" w:author="Anees Shaikh" w:date="2013-10-19T02:16:00Z"/>
              </w:rPr>
              <w:pPrChange w:id="12990" w:author="Anees Shaikh" w:date="2013-10-19T02:16:00Z">
                <w:pPr>
                  <w:pStyle w:val="XML1"/>
                </w:pPr>
              </w:pPrChange>
            </w:pPr>
            <w:ins w:id="12991" w:author="aas" w:date="2013-10-14T02:06:00Z">
              <w:del w:id="12992" w:author="Anees Shaikh" w:date="2013-10-19T02:16:00Z">
                <w:r w:rsidDel="00E067A3">
                  <w:delText xml:space="preserve">                              &lt;xs:documentation&gt;</w:delText>
                </w:r>
              </w:del>
            </w:ins>
          </w:p>
          <w:p w14:paraId="70D51D10" w14:textId="4160129E" w:rsidR="00874469" w:rsidDel="00E067A3" w:rsidRDefault="00874469">
            <w:pPr>
              <w:pStyle w:val="Appx"/>
              <w:rPr>
                <w:ins w:id="12993" w:author="aas" w:date="2013-10-14T02:06:00Z"/>
                <w:del w:id="12994" w:author="Anees Shaikh" w:date="2013-10-19T02:16:00Z"/>
              </w:rPr>
              <w:pPrChange w:id="12995" w:author="Anees Shaikh" w:date="2013-10-19T02:16:00Z">
                <w:pPr>
                  <w:pStyle w:val="XML1"/>
                </w:pPr>
              </w:pPrChange>
            </w:pPr>
            <w:ins w:id="12996" w:author="aas" w:date="2013-10-14T02:06:00Z">
              <w:del w:id="12997"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2998" w:author="aas" w:date="2013-10-14T02:06:00Z"/>
                <w:del w:id="12999" w:author="Anees Shaikh" w:date="2013-10-19T02:16:00Z"/>
              </w:rPr>
              <w:pPrChange w:id="13000" w:author="Anees Shaikh" w:date="2013-10-19T02:16:00Z">
                <w:pPr>
                  <w:pStyle w:val="XML1"/>
                </w:pPr>
              </w:pPrChange>
            </w:pPr>
            <w:ins w:id="13001" w:author="aas" w:date="2013-10-14T02:06:00Z">
              <w:del w:id="13002" w:author="Anees Shaikh" w:date="2013-10-19T02:16:00Z">
                <w:r w:rsidDel="00E067A3">
                  <w:delText xml:space="preserve">                                       the actual rate.</w:delText>
                </w:r>
              </w:del>
            </w:ins>
          </w:p>
          <w:p w14:paraId="46644235" w14:textId="120EFA75" w:rsidR="00874469" w:rsidDel="00E067A3" w:rsidRDefault="00874469">
            <w:pPr>
              <w:pStyle w:val="Appx"/>
              <w:rPr>
                <w:ins w:id="13003" w:author="aas" w:date="2013-10-14T02:06:00Z"/>
                <w:del w:id="13004" w:author="Anees Shaikh" w:date="2013-10-19T02:16:00Z"/>
              </w:rPr>
              <w:pPrChange w:id="13005" w:author="Anees Shaikh" w:date="2013-10-19T02:16:00Z">
                <w:pPr>
                  <w:pStyle w:val="XML1"/>
                </w:pPr>
              </w:pPrChange>
            </w:pPr>
          </w:p>
          <w:p w14:paraId="0F4CC386" w14:textId="338F1001" w:rsidR="00874469" w:rsidDel="00E067A3" w:rsidRDefault="00874469">
            <w:pPr>
              <w:pStyle w:val="Appx"/>
              <w:rPr>
                <w:ins w:id="13006" w:author="aas" w:date="2013-10-14T02:06:00Z"/>
                <w:del w:id="13007" w:author="Anees Shaikh" w:date="2013-10-19T02:16:00Z"/>
              </w:rPr>
              <w:pPrChange w:id="13008" w:author="Anees Shaikh" w:date="2013-10-19T02:16:00Z">
                <w:pPr>
                  <w:pStyle w:val="XML1"/>
                </w:pPr>
              </w:pPrChange>
            </w:pPr>
            <w:ins w:id="13009" w:author="aas" w:date="2013-10-14T02:06:00Z">
              <w:del w:id="13010"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11" w:author="aas" w:date="2013-10-14T02:06:00Z"/>
                <w:del w:id="13012" w:author="Anees Shaikh" w:date="2013-10-19T02:16:00Z"/>
              </w:rPr>
              <w:pPrChange w:id="13013" w:author="Anees Shaikh" w:date="2013-10-19T02:16:00Z">
                <w:pPr>
                  <w:pStyle w:val="XML1"/>
                </w:pPr>
              </w:pPrChange>
            </w:pPr>
            <w:ins w:id="13014" w:author="aas" w:date="2013-10-14T02:06:00Z">
              <w:del w:id="13015" w:author="Anees Shaikh" w:date="2013-10-19T02:16:00Z">
                <w:r w:rsidDel="00E067A3">
                  <w:delText xml:space="preserve">                                       set.</w:delText>
                </w:r>
              </w:del>
            </w:ins>
          </w:p>
          <w:p w14:paraId="7FBF5503" w14:textId="6589DCBA" w:rsidR="00874469" w:rsidDel="00E067A3" w:rsidRDefault="00874469">
            <w:pPr>
              <w:pStyle w:val="Appx"/>
              <w:rPr>
                <w:ins w:id="13016" w:author="aas" w:date="2013-10-14T02:06:00Z"/>
                <w:del w:id="13017" w:author="Anees Shaikh" w:date="2013-10-19T02:16:00Z"/>
              </w:rPr>
              <w:pPrChange w:id="13018" w:author="Anees Shaikh" w:date="2013-10-19T02:16:00Z">
                <w:pPr>
                  <w:pStyle w:val="XML1"/>
                </w:pPr>
              </w:pPrChange>
            </w:pPr>
            <w:ins w:id="13019" w:author="aas" w:date="2013-10-14T02:06:00Z">
              <w:del w:id="13020" w:author="Anees Shaikh" w:date="2013-10-19T02:16:00Z">
                <w:r w:rsidDel="00E067A3">
                  <w:delText xml:space="preserve">                              &lt;/xs:documentation&gt;</w:delText>
                </w:r>
              </w:del>
            </w:ins>
          </w:p>
          <w:p w14:paraId="6A2D40CF" w14:textId="74E5B55E" w:rsidR="00874469" w:rsidDel="00E067A3" w:rsidRDefault="00874469">
            <w:pPr>
              <w:pStyle w:val="Appx"/>
              <w:rPr>
                <w:ins w:id="13021" w:author="aas" w:date="2013-10-14T02:06:00Z"/>
                <w:del w:id="13022" w:author="Anees Shaikh" w:date="2013-10-19T02:16:00Z"/>
              </w:rPr>
              <w:pPrChange w:id="13023" w:author="Anees Shaikh" w:date="2013-10-19T02:16:00Z">
                <w:pPr>
                  <w:pStyle w:val="XML1"/>
                </w:pPr>
              </w:pPrChange>
            </w:pPr>
            <w:ins w:id="13024" w:author="aas" w:date="2013-10-14T02:06:00Z">
              <w:del w:id="13025" w:author="Anees Shaikh" w:date="2013-10-19T02:16:00Z">
                <w:r w:rsidDel="00E067A3">
                  <w:delText xml:space="preserve">                            &lt;/xs:annotation&gt;</w:delText>
                </w:r>
              </w:del>
            </w:ins>
          </w:p>
          <w:p w14:paraId="651C349E" w14:textId="2B6BC346" w:rsidR="00874469" w:rsidDel="00E067A3" w:rsidRDefault="00874469">
            <w:pPr>
              <w:pStyle w:val="Appx"/>
              <w:rPr>
                <w:ins w:id="13026" w:author="aas" w:date="2013-10-14T02:06:00Z"/>
                <w:del w:id="13027" w:author="Anees Shaikh" w:date="2013-10-19T02:16:00Z"/>
              </w:rPr>
              <w:pPrChange w:id="13028" w:author="Anees Shaikh" w:date="2013-10-19T02:16:00Z">
                <w:pPr>
                  <w:pStyle w:val="XML1"/>
                </w:pPr>
              </w:pPrChange>
            </w:pPr>
            <w:ins w:id="13029" w:author="aas" w:date="2013-10-14T02:06:00Z">
              <w:del w:id="13030" w:author="Anees Shaikh" w:date="2013-10-19T02:16:00Z">
                <w:r w:rsidDel="00E067A3">
                  <w:delText xml:space="preserve">                          &lt;/xs:element&gt;</w:delText>
                </w:r>
              </w:del>
            </w:ins>
          </w:p>
          <w:p w14:paraId="061B6F10" w14:textId="07F019B7" w:rsidR="00874469" w:rsidDel="00E067A3" w:rsidRDefault="00874469">
            <w:pPr>
              <w:pStyle w:val="Appx"/>
              <w:rPr>
                <w:ins w:id="13031" w:author="aas" w:date="2013-10-14T02:06:00Z"/>
                <w:del w:id="13032" w:author="Anees Shaikh" w:date="2013-10-19T02:16:00Z"/>
              </w:rPr>
              <w:pPrChange w:id="13033" w:author="Anees Shaikh" w:date="2013-10-19T02:16:00Z">
                <w:pPr>
                  <w:pStyle w:val="XML1"/>
                </w:pPr>
              </w:pPrChange>
            </w:pPr>
            <w:ins w:id="13034" w:author="aas" w:date="2013-10-14T02:06:00Z">
              <w:del w:id="13035"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36" w:author="aas" w:date="2013-10-14T02:06:00Z"/>
                <w:del w:id="13037" w:author="Anees Shaikh" w:date="2013-10-19T02:16:00Z"/>
              </w:rPr>
              <w:pPrChange w:id="13038" w:author="Anees Shaikh" w:date="2013-10-19T02:16:00Z">
                <w:pPr>
                  <w:pStyle w:val="XML1"/>
                </w:pPr>
              </w:pPrChange>
            </w:pPr>
            <w:ins w:id="13039" w:author="aas" w:date="2013-10-14T02:06:00Z">
              <w:del w:id="13040" w:author="Anees Shaikh" w:date="2013-10-19T02:16:00Z">
                <w:r w:rsidDel="00E067A3">
                  <w:delText xml:space="preserve">                            &lt;xs:annotation&gt;</w:delText>
                </w:r>
              </w:del>
            </w:ins>
          </w:p>
          <w:p w14:paraId="0B11E132" w14:textId="122F2E7D" w:rsidR="00874469" w:rsidDel="00E067A3" w:rsidRDefault="00874469">
            <w:pPr>
              <w:pStyle w:val="Appx"/>
              <w:rPr>
                <w:ins w:id="13041" w:author="aas" w:date="2013-10-14T02:06:00Z"/>
                <w:del w:id="13042" w:author="Anees Shaikh" w:date="2013-10-19T02:16:00Z"/>
              </w:rPr>
              <w:pPrChange w:id="13043" w:author="Anees Shaikh" w:date="2013-10-19T02:16:00Z">
                <w:pPr>
                  <w:pStyle w:val="XML1"/>
                </w:pPr>
              </w:pPrChange>
            </w:pPr>
            <w:ins w:id="13044" w:author="aas" w:date="2013-10-14T02:06:00Z">
              <w:del w:id="13045" w:author="Anees Shaikh" w:date="2013-10-19T02:16:00Z">
                <w:r w:rsidDel="00E067A3">
                  <w:delText xml:space="preserve">                              &lt;xs:documentation&gt;</w:delText>
                </w:r>
              </w:del>
            </w:ins>
          </w:p>
          <w:p w14:paraId="47F8F622" w14:textId="10C3498D" w:rsidR="00874469" w:rsidDel="00E067A3" w:rsidRDefault="00874469">
            <w:pPr>
              <w:pStyle w:val="Appx"/>
              <w:rPr>
                <w:ins w:id="13046" w:author="aas" w:date="2013-10-14T02:06:00Z"/>
                <w:del w:id="13047" w:author="Anees Shaikh" w:date="2013-10-19T02:16:00Z"/>
              </w:rPr>
              <w:pPrChange w:id="13048" w:author="Anees Shaikh" w:date="2013-10-19T02:16:00Z">
                <w:pPr>
                  <w:pStyle w:val="XML1"/>
                </w:pPr>
              </w:pPrChange>
            </w:pPr>
            <w:ins w:id="13049" w:author="aas" w:date="2013-10-14T02:06:00Z">
              <w:del w:id="13050"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051" w:author="aas" w:date="2013-10-14T02:06:00Z"/>
                <w:del w:id="13052" w:author="Anees Shaikh" w:date="2013-10-19T02:16:00Z"/>
              </w:rPr>
              <w:pPrChange w:id="13053" w:author="Anees Shaikh" w:date="2013-10-19T02:16:00Z">
                <w:pPr>
                  <w:pStyle w:val="XML1"/>
                </w:pPr>
              </w:pPrChange>
            </w:pPr>
            <w:ins w:id="13054" w:author="aas" w:date="2013-10-14T02:06:00Z">
              <w:del w:id="13055" w:author="Anees Shaikh" w:date="2013-10-19T02:16:00Z">
                <w:r w:rsidDel="00E067A3">
                  <w:delText xml:space="preserve">                                       the actual rate.</w:delText>
                </w:r>
              </w:del>
            </w:ins>
          </w:p>
          <w:p w14:paraId="74545CB4" w14:textId="48AA3F21" w:rsidR="00874469" w:rsidDel="00E067A3" w:rsidRDefault="00874469">
            <w:pPr>
              <w:pStyle w:val="Appx"/>
              <w:rPr>
                <w:ins w:id="13056" w:author="aas" w:date="2013-10-14T02:06:00Z"/>
                <w:del w:id="13057" w:author="Anees Shaikh" w:date="2013-10-19T02:16:00Z"/>
              </w:rPr>
              <w:pPrChange w:id="13058" w:author="Anees Shaikh" w:date="2013-10-19T02:16:00Z">
                <w:pPr>
                  <w:pStyle w:val="XML1"/>
                </w:pPr>
              </w:pPrChange>
            </w:pPr>
          </w:p>
          <w:p w14:paraId="63755914" w14:textId="4644C202" w:rsidR="00874469" w:rsidDel="00E067A3" w:rsidRDefault="00874469">
            <w:pPr>
              <w:pStyle w:val="Appx"/>
              <w:rPr>
                <w:ins w:id="13059" w:author="aas" w:date="2013-10-14T02:06:00Z"/>
                <w:del w:id="13060" w:author="Anees Shaikh" w:date="2013-10-19T02:16:00Z"/>
              </w:rPr>
              <w:pPrChange w:id="13061" w:author="Anees Shaikh" w:date="2013-10-19T02:16:00Z">
                <w:pPr>
                  <w:pStyle w:val="XML1"/>
                </w:pPr>
              </w:pPrChange>
            </w:pPr>
            <w:ins w:id="13062" w:author="aas" w:date="2013-10-14T02:06:00Z">
              <w:del w:id="13063"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064" w:author="aas" w:date="2013-10-14T02:06:00Z"/>
                <w:del w:id="13065" w:author="Anees Shaikh" w:date="2013-10-19T02:16:00Z"/>
              </w:rPr>
              <w:pPrChange w:id="13066" w:author="Anees Shaikh" w:date="2013-10-19T02:16:00Z">
                <w:pPr>
                  <w:pStyle w:val="XML1"/>
                </w:pPr>
              </w:pPrChange>
            </w:pPr>
            <w:ins w:id="13067" w:author="aas" w:date="2013-10-14T02:06:00Z">
              <w:del w:id="13068" w:author="Anees Shaikh" w:date="2013-10-19T02:16:00Z">
                <w:r w:rsidDel="00E067A3">
                  <w:delText xml:space="preserve">                                       set.</w:delText>
                </w:r>
              </w:del>
            </w:ins>
          </w:p>
          <w:p w14:paraId="6D7B7579" w14:textId="332679A6" w:rsidR="00874469" w:rsidDel="00E067A3" w:rsidRDefault="00874469">
            <w:pPr>
              <w:pStyle w:val="Appx"/>
              <w:rPr>
                <w:ins w:id="13069" w:author="aas" w:date="2013-10-14T02:06:00Z"/>
                <w:del w:id="13070" w:author="Anees Shaikh" w:date="2013-10-19T02:16:00Z"/>
              </w:rPr>
              <w:pPrChange w:id="13071" w:author="Anees Shaikh" w:date="2013-10-19T02:16:00Z">
                <w:pPr>
                  <w:pStyle w:val="XML1"/>
                </w:pPr>
              </w:pPrChange>
            </w:pPr>
            <w:ins w:id="13072" w:author="aas" w:date="2013-10-14T02:06:00Z">
              <w:del w:id="13073" w:author="Anees Shaikh" w:date="2013-10-19T02:16:00Z">
                <w:r w:rsidDel="00E067A3">
                  <w:delText xml:space="preserve">                              &lt;/xs:documentation&gt;</w:delText>
                </w:r>
              </w:del>
            </w:ins>
          </w:p>
          <w:p w14:paraId="3456A5B5" w14:textId="6615B43D" w:rsidR="00874469" w:rsidDel="00E067A3" w:rsidRDefault="00874469">
            <w:pPr>
              <w:pStyle w:val="Appx"/>
              <w:rPr>
                <w:ins w:id="13074" w:author="aas" w:date="2013-10-14T02:06:00Z"/>
                <w:del w:id="13075" w:author="Anees Shaikh" w:date="2013-10-19T02:16:00Z"/>
              </w:rPr>
              <w:pPrChange w:id="13076" w:author="Anees Shaikh" w:date="2013-10-19T02:16:00Z">
                <w:pPr>
                  <w:pStyle w:val="XML1"/>
                </w:pPr>
              </w:pPrChange>
            </w:pPr>
            <w:ins w:id="13077" w:author="aas" w:date="2013-10-14T02:06:00Z">
              <w:del w:id="13078" w:author="Anees Shaikh" w:date="2013-10-19T02:16:00Z">
                <w:r w:rsidDel="00E067A3">
                  <w:delText xml:space="preserve">                            &lt;/xs:annotation&gt;</w:delText>
                </w:r>
              </w:del>
            </w:ins>
          </w:p>
          <w:p w14:paraId="7B1FE93E" w14:textId="69B06751" w:rsidR="00874469" w:rsidDel="00E067A3" w:rsidRDefault="00874469">
            <w:pPr>
              <w:pStyle w:val="Appx"/>
              <w:rPr>
                <w:ins w:id="13079" w:author="aas" w:date="2013-10-14T02:06:00Z"/>
                <w:del w:id="13080" w:author="Anees Shaikh" w:date="2013-10-19T02:16:00Z"/>
              </w:rPr>
              <w:pPrChange w:id="13081" w:author="Anees Shaikh" w:date="2013-10-19T02:16:00Z">
                <w:pPr>
                  <w:pStyle w:val="XML1"/>
                </w:pPr>
              </w:pPrChange>
            </w:pPr>
            <w:ins w:id="13082" w:author="aas" w:date="2013-10-14T02:06:00Z">
              <w:del w:id="13083" w:author="Anees Shaikh" w:date="2013-10-19T02:16:00Z">
                <w:r w:rsidDel="00E067A3">
                  <w:delText xml:space="preserve">                          &lt;/xs:element&gt;</w:delText>
                </w:r>
              </w:del>
            </w:ins>
          </w:p>
          <w:p w14:paraId="1243DD39" w14:textId="2F78827E" w:rsidR="00874469" w:rsidDel="00E067A3" w:rsidRDefault="00874469">
            <w:pPr>
              <w:pStyle w:val="Appx"/>
              <w:rPr>
                <w:ins w:id="13084" w:author="aas" w:date="2013-10-14T02:06:00Z"/>
                <w:del w:id="13085" w:author="Anees Shaikh" w:date="2013-10-19T02:16:00Z"/>
              </w:rPr>
              <w:pPrChange w:id="13086" w:author="Anees Shaikh" w:date="2013-10-19T02:16:00Z">
                <w:pPr>
                  <w:pStyle w:val="XML1"/>
                </w:pPr>
              </w:pPrChange>
            </w:pPr>
            <w:ins w:id="13087" w:author="aas" w:date="2013-10-14T02:06:00Z">
              <w:del w:id="13088"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089" w:author="aas" w:date="2013-10-14T02:06:00Z"/>
                <w:del w:id="13090" w:author="Anees Shaikh" w:date="2013-10-19T02:16:00Z"/>
              </w:rPr>
              <w:pPrChange w:id="13091" w:author="Anees Shaikh" w:date="2013-10-19T02:16:00Z">
                <w:pPr>
                  <w:pStyle w:val="XML1"/>
                </w:pPr>
              </w:pPrChange>
            </w:pPr>
            <w:ins w:id="13092" w:author="aas" w:date="2013-10-14T02:06:00Z">
              <w:del w:id="13093" w:author="Anees Shaikh" w:date="2013-10-19T02:16:00Z">
                <w:r w:rsidDel="00E067A3">
                  <w:delText xml:space="preserve">                            &lt;xs:annotation&gt;</w:delText>
                </w:r>
              </w:del>
            </w:ins>
          </w:p>
          <w:p w14:paraId="6CFDECEB" w14:textId="775E0BE5" w:rsidR="00874469" w:rsidDel="00E067A3" w:rsidRDefault="00874469">
            <w:pPr>
              <w:pStyle w:val="Appx"/>
              <w:rPr>
                <w:ins w:id="13094" w:author="aas" w:date="2013-10-14T02:06:00Z"/>
                <w:del w:id="13095" w:author="Anees Shaikh" w:date="2013-10-19T02:16:00Z"/>
              </w:rPr>
              <w:pPrChange w:id="13096" w:author="Anees Shaikh" w:date="2013-10-19T02:16:00Z">
                <w:pPr>
                  <w:pStyle w:val="XML1"/>
                </w:pPr>
              </w:pPrChange>
            </w:pPr>
            <w:ins w:id="13097" w:author="aas" w:date="2013-10-14T02:06:00Z">
              <w:del w:id="13098" w:author="Anees Shaikh" w:date="2013-10-19T02:16:00Z">
                <w:r w:rsidDel="00E067A3">
                  <w:delText xml:space="preserve">                              &lt;xs:documentation&gt;</w:delText>
                </w:r>
              </w:del>
            </w:ins>
          </w:p>
          <w:p w14:paraId="6476D826" w14:textId="6DFB3D5C" w:rsidR="00874469" w:rsidDel="00E067A3" w:rsidRDefault="00874469">
            <w:pPr>
              <w:pStyle w:val="Appx"/>
              <w:rPr>
                <w:ins w:id="13099" w:author="aas" w:date="2013-10-14T02:06:00Z"/>
                <w:del w:id="13100" w:author="Anees Shaikh" w:date="2013-10-19T02:16:00Z"/>
              </w:rPr>
              <w:pPrChange w:id="13101" w:author="Anees Shaikh" w:date="2013-10-19T02:16:00Z">
                <w:pPr>
                  <w:pStyle w:val="XML1"/>
                </w:pPr>
              </w:pPrChange>
            </w:pPr>
            <w:ins w:id="13102" w:author="aas" w:date="2013-10-14T02:06:00Z">
              <w:del w:id="13103"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04" w:author="aas" w:date="2013-10-14T02:06:00Z"/>
                <w:del w:id="13105" w:author="Anees Shaikh" w:date="2013-10-19T02:16:00Z"/>
              </w:rPr>
              <w:pPrChange w:id="13106" w:author="Anees Shaikh" w:date="2013-10-19T02:16:00Z">
                <w:pPr>
                  <w:pStyle w:val="XML1"/>
                </w:pPr>
              </w:pPrChange>
            </w:pPr>
          </w:p>
          <w:p w14:paraId="7A11CE2D" w14:textId="45020CE4" w:rsidR="00874469" w:rsidDel="00E067A3" w:rsidRDefault="00874469">
            <w:pPr>
              <w:pStyle w:val="Appx"/>
              <w:rPr>
                <w:ins w:id="13107" w:author="aas" w:date="2013-10-14T02:06:00Z"/>
                <w:del w:id="13108" w:author="Anees Shaikh" w:date="2013-10-19T02:16:00Z"/>
              </w:rPr>
              <w:pPrChange w:id="13109" w:author="Anees Shaikh" w:date="2013-10-19T02:16:00Z">
                <w:pPr>
                  <w:pStyle w:val="XML1"/>
                </w:pPr>
              </w:pPrChange>
            </w:pPr>
            <w:ins w:id="13110" w:author="aas" w:date="2013-10-14T02:06:00Z">
              <w:del w:id="13111" w:author="Anees Shaikh" w:date="2013-10-19T02:16:00Z">
                <w:r w:rsidDel="00E067A3">
                  <w:delText xml:space="preserve">                                       This element is optional.</w:delText>
                </w:r>
              </w:del>
            </w:ins>
          </w:p>
          <w:p w14:paraId="181F9527" w14:textId="1CF69E87" w:rsidR="00874469" w:rsidDel="00E067A3" w:rsidRDefault="00874469">
            <w:pPr>
              <w:pStyle w:val="Appx"/>
              <w:rPr>
                <w:ins w:id="13112" w:author="aas" w:date="2013-10-14T02:06:00Z"/>
                <w:del w:id="13113" w:author="Anees Shaikh" w:date="2013-10-19T02:16:00Z"/>
              </w:rPr>
              <w:pPrChange w:id="13114" w:author="Anees Shaikh" w:date="2013-10-19T02:16:00Z">
                <w:pPr>
                  <w:pStyle w:val="XML1"/>
                </w:pPr>
              </w:pPrChange>
            </w:pPr>
            <w:ins w:id="13115" w:author="aas" w:date="2013-10-14T02:06:00Z">
              <w:del w:id="13116" w:author="Anees Shaikh" w:date="2013-10-19T02:16:00Z">
                <w:r w:rsidDel="00E067A3">
                  <w:delText xml:space="preserve">                              &lt;/xs:documentation&gt;</w:delText>
                </w:r>
              </w:del>
            </w:ins>
          </w:p>
          <w:p w14:paraId="0EA9B5F0" w14:textId="3C2C53EB" w:rsidR="00874469" w:rsidDel="00E067A3" w:rsidRDefault="00874469">
            <w:pPr>
              <w:pStyle w:val="Appx"/>
              <w:rPr>
                <w:ins w:id="13117" w:author="aas" w:date="2013-10-14T02:06:00Z"/>
                <w:del w:id="13118" w:author="Anees Shaikh" w:date="2013-10-19T02:16:00Z"/>
              </w:rPr>
              <w:pPrChange w:id="13119" w:author="Anees Shaikh" w:date="2013-10-19T02:16:00Z">
                <w:pPr>
                  <w:pStyle w:val="XML1"/>
                </w:pPr>
              </w:pPrChange>
            </w:pPr>
            <w:ins w:id="13120" w:author="aas" w:date="2013-10-14T02:06:00Z">
              <w:del w:id="13121" w:author="Anees Shaikh" w:date="2013-10-19T02:16:00Z">
                <w:r w:rsidDel="00E067A3">
                  <w:delText xml:space="preserve">                            &lt;/xs:annotation&gt;</w:delText>
                </w:r>
              </w:del>
            </w:ins>
          </w:p>
          <w:p w14:paraId="1FB57794" w14:textId="0B9C4507" w:rsidR="00874469" w:rsidDel="00E067A3" w:rsidRDefault="00874469">
            <w:pPr>
              <w:pStyle w:val="Appx"/>
              <w:rPr>
                <w:ins w:id="13122" w:author="aas" w:date="2013-10-14T02:06:00Z"/>
                <w:del w:id="13123" w:author="Anees Shaikh" w:date="2013-10-19T02:16:00Z"/>
              </w:rPr>
              <w:pPrChange w:id="13124" w:author="Anees Shaikh" w:date="2013-10-19T02:16:00Z">
                <w:pPr>
                  <w:pStyle w:val="XML1"/>
                </w:pPr>
              </w:pPrChange>
            </w:pPr>
            <w:ins w:id="13125" w:author="aas" w:date="2013-10-14T02:06:00Z">
              <w:del w:id="13126" w:author="Anees Shaikh" w:date="2013-10-19T02:16:00Z">
                <w:r w:rsidDel="00E067A3">
                  <w:delText xml:space="preserve">                          &lt;/xs:element&gt;</w:delText>
                </w:r>
              </w:del>
            </w:ins>
          </w:p>
          <w:p w14:paraId="0FB935DF" w14:textId="0510CB2E" w:rsidR="00874469" w:rsidDel="00E067A3" w:rsidRDefault="00874469">
            <w:pPr>
              <w:pStyle w:val="Appx"/>
              <w:rPr>
                <w:ins w:id="13127" w:author="aas" w:date="2013-10-14T02:06:00Z"/>
                <w:del w:id="13128" w:author="Anees Shaikh" w:date="2013-10-19T02:16:00Z"/>
              </w:rPr>
              <w:pPrChange w:id="13129" w:author="Anees Shaikh" w:date="2013-10-19T02:16:00Z">
                <w:pPr>
                  <w:pStyle w:val="XML1"/>
                </w:pPr>
              </w:pPrChange>
            </w:pPr>
            <w:ins w:id="13130" w:author="aas" w:date="2013-10-14T02:06:00Z">
              <w:del w:id="13131"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32" w:author="aas" w:date="2013-10-14T02:06:00Z"/>
                <w:del w:id="13133" w:author="Anees Shaikh" w:date="2013-10-19T02:16:00Z"/>
              </w:rPr>
              <w:pPrChange w:id="13134" w:author="Anees Shaikh" w:date="2013-10-19T02:16:00Z">
                <w:pPr>
                  <w:pStyle w:val="XML1"/>
                </w:pPr>
              </w:pPrChange>
            </w:pPr>
            <w:ins w:id="13135" w:author="aas" w:date="2013-10-14T02:06:00Z">
              <w:del w:id="13136" w:author="Anees Shaikh" w:date="2013-10-19T02:16:00Z">
                <w:r w:rsidDel="00E067A3">
                  <w:delText xml:space="preserve">                                  namespace="##other" processContents="lax"/&gt;</w:delText>
                </w:r>
              </w:del>
            </w:ins>
          </w:p>
          <w:p w14:paraId="7258F628" w14:textId="14ABC8F6" w:rsidR="00874469" w:rsidDel="00E067A3" w:rsidRDefault="00874469">
            <w:pPr>
              <w:pStyle w:val="Appx"/>
              <w:rPr>
                <w:ins w:id="13137" w:author="aas" w:date="2013-10-14T02:06:00Z"/>
                <w:del w:id="13138" w:author="Anees Shaikh" w:date="2013-10-19T02:16:00Z"/>
              </w:rPr>
              <w:pPrChange w:id="13139" w:author="Anees Shaikh" w:date="2013-10-19T02:16:00Z">
                <w:pPr>
                  <w:pStyle w:val="XML1"/>
                </w:pPr>
              </w:pPrChange>
            </w:pPr>
            <w:ins w:id="13140" w:author="aas" w:date="2013-10-14T02:06:00Z">
              <w:del w:id="13141" w:author="Anees Shaikh" w:date="2013-10-19T02:16:00Z">
                <w:r w:rsidDel="00E067A3">
                  <w:delText xml:space="preserve">                        &lt;/xs:sequence&gt;</w:delText>
                </w:r>
              </w:del>
            </w:ins>
          </w:p>
          <w:p w14:paraId="59E85E28" w14:textId="1D4937DF" w:rsidR="00874469" w:rsidDel="00E067A3" w:rsidRDefault="00874469">
            <w:pPr>
              <w:pStyle w:val="Appx"/>
              <w:rPr>
                <w:ins w:id="13142" w:author="aas" w:date="2013-10-14T02:06:00Z"/>
                <w:del w:id="13143" w:author="Anees Shaikh" w:date="2013-10-19T02:16:00Z"/>
              </w:rPr>
              <w:pPrChange w:id="13144" w:author="Anees Shaikh" w:date="2013-10-19T02:16:00Z">
                <w:pPr>
                  <w:pStyle w:val="XML1"/>
                </w:pPr>
              </w:pPrChange>
            </w:pPr>
            <w:ins w:id="13145" w:author="aas" w:date="2013-10-14T02:06:00Z">
              <w:del w:id="13146" w:author="Anees Shaikh" w:date="2013-10-19T02:16:00Z">
                <w:r w:rsidDel="00E067A3">
                  <w:delText xml:space="preserve">                      &lt;/xs:complexType&gt;</w:delText>
                </w:r>
              </w:del>
            </w:ins>
          </w:p>
          <w:p w14:paraId="427107A9" w14:textId="1CF129D3" w:rsidR="00874469" w:rsidDel="00E067A3" w:rsidRDefault="00874469">
            <w:pPr>
              <w:pStyle w:val="Appx"/>
              <w:rPr>
                <w:ins w:id="13147" w:author="aas" w:date="2013-10-14T02:06:00Z"/>
                <w:del w:id="13148" w:author="Anees Shaikh" w:date="2013-10-19T02:16:00Z"/>
              </w:rPr>
              <w:pPrChange w:id="13149" w:author="Anees Shaikh" w:date="2013-10-19T02:16:00Z">
                <w:pPr>
                  <w:pStyle w:val="XML1"/>
                </w:pPr>
              </w:pPrChange>
            </w:pPr>
            <w:ins w:id="13150" w:author="aas" w:date="2013-10-14T02:06:00Z">
              <w:del w:id="13151" w:author="Anees Shaikh" w:date="2013-10-19T02:16:00Z">
                <w:r w:rsidDel="00E067A3">
                  <w:delText xml:space="preserve">                    &lt;/xs:element&gt;</w:delText>
                </w:r>
              </w:del>
            </w:ins>
          </w:p>
          <w:p w14:paraId="053FC427" w14:textId="6ADE45E3" w:rsidR="00874469" w:rsidDel="00E067A3" w:rsidRDefault="00874469">
            <w:pPr>
              <w:pStyle w:val="Appx"/>
              <w:rPr>
                <w:ins w:id="13152" w:author="aas" w:date="2013-10-14T02:06:00Z"/>
                <w:del w:id="13153" w:author="Anees Shaikh" w:date="2013-10-19T02:16:00Z"/>
              </w:rPr>
              <w:pPrChange w:id="13154" w:author="Anees Shaikh" w:date="2013-10-19T02:16:00Z">
                <w:pPr>
                  <w:pStyle w:val="XML1"/>
                </w:pPr>
              </w:pPrChange>
            </w:pPr>
            <w:ins w:id="13155" w:author="aas" w:date="2013-10-14T02:06:00Z">
              <w:del w:id="13156"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157" w:author="aas" w:date="2013-10-14T02:06:00Z"/>
                <w:del w:id="13158" w:author="Anees Shaikh" w:date="2013-10-19T02:16:00Z"/>
              </w:rPr>
              <w:pPrChange w:id="13159" w:author="Anees Shaikh" w:date="2013-10-19T02:16:00Z">
                <w:pPr>
                  <w:pStyle w:val="XML1"/>
                </w:pPr>
              </w:pPrChange>
            </w:pPr>
            <w:ins w:id="13160" w:author="aas" w:date="2013-10-14T02:06:00Z">
              <w:del w:id="13161" w:author="Anees Shaikh" w:date="2013-10-19T02:16:00Z">
                <w:r w:rsidDel="00E067A3">
                  <w:delText xml:space="preserve">                            namespace="##other" processContents="lax"/&gt;</w:delText>
                </w:r>
              </w:del>
            </w:ins>
          </w:p>
          <w:p w14:paraId="1E60449A" w14:textId="0D85AF23" w:rsidR="00874469" w:rsidDel="00E067A3" w:rsidRDefault="00874469">
            <w:pPr>
              <w:pStyle w:val="Appx"/>
              <w:rPr>
                <w:ins w:id="13162" w:author="aas" w:date="2013-10-14T02:06:00Z"/>
                <w:del w:id="13163" w:author="Anees Shaikh" w:date="2013-10-19T02:16:00Z"/>
              </w:rPr>
              <w:pPrChange w:id="13164" w:author="Anees Shaikh" w:date="2013-10-19T02:16:00Z">
                <w:pPr>
                  <w:pStyle w:val="XML1"/>
                </w:pPr>
              </w:pPrChange>
            </w:pPr>
            <w:ins w:id="13165" w:author="aas" w:date="2013-10-14T02:06:00Z">
              <w:del w:id="13166" w:author="Anees Shaikh" w:date="2013-10-19T02:16:00Z">
                <w:r w:rsidDel="00E067A3">
                  <w:delText xml:space="preserve">                  &lt;/xs:sequence&gt;</w:delText>
                </w:r>
              </w:del>
            </w:ins>
          </w:p>
          <w:p w14:paraId="6E348502" w14:textId="5C9C9D2B" w:rsidR="00874469" w:rsidDel="00E067A3" w:rsidRDefault="00874469">
            <w:pPr>
              <w:pStyle w:val="Appx"/>
              <w:rPr>
                <w:ins w:id="13167" w:author="aas" w:date="2013-10-14T02:06:00Z"/>
                <w:del w:id="13168" w:author="Anees Shaikh" w:date="2013-10-19T02:16:00Z"/>
              </w:rPr>
              <w:pPrChange w:id="13169" w:author="Anees Shaikh" w:date="2013-10-19T02:16:00Z">
                <w:pPr>
                  <w:pStyle w:val="XML1"/>
                </w:pPr>
              </w:pPrChange>
            </w:pPr>
            <w:ins w:id="13170" w:author="aas" w:date="2013-10-14T02:06:00Z">
              <w:del w:id="13171" w:author="Anees Shaikh" w:date="2013-10-19T02:16:00Z">
                <w:r w:rsidDel="00E067A3">
                  <w:delText xml:space="preserve">                &lt;/xs:complexType&gt;</w:delText>
                </w:r>
              </w:del>
            </w:ins>
          </w:p>
          <w:p w14:paraId="6FDF9F5A" w14:textId="7F465116" w:rsidR="00874469" w:rsidDel="00E067A3" w:rsidRDefault="00874469">
            <w:pPr>
              <w:pStyle w:val="Appx"/>
              <w:rPr>
                <w:ins w:id="13172" w:author="aas" w:date="2013-10-14T02:06:00Z"/>
                <w:del w:id="13173" w:author="Anees Shaikh" w:date="2013-10-19T02:16:00Z"/>
              </w:rPr>
              <w:pPrChange w:id="13174" w:author="Anees Shaikh" w:date="2013-10-19T02:16:00Z">
                <w:pPr>
                  <w:pStyle w:val="XML1"/>
                </w:pPr>
              </w:pPrChange>
            </w:pPr>
            <w:ins w:id="13175" w:author="aas" w:date="2013-10-14T02:06:00Z">
              <w:del w:id="13176" w:author="Anees Shaikh" w:date="2013-10-19T02:16:00Z">
                <w:r w:rsidDel="00E067A3">
                  <w:delText xml:space="preserve">              &lt;/xs:element&gt;</w:delText>
                </w:r>
              </w:del>
            </w:ins>
          </w:p>
          <w:p w14:paraId="70F122D3" w14:textId="47A1AA5C" w:rsidR="00874469" w:rsidDel="00E067A3" w:rsidRDefault="00874469">
            <w:pPr>
              <w:pStyle w:val="Appx"/>
              <w:rPr>
                <w:ins w:id="13177" w:author="aas" w:date="2013-10-14T02:06:00Z"/>
                <w:del w:id="13178" w:author="Anees Shaikh" w:date="2013-10-19T02:16:00Z"/>
              </w:rPr>
              <w:pPrChange w:id="13179" w:author="Anees Shaikh" w:date="2013-10-19T02:16:00Z">
                <w:pPr>
                  <w:pStyle w:val="XML1"/>
                </w:pPr>
              </w:pPrChange>
            </w:pPr>
            <w:ins w:id="13180" w:author="aas" w:date="2013-10-14T02:06:00Z">
              <w:del w:id="13181"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182" w:author="aas" w:date="2013-10-14T02:06:00Z"/>
                <w:del w:id="13183" w:author="Anees Shaikh" w:date="2013-10-19T02:16:00Z"/>
              </w:rPr>
              <w:pPrChange w:id="13184" w:author="Anees Shaikh" w:date="2013-10-19T02:16:00Z">
                <w:pPr>
                  <w:pStyle w:val="XML1"/>
                </w:pPr>
              </w:pPrChange>
            </w:pPr>
            <w:ins w:id="13185" w:author="aas" w:date="2013-10-14T02:06:00Z">
              <w:del w:id="13186" w:author="Anees Shaikh" w:date="2013-10-19T02:16:00Z">
                <w:r w:rsidDel="00E067A3">
                  <w:delText xml:space="preserve">                &lt;xs:annotation&gt;</w:delText>
                </w:r>
              </w:del>
            </w:ins>
          </w:p>
          <w:p w14:paraId="2750E8D4" w14:textId="5563D8A6" w:rsidR="00874469" w:rsidDel="00E067A3" w:rsidRDefault="00874469">
            <w:pPr>
              <w:pStyle w:val="Appx"/>
              <w:rPr>
                <w:ins w:id="13187" w:author="aas" w:date="2013-10-14T02:06:00Z"/>
                <w:del w:id="13188" w:author="Anees Shaikh" w:date="2013-10-19T02:16:00Z"/>
              </w:rPr>
              <w:pPrChange w:id="13189" w:author="Anees Shaikh" w:date="2013-10-19T02:16:00Z">
                <w:pPr>
                  <w:pStyle w:val="XML1"/>
                </w:pPr>
              </w:pPrChange>
            </w:pPr>
            <w:ins w:id="13190" w:author="aas" w:date="2013-10-14T02:06:00Z">
              <w:del w:id="13191" w:author="Anees Shaikh" w:date="2013-10-19T02:16:00Z">
                <w:r w:rsidDel="00E067A3">
                  <w:delText xml:space="preserve">                  &lt;xs:documentation&gt;</w:delText>
                </w:r>
              </w:del>
            </w:ins>
          </w:p>
          <w:p w14:paraId="6600E641" w14:textId="7F055BA8" w:rsidR="00874469" w:rsidDel="00E067A3" w:rsidRDefault="00874469">
            <w:pPr>
              <w:pStyle w:val="Appx"/>
              <w:rPr>
                <w:ins w:id="13192" w:author="aas" w:date="2013-10-14T02:06:00Z"/>
                <w:del w:id="13193" w:author="Anees Shaikh" w:date="2013-10-19T02:16:00Z"/>
              </w:rPr>
              <w:pPrChange w:id="13194" w:author="Anees Shaikh" w:date="2013-10-19T02:16:00Z">
                <w:pPr>
                  <w:pStyle w:val="XML1"/>
                </w:pPr>
              </w:pPrChange>
            </w:pPr>
            <w:ins w:id="13195" w:author="aas" w:date="2013-10-14T02:06:00Z">
              <w:del w:id="13196"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197" w:author="aas" w:date="2013-10-14T02:06:00Z"/>
                <w:del w:id="13198" w:author="Anees Shaikh" w:date="2013-10-19T02:16:00Z"/>
              </w:rPr>
              <w:pPrChange w:id="13199" w:author="Anees Shaikh" w:date="2013-10-19T02:16:00Z">
                <w:pPr>
                  <w:pStyle w:val="XML1"/>
                </w:pPr>
              </w:pPrChange>
            </w:pPr>
            <w:ins w:id="13200" w:author="aas" w:date="2013-10-14T02:06:00Z">
              <w:del w:id="13201" w:author="Anees Shaikh" w:date="2013-10-19T02:16:00Z">
                <w:r w:rsidDel="00E067A3">
                  <w:delText xml:space="preserve">                           Capable Switch.</w:delText>
                </w:r>
              </w:del>
            </w:ins>
          </w:p>
          <w:p w14:paraId="292B2EB3" w14:textId="36702245" w:rsidR="00874469" w:rsidDel="00E067A3" w:rsidRDefault="00874469">
            <w:pPr>
              <w:pStyle w:val="Appx"/>
              <w:rPr>
                <w:ins w:id="13202" w:author="aas" w:date="2013-10-14T02:06:00Z"/>
                <w:del w:id="13203" w:author="Anees Shaikh" w:date="2013-10-19T02:16:00Z"/>
              </w:rPr>
              <w:pPrChange w:id="13204" w:author="Anees Shaikh" w:date="2013-10-19T02:16:00Z">
                <w:pPr>
                  <w:pStyle w:val="XML1"/>
                </w:pPr>
              </w:pPrChange>
            </w:pPr>
            <w:ins w:id="13205" w:author="aas" w:date="2013-10-14T02:06:00Z">
              <w:del w:id="13206" w:author="Anees Shaikh" w:date="2013-10-19T02:16:00Z">
                <w:r w:rsidDel="00E067A3">
                  <w:delText xml:space="preserve">                  &lt;/xs:documentation&gt;</w:delText>
                </w:r>
              </w:del>
            </w:ins>
          </w:p>
          <w:p w14:paraId="78AB5441" w14:textId="06DF818B" w:rsidR="00874469" w:rsidDel="00E067A3" w:rsidRDefault="00874469">
            <w:pPr>
              <w:pStyle w:val="Appx"/>
              <w:rPr>
                <w:ins w:id="13207" w:author="aas" w:date="2013-10-14T02:06:00Z"/>
                <w:del w:id="13208" w:author="Anees Shaikh" w:date="2013-10-19T02:16:00Z"/>
              </w:rPr>
              <w:pPrChange w:id="13209" w:author="Anees Shaikh" w:date="2013-10-19T02:16:00Z">
                <w:pPr>
                  <w:pStyle w:val="XML1"/>
                </w:pPr>
              </w:pPrChange>
            </w:pPr>
            <w:ins w:id="13210" w:author="aas" w:date="2013-10-14T02:06:00Z">
              <w:del w:id="13211" w:author="Anees Shaikh" w:date="2013-10-19T02:16:00Z">
                <w:r w:rsidDel="00E067A3">
                  <w:delText xml:space="preserve">                &lt;/xs:annotation&gt;</w:delText>
                </w:r>
              </w:del>
            </w:ins>
          </w:p>
          <w:p w14:paraId="5FCC298A" w14:textId="4779681E" w:rsidR="00874469" w:rsidDel="00E067A3" w:rsidRDefault="00874469">
            <w:pPr>
              <w:pStyle w:val="Appx"/>
              <w:rPr>
                <w:ins w:id="13212" w:author="aas" w:date="2013-10-14T02:06:00Z"/>
                <w:del w:id="13213" w:author="Anees Shaikh" w:date="2013-10-19T02:16:00Z"/>
              </w:rPr>
              <w:pPrChange w:id="13214" w:author="Anees Shaikh" w:date="2013-10-19T02:16:00Z">
                <w:pPr>
                  <w:pStyle w:val="XML1"/>
                </w:pPr>
              </w:pPrChange>
            </w:pPr>
            <w:ins w:id="13215" w:author="aas" w:date="2013-10-14T02:06:00Z">
              <w:del w:id="13216" w:author="Anees Shaikh" w:date="2013-10-19T02:16:00Z">
                <w:r w:rsidDel="00E067A3">
                  <w:delText xml:space="preserve">                &lt;xs:complexType&gt;</w:delText>
                </w:r>
              </w:del>
            </w:ins>
          </w:p>
          <w:p w14:paraId="36626A93" w14:textId="179C30B3" w:rsidR="00874469" w:rsidDel="00E067A3" w:rsidRDefault="00874469">
            <w:pPr>
              <w:pStyle w:val="Appx"/>
              <w:rPr>
                <w:ins w:id="13217" w:author="aas" w:date="2013-10-14T02:06:00Z"/>
                <w:del w:id="13218" w:author="Anees Shaikh" w:date="2013-10-19T02:16:00Z"/>
              </w:rPr>
              <w:pPrChange w:id="13219" w:author="Anees Shaikh" w:date="2013-10-19T02:16:00Z">
                <w:pPr>
                  <w:pStyle w:val="XML1"/>
                </w:pPr>
              </w:pPrChange>
            </w:pPr>
            <w:ins w:id="13220" w:author="aas" w:date="2013-10-14T02:06:00Z">
              <w:del w:id="13221" w:author="Anees Shaikh" w:date="2013-10-19T02:16:00Z">
                <w:r w:rsidDel="00E067A3">
                  <w:delText xml:space="preserve">                  &lt;xs:sequence&gt;</w:delText>
                </w:r>
              </w:del>
            </w:ins>
          </w:p>
          <w:p w14:paraId="789F6244" w14:textId="022EE4FC" w:rsidR="00874469" w:rsidDel="00E067A3" w:rsidRDefault="00874469">
            <w:pPr>
              <w:pStyle w:val="Appx"/>
              <w:rPr>
                <w:ins w:id="13222" w:author="aas" w:date="2013-10-14T02:06:00Z"/>
                <w:del w:id="13223" w:author="Anees Shaikh" w:date="2013-10-19T02:16:00Z"/>
              </w:rPr>
              <w:pPrChange w:id="13224" w:author="Anees Shaikh" w:date="2013-10-19T02:16:00Z">
                <w:pPr>
                  <w:pStyle w:val="XML1"/>
                </w:pPr>
              </w:pPrChange>
            </w:pPr>
            <w:ins w:id="13225" w:author="aas" w:date="2013-10-14T02:06:00Z">
              <w:del w:id="13226"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27" w:author="aas" w:date="2013-10-14T02:06:00Z"/>
                <w:del w:id="13228" w:author="Anees Shaikh" w:date="2013-10-19T02:16:00Z"/>
              </w:rPr>
              <w:pPrChange w:id="13229" w:author="Anees Shaikh" w:date="2013-10-19T02:16:00Z">
                <w:pPr>
                  <w:pStyle w:val="XML1"/>
                </w:pPr>
              </w:pPrChange>
            </w:pPr>
            <w:ins w:id="13230" w:author="aas" w:date="2013-10-14T02:06:00Z">
              <w:del w:id="13231" w:author="Anees Shaikh" w:date="2013-10-19T02:16:00Z">
                <w:r w:rsidDel="00E067A3">
                  <w:delText xml:space="preserve">                      &lt;xs:annotation&gt;</w:delText>
                </w:r>
              </w:del>
            </w:ins>
          </w:p>
          <w:p w14:paraId="5EECDE0C" w14:textId="69EA4598" w:rsidR="00874469" w:rsidDel="00E067A3" w:rsidRDefault="00874469">
            <w:pPr>
              <w:pStyle w:val="Appx"/>
              <w:rPr>
                <w:ins w:id="13232" w:author="aas" w:date="2013-10-14T02:06:00Z"/>
                <w:del w:id="13233" w:author="Anees Shaikh" w:date="2013-10-19T02:16:00Z"/>
              </w:rPr>
              <w:pPrChange w:id="13234" w:author="Anees Shaikh" w:date="2013-10-19T02:16:00Z">
                <w:pPr>
                  <w:pStyle w:val="XML1"/>
                </w:pPr>
              </w:pPrChange>
            </w:pPr>
            <w:ins w:id="13235" w:author="aas" w:date="2013-10-14T02:06:00Z">
              <w:del w:id="13236" w:author="Anees Shaikh" w:date="2013-10-19T02:16:00Z">
                <w:r w:rsidDel="00E067A3">
                  <w:delText xml:space="preserve">                        &lt;xs:documentation&gt;</w:delText>
                </w:r>
              </w:del>
            </w:ins>
          </w:p>
          <w:p w14:paraId="400F690C" w14:textId="5B7CD20D" w:rsidR="00874469" w:rsidDel="00E067A3" w:rsidRDefault="00874469">
            <w:pPr>
              <w:pStyle w:val="Appx"/>
              <w:rPr>
                <w:ins w:id="13237" w:author="aas" w:date="2013-10-14T02:06:00Z"/>
                <w:del w:id="13238" w:author="Anees Shaikh" w:date="2013-10-19T02:16:00Z"/>
              </w:rPr>
              <w:pPrChange w:id="13239" w:author="Anees Shaikh" w:date="2013-10-19T02:16:00Z">
                <w:pPr>
                  <w:pStyle w:val="XML1"/>
                </w:pPr>
              </w:pPrChange>
            </w:pPr>
            <w:ins w:id="13240" w:author="aas" w:date="2013-10-14T02:06:00Z">
              <w:del w:id="13241"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242" w:author="aas" w:date="2013-10-14T02:06:00Z"/>
                <w:del w:id="13243" w:author="Anees Shaikh" w:date="2013-10-19T02:16:00Z"/>
              </w:rPr>
              <w:pPrChange w:id="13244" w:author="Anees Shaikh" w:date="2013-10-19T02:16:00Z">
                <w:pPr>
                  <w:pStyle w:val="XML1"/>
                </w:pPr>
              </w:pPrChange>
            </w:pPr>
            <w:ins w:id="13245" w:author="aas" w:date="2013-10-14T02:06:00Z">
              <w:del w:id="13246"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247" w:author="aas" w:date="2013-10-14T02:06:00Z"/>
                <w:del w:id="13248" w:author="Anees Shaikh" w:date="2013-10-19T02:16:00Z"/>
              </w:rPr>
              <w:pPrChange w:id="13249" w:author="Anees Shaikh" w:date="2013-10-19T02:16:00Z">
                <w:pPr>
                  <w:pStyle w:val="XML1"/>
                </w:pPr>
              </w:pPrChange>
            </w:pPr>
            <w:ins w:id="13250" w:author="aas" w:date="2013-10-14T02:06:00Z">
              <w:del w:id="13251"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252" w:author="aas" w:date="2013-10-14T02:06:00Z"/>
                <w:del w:id="13253" w:author="Anees Shaikh" w:date="2013-10-19T02:16:00Z"/>
              </w:rPr>
              <w:pPrChange w:id="13254" w:author="Anees Shaikh" w:date="2013-10-19T02:16:00Z">
                <w:pPr>
                  <w:pStyle w:val="XML1"/>
                </w:pPr>
              </w:pPrChange>
            </w:pPr>
            <w:ins w:id="13255" w:author="aas" w:date="2013-10-14T02:06:00Z">
              <w:del w:id="13256" w:author="Anees Shaikh" w:date="2013-10-19T02:16:00Z">
                <w:r w:rsidDel="00E067A3">
                  <w:delText xml:space="preserve">                                 Switch.</w:delText>
                </w:r>
              </w:del>
            </w:ins>
          </w:p>
          <w:p w14:paraId="743DEE65" w14:textId="2D142921" w:rsidR="00874469" w:rsidDel="00E067A3" w:rsidRDefault="00874469">
            <w:pPr>
              <w:pStyle w:val="Appx"/>
              <w:rPr>
                <w:ins w:id="13257" w:author="aas" w:date="2013-10-14T02:06:00Z"/>
                <w:del w:id="13258" w:author="Anees Shaikh" w:date="2013-10-19T02:16:00Z"/>
              </w:rPr>
              <w:pPrChange w:id="13259" w:author="Anees Shaikh" w:date="2013-10-19T02:16:00Z">
                <w:pPr>
                  <w:pStyle w:val="XML1"/>
                </w:pPr>
              </w:pPrChange>
            </w:pPr>
            <w:ins w:id="13260" w:author="aas" w:date="2013-10-14T02:06:00Z">
              <w:del w:id="13261" w:author="Anees Shaikh" w:date="2013-10-19T02:16:00Z">
                <w:r w:rsidDel="00E067A3">
                  <w:delText xml:space="preserve">                        &lt;/xs:documentation&gt;</w:delText>
                </w:r>
              </w:del>
            </w:ins>
          </w:p>
          <w:p w14:paraId="06EF9334" w14:textId="797AA403" w:rsidR="00874469" w:rsidDel="00E067A3" w:rsidRDefault="00874469">
            <w:pPr>
              <w:pStyle w:val="Appx"/>
              <w:rPr>
                <w:ins w:id="13262" w:author="aas" w:date="2013-10-14T02:06:00Z"/>
                <w:del w:id="13263" w:author="Anees Shaikh" w:date="2013-10-19T02:16:00Z"/>
              </w:rPr>
              <w:pPrChange w:id="13264" w:author="Anees Shaikh" w:date="2013-10-19T02:16:00Z">
                <w:pPr>
                  <w:pStyle w:val="XML1"/>
                </w:pPr>
              </w:pPrChange>
            </w:pPr>
            <w:ins w:id="13265" w:author="aas" w:date="2013-10-14T02:06:00Z">
              <w:del w:id="13266" w:author="Anees Shaikh" w:date="2013-10-19T02:16:00Z">
                <w:r w:rsidDel="00E067A3">
                  <w:delText xml:space="preserve">                      &lt;/xs:annotation&gt;</w:delText>
                </w:r>
              </w:del>
            </w:ins>
          </w:p>
          <w:p w14:paraId="2FEEE4C5" w14:textId="70F2FCCD" w:rsidR="00874469" w:rsidDel="00E067A3" w:rsidRDefault="00874469">
            <w:pPr>
              <w:pStyle w:val="Appx"/>
              <w:rPr>
                <w:ins w:id="13267" w:author="aas" w:date="2013-10-14T02:06:00Z"/>
                <w:del w:id="13268" w:author="Anees Shaikh" w:date="2013-10-19T02:16:00Z"/>
              </w:rPr>
              <w:pPrChange w:id="13269" w:author="Anees Shaikh" w:date="2013-10-19T02:16:00Z">
                <w:pPr>
                  <w:pStyle w:val="XML1"/>
                </w:pPr>
              </w:pPrChange>
            </w:pPr>
            <w:ins w:id="13270" w:author="aas" w:date="2013-10-14T02:06:00Z">
              <w:del w:id="13271" w:author="Anees Shaikh" w:date="2013-10-19T02:16:00Z">
                <w:r w:rsidDel="00E067A3">
                  <w:delText xml:space="preserve">                    &lt;/xs:element&gt;</w:delText>
                </w:r>
              </w:del>
            </w:ins>
          </w:p>
          <w:p w14:paraId="7ACB19DA" w14:textId="34D92C19" w:rsidR="00874469" w:rsidDel="00E067A3" w:rsidRDefault="00874469">
            <w:pPr>
              <w:pStyle w:val="Appx"/>
              <w:rPr>
                <w:ins w:id="13272" w:author="aas" w:date="2013-10-14T02:06:00Z"/>
                <w:del w:id="13273" w:author="Anees Shaikh" w:date="2013-10-19T02:16:00Z"/>
              </w:rPr>
              <w:pPrChange w:id="13274" w:author="Anees Shaikh" w:date="2013-10-19T02:16:00Z">
                <w:pPr>
                  <w:pStyle w:val="XML1"/>
                </w:pPr>
              </w:pPrChange>
            </w:pPr>
            <w:ins w:id="13275" w:author="aas" w:date="2013-10-14T02:06:00Z">
              <w:del w:id="13276"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277" w:author="aas" w:date="2013-10-14T02:06:00Z"/>
                <w:del w:id="13278" w:author="Anees Shaikh" w:date="2013-10-19T02:16:00Z"/>
              </w:rPr>
              <w:pPrChange w:id="13279" w:author="Anees Shaikh" w:date="2013-10-19T02:16:00Z">
                <w:pPr>
                  <w:pStyle w:val="XML1"/>
                </w:pPr>
              </w:pPrChange>
            </w:pPr>
            <w:ins w:id="13280" w:author="aas" w:date="2013-10-14T02:06:00Z">
              <w:del w:id="13281" w:author="Anees Shaikh" w:date="2013-10-19T02:16:00Z">
                <w:r w:rsidDel="00E067A3">
                  <w:delText xml:space="preserve">                      &lt;xs:annotation&gt;</w:delText>
                </w:r>
              </w:del>
            </w:ins>
          </w:p>
          <w:p w14:paraId="4320A4E4" w14:textId="0FFD6571" w:rsidR="00874469" w:rsidDel="00E067A3" w:rsidRDefault="00874469">
            <w:pPr>
              <w:pStyle w:val="Appx"/>
              <w:rPr>
                <w:ins w:id="13282" w:author="aas" w:date="2013-10-14T02:06:00Z"/>
                <w:del w:id="13283" w:author="Anees Shaikh" w:date="2013-10-19T02:16:00Z"/>
              </w:rPr>
              <w:pPrChange w:id="13284" w:author="Anees Shaikh" w:date="2013-10-19T02:16:00Z">
                <w:pPr>
                  <w:pStyle w:val="XML1"/>
                </w:pPr>
              </w:pPrChange>
            </w:pPr>
            <w:ins w:id="13285" w:author="aas" w:date="2013-10-14T02:06:00Z">
              <w:del w:id="13286" w:author="Anees Shaikh" w:date="2013-10-19T02:16:00Z">
                <w:r w:rsidDel="00E067A3">
                  <w:delText xml:space="preserve">                        &lt;xs:documentation&gt;</w:delText>
                </w:r>
              </w:del>
            </w:ins>
          </w:p>
          <w:p w14:paraId="5662875C" w14:textId="59AF5A1B" w:rsidR="00874469" w:rsidDel="00E067A3" w:rsidRDefault="00874469">
            <w:pPr>
              <w:pStyle w:val="Appx"/>
              <w:rPr>
                <w:ins w:id="13287" w:author="aas" w:date="2013-10-14T02:06:00Z"/>
                <w:del w:id="13288" w:author="Anees Shaikh" w:date="2013-10-19T02:16:00Z"/>
              </w:rPr>
              <w:pPrChange w:id="13289" w:author="Anees Shaikh" w:date="2013-10-19T02:16:00Z">
                <w:pPr>
                  <w:pStyle w:val="XML1"/>
                </w:pPr>
              </w:pPrChange>
            </w:pPr>
            <w:ins w:id="13290" w:author="aas" w:date="2013-10-14T02:06:00Z">
              <w:del w:id="13291"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292" w:author="aas" w:date="2013-10-14T02:06:00Z"/>
                <w:del w:id="13293" w:author="Anees Shaikh" w:date="2013-10-19T02:16:00Z"/>
              </w:rPr>
              <w:pPrChange w:id="13294" w:author="Anees Shaikh" w:date="2013-10-19T02:16:00Z">
                <w:pPr>
                  <w:pStyle w:val="XML1"/>
                </w:pPr>
              </w:pPrChange>
            </w:pPr>
            <w:ins w:id="13295" w:author="aas" w:date="2013-10-14T02:06:00Z">
              <w:del w:id="13296" w:author="Anees Shaikh" w:date="2013-10-19T02:16:00Z">
                <w:r w:rsidDel="00E067A3">
                  <w:delText xml:space="preserve">                        &lt;/xs:documentation&gt;</w:delText>
                </w:r>
              </w:del>
            </w:ins>
          </w:p>
          <w:p w14:paraId="31001D65" w14:textId="7C885D62" w:rsidR="00874469" w:rsidDel="00E067A3" w:rsidRDefault="00874469">
            <w:pPr>
              <w:pStyle w:val="Appx"/>
              <w:rPr>
                <w:ins w:id="13297" w:author="aas" w:date="2013-10-14T02:06:00Z"/>
                <w:del w:id="13298" w:author="Anees Shaikh" w:date="2013-10-19T02:16:00Z"/>
              </w:rPr>
              <w:pPrChange w:id="13299" w:author="Anees Shaikh" w:date="2013-10-19T02:16:00Z">
                <w:pPr>
                  <w:pStyle w:val="XML1"/>
                </w:pPr>
              </w:pPrChange>
            </w:pPr>
            <w:ins w:id="13300" w:author="aas" w:date="2013-10-14T02:06:00Z">
              <w:del w:id="13301" w:author="Anees Shaikh" w:date="2013-10-19T02:16:00Z">
                <w:r w:rsidDel="00E067A3">
                  <w:delText xml:space="preserve">                      &lt;/xs:annotation&gt;</w:delText>
                </w:r>
              </w:del>
            </w:ins>
          </w:p>
          <w:p w14:paraId="6C747019" w14:textId="167363FA" w:rsidR="00874469" w:rsidDel="00E067A3" w:rsidRDefault="00874469">
            <w:pPr>
              <w:pStyle w:val="Appx"/>
              <w:rPr>
                <w:ins w:id="13302" w:author="aas" w:date="2013-10-14T02:06:00Z"/>
                <w:del w:id="13303" w:author="Anees Shaikh" w:date="2013-10-19T02:16:00Z"/>
              </w:rPr>
              <w:pPrChange w:id="13304" w:author="Anees Shaikh" w:date="2013-10-19T02:16:00Z">
                <w:pPr>
                  <w:pStyle w:val="XML1"/>
                </w:pPr>
              </w:pPrChange>
            </w:pPr>
            <w:ins w:id="13305" w:author="aas" w:date="2013-10-14T02:06:00Z">
              <w:del w:id="13306" w:author="Anees Shaikh" w:date="2013-10-19T02:16:00Z">
                <w:r w:rsidDel="00E067A3">
                  <w:delText xml:space="preserve">                    &lt;/xs:element&gt;</w:delText>
                </w:r>
              </w:del>
            </w:ins>
          </w:p>
          <w:p w14:paraId="49FD6911" w14:textId="63CF2C89" w:rsidR="00874469" w:rsidDel="00E067A3" w:rsidRDefault="00874469">
            <w:pPr>
              <w:pStyle w:val="Appx"/>
              <w:rPr>
                <w:ins w:id="13307" w:author="aas" w:date="2013-10-14T02:06:00Z"/>
                <w:del w:id="13308" w:author="Anees Shaikh" w:date="2013-10-19T02:16:00Z"/>
              </w:rPr>
              <w:pPrChange w:id="13309" w:author="Anees Shaikh" w:date="2013-10-19T02:16:00Z">
                <w:pPr>
                  <w:pStyle w:val="XML1"/>
                </w:pPr>
              </w:pPrChange>
            </w:pPr>
            <w:ins w:id="13310" w:author="aas" w:date="2013-10-14T02:06:00Z">
              <w:del w:id="13311"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12" w:author="aas" w:date="2013-10-14T02:06:00Z"/>
                <w:del w:id="13313" w:author="Anees Shaikh" w:date="2013-10-19T02:16:00Z"/>
              </w:rPr>
              <w:pPrChange w:id="13314" w:author="Anees Shaikh" w:date="2013-10-19T02:16:00Z">
                <w:pPr>
                  <w:pStyle w:val="XML1"/>
                </w:pPr>
              </w:pPrChange>
            </w:pPr>
            <w:ins w:id="13315" w:author="aas" w:date="2013-10-14T02:06:00Z">
              <w:del w:id="13316" w:author="Anees Shaikh" w:date="2013-10-19T02:16:00Z">
                <w:r w:rsidDel="00E067A3">
                  <w:delText xml:space="preserve">                      &lt;xs:annotation&gt;</w:delText>
                </w:r>
              </w:del>
            </w:ins>
          </w:p>
          <w:p w14:paraId="3C9C7D44" w14:textId="0B974081" w:rsidR="00874469" w:rsidDel="00E067A3" w:rsidRDefault="00874469">
            <w:pPr>
              <w:pStyle w:val="Appx"/>
              <w:rPr>
                <w:ins w:id="13317" w:author="aas" w:date="2013-10-14T02:06:00Z"/>
                <w:del w:id="13318" w:author="Anees Shaikh" w:date="2013-10-19T02:16:00Z"/>
              </w:rPr>
              <w:pPrChange w:id="13319" w:author="Anees Shaikh" w:date="2013-10-19T02:16:00Z">
                <w:pPr>
                  <w:pStyle w:val="XML1"/>
                </w:pPr>
              </w:pPrChange>
            </w:pPr>
            <w:ins w:id="13320" w:author="aas" w:date="2013-10-14T02:06:00Z">
              <w:del w:id="13321" w:author="Anees Shaikh" w:date="2013-10-19T02:16:00Z">
                <w:r w:rsidDel="00E067A3">
                  <w:delText xml:space="preserve">                        &lt;xs:documentation&gt;</w:delText>
                </w:r>
              </w:del>
            </w:ins>
          </w:p>
          <w:p w14:paraId="5A7E6F32" w14:textId="44924318" w:rsidR="00874469" w:rsidDel="00E067A3" w:rsidRDefault="00874469">
            <w:pPr>
              <w:pStyle w:val="Appx"/>
              <w:rPr>
                <w:ins w:id="13322" w:author="aas" w:date="2013-10-14T02:06:00Z"/>
                <w:del w:id="13323" w:author="Anees Shaikh" w:date="2013-10-19T02:16:00Z"/>
              </w:rPr>
              <w:pPrChange w:id="13324" w:author="Anees Shaikh" w:date="2013-10-19T02:16:00Z">
                <w:pPr>
                  <w:pStyle w:val="XML1"/>
                </w:pPr>
              </w:pPrChange>
            </w:pPr>
            <w:ins w:id="13325" w:author="aas" w:date="2013-10-14T02:06:00Z">
              <w:del w:id="13326"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27" w:author="aas" w:date="2013-10-14T02:06:00Z"/>
                <w:del w:id="13328" w:author="Anees Shaikh" w:date="2013-10-19T02:16:00Z"/>
              </w:rPr>
              <w:pPrChange w:id="13329" w:author="Anees Shaikh" w:date="2013-10-19T02:16:00Z">
                <w:pPr>
                  <w:pStyle w:val="XML1"/>
                </w:pPr>
              </w:pPrChange>
            </w:pPr>
            <w:ins w:id="13330" w:author="aas" w:date="2013-10-14T02:06:00Z">
              <w:del w:id="13331"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32" w:author="aas" w:date="2013-10-14T02:06:00Z"/>
                <w:del w:id="13333" w:author="Anees Shaikh" w:date="2013-10-19T02:16:00Z"/>
              </w:rPr>
              <w:pPrChange w:id="13334" w:author="Anees Shaikh" w:date="2013-10-19T02:16:00Z">
                <w:pPr>
                  <w:pStyle w:val="XML1"/>
                </w:pPr>
              </w:pPrChange>
            </w:pPr>
            <w:ins w:id="13335" w:author="aas" w:date="2013-10-14T02:06:00Z">
              <w:del w:id="13336" w:author="Anees Shaikh" w:date="2013-10-19T02:16:00Z">
                <w:r w:rsidDel="00E067A3">
                  <w:delText xml:space="preserve">                                XML-Signature Syntax and Processing</w:delText>
                </w:r>
              </w:del>
            </w:ins>
          </w:p>
          <w:p w14:paraId="6530E98D" w14:textId="05417AE6" w:rsidR="00874469" w:rsidDel="00E067A3" w:rsidRDefault="00874469">
            <w:pPr>
              <w:pStyle w:val="Appx"/>
              <w:rPr>
                <w:ins w:id="13337" w:author="aas" w:date="2013-10-14T02:06:00Z"/>
                <w:del w:id="13338" w:author="Anees Shaikh" w:date="2013-10-19T02:16:00Z"/>
              </w:rPr>
              <w:pPrChange w:id="13339" w:author="Anees Shaikh" w:date="2013-10-19T02:16:00Z">
                <w:pPr>
                  <w:pStyle w:val="XML1"/>
                </w:pPr>
              </w:pPrChange>
            </w:pPr>
            <w:ins w:id="13340" w:author="aas" w:date="2013-10-14T02:06:00Z">
              <w:del w:id="13341"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342" w:author="aas" w:date="2013-10-14T02:06:00Z"/>
                <w:del w:id="13343" w:author="Anees Shaikh" w:date="2013-10-19T02:16:00Z"/>
              </w:rPr>
              <w:pPrChange w:id="13344" w:author="Anees Shaikh" w:date="2013-10-19T02:16:00Z">
                <w:pPr>
                  <w:pStyle w:val="XML1"/>
                </w:pPr>
              </w:pPrChange>
            </w:pPr>
            <w:ins w:id="13345" w:author="aas" w:date="2013-10-14T02:06:00Z">
              <w:del w:id="13346"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347" w:author="aas" w:date="2013-10-14T02:06:00Z"/>
                <w:del w:id="13348" w:author="Anees Shaikh" w:date="2013-10-19T02:16:00Z"/>
              </w:rPr>
              <w:pPrChange w:id="13349" w:author="Anees Shaikh" w:date="2013-10-19T02:16:00Z">
                <w:pPr>
                  <w:pStyle w:val="XML1"/>
                </w:pPr>
              </w:pPrChange>
            </w:pPr>
            <w:ins w:id="13350" w:author="aas" w:date="2013-10-14T02:06:00Z">
              <w:del w:id="13351" w:author="Anees Shaikh" w:date="2013-10-19T02:16:00Z">
                <w:r w:rsidDel="00E067A3">
                  <w:delText xml:space="preserve">                        &lt;/xs:documentation&gt;</w:delText>
                </w:r>
              </w:del>
            </w:ins>
          </w:p>
          <w:p w14:paraId="2890B7DD" w14:textId="00EBD572" w:rsidR="00874469" w:rsidDel="00E067A3" w:rsidRDefault="00874469">
            <w:pPr>
              <w:pStyle w:val="Appx"/>
              <w:rPr>
                <w:ins w:id="13352" w:author="aas" w:date="2013-10-14T02:06:00Z"/>
                <w:del w:id="13353" w:author="Anees Shaikh" w:date="2013-10-19T02:16:00Z"/>
              </w:rPr>
              <w:pPrChange w:id="13354" w:author="Anees Shaikh" w:date="2013-10-19T02:16:00Z">
                <w:pPr>
                  <w:pStyle w:val="XML1"/>
                </w:pPr>
              </w:pPrChange>
            </w:pPr>
            <w:ins w:id="13355" w:author="aas" w:date="2013-10-14T02:06:00Z">
              <w:del w:id="13356" w:author="Anees Shaikh" w:date="2013-10-19T02:16:00Z">
                <w:r w:rsidDel="00E067A3">
                  <w:delText xml:space="preserve">                      &lt;/xs:annotation&gt;</w:delText>
                </w:r>
              </w:del>
            </w:ins>
          </w:p>
          <w:p w14:paraId="52EA5F58" w14:textId="7268259E" w:rsidR="00874469" w:rsidDel="00E067A3" w:rsidRDefault="00874469">
            <w:pPr>
              <w:pStyle w:val="Appx"/>
              <w:rPr>
                <w:ins w:id="13357" w:author="aas" w:date="2013-10-14T02:06:00Z"/>
                <w:del w:id="13358" w:author="Anees Shaikh" w:date="2013-10-19T02:16:00Z"/>
              </w:rPr>
              <w:pPrChange w:id="13359" w:author="Anees Shaikh" w:date="2013-10-19T02:16:00Z">
                <w:pPr>
                  <w:pStyle w:val="XML1"/>
                </w:pPr>
              </w:pPrChange>
            </w:pPr>
            <w:ins w:id="13360" w:author="aas" w:date="2013-10-14T02:06:00Z">
              <w:del w:id="13361" w:author="Anees Shaikh" w:date="2013-10-19T02:16:00Z">
                <w:r w:rsidDel="00E067A3">
                  <w:delText xml:space="preserve">                      &lt;xs:complexType&gt;</w:delText>
                </w:r>
              </w:del>
            </w:ins>
          </w:p>
          <w:p w14:paraId="04588671" w14:textId="207808E0" w:rsidR="00874469" w:rsidDel="00E067A3" w:rsidRDefault="00874469">
            <w:pPr>
              <w:pStyle w:val="Appx"/>
              <w:rPr>
                <w:ins w:id="13362" w:author="aas" w:date="2013-10-14T02:06:00Z"/>
                <w:del w:id="13363" w:author="Anees Shaikh" w:date="2013-10-19T02:16:00Z"/>
              </w:rPr>
              <w:pPrChange w:id="13364" w:author="Anees Shaikh" w:date="2013-10-19T02:16:00Z">
                <w:pPr>
                  <w:pStyle w:val="XML1"/>
                </w:pPr>
              </w:pPrChange>
            </w:pPr>
            <w:ins w:id="13365" w:author="aas" w:date="2013-10-14T02:06:00Z">
              <w:del w:id="13366" w:author="Anees Shaikh" w:date="2013-10-19T02:16:00Z">
                <w:r w:rsidDel="00E067A3">
                  <w:delText xml:space="preserve">                        &lt;xs:sequence&gt;</w:delText>
                </w:r>
              </w:del>
            </w:ins>
          </w:p>
          <w:p w14:paraId="532A5DDD" w14:textId="37F93CBD" w:rsidR="00874469" w:rsidDel="00E067A3" w:rsidRDefault="00874469">
            <w:pPr>
              <w:pStyle w:val="Appx"/>
              <w:rPr>
                <w:ins w:id="13367" w:author="aas" w:date="2013-10-14T02:06:00Z"/>
                <w:del w:id="13368" w:author="Anees Shaikh" w:date="2013-10-19T02:16:00Z"/>
              </w:rPr>
              <w:pPrChange w:id="13369" w:author="Anees Shaikh" w:date="2013-10-19T02:16:00Z">
                <w:pPr>
                  <w:pStyle w:val="XML1"/>
                </w:pPr>
              </w:pPrChange>
            </w:pPr>
            <w:ins w:id="13370" w:author="aas" w:date="2013-10-14T02:06:00Z">
              <w:del w:id="13371" w:author="Anees Shaikh" w:date="2013-10-19T02:16:00Z">
                <w:r w:rsidDel="00E067A3">
                  <w:delText xml:space="preserve">                          &lt;xs:choice&gt;</w:delText>
                </w:r>
              </w:del>
            </w:ins>
          </w:p>
          <w:p w14:paraId="1B5FC5B3" w14:textId="6F9BDD73" w:rsidR="00874469" w:rsidDel="00E067A3" w:rsidRDefault="00874469">
            <w:pPr>
              <w:pStyle w:val="Appx"/>
              <w:rPr>
                <w:ins w:id="13372" w:author="aas" w:date="2013-10-14T02:06:00Z"/>
                <w:del w:id="13373" w:author="Anees Shaikh" w:date="2013-10-19T02:16:00Z"/>
              </w:rPr>
              <w:pPrChange w:id="13374" w:author="Anees Shaikh" w:date="2013-10-19T02:16:00Z">
                <w:pPr>
                  <w:pStyle w:val="XML1"/>
                </w:pPr>
              </w:pPrChange>
            </w:pPr>
            <w:ins w:id="13375" w:author="aas" w:date="2013-10-14T02:06:00Z">
              <w:del w:id="13376" w:author="Anees Shaikh" w:date="2013-10-19T02:16:00Z">
                <w:r w:rsidDel="00E067A3">
                  <w:delText xml:space="preserve">                            &lt;xs:sequence&gt;</w:delText>
                </w:r>
              </w:del>
            </w:ins>
          </w:p>
          <w:p w14:paraId="44301268" w14:textId="03F5D6EC" w:rsidR="00874469" w:rsidDel="00E067A3" w:rsidRDefault="00874469">
            <w:pPr>
              <w:pStyle w:val="Appx"/>
              <w:rPr>
                <w:ins w:id="13377" w:author="aas" w:date="2013-10-14T02:06:00Z"/>
                <w:del w:id="13378" w:author="Anees Shaikh" w:date="2013-10-19T02:16:00Z"/>
              </w:rPr>
              <w:pPrChange w:id="13379" w:author="Anees Shaikh" w:date="2013-10-19T02:16:00Z">
                <w:pPr>
                  <w:pStyle w:val="XML1"/>
                </w:pPr>
              </w:pPrChange>
            </w:pPr>
            <w:ins w:id="13380" w:author="aas" w:date="2013-10-14T02:06:00Z">
              <w:del w:id="13381"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382" w:author="aas" w:date="2013-10-14T02:06:00Z"/>
                <w:del w:id="13383" w:author="Anees Shaikh" w:date="2013-10-19T02:16:00Z"/>
              </w:rPr>
              <w:pPrChange w:id="13384" w:author="Anees Shaikh" w:date="2013-10-19T02:16:00Z">
                <w:pPr>
                  <w:pStyle w:val="XML1"/>
                </w:pPr>
              </w:pPrChange>
            </w:pPr>
            <w:ins w:id="13385" w:author="aas" w:date="2013-10-14T02:06:00Z">
              <w:del w:id="13386" w:author="Anees Shaikh" w:date="2013-10-19T02:16:00Z">
                <w:r w:rsidDel="00E067A3">
                  <w:delText xml:space="preserve">                                &lt;xs:complexType&gt;</w:delText>
                </w:r>
              </w:del>
            </w:ins>
          </w:p>
          <w:p w14:paraId="247C1D99" w14:textId="651C64E1" w:rsidR="00874469" w:rsidDel="00E067A3" w:rsidRDefault="00874469">
            <w:pPr>
              <w:pStyle w:val="Appx"/>
              <w:rPr>
                <w:ins w:id="13387" w:author="aas" w:date="2013-10-14T02:06:00Z"/>
                <w:del w:id="13388" w:author="Anees Shaikh" w:date="2013-10-19T02:16:00Z"/>
              </w:rPr>
              <w:pPrChange w:id="13389" w:author="Anees Shaikh" w:date="2013-10-19T02:16:00Z">
                <w:pPr>
                  <w:pStyle w:val="XML1"/>
                </w:pPr>
              </w:pPrChange>
            </w:pPr>
            <w:ins w:id="13390" w:author="aas" w:date="2013-10-14T02:06:00Z">
              <w:del w:id="13391" w:author="Anees Shaikh" w:date="2013-10-19T02:16:00Z">
                <w:r w:rsidDel="00E067A3">
                  <w:delText xml:space="preserve">                                  &lt;xs:sequence&gt;</w:delText>
                </w:r>
              </w:del>
            </w:ins>
          </w:p>
          <w:p w14:paraId="48882B55" w14:textId="0D56FA7C" w:rsidR="00874469" w:rsidDel="00E067A3" w:rsidRDefault="00874469">
            <w:pPr>
              <w:pStyle w:val="Appx"/>
              <w:rPr>
                <w:ins w:id="13392" w:author="aas" w:date="2013-10-14T02:06:00Z"/>
                <w:del w:id="13393" w:author="Anees Shaikh" w:date="2013-10-19T02:16:00Z"/>
              </w:rPr>
              <w:pPrChange w:id="13394" w:author="Anees Shaikh" w:date="2013-10-19T02:16:00Z">
                <w:pPr>
                  <w:pStyle w:val="XML1"/>
                </w:pPr>
              </w:pPrChange>
            </w:pPr>
            <w:ins w:id="13395" w:author="aas" w:date="2013-10-14T02:06:00Z">
              <w:del w:id="13396"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397" w:author="aas" w:date="2013-10-14T02:06:00Z"/>
                <w:del w:id="13398" w:author="Anees Shaikh" w:date="2013-10-19T02:16:00Z"/>
              </w:rPr>
              <w:pPrChange w:id="13399" w:author="Anees Shaikh" w:date="2013-10-19T02:16:00Z">
                <w:pPr>
                  <w:pStyle w:val="XML1"/>
                </w:pPr>
              </w:pPrChange>
            </w:pPr>
            <w:ins w:id="13400" w:author="aas" w:date="2013-10-14T02:06:00Z">
              <w:del w:id="13401" w:author="Anees Shaikh" w:date="2013-10-19T02:16:00Z">
                <w:r w:rsidDel="00E067A3">
                  <w:delText xml:space="preserve">                                      &lt;xs:annotation&gt;</w:delText>
                </w:r>
              </w:del>
            </w:ins>
          </w:p>
          <w:p w14:paraId="521B2617" w14:textId="3D62C010" w:rsidR="00874469" w:rsidDel="00E067A3" w:rsidRDefault="00874469">
            <w:pPr>
              <w:pStyle w:val="Appx"/>
              <w:rPr>
                <w:ins w:id="13402" w:author="aas" w:date="2013-10-14T02:06:00Z"/>
                <w:del w:id="13403" w:author="Anees Shaikh" w:date="2013-10-19T02:16:00Z"/>
              </w:rPr>
              <w:pPrChange w:id="13404" w:author="Anees Shaikh" w:date="2013-10-19T02:16:00Z">
                <w:pPr>
                  <w:pStyle w:val="XML1"/>
                </w:pPr>
              </w:pPrChange>
            </w:pPr>
            <w:ins w:id="13405" w:author="aas" w:date="2013-10-14T02:06:00Z">
              <w:del w:id="13406" w:author="Anees Shaikh" w:date="2013-10-19T02:16:00Z">
                <w:r w:rsidDel="00E067A3">
                  <w:delText xml:space="preserve">                                        &lt;xs:documentation&gt;</w:delText>
                </w:r>
              </w:del>
            </w:ins>
          </w:p>
          <w:p w14:paraId="769115C5" w14:textId="106F007B" w:rsidR="00874469" w:rsidDel="00E067A3" w:rsidRDefault="00874469">
            <w:pPr>
              <w:pStyle w:val="Appx"/>
              <w:rPr>
                <w:ins w:id="13407" w:author="aas" w:date="2013-10-14T02:06:00Z"/>
                <w:del w:id="13408" w:author="Anees Shaikh" w:date="2013-10-19T02:16:00Z"/>
              </w:rPr>
              <w:pPrChange w:id="13409" w:author="Anees Shaikh" w:date="2013-10-19T02:16:00Z">
                <w:pPr>
                  <w:pStyle w:val="XML1"/>
                </w:pPr>
              </w:pPrChange>
            </w:pPr>
            <w:ins w:id="13410" w:author="aas" w:date="2013-10-14T02:06:00Z">
              <w:del w:id="13411"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12" w:author="aas" w:date="2013-10-14T02:06:00Z"/>
                <w:del w:id="13413" w:author="Anees Shaikh" w:date="2013-10-19T02:16:00Z"/>
              </w:rPr>
              <w:pPrChange w:id="13414" w:author="Anees Shaikh" w:date="2013-10-19T02:16:00Z">
                <w:pPr>
                  <w:pStyle w:val="XML1"/>
                </w:pPr>
              </w:pPrChange>
            </w:pPr>
            <w:ins w:id="13415" w:author="aas" w:date="2013-10-14T02:06:00Z">
              <w:del w:id="13416" w:author="Anees Shaikh" w:date="2013-10-19T02:16:00Z">
                <w:r w:rsidDel="00E067A3">
                  <w:delText xml:space="preserve">                                                 above</w:delText>
                </w:r>
              </w:del>
            </w:ins>
          </w:p>
          <w:p w14:paraId="292CA0A9" w14:textId="0EFF2418" w:rsidR="00874469" w:rsidDel="00E067A3" w:rsidRDefault="00874469">
            <w:pPr>
              <w:pStyle w:val="Appx"/>
              <w:rPr>
                <w:ins w:id="13417" w:author="aas" w:date="2013-10-14T02:06:00Z"/>
                <w:del w:id="13418" w:author="Anees Shaikh" w:date="2013-10-19T02:16:00Z"/>
              </w:rPr>
              <w:pPrChange w:id="13419" w:author="Anees Shaikh" w:date="2013-10-19T02:16:00Z">
                <w:pPr>
                  <w:pStyle w:val="XML1"/>
                </w:pPr>
              </w:pPrChange>
            </w:pPr>
            <w:ins w:id="13420" w:author="aas" w:date="2013-10-14T02:06:00Z">
              <w:del w:id="13421" w:author="Anees Shaikh" w:date="2013-10-19T02:16:00Z">
                <w:r w:rsidDel="00E067A3">
                  <w:delText xml:space="preserve">                                        &lt;/xs:documentation&gt;</w:delText>
                </w:r>
              </w:del>
            </w:ins>
          </w:p>
          <w:p w14:paraId="301C327C" w14:textId="6D18782B" w:rsidR="00874469" w:rsidDel="00E067A3" w:rsidRDefault="00874469">
            <w:pPr>
              <w:pStyle w:val="Appx"/>
              <w:rPr>
                <w:ins w:id="13422" w:author="aas" w:date="2013-10-14T02:06:00Z"/>
                <w:del w:id="13423" w:author="Anees Shaikh" w:date="2013-10-19T02:16:00Z"/>
              </w:rPr>
              <w:pPrChange w:id="13424" w:author="Anees Shaikh" w:date="2013-10-19T02:16:00Z">
                <w:pPr>
                  <w:pStyle w:val="XML1"/>
                </w:pPr>
              </w:pPrChange>
            </w:pPr>
            <w:ins w:id="13425" w:author="aas" w:date="2013-10-14T02:06:00Z">
              <w:del w:id="13426" w:author="Anees Shaikh" w:date="2013-10-19T02:16:00Z">
                <w:r w:rsidDel="00E067A3">
                  <w:delText xml:space="preserve">                                      &lt;/xs:annotation&gt;</w:delText>
                </w:r>
              </w:del>
            </w:ins>
          </w:p>
          <w:p w14:paraId="44C996A3" w14:textId="5EC70673" w:rsidR="00874469" w:rsidDel="00E067A3" w:rsidRDefault="00874469">
            <w:pPr>
              <w:pStyle w:val="Appx"/>
              <w:rPr>
                <w:ins w:id="13427" w:author="aas" w:date="2013-10-14T02:06:00Z"/>
                <w:del w:id="13428" w:author="Anees Shaikh" w:date="2013-10-19T02:16:00Z"/>
              </w:rPr>
              <w:pPrChange w:id="13429" w:author="Anees Shaikh" w:date="2013-10-19T02:16:00Z">
                <w:pPr>
                  <w:pStyle w:val="XML1"/>
                </w:pPr>
              </w:pPrChange>
            </w:pPr>
            <w:ins w:id="13430" w:author="aas" w:date="2013-10-14T02:06:00Z">
              <w:del w:id="13431" w:author="Anees Shaikh" w:date="2013-10-19T02:16:00Z">
                <w:r w:rsidDel="00E067A3">
                  <w:delText xml:space="preserve">                                    &lt;/xs:element&gt;</w:delText>
                </w:r>
              </w:del>
            </w:ins>
          </w:p>
          <w:p w14:paraId="04A4D205" w14:textId="144F5B4C" w:rsidR="00874469" w:rsidDel="00E067A3" w:rsidRDefault="00874469">
            <w:pPr>
              <w:pStyle w:val="Appx"/>
              <w:rPr>
                <w:ins w:id="13432" w:author="aas" w:date="2013-10-14T02:06:00Z"/>
                <w:del w:id="13433" w:author="Anees Shaikh" w:date="2013-10-19T02:16:00Z"/>
              </w:rPr>
              <w:pPrChange w:id="13434" w:author="Anees Shaikh" w:date="2013-10-19T02:16:00Z">
                <w:pPr>
                  <w:pStyle w:val="XML1"/>
                </w:pPr>
              </w:pPrChange>
            </w:pPr>
            <w:ins w:id="13435" w:author="aas" w:date="2013-10-14T02:06:00Z">
              <w:del w:id="13436"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437" w:author="aas" w:date="2013-10-14T02:06:00Z"/>
                <w:del w:id="13438" w:author="Anees Shaikh" w:date="2013-10-19T02:16:00Z"/>
              </w:rPr>
              <w:pPrChange w:id="13439" w:author="Anees Shaikh" w:date="2013-10-19T02:16:00Z">
                <w:pPr>
                  <w:pStyle w:val="XML1"/>
                </w:pPr>
              </w:pPrChange>
            </w:pPr>
            <w:ins w:id="13440" w:author="aas" w:date="2013-10-14T02:06:00Z">
              <w:del w:id="13441" w:author="Anees Shaikh" w:date="2013-10-19T02:16:00Z">
                <w:r w:rsidDel="00E067A3">
                  <w:delText xml:space="preserve">                                      &lt;xs:annotation&gt;</w:delText>
                </w:r>
              </w:del>
            </w:ins>
          </w:p>
          <w:p w14:paraId="71B629F3" w14:textId="5DF9FDC2" w:rsidR="00874469" w:rsidDel="00E067A3" w:rsidRDefault="00874469">
            <w:pPr>
              <w:pStyle w:val="Appx"/>
              <w:rPr>
                <w:ins w:id="13442" w:author="aas" w:date="2013-10-14T02:06:00Z"/>
                <w:del w:id="13443" w:author="Anees Shaikh" w:date="2013-10-19T02:16:00Z"/>
              </w:rPr>
              <w:pPrChange w:id="13444" w:author="Anees Shaikh" w:date="2013-10-19T02:16:00Z">
                <w:pPr>
                  <w:pStyle w:val="XML1"/>
                </w:pPr>
              </w:pPrChange>
            </w:pPr>
            <w:ins w:id="13445" w:author="aas" w:date="2013-10-14T02:06:00Z">
              <w:del w:id="13446" w:author="Anees Shaikh" w:date="2013-10-19T02:16:00Z">
                <w:r w:rsidDel="00E067A3">
                  <w:delText xml:space="preserve">                                        &lt;xs:documentation&gt;</w:delText>
                </w:r>
              </w:del>
            </w:ins>
          </w:p>
          <w:p w14:paraId="747437F3" w14:textId="5A88ED4B" w:rsidR="00874469" w:rsidDel="00E067A3" w:rsidRDefault="00874469">
            <w:pPr>
              <w:pStyle w:val="Appx"/>
              <w:rPr>
                <w:ins w:id="13447" w:author="aas" w:date="2013-10-14T02:06:00Z"/>
                <w:del w:id="13448" w:author="Anees Shaikh" w:date="2013-10-19T02:16:00Z"/>
              </w:rPr>
              <w:pPrChange w:id="13449" w:author="Anees Shaikh" w:date="2013-10-19T02:16:00Z">
                <w:pPr>
                  <w:pStyle w:val="XML1"/>
                </w:pPr>
              </w:pPrChange>
            </w:pPr>
            <w:ins w:id="13450" w:author="aas" w:date="2013-10-14T02:06:00Z">
              <w:del w:id="13451"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452" w:author="aas" w:date="2013-10-14T02:06:00Z"/>
                <w:del w:id="13453" w:author="Anees Shaikh" w:date="2013-10-19T02:16:00Z"/>
              </w:rPr>
              <w:pPrChange w:id="13454" w:author="Anees Shaikh" w:date="2013-10-19T02:16:00Z">
                <w:pPr>
                  <w:pStyle w:val="XML1"/>
                </w:pPr>
              </w:pPrChange>
            </w:pPr>
            <w:ins w:id="13455" w:author="aas" w:date="2013-10-14T02:06:00Z">
              <w:del w:id="13456" w:author="Anees Shaikh" w:date="2013-10-19T02:16:00Z">
                <w:r w:rsidDel="00E067A3">
                  <w:delText xml:space="preserve">                                                 prime divisor of P-1</w:delText>
                </w:r>
              </w:del>
            </w:ins>
          </w:p>
          <w:p w14:paraId="153EC1BA" w14:textId="3EA7EF11" w:rsidR="00874469" w:rsidDel="00E067A3" w:rsidRDefault="00874469">
            <w:pPr>
              <w:pStyle w:val="Appx"/>
              <w:rPr>
                <w:ins w:id="13457" w:author="aas" w:date="2013-10-14T02:06:00Z"/>
                <w:del w:id="13458" w:author="Anees Shaikh" w:date="2013-10-19T02:16:00Z"/>
              </w:rPr>
              <w:pPrChange w:id="13459" w:author="Anees Shaikh" w:date="2013-10-19T02:16:00Z">
                <w:pPr>
                  <w:pStyle w:val="XML1"/>
                </w:pPr>
              </w:pPrChange>
            </w:pPr>
            <w:ins w:id="13460" w:author="aas" w:date="2013-10-14T02:06:00Z">
              <w:del w:id="13461" w:author="Anees Shaikh" w:date="2013-10-19T02:16:00Z">
                <w:r w:rsidDel="00E067A3">
                  <w:delText xml:space="preserve">                                        &lt;/xs:documentation&gt;</w:delText>
                </w:r>
              </w:del>
            </w:ins>
          </w:p>
          <w:p w14:paraId="239ACB19" w14:textId="4B8B42E8" w:rsidR="00874469" w:rsidDel="00E067A3" w:rsidRDefault="00874469">
            <w:pPr>
              <w:pStyle w:val="Appx"/>
              <w:rPr>
                <w:ins w:id="13462" w:author="aas" w:date="2013-10-14T02:06:00Z"/>
                <w:del w:id="13463" w:author="Anees Shaikh" w:date="2013-10-19T02:16:00Z"/>
              </w:rPr>
              <w:pPrChange w:id="13464" w:author="Anees Shaikh" w:date="2013-10-19T02:16:00Z">
                <w:pPr>
                  <w:pStyle w:val="XML1"/>
                </w:pPr>
              </w:pPrChange>
            </w:pPr>
            <w:ins w:id="13465" w:author="aas" w:date="2013-10-14T02:06:00Z">
              <w:del w:id="13466" w:author="Anees Shaikh" w:date="2013-10-19T02:16:00Z">
                <w:r w:rsidDel="00E067A3">
                  <w:delText xml:space="preserve">                                      &lt;/xs:annotation&gt;</w:delText>
                </w:r>
              </w:del>
            </w:ins>
          </w:p>
          <w:p w14:paraId="046E3F59" w14:textId="38928F0E" w:rsidR="00874469" w:rsidDel="00E067A3" w:rsidRDefault="00874469">
            <w:pPr>
              <w:pStyle w:val="Appx"/>
              <w:rPr>
                <w:ins w:id="13467" w:author="aas" w:date="2013-10-14T02:06:00Z"/>
                <w:del w:id="13468" w:author="Anees Shaikh" w:date="2013-10-19T02:16:00Z"/>
              </w:rPr>
              <w:pPrChange w:id="13469" w:author="Anees Shaikh" w:date="2013-10-19T02:16:00Z">
                <w:pPr>
                  <w:pStyle w:val="XML1"/>
                </w:pPr>
              </w:pPrChange>
            </w:pPr>
            <w:ins w:id="13470" w:author="aas" w:date="2013-10-14T02:06:00Z">
              <w:del w:id="13471" w:author="Anees Shaikh" w:date="2013-10-19T02:16:00Z">
                <w:r w:rsidDel="00E067A3">
                  <w:delText xml:space="preserve">                                    &lt;/xs:element&gt;</w:delText>
                </w:r>
              </w:del>
            </w:ins>
          </w:p>
          <w:p w14:paraId="1480F4D4" w14:textId="6986DE94" w:rsidR="00874469" w:rsidDel="00E067A3" w:rsidRDefault="00874469">
            <w:pPr>
              <w:pStyle w:val="Appx"/>
              <w:rPr>
                <w:ins w:id="13472" w:author="aas" w:date="2013-10-14T02:06:00Z"/>
                <w:del w:id="13473" w:author="Anees Shaikh" w:date="2013-10-19T02:16:00Z"/>
              </w:rPr>
              <w:pPrChange w:id="13474" w:author="Anees Shaikh" w:date="2013-10-19T02:16:00Z">
                <w:pPr>
                  <w:pStyle w:val="XML1"/>
                </w:pPr>
              </w:pPrChange>
            </w:pPr>
            <w:ins w:id="13475" w:author="aas" w:date="2013-10-14T02:06:00Z">
              <w:del w:id="13476"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477" w:author="aas" w:date="2013-10-14T02:06:00Z"/>
                <w:del w:id="13478" w:author="Anees Shaikh" w:date="2013-10-19T02:16:00Z"/>
              </w:rPr>
              <w:pPrChange w:id="13479" w:author="Anees Shaikh" w:date="2013-10-19T02:16:00Z">
                <w:pPr>
                  <w:pStyle w:val="XML1"/>
                </w:pPr>
              </w:pPrChange>
            </w:pPr>
            <w:ins w:id="13480" w:author="aas" w:date="2013-10-14T02:06:00Z">
              <w:del w:id="13481" w:author="Anees Shaikh" w:date="2013-10-19T02:16:00Z">
                <w:r w:rsidDel="00E067A3">
                  <w:delText xml:space="preserve">                                      &lt;xs:annotation&gt;</w:delText>
                </w:r>
              </w:del>
            </w:ins>
          </w:p>
          <w:p w14:paraId="6EC290B3" w14:textId="24912D6F" w:rsidR="00874469" w:rsidDel="00E067A3" w:rsidRDefault="00874469">
            <w:pPr>
              <w:pStyle w:val="Appx"/>
              <w:rPr>
                <w:ins w:id="13482" w:author="aas" w:date="2013-10-14T02:06:00Z"/>
                <w:del w:id="13483" w:author="Anees Shaikh" w:date="2013-10-19T02:16:00Z"/>
              </w:rPr>
              <w:pPrChange w:id="13484" w:author="Anees Shaikh" w:date="2013-10-19T02:16:00Z">
                <w:pPr>
                  <w:pStyle w:val="XML1"/>
                </w:pPr>
              </w:pPrChange>
            </w:pPr>
            <w:ins w:id="13485" w:author="aas" w:date="2013-10-14T02:06:00Z">
              <w:del w:id="13486" w:author="Anees Shaikh" w:date="2013-10-19T02:16:00Z">
                <w:r w:rsidDel="00E067A3">
                  <w:delText xml:space="preserve">                                        &lt;xs:documentation&gt;</w:delText>
                </w:r>
              </w:del>
            </w:ins>
          </w:p>
          <w:p w14:paraId="39361957" w14:textId="7088CDE4" w:rsidR="00874469" w:rsidDel="00E067A3" w:rsidRDefault="00874469">
            <w:pPr>
              <w:pStyle w:val="Appx"/>
              <w:rPr>
                <w:ins w:id="13487" w:author="aas" w:date="2013-10-14T02:06:00Z"/>
                <w:del w:id="13488" w:author="Anees Shaikh" w:date="2013-10-19T02:16:00Z"/>
              </w:rPr>
              <w:pPrChange w:id="13489" w:author="Anees Shaikh" w:date="2013-10-19T02:16:00Z">
                <w:pPr>
                  <w:pStyle w:val="XML1"/>
                </w:pPr>
              </w:pPrChange>
            </w:pPr>
            <w:ins w:id="13490" w:author="aas" w:date="2013-10-14T02:06:00Z">
              <w:del w:id="13491" w:author="Anees Shaikh" w:date="2013-10-19T02:16:00Z">
                <w:r w:rsidDel="00E067A3">
                  <w:delText xml:space="preserve">                                          (P - 1) / Q</w:delText>
                </w:r>
              </w:del>
            </w:ins>
          </w:p>
          <w:p w14:paraId="6B76F140" w14:textId="4B4FAA79" w:rsidR="00874469" w:rsidDel="00E067A3" w:rsidRDefault="00874469">
            <w:pPr>
              <w:pStyle w:val="Appx"/>
              <w:rPr>
                <w:ins w:id="13492" w:author="aas" w:date="2013-10-14T02:06:00Z"/>
                <w:del w:id="13493" w:author="Anees Shaikh" w:date="2013-10-19T02:16:00Z"/>
              </w:rPr>
              <w:pPrChange w:id="13494" w:author="Anees Shaikh" w:date="2013-10-19T02:16:00Z">
                <w:pPr>
                  <w:pStyle w:val="XML1"/>
                </w:pPr>
              </w:pPrChange>
            </w:pPr>
            <w:ins w:id="13495" w:author="aas" w:date="2013-10-14T02:06:00Z">
              <w:del w:id="13496" w:author="Anees Shaikh" w:date="2013-10-19T02:16:00Z">
                <w:r w:rsidDel="00E067A3">
                  <w:delText xml:space="preserve">                                        &lt;/xs:documentation&gt;</w:delText>
                </w:r>
              </w:del>
            </w:ins>
          </w:p>
          <w:p w14:paraId="4D120B80" w14:textId="5918B19F" w:rsidR="00874469" w:rsidDel="00E067A3" w:rsidRDefault="00874469">
            <w:pPr>
              <w:pStyle w:val="Appx"/>
              <w:rPr>
                <w:ins w:id="13497" w:author="aas" w:date="2013-10-14T02:06:00Z"/>
                <w:del w:id="13498" w:author="Anees Shaikh" w:date="2013-10-19T02:16:00Z"/>
              </w:rPr>
              <w:pPrChange w:id="13499" w:author="Anees Shaikh" w:date="2013-10-19T02:16:00Z">
                <w:pPr>
                  <w:pStyle w:val="XML1"/>
                </w:pPr>
              </w:pPrChange>
            </w:pPr>
            <w:ins w:id="13500" w:author="aas" w:date="2013-10-14T02:06:00Z">
              <w:del w:id="13501" w:author="Anees Shaikh" w:date="2013-10-19T02:16:00Z">
                <w:r w:rsidDel="00E067A3">
                  <w:delText xml:space="preserve">                                      &lt;/xs:annotation&gt;</w:delText>
                </w:r>
              </w:del>
            </w:ins>
          </w:p>
          <w:p w14:paraId="48501307" w14:textId="23630B16" w:rsidR="00874469" w:rsidDel="00E067A3" w:rsidRDefault="00874469">
            <w:pPr>
              <w:pStyle w:val="Appx"/>
              <w:rPr>
                <w:ins w:id="13502" w:author="aas" w:date="2013-10-14T02:06:00Z"/>
                <w:del w:id="13503" w:author="Anees Shaikh" w:date="2013-10-19T02:16:00Z"/>
              </w:rPr>
              <w:pPrChange w:id="13504" w:author="Anees Shaikh" w:date="2013-10-19T02:16:00Z">
                <w:pPr>
                  <w:pStyle w:val="XML1"/>
                </w:pPr>
              </w:pPrChange>
            </w:pPr>
            <w:ins w:id="13505" w:author="aas" w:date="2013-10-14T02:06:00Z">
              <w:del w:id="13506" w:author="Anees Shaikh" w:date="2013-10-19T02:16:00Z">
                <w:r w:rsidDel="00E067A3">
                  <w:delText xml:space="preserve">                                    &lt;/xs:element&gt;</w:delText>
                </w:r>
              </w:del>
            </w:ins>
          </w:p>
          <w:p w14:paraId="42F6D21A" w14:textId="29AD1B2B" w:rsidR="00874469" w:rsidDel="00E067A3" w:rsidRDefault="00874469">
            <w:pPr>
              <w:pStyle w:val="Appx"/>
              <w:rPr>
                <w:ins w:id="13507" w:author="aas" w:date="2013-10-14T02:06:00Z"/>
                <w:del w:id="13508" w:author="Anees Shaikh" w:date="2013-10-19T02:16:00Z"/>
              </w:rPr>
              <w:pPrChange w:id="13509" w:author="Anees Shaikh" w:date="2013-10-19T02:16:00Z">
                <w:pPr>
                  <w:pStyle w:val="XML1"/>
                </w:pPr>
              </w:pPrChange>
            </w:pPr>
            <w:ins w:id="13510" w:author="aas" w:date="2013-10-14T02:06:00Z">
              <w:del w:id="13511"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12" w:author="aas" w:date="2013-10-14T02:06:00Z"/>
                <w:del w:id="13513" w:author="Anees Shaikh" w:date="2013-10-19T02:16:00Z"/>
              </w:rPr>
              <w:pPrChange w:id="13514" w:author="Anees Shaikh" w:date="2013-10-19T02:16:00Z">
                <w:pPr>
                  <w:pStyle w:val="XML1"/>
                </w:pPr>
              </w:pPrChange>
            </w:pPr>
            <w:ins w:id="13515" w:author="aas" w:date="2013-10-14T02:06:00Z">
              <w:del w:id="13516" w:author="Anees Shaikh" w:date="2013-10-19T02:16:00Z">
                <w:r w:rsidDel="00E067A3">
                  <w:delText xml:space="preserve">                                      &lt;xs:annotation&gt;</w:delText>
                </w:r>
              </w:del>
            </w:ins>
          </w:p>
          <w:p w14:paraId="68AF37EE" w14:textId="196FF19B" w:rsidR="00874469" w:rsidDel="00E067A3" w:rsidRDefault="00874469">
            <w:pPr>
              <w:pStyle w:val="Appx"/>
              <w:rPr>
                <w:ins w:id="13517" w:author="aas" w:date="2013-10-14T02:06:00Z"/>
                <w:del w:id="13518" w:author="Anees Shaikh" w:date="2013-10-19T02:16:00Z"/>
              </w:rPr>
              <w:pPrChange w:id="13519" w:author="Anees Shaikh" w:date="2013-10-19T02:16:00Z">
                <w:pPr>
                  <w:pStyle w:val="XML1"/>
                </w:pPr>
              </w:pPrChange>
            </w:pPr>
            <w:ins w:id="13520" w:author="aas" w:date="2013-10-14T02:06:00Z">
              <w:del w:id="13521" w:author="Anees Shaikh" w:date="2013-10-19T02:16:00Z">
                <w:r w:rsidDel="00E067A3">
                  <w:delText xml:space="preserve">                                        &lt;xs:documentation&gt;</w:delText>
                </w:r>
              </w:del>
            </w:ins>
          </w:p>
          <w:p w14:paraId="25018B4A" w14:textId="76948D10" w:rsidR="00874469" w:rsidDel="00E067A3" w:rsidRDefault="00874469">
            <w:pPr>
              <w:pStyle w:val="Appx"/>
              <w:rPr>
                <w:ins w:id="13522" w:author="aas" w:date="2013-10-14T02:06:00Z"/>
                <w:del w:id="13523" w:author="Anees Shaikh" w:date="2013-10-19T02:16:00Z"/>
              </w:rPr>
              <w:pPrChange w:id="13524" w:author="Anees Shaikh" w:date="2013-10-19T02:16:00Z">
                <w:pPr>
                  <w:pStyle w:val="XML1"/>
                </w:pPr>
              </w:pPrChange>
            </w:pPr>
            <w:ins w:id="13525" w:author="aas" w:date="2013-10-14T02:06:00Z">
              <w:del w:id="13526"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27" w:author="aas" w:date="2013-10-14T02:06:00Z"/>
                <w:del w:id="13528" w:author="Anees Shaikh" w:date="2013-10-19T02:16:00Z"/>
              </w:rPr>
              <w:pPrChange w:id="13529" w:author="Anees Shaikh" w:date="2013-10-19T02:16:00Z">
                <w:pPr>
                  <w:pStyle w:val="XML1"/>
                </w:pPr>
              </w:pPrChange>
            </w:pPr>
            <w:ins w:id="13530" w:author="aas" w:date="2013-10-14T02:06:00Z">
              <w:del w:id="13531" w:author="Anees Shaikh" w:date="2013-10-19T02:16:00Z">
                <w:r w:rsidDel="00E067A3">
                  <w:delText xml:space="preserve">                                        &lt;/xs:documentation&gt;</w:delText>
                </w:r>
              </w:del>
            </w:ins>
          </w:p>
          <w:p w14:paraId="667287D6" w14:textId="3323472A" w:rsidR="00874469" w:rsidDel="00E067A3" w:rsidRDefault="00874469">
            <w:pPr>
              <w:pStyle w:val="Appx"/>
              <w:rPr>
                <w:ins w:id="13532" w:author="aas" w:date="2013-10-14T02:06:00Z"/>
                <w:del w:id="13533" w:author="Anees Shaikh" w:date="2013-10-19T02:16:00Z"/>
              </w:rPr>
              <w:pPrChange w:id="13534" w:author="Anees Shaikh" w:date="2013-10-19T02:16:00Z">
                <w:pPr>
                  <w:pStyle w:val="XML1"/>
                </w:pPr>
              </w:pPrChange>
            </w:pPr>
            <w:ins w:id="13535" w:author="aas" w:date="2013-10-14T02:06:00Z">
              <w:del w:id="13536" w:author="Anees Shaikh" w:date="2013-10-19T02:16:00Z">
                <w:r w:rsidDel="00E067A3">
                  <w:delText xml:space="preserve">                                      &lt;/xs:annotation&gt;</w:delText>
                </w:r>
              </w:del>
            </w:ins>
          </w:p>
          <w:p w14:paraId="52D2008C" w14:textId="706D859C" w:rsidR="00874469" w:rsidDel="00E067A3" w:rsidRDefault="00874469">
            <w:pPr>
              <w:pStyle w:val="Appx"/>
              <w:rPr>
                <w:ins w:id="13537" w:author="aas" w:date="2013-10-14T02:06:00Z"/>
                <w:del w:id="13538" w:author="Anees Shaikh" w:date="2013-10-19T02:16:00Z"/>
              </w:rPr>
              <w:pPrChange w:id="13539" w:author="Anees Shaikh" w:date="2013-10-19T02:16:00Z">
                <w:pPr>
                  <w:pStyle w:val="XML1"/>
                </w:pPr>
              </w:pPrChange>
            </w:pPr>
            <w:ins w:id="13540" w:author="aas" w:date="2013-10-14T02:06:00Z">
              <w:del w:id="13541" w:author="Anees Shaikh" w:date="2013-10-19T02:16:00Z">
                <w:r w:rsidDel="00E067A3">
                  <w:delText xml:space="preserve">                                    &lt;/xs:element&gt;</w:delText>
                </w:r>
              </w:del>
            </w:ins>
          </w:p>
          <w:p w14:paraId="5D6BD299" w14:textId="34ABA2BD" w:rsidR="00874469" w:rsidDel="00E067A3" w:rsidRDefault="00874469">
            <w:pPr>
              <w:pStyle w:val="Appx"/>
              <w:rPr>
                <w:ins w:id="13542" w:author="aas" w:date="2013-10-14T02:06:00Z"/>
                <w:del w:id="13543" w:author="Anees Shaikh" w:date="2013-10-19T02:16:00Z"/>
              </w:rPr>
              <w:pPrChange w:id="13544" w:author="Anees Shaikh" w:date="2013-10-19T02:16:00Z">
                <w:pPr>
                  <w:pStyle w:val="XML1"/>
                </w:pPr>
              </w:pPrChange>
            </w:pPr>
            <w:ins w:id="13545" w:author="aas" w:date="2013-10-14T02:06:00Z">
              <w:del w:id="13546"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547" w:author="aas" w:date="2013-10-14T02:06:00Z"/>
                <w:del w:id="13548" w:author="Anees Shaikh" w:date="2013-10-19T02:16:00Z"/>
              </w:rPr>
              <w:pPrChange w:id="13549" w:author="Anees Shaikh" w:date="2013-10-19T02:16:00Z">
                <w:pPr>
                  <w:pStyle w:val="XML1"/>
                </w:pPr>
              </w:pPrChange>
            </w:pPr>
            <w:ins w:id="13550" w:author="aas" w:date="2013-10-14T02:06:00Z">
              <w:del w:id="13551" w:author="Anees Shaikh" w:date="2013-10-19T02:16:00Z">
                <w:r w:rsidDel="00E067A3">
                  <w:delText xml:space="preserve">                                      &lt;xs:annotation&gt;</w:delText>
                </w:r>
              </w:del>
            </w:ins>
          </w:p>
          <w:p w14:paraId="6C601F7A" w14:textId="0588E7B6" w:rsidR="00874469" w:rsidDel="00E067A3" w:rsidRDefault="00874469">
            <w:pPr>
              <w:pStyle w:val="Appx"/>
              <w:rPr>
                <w:ins w:id="13552" w:author="aas" w:date="2013-10-14T02:06:00Z"/>
                <w:del w:id="13553" w:author="Anees Shaikh" w:date="2013-10-19T02:16:00Z"/>
              </w:rPr>
              <w:pPrChange w:id="13554" w:author="Anees Shaikh" w:date="2013-10-19T02:16:00Z">
                <w:pPr>
                  <w:pStyle w:val="XML1"/>
                </w:pPr>
              </w:pPrChange>
            </w:pPr>
            <w:ins w:id="13555" w:author="aas" w:date="2013-10-14T02:06:00Z">
              <w:del w:id="13556" w:author="Anees Shaikh" w:date="2013-10-19T02:16:00Z">
                <w:r w:rsidDel="00E067A3">
                  <w:delText xml:space="preserve">                                        &lt;xs:documentation&gt;</w:delText>
                </w:r>
              </w:del>
            </w:ins>
          </w:p>
          <w:p w14:paraId="3EA4756B" w14:textId="2974063D" w:rsidR="00874469" w:rsidDel="00E067A3" w:rsidRDefault="00874469">
            <w:pPr>
              <w:pStyle w:val="Appx"/>
              <w:rPr>
                <w:ins w:id="13557" w:author="aas" w:date="2013-10-14T02:06:00Z"/>
                <w:del w:id="13558" w:author="Anees Shaikh" w:date="2013-10-19T02:16:00Z"/>
              </w:rPr>
              <w:pPrChange w:id="13559" w:author="Anees Shaikh" w:date="2013-10-19T02:16:00Z">
                <w:pPr>
                  <w:pStyle w:val="XML1"/>
                </w:pPr>
              </w:pPrChange>
            </w:pPr>
            <w:ins w:id="13560" w:author="aas" w:date="2013-10-14T02:06:00Z">
              <w:del w:id="13561"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562" w:author="aas" w:date="2013-10-14T02:06:00Z"/>
                <w:del w:id="13563" w:author="Anees Shaikh" w:date="2013-10-19T02:16:00Z"/>
              </w:rPr>
              <w:pPrChange w:id="13564" w:author="Anees Shaikh" w:date="2013-10-19T02:16:00Z">
                <w:pPr>
                  <w:pStyle w:val="XML1"/>
                </w:pPr>
              </w:pPrChange>
            </w:pPr>
            <w:ins w:id="13565" w:author="aas" w:date="2013-10-14T02:06:00Z">
              <w:del w:id="13566" w:author="Anees Shaikh" w:date="2013-10-19T02:16:00Z">
                <w:r w:rsidDel="00E067A3">
                  <w:delText xml:space="preserve">                                                 public)</w:delText>
                </w:r>
              </w:del>
            </w:ins>
          </w:p>
          <w:p w14:paraId="23DE0157" w14:textId="6489CA91" w:rsidR="00874469" w:rsidDel="00E067A3" w:rsidRDefault="00874469">
            <w:pPr>
              <w:pStyle w:val="Appx"/>
              <w:rPr>
                <w:ins w:id="13567" w:author="aas" w:date="2013-10-14T02:06:00Z"/>
                <w:del w:id="13568" w:author="Anees Shaikh" w:date="2013-10-19T02:16:00Z"/>
              </w:rPr>
              <w:pPrChange w:id="13569" w:author="Anees Shaikh" w:date="2013-10-19T02:16:00Z">
                <w:pPr>
                  <w:pStyle w:val="XML1"/>
                </w:pPr>
              </w:pPrChange>
            </w:pPr>
            <w:ins w:id="13570" w:author="aas" w:date="2013-10-14T02:06:00Z">
              <w:del w:id="13571" w:author="Anees Shaikh" w:date="2013-10-19T02:16:00Z">
                <w:r w:rsidDel="00E067A3">
                  <w:delText xml:space="preserve">                                        &lt;/xs:documentation&gt;</w:delText>
                </w:r>
              </w:del>
            </w:ins>
          </w:p>
          <w:p w14:paraId="16E63967" w14:textId="152D0641" w:rsidR="00874469" w:rsidDel="00E067A3" w:rsidRDefault="00874469">
            <w:pPr>
              <w:pStyle w:val="Appx"/>
              <w:rPr>
                <w:ins w:id="13572" w:author="aas" w:date="2013-10-14T02:06:00Z"/>
                <w:del w:id="13573" w:author="Anees Shaikh" w:date="2013-10-19T02:16:00Z"/>
              </w:rPr>
              <w:pPrChange w:id="13574" w:author="Anees Shaikh" w:date="2013-10-19T02:16:00Z">
                <w:pPr>
                  <w:pStyle w:val="XML1"/>
                </w:pPr>
              </w:pPrChange>
            </w:pPr>
            <w:ins w:id="13575" w:author="aas" w:date="2013-10-14T02:06:00Z">
              <w:del w:id="13576" w:author="Anees Shaikh" w:date="2013-10-19T02:16:00Z">
                <w:r w:rsidDel="00E067A3">
                  <w:delText xml:space="preserve">                                      &lt;/xs:annotation&gt;</w:delText>
                </w:r>
              </w:del>
            </w:ins>
          </w:p>
          <w:p w14:paraId="1934F33F" w14:textId="1E606B8E" w:rsidR="00874469" w:rsidDel="00E067A3" w:rsidRDefault="00874469">
            <w:pPr>
              <w:pStyle w:val="Appx"/>
              <w:rPr>
                <w:ins w:id="13577" w:author="aas" w:date="2013-10-14T02:06:00Z"/>
                <w:del w:id="13578" w:author="Anees Shaikh" w:date="2013-10-19T02:16:00Z"/>
              </w:rPr>
              <w:pPrChange w:id="13579" w:author="Anees Shaikh" w:date="2013-10-19T02:16:00Z">
                <w:pPr>
                  <w:pStyle w:val="XML1"/>
                </w:pPr>
              </w:pPrChange>
            </w:pPr>
            <w:ins w:id="13580" w:author="aas" w:date="2013-10-14T02:06:00Z">
              <w:del w:id="13581" w:author="Anees Shaikh" w:date="2013-10-19T02:16:00Z">
                <w:r w:rsidDel="00E067A3">
                  <w:delText xml:space="preserve">                                    &lt;/xs:element&gt;</w:delText>
                </w:r>
              </w:del>
            </w:ins>
          </w:p>
          <w:p w14:paraId="1F646EA9" w14:textId="740AF6D5" w:rsidR="00874469" w:rsidDel="00E067A3" w:rsidRDefault="00874469">
            <w:pPr>
              <w:pStyle w:val="Appx"/>
              <w:rPr>
                <w:ins w:id="13582" w:author="aas" w:date="2013-10-14T02:06:00Z"/>
                <w:del w:id="13583" w:author="Anees Shaikh" w:date="2013-10-19T02:16:00Z"/>
              </w:rPr>
              <w:pPrChange w:id="13584" w:author="Anees Shaikh" w:date="2013-10-19T02:16:00Z">
                <w:pPr>
                  <w:pStyle w:val="XML1"/>
                </w:pPr>
              </w:pPrChange>
            </w:pPr>
            <w:ins w:id="13585" w:author="aas" w:date="2013-10-14T02:06:00Z">
              <w:del w:id="13586"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587" w:author="aas" w:date="2013-10-14T02:06:00Z"/>
                <w:del w:id="13588" w:author="Anees Shaikh" w:date="2013-10-19T02:16:00Z"/>
              </w:rPr>
              <w:pPrChange w:id="13589" w:author="Anees Shaikh" w:date="2013-10-19T02:16:00Z">
                <w:pPr>
                  <w:pStyle w:val="XML1"/>
                </w:pPr>
              </w:pPrChange>
            </w:pPr>
            <w:ins w:id="13590" w:author="aas" w:date="2013-10-14T02:06:00Z">
              <w:del w:id="13591" w:author="Anees Shaikh" w:date="2013-10-19T02:16:00Z">
                <w:r w:rsidDel="00E067A3">
                  <w:delText xml:space="preserve">                                      &lt;xs:annotation&gt;</w:delText>
                </w:r>
              </w:del>
            </w:ins>
          </w:p>
          <w:p w14:paraId="7E6DB514" w14:textId="60E66999" w:rsidR="00874469" w:rsidDel="00E067A3" w:rsidRDefault="00874469">
            <w:pPr>
              <w:pStyle w:val="Appx"/>
              <w:rPr>
                <w:ins w:id="13592" w:author="aas" w:date="2013-10-14T02:06:00Z"/>
                <w:del w:id="13593" w:author="Anees Shaikh" w:date="2013-10-19T02:16:00Z"/>
              </w:rPr>
              <w:pPrChange w:id="13594" w:author="Anees Shaikh" w:date="2013-10-19T02:16:00Z">
                <w:pPr>
                  <w:pStyle w:val="XML1"/>
                </w:pPr>
              </w:pPrChange>
            </w:pPr>
            <w:ins w:id="13595" w:author="aas" w:date="2013-10-14T02:06:00Z">
              <w:del w:id="13596" w:author="Anees Shaikh" w:date="2013-10-19T02:16:00Z">
                <w:r w:rsidDel="00E067A3">
                  <w:delText xml:space="preserve">                                        &lt;xs:documentation&gt;</w:delText>
                </w:r>
              </w:del>
            </w:ins>
          </w:p>
          <w:p w14:paraId="51C8C56A" w14:textId="52BCA73C" w:rsidR="00874469" w:rsidDel="00E067A3" w:rsidRDefault="00874469">
            <w:pPr>
              <w:pStyle w:val="Appx"/>
              <w:rPr>
                <w:ins w:id="13597" w:author="aas" w:date="2013-10-14T02:06:00Z"/>
                <w:del w:id="13598" w:author="Anees Shaikh" w:date="2013-10-19T02:16:00Z"/>
              </w:rPr>
              <w:pPrChange w:id="13599" w:author="Anees Shaikh" w:date="2013-10-19T02:16:00Z">
                <w:pPr>
                  <w:pStyle w:val="XML1"/>
                </w:pPr>
              </w:pPrChange>
            </w:pPr>
            <w:ins w:id="13600" w:author="aas" w:date="2013-10-14T02:06:00Z">
              <w:del w:id="13601" w:author="Anees Shaikh" w:date="2013-10-19T02:16:00Z">
                <w:r w:rsidDel="00E067A3">
                  <w:delText xml:space="preserve">                                          A DSA prime generation seed</w:delText>
                </w:r>
              </w:del>
            </w:ins>
          </w:p>
          <w:p w14:paraId="1E4A44CF" w14:textId="2A68924D" w:rsidR="00874469" w:rsidDel="00E067A3" w:rsidRDefault="00874469">
            <w:pPr>
              <w:pStyle w:val="Appx"/>
              <w:rPr>
                <w:ins w:id="13602" w:author="aas" w:date="2013-10-14T02:06:00Z"/>
                <w:del w:id="13603" w:author="Anees Shaikh" w:date="2013-10-19T02:16:00Z"/>
              </w:rPr>
              <w:pPrChange w:id="13604" w:author="Anees Shaikh" w:date="2013-10-19T02:16:00Z">
                <w:pPr>
                  <w:pStyle w:val="XML1"/>
                </w:pPr>
              </w:pPrChange>
            </w:pPr>
            <w:ins w:id="13605" w:author="aas" w:date="2013-10-14T02:06:00Z">
              <w:del w:id="13606" w:author="Anees Shaikh" w:date="2013-10-19T02:16:00Z">
                <w:r w:rsidDel="00E067A3">
                  <w:delText xml:space="preserve">                                        &lt;/xs:documentation&gt;</w:delText>
                </w:r>
              </w:del>
            </w:ins>
          </w:p>
          <w:p w14:paraId="223E6FC0" w14:textId="08C154DD" w:rsidR="00874469" w:rsidDel="00E067A3" w:rsidRDefault="00874469">
            <w:pPr>
              <w:pStyle w:val="Appx"/>
              <w:rPr>
                <w:ins w:id="13607" w:author="aas" w:date="2013-10-14T02:06:00Z"/>
                <w:del w:id="13608" w:author="Anees Shaikh" w:date="2013-10-19T02:16:00Z"/>
              </w:rPr>
              <w:pPrChange w:id="13609" w:author="Anees Shaikh" w:date="2013-10-19T02:16:00Z">
                <w:pPr>
                  <w:pStyle w:val="XML1"/>
                </w:pPr>
              </w:pPrChange>
            </w:pPr>
            <w:ins w:id="13610" w:author="aas" w:date="2013-10-14T02:06:00Z">
              <w:del w:id="13611" w:author="Anees Shaikh" w:date="2013-10-19T02:16:00Z">
                <w:r w:rsidDel="00E067A3">
                  <w:delText xml:space="preserve">                                      &lt;/xs:annotation&gt;</w:delText>
                </w:r>
              </w:del>
            </w:ins>
          </w:p>
          <w:p w14:paraId="5051D537" w14:textId="7BE1614C" w:rsidR="00874469" w:rsidDel="00E067A3" w:rsidRDefault="00874469">
            <w:pPr>
              <w:pStyle w:val="Appx"/>
              <w:rPr>
                <w:ins w:id="13612" w:author="aas" w:date="2013-10-14T02:06:00Z"/>
                <w:del w:id="13613" w:author="Anees Shaikh" w:date="2013-10-19T02:16:00Z"/>
              </w:rPr>
              <w:pPrChange w:id="13614" w:author="Anees Shaikh" w:date="2013-10-19T02:16:00Z">
                <w:pPr>
                  <w:pStyle w:val="XML1"/>
                </w:pPr>
              </w:pPrChange>
            </w:pPr>
            <w:ins w:id="13615" w:author="aas" w:date="2013-10-14T02:06:00Z">
              <w:del w:id="13616" w:author="Anees Shaikh" w:date="2013-10-19T02:16:00Z">
                <w:r w:rsidDel="00E067A3">
                  <w:delText xml:space="preserve">                                    &lt;/xs:element&gt;</w:delText>
                </w:r>
              </w:del>
            </w:ins>
          </w:p>
          <w:p w14:paraId="6E6D8F38" w14:textId="17EA8D25" w:rsidR="00874469" w:rsidDel="00E067A3" w:rsidRDefault="00874469">
            <w:pPr>
              <w:pStyle w:val="Appx"/>
              <w:rPr>
                <w:ins w:id="13617" w:author="aas" w:date="2013-10-14T02:06:00Z"/>
                <w:del w:id="13618" w:author="Anees Shaikh" w:date="2013-10-19T02:16:00Z"/>
              </w:rPr>
              <w:pPrChange w:id="13619" w:author="Anees Shaikh" w:date="2013-10-19T02:16:00Z">
                <w:pPr>
                  <w:pStyle w:val="XML1"/>
                </w:pPr>
              </w:pPrChange>
            </w:pPr>
            <w:ins w:id="13620" w:author="aas" w:date="2013-10-14T02:06:00Z">
              <w:del w:id="13621"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22" w:author="aas" w:date="2013-10-14T02:06:00Z"/>
                <w:del w:id="13623" w:author="Anees Shaikh" w:date="2013-10-19T02:16:00Z"/>
              </w:rPr>
              <w:pPrChange w:id="13624" w:author="Anees Shaikh" w:date="2013-10-19T02:16:00Z">
                <w:pPr>
                  <w:pStyle w:val="XML1"/>
                </w:pPr>
              </w:pPrChange>
            </w:pPr>
            <w:ins w:id="13625" w:author="aas" w:date="2013-10-14T02:06:00Z">
              <w:del w:id="13626" w:author="Anees Shaikh" w:date="2013-10-19T02:16:00Z">
                <w:r w:rsidDel="00E067A3">
                  <w:delText xml:space="preserve">                                      &lt;xs:annotation&gt;</w:delText>
                </w:r>
              </w:del>
            </w:ins>
          </w:p>
          <w:p w14:paraId="66E72123" w14:textId="4B6E56B9" w:rsidR="00874469" w:rsidDel="00E067A3" w:rsidRDefault="00874469">
            <w:pPr>
              <w:pStyle w:val="Appx"/>
              <w:rPr>
                <w:ins w:id="13627" w:author="aas" w:date="2013-10-14T02:06:00Z"/>
                <w:del w:id="13628" w:author="Anees Shaikh" w:date="2013-10-19T02:16:00Z"/>
              </w:rPr>
              <w:pPrChange w:id="13629" w:author="Anees Shaikh" w:date="2013-10-19T02:16:00Z">
                <w:pPr>
                  <w:pStyle w:val="XML1"/>
                </w:pPr>
              </w:pPrChange>
            </w:pPr>
            <w:ins w:id="13630" w:author="aas" w:date="2013-10-14T02:06:00Z">
              <w:del w:id="13631" w:author="Anees Shaikh" w:date="2013-10-19T02:16:00Z">
                <w:r w:rsidDel="00E067A3">
                  <w:delText xml:space="preserve">                                        &lt;xs:documentation&gt;</w:delText>
                </w:r>
              </w:del>
            </w:ins>
          </w:p>
          <w:p w14:paraId="4BEF3446" w14:textId="6301CE1F" w:rsidR="00874469" w:rsidDel="00E067A3" w:rsidRDefault="00874469">
            <w:pPr>
              <w:pStyle w:val="Appx"/>
              <w:rPr>
                <w:ins w:id="13632" w:author="aas" w:date="2013-10-14T02:06:00Z"/>
                <w:del w:id="13633" w:author="Anees Shaikh" w:date="2013-10-19T02:16:00Z"/>
              </w:rPr>
              <w:pPrChange w:id="13634" w:author="Anees Shaikh" w:date="2013-10-19T02:16:00Z">
                <w:pPr>
                  <w:pStyle w:val="XML1"/>
                </w:pPr>
              </w:pPrChange>
            </w:pPr>
            <w:ins w:id="13635" w:author="aas" w:date="2013-10-14T02:06:00Z">
              <w:del w:id="13636" w:author="Anees Shaikh" w:date="2013-10-19T02:16:00Z">
                <w:r w:rsidDel="00E067A3">
                  <w:delText xml:space="preserve">                                          A DSA prime generation counter</w:delText>
                </w:r>
              </w:del>
            </w:ins>
          </w:p>
          <w:p w14:paraId="32B5453C" w14:textId="50D1698F" w:rsidR="00874469" w:rsidDel="00E067A3" w:rsidRDefault="00874469">
            <w:pPr>
              <w:pStyle w:val="Appx"/>
              <w:rPr>
                <w:ins w:id="13637" w:author="aas" w:date="2013-10-14T02:06:00Z"/>
                <w:del w:id="13638" w:author="Anees Shaikh" w:date="2013-10-19T02:16:00Z"/>
              </w:rPr>
              <w:pPrChange w:id="13639" w:author="Anees Shaikh" w:date="2013-10-19T02:16:00Z">
                <w:pPr>
                  <w:pStyle w:val="XML1"/>
                </w:pPr>
              </w:pPrChange>
            </w:pPr>
            <w:ins w:id="13640" w:author="aas" w:date="2013-10-14T02:06:00Z">
              <w:del w:id="13641" w:author="Anees Shaikh" w:date="2013-10-19T02:16:00Z">
                <w:r w:rsidDel="00E067A3">
                  <w:delText xml:space="preserve">                                        &lt;/xs:documentation&gt;</w:delText>
                </w:r>
              </w:del>
            </w:ins>
          </w:p>
          <w:p w14:paraId="6F2DE689" w14:textId="0CCB78EE" w:rsidR="00874469" w:rsidDel="00E067A3" w:rsidRDefault="00874469">
            <w:pPr>
              <w:pStyle w:val="Appx"/>
              <w:rPr>
                <w:ins w:id="13642" w:author="aas" w:date="2013-10-14T02:06:00Z"/>
                <w:del w:id="13643" w:author="Anees Shaikh" w:date="2013-10-19T02:16:00Z"/>
              </w:rPr>
              <w:pPrChange w:id="13644" w:author="Anees Shaikh" w:date="2013-10-19T02:16:00Z">
                <w:pPr>
                  <w:pStyle w:val="XML1"/>
                </w:pPr>
              </w:pPrChange>
            </w:pPr>
            <w:ins w:id="13645" w:author="aas" w:date="2013-10-14T02:06:00Z">
              <w:del w:id="13646" w:author="Anees Shaikh" w:date="2013-10-19T02:16:00Z">
                <w:r w:rsidDel="00E067A3">
                  <w:delText xml:space="preserve">                                      &lt;/xs:annotation&gt;</w:delText>
                </w:r>
              </w:del>
            </w:ins>
          </w:p>
          <w:p w14:paraId="4EF20A82" w14:textId="74EAFE1A" w:rsidR="00874469" w:rsidDel="00E067A3" w:rsidRDefault="00874469">
            <w:pPr>
              <w:pStyle w:val="Appx"/>
              <w:rPr>
                <w:ins w:id="13647" w:author="aas" w:date="2013-10-14T02:06:00Z"/>
                <w:del w:id="13648" w:author="Anees Shaikh" w:date="2013-10-19T02:16:00Z"/>
              </w:rPr>
              <w:pPrChange w:id="13649" w:author="Anees Shaikh" w:date="2013-10-19T02:16:00Z">
                <w:pPr>
                  <w:pStyle w:val="XML1"/>
                </w:pPr>
              </w:pPrChange>
            </w:pPr>
            <w:ins w:id="13650" w:author="aas" w:date="2013-10-14T02:06:00Z">
              <w:del w:id="13651" w:author="Anees Shaikh" w:date="2013-10-19T02:16:00Z">
                <w:r w:rsidDel="00E067A3">
                  <w:delText xml:space="preserve">                                    &lt;/xs:element&gt;</w:delText>
                </w:r>
              </w:del>
            </w:ins>
          </w:p>
          <w:p w14:paraId="3689F711" w14:textId="76231BC3" w:rsidR="00874469" w:rsidDel="00E067A3" w:rsidRDefault="00874469">
            <w:pPr>
              <w:pStyle w:val="Appx"/>
              <w:rPr>
                <w:ins w:id="13652" w:author="aas" w:date="2013-10-14T02:06:00Z"/>
                <w:del w:id="13653" w:author="Anees Shaikh" w:date="2013-10-19T02:16:00Z"/>
              </w:rPr>
              <w:pPrChange w:id="13654" w:author="Anees Shaikh" w:date="2013-10-19T02:16:00Z">
                <w:pPr>
                  <w:pStyle w:val="XML1"/>
                </w:pPr>
              </w:pPrChange>
            </w:pPr>
            <w:ins w:id="13655" w:author="aas" w:date="2013-10-14T02:06:00Z">
              <w:del w:id="13656"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657" w:author="aas" w:date="2013-10-14T02:06:00Z"/>
                <w:del w:id="13658" w:author="Anees Shaikh" w:date="2013-10-19T02:16:00Z"/>
              </w:rPr>
              <w:pPrChange w:id="13659" w:author="Anees Shaikh" w:date="2013-10-19T02:16:00Z">
                <w:pPr>
                  <w:pStyle w:val="XML1"/>
                </w:pPr>
              </w:pPrChange>
            </w:pPr>
            <w:ins w:id="13660" w:author="aas" w:date="2013-10-14T02:06:00Z">
              <w:del w:id="13661" w:author="Anees Shaikh" w:date="2013-10-19T02:16:00Z">
                <w:r w:rsidDel="00E067A3">
                  <w:delText xml:space="preserve">                                            namespace="##other" processContents="lax"/&gt;</w:delText>
                </w:r>
              </w:del>
            </w:ins>
          </w:p>
          <w:p w14:paraId="2E3E1639" w14:textId="13DFA49F" w:rsidR="00874469" w:rsidDel="00E067A3" w:rsidRDefault="00874469">
            <w:pPr>
              <w:pStyle w:val="Appx"/>
              <w:rPr>
                <w:ins w:id="13662" w:author="aas" w:date="2013-10-14T02:06:00Z"/>
                <w:del w:id="13663" w:author="Anees Shaikh" w:date="2013-10-19T02:16:00Z"/>
              </w:rPr>
              <w:pPrChange w:id="13664" w:author="Anees Shaikh" w:date="2013-10-19T02:16:00Z">
                <w:pPr>
                  <w:pStyle w:val="XML1"/>
                </w:pPr>
              </w:pPrChange>
            </w:pPr>
            <w:ins w:id="13665" w:author="aas" w:date="2013-10-14T02:06:00Z">
              <w:del w:id="13666" w:author="Anees Shaikh" w:date="2013-10-19T02:16:00Z">
                <w:r w:rsidDel="00E067A3">
                  <w:delText xml:space="preserve">                                  &lt;/xs:sequence&gt;</w:delText>
                </w:r>
              </w:del>
            </w:ins>
          </w:p>
          <w:p w14:paraId="1EE756EF" w14:textId="05BB1B17" w:rsidR="00874469" w:rsidDel="00E067A3" w:rsidRDefault="00874469">
            <w:pPr>
              <w:pStyle w:val="Appx"/>
              <w:rPr>
                <w:ins w:id="13667" w:author="aas" w:date="2013-10-14T02:06:00Z"/>
                <w:del w:id="13668" w:author="Anees Shaikh" w:date="2013-10-19T02:16:00Z"/>
              </w:rPr>
              <w:pPrChange w:id="13669" w:author="Anees Shaikh" w:date="2013-10-19T02:16:00Z">
                <w:pPr>
                  <w:pStyle w:val="XML1"/>
                </w:pPr>
              </w:pPrChange>
            </w:pPr>
            <w:ins w:id="13670" w:author="aas" w:date="2013-10-14T02:06:00Z">
              <w:del w:id="13671" w:author="Anees Shaikh" w:date="2013-10-19T02:16:00Z">
                <w:r w:rsidDel="00E067A3">
                  <w:delText xml:space="preserve">                                &lt;/xs:complexType&gt;</w:delText>
                </w:r>
              </w:del>
            </w:ins>
          </w:p>
          <w:p w14:paraId="2BFEDA94" w14:textId="760B0516" w:rsidR="00874469" w:rsidDel="00E067A3" w:rsidRDefault="00874469">
            <w:pPr>
              <w:pStyle w:val="Appx"/>
              <w:rPr>
                <w:ins w:id="13672" w:author="aas" w:date="2013-10-14T02:06:00Z"/>
                <w:del w:id="13673" w:author="Anees Shaikh" w:date="2013-10-19T02:16:00Z"/>
              </w:rPr>
              <w:pPrChange w:id="13674" w:author="Anees Shaikh" w:date="2013-10-19T02:16:00Z">
                <w:pPr>
                  <w:pStyle w:val="XML1"/>
                </w:pPr>
              </w:pPrChange>
            </w:pPr>
            <w:ins w:id="13675" w:author="aas" w:date="2013-10-14T02:06:00Z">
              <w:del w:id="13676" w:author="Anees Shaikh" w:date="2013-10-19T02:16:00Z">
                <w:r w:rsidDel="00E067A3">
                  <w:delText xml:space="preserve">                              &lt;/xs:element&gt;</w:delText>
                </w:r>
              </w:del>
            </w:ins>
          </w:p>
          <w:p w14:paraId="6B142BBE" w14:textId="68CACB75" w:rsidR="00874469" w:rsidDel="00E067A3" w:rsidRDefault="00874469">
            <w:pPr>
              <w:pStyle w:val="Appx"/>
              <w:rPr>
                <w:ins w:id="13677" w:author="aas" w:date="2013-10-14T02:06:00Z"/>
                <w:del w:id="13678" w:author="Anees Shaikh" w:date="2013-10-19T02:16:00Z"/>
              </w:rPr>
              <w:pPrChange w:id="13679" w:author="Anees Shaikh" w:date="2013-10-19T02:16:00Z">
                <w:pPr>
                  <w:pStyle w:val="XML1"/>
                </w:pPr>
              </w:pPrChange>
            </w:pPr>
            <w:ins w:id="13680" w:author="aas" w:date="2013-10-14T02:06:00Z">
              <w:del w:id="13681"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682" w:author="aas" w:date="2013-10-14T02:06:00Z"/>
                <w:del w:id="13683" w:author="Anees Shaikh" w:date="2013-10-19T02:16:00Z"/>
              </w:rPr>
              <w:pPrChange w:id="13684" w:author="Anees Shaikh" w:date="2013-10-19T02:16:00Z">
                <w:pPr>
                  <w:pStyle w:val="XML1"/>
                </w:pPr>
              </w:pPrChange>
            </w:pPr>
            <w:ins w:id="13685" w:author="aas" w:date="2013-10-14T02:06:00Z">
              <w:del w:id="13686" w:author="Anees Shaikh" w:date="2013-10-19T02:16:00Z">
                <w:r w:rsidDel="00E067A3">
                  <w:delText xml:space="preserve">                                      namespace="##other" processContents="lax"/&gt;</w:delText>
                </w:r>
              </w:del>
            </w:ins>
          </w:p>
          <w:p w14:paraId="27FFB0E1" w14:textId="7184DC8D" w:rsidR="00874469" w:rsidDel="00E067A3" w:rsidRDefault="00874469">
            <w:pPr>
              <w:pStyle w:val="Appx"/>
              <w:rPr>
                <w:ins w:id="13687" w:author="aas" w:date="2013-10-14T02:06:00Z"/>
                <w:del w:id="13688" w:author="Anees Shaikh" w:date="2013-10-19T02:16:00Z"/>
              </w:rPr>
              <w:pPrChange w:id="13689" w:author="Anees Shaikh" w:date="2013-10-19T02:16:00Z">
                <w:pPr>
                  <w:pStyle w:val="XML1"/>
                </w:pPr>
              </w:pPrChange>
            </w:pPr>
            <w:ins w:id="13690" w:author="aas" w:date="2013-10-14T02:06:00Z">
              <w:del w:id="13691" w:author="Anees Shaikh" w:date="2013-10-19T02:16:00Z">
                <w:r w:rsidDel="00E067A3">
                  <w:delText xml:space="preserve">                            &lt;/xs:sequence&gt;</w:delText>
                </w:r>
              </w:del>
            </w:ins>
          </w:p>
          <w:p w14:paraId="17315E10" w14:textId="110E111A" w:rsidR="00874469" w:rsidDel="00E067A3" w:rsidRDefault="00874469">
            <w:pPr>
              <w:pStyle w:val="Appx"/>
              <w:rPr>
                <w:ins w:id="13692" w:author="aas" w:date="2013-10-14T02:06:00Z"/>
                <w:del w:id="13693" w:author="Anees Shaikh" w:date="2013-10-19T02:16:00Z"/>
              </w:rPr>
              <w:pPrChange w:id="13694" w:author="Anees Shaikh" w:date="2013-10-19T02:16:00Z">
                <w:pPr>
                  <w:pStyle w:val="XML1"/>
                </w:pPr>
              </w:pPrChange>
            </w:pPr>
            <w:ins w:id="13695" w:author="aas" w:date="2013-10-14T02:06:00Z">
              <w:del w:id="13696" w:author="Anees Shaikh" w:date="2013-10-19T02:16:00Z">
                <w:r w:rsidDel="00E067A3">
                  <w:delText xml:space="preserve">                            &lt;xs:sequence&gt;</w:delText>
                </w:r>
              </w:del>
            </w:ins>
          </w:p>
          <w:p w14:paraId="5BF259BD" w14:textId="5A93D519" w:rsidR="00874469" w:rsidDel="00E067A3" w:rsidRDefault="00874469">
            <w:pPr>
              <w:pStyle w:val="Appx"/>
              <w:rPr>
                <w:ins w:id="13697" w:author="aas" w:date="2013-10-14T02:06:00Z"/>
                <w:del w:id="13698" w:author="Anees Shaikh" w:date="2013-10-19T02:16:00Z"/>
              </w:rPr>
              <w:pPrChange w:id="13699" w:author="Anees Shaikh" w:date="2013-10-19T02:16:00Z">
                <w:pPr>
                  <w:pStyle w:val="XML1"/>
                </w:pPr>
              </w:pPrChange>
            </w:pPr>
            <w:ins w:id="13700" w:author="aas" w:date="2013-10-14T02:06:00Z">
              <w:del w:id="13701"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02" w:author="aas" w:date="2013-10-14T02:06:00Z"/>
                <w:del w:id="13703" w:author="Anees Shaikh" w:date="2013-10-19T02:16:00Z"/>
              </w:rPr>
              <w:pPrChange w:id="13704" w:author="Anees Shaikh" w:date="2013-10-19T02:16:00Z">
                <w:pPr>
                  <w:pStyle w:val="XML1"/>
                </w:pPr>
              </w:pPrChange>
            </w:pPr>
            <w:ins w:id="13705" w:author="aas" w:date="2013-10-14T02:06:00Z">
              <w:del w:id="13706" w:author="Anees Shaikh" w:date="2013-10-19T02:16:00Z">
                <w:r w:rsidDel="00E067A3">
                  <w:delText xml:space="preserve">                                &lt;xs:complexType&gt;</w:delText>
                </w:r>
              </w:del>
            </w:ins>
          </w:p>
          <w:p w14:paraId="190FE362" w14:textId="151D58C5" w:rsidR="00874469" w:rsidDel="00E067A3" w:rsidRDefault="00874469">
            <w:pPr>
              <w:pStyle w:val="Appx"/>
              <w:rPr>
                <w:ins w:id="13707" w:author="aas" w:date="2013-10-14T02:06:00Z"/>
                <w:del w:id="13708" w:author="Anees Shaikh" w:date="2013-10-19T02:16:00Z"/>
              </w:rPr>
              <w:pPrChange w:id="13709" w:author="Anees Shaikh" w:date="2013-10-19T02:16:00Z">
                <w:pPr>
                  <w:pStyle w:val="XML1"/>
                </w:pPr>
              </w:pPrChange>
            </w:pPr>
            <w:ins w:id="13710" w:author="aas" w:date="2013-10-14T02:06:00Z">
              <w:del w:id="13711" w:author="Anees Shaikh" w:date="2013-10-19T02:16:00Z">
                <w:r w:rsidDel="00E067A3">
                  <w:delText xml:space="preserve">                                  &lt;xs:sequence&gt;</w:delText>
                </w:r>
              </w:del>
            </w:ins>
          </w:p>
          <w:p w14:paraId="1192DFC6" w14:textId="21E33D55" w:rsidR="00874469" w:rsidDel="00E067A3" w:rsidRDefault="00874469">
            <w:pPr>
              <w:pStyle w:val="Appx"/>
              <w:rPr>
                <w:ins w:id="13712" w:author="aas" w:date="2013-10-14T02:06:00Z"/>
                <w:del w:id="13713" w:author="Anees Shaikh" w:date="2013-10-19T02:16:00Z"/>
              </w:rPr>
              <w:pPrChange w:id="13714" w:author="Anees Shaikh" w:date="2013-10-19T02:16:00Z">
                <w:pPr>
                  <w:pStyle w:val="XML1"/>
                </w:pPr>
              </w:pPrChange>
            </w:pPr>
            <w:ins w:id="13715" w:author="aas" w:date="2013-10-14T02:06:00Z">
              <w:del w:id="13716"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17" w:author="aas" w:date="2013-10-14T02:06:00Z"/>
                <w:del w:id="13718" w:author="Anees Shaikh" w:date="2013-10-19T02:16:00Z"/>
              </w:rPr>
              <w:pPrChange w:id="13719" w:author="Anees Shaikh" w:date="2013-10-19T02:16:00Z">
                <w:pPr>
                  <w:pStyle w:val="XML1"/>
                </w:pPr>
              </w:pPrChange>
            </w:pPr>
            <w:ins w:id="13720" w:author="aas" w:date="2013-10-14T02:06:00Z">
              <w:del w:id="13721"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22" w:author="aas" w:date="2013-10-14T02:06:00Z"/>
                <w:del w:id="13723" w:author="Anees Shaikh" w:date="2013-10-19T02:16:00Z"/>
              </w:rPr>
              <w:pPrChange w:id="13724" w:author="Anees Shaikh" w:date="2013-10-19T02:16:00Z">
                <w:pPr>
                  <w:pStyle w:val="XML1"/>
                </w:pPr>
              </w:pPrChange>
            </w:pPr>
            <w:ins w:id="13725" w:author="aas" w:date="2013-10-14T02:06:00Z">
              <w:del w:id="13726"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27" w:author="aas" w:date="2013-10-14T02:06:00Z"/>
                <w:del w:id="13728" w:author="Anees Shaikh" w:date="2013-10-19T02:16:00Z"/>
              </w:rPr>
              <w:pPrChange w:id="13729" w:author="Anees Shaikh" w:date="2013-10-19T02:16:00Z">
                <w:pPr>
                  <w:pStyle w:val="XML1"/>
                </w:pPr>
              </w:pPrChange>
            </w:pPr>
            <w:ins w:id="13730" w:author="aas" w:date="2013-10-14T02:06:00Z">
              <w:del w:id="13731"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32" w:author="aas" w:date="2013-10-14T02:06:00Z"/>
                <w:del w:id="13733" w:author="Anees Shaikh" w:date="2013-10-19T02:16:00Z"/>
              </w:rPr>
              <w:pPrChange w:id="13734" w:author="Anees Shaikh" w:date="2013-10-19T02:16:00Z">
                <w:pPr>
                  <w:pStyle w:val="XML1"/>
                </w:pPr>
              </w:pPrChange>
            </w:pPr>
            <w:ins w:id="13735" w:author="aas" w:date="2013-10-14T02:06:00Z">
              <w:del w:id="13736" w:author="Anees Shaikh" w:date="2013-10-19T02:16:00Z">
                <w:r w:rsidDel="00E067A3">
                  <w:delText xml:space="preserve">                                  &lt;/xs:sequence&gt;</w:delText>
                </w:r>
              </w:del>
            </w:ins>
          </w:p>
          <w:p w14:paraId="466A6669" w14:textId="1C405FB3" w:rsidR="00874469" w:rsidDel="00E067A3" w:rsidRDefault="00874469">
            <w:pPr>
              <w:pStyle w:val="Appx"/>
              <w:rPr>
                <w:ins w:id="13737" w:author="aas" w:date="2013-10-14T02:06:00Z"/>
                <w:del w:id="13738" w:author="Anees Shaikh" w:date="2013-10-19T02:16:00Z"/>
              </w:rPr>
              <w:pPrChange w:id="13739" w:author="Anees Shaikh" w:date="2013-10-19T02:16:00Z">
                <w:pPr>
                  <w:pStyle w:val="XML1"/>
                </w:pPr>
              </w:pPrChange>
            </w:pPr>
            <w:ins w:id="13740" w:author="aas" w:date="2013-10-14T02:06:00Z">
              <w:del w:id="13741" w:author="Anees Shaikh" w:date="2013-10-19T02:16:00Z">
                <w:r w:rsidDel="00E067A3">
                  <w:delText xml:space="preserve">                                &lt;/xs:complexType&gt;</w:delText>
                </w:r>
              </w:del>
            </w:ins>
          </w:p>
          <w:p w14:paraId="7AE79FEF" w14:textId="6CA41B2F" w:rsidR="00874469" w:rsidDel="00E067A3" w:rsidRDefault="00874469">
            <w:pPr>
              <w:pStyle w:val="Appx"/>
              <w:rPr>
                <w:ins w:id="13742" w:author="aas" w:date="2013-10-14T02:06:00Z"/>
                <w:del w:id="13743" w:author="Anees Shaikh" w:date="2013-10-19T02:16:00Z"/>
              </w:rPr>
              <w:pPrChange w:id="13744" w:author="Anees Shaikh" w:date="2013-10-19T02:16:00Z">
                <w:pPr>
                  <w:pStyle w:val="XML1"/>
                </w:pPr>
              </w:pPrChange>
            </w:pPr>
            <w:ins w:id="13745" w:author="aas" w:date="2013-10-14T02:06:00Z">
              <w:del w:id="13746" w:author="Anees Shaikh" w:date="2013-10-19T02:16:00Z">
                <w:r w:rsidDel="00E067A3">
                  <w:delText xml:space="preserve">                              &lt;/xs:element&gt;</w:delText>
                </w:r>
              </w:del>
            </w:ins>
          </w:p>
          <w:p w14:paraId="22EF9334" w14:textId="6EB3CD03" w:rsidR="00874469" w:rsidDel="00E067A3" w:rsidRDefault="00874469">
            <w:pPr>
              <w:pStyle w:val="Appx"/>
              <w:rPr>
                <w:ins w:id="13747" w:author="aas" w:date="2013-10-14T02:06:00Z"/>
                <w:del w:id="13748" w:author="Anees Shaikh" w:date="2013-10-19T02:16:00Z"/>
              </w:rPr>
              <w:pPrChange w:id="13749" w:author="Anees Shaikh" w:date="2013-10-19T02:16:00Z">
                <w:pPr>
                  <w:pStyle w:val="XML1"/>
                </w:pPr>
              </w:pPrChange>
            </w:pPr>
            <w:ins w:id="13750" w:author="aas" w:date="2013-10-14T02:06:00Z">
              <w:del w:id="13751"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752" w:author="aas" w:date="2013-10-14T02:06:00Z"/>
                <w:del w:id="13753" w:author="Anees Shaikh" w:date="2013-10-19T02:16:00Z"/>
              </w:rPr>
              <w:pPrChange w:id="13754" w:author="Anees Shaikh" w:date="2013-10-19T02:16:00Z">
                <w:pPr>
                  <w:pStyle w:val="XML1"/>
                </w:pPr>
              </w:pPrChange>
            </w:pPr>
            <w:ins w:id="13755" w:author="aas" w:date="2013-10-14T02:06:00Z">
              <w:del w:id="13756" w:author="Anees Shaikh" w:date="2013-10-19T02:16:00Z">
                <w:r w:rsidDel="00E067A3">
                  <w:delText xml:space="preserve">                                      namespace="##other" processContents="lax"/&gt;</w:delText>
                </w:r>
              </w:del>
            </w:ins>
          </w:p>
          <w:p w14:paraId="7B6B6492" w14:textId="538936C0" w:rsidR="00874469" w:rsidDel="00E067A3" w:rsidRDefault="00874469">
            <w:pPr>
              <w:pStyle w:val="Appx"/>
              <w:rPr>
                <w:ins w:id="13757" w:author="aas" w:date="2013-10-14T02:06:00Z"/>
                <w:del w:id="13758" w:author="Anees Shaikh" w:date="2013-10-19T02:16:00Z"/>
              </w:rPr>
              <w:pPrChange w:id="13759" w:author="Anees Shaikh" w:date="2013-10-19T02:16:00Z">
                <w:pPr>
                  <w:pStyle w:val="XML1"/>
                </w:pPr>
              </w:pPrChange>
            </w:pPr>
            <w:ins w:id="13760" w:author="aas" w:date="2013-10-14T02:06:00Z">
              <w:del w:id="13761" w:author="Anees Shaikh" w:date="2013-10-19T02:16:00Z">
                <w:r w:rsidDel="00E067A3">
                  <w:delText xml:space="preserve">                            &lt;/xs:sequence&gt;</w:delText>
                </w:r>
              </w:del>
            </w:ins>
          </w:p>
          <w:p w14:paraId="61FE2581" w14:textId="52064CA4" w:rsidR="00874469" w:rsidDel="00E067A3" w:rsidRDefault="00874469">
            <w:pPr>
              <w:pStyle w:val="Appx"/>
              <w:rPr>
                <w:ins w:id="13762" w:author="aas" w:date="2013-10-14T02:06:00Z"/>
                <w:del w:id="13763" w:author="Anees Shaikh" w:date="2013-10-19T02:16:00Z"/>
              </w:rPr>
              <w:pPrChange w:id="13764" w:author="Anees Shaikh" w:date="2013-10-19T02:16:00Z">
                <w:pPr>
                  <w:pStyle w:val="XML1"/>
                </w:pPr>
              </w:pPrChange>
            </w:pPr>
            <w:ins w:id="13765" w:author="aas" w:date="2013-10-14T02:06:00Z">
              <w:del w:id="13766"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767" w:author="aas" w:date="2013-10-14T02:06:00Z"/>
                <w:del w:id="13768" w:author="Anees Shaikh" w:date="2013-10-19T02:16:00Z"/>
              </w:rPr>
              <w:pPrChange w:id="13769" w:author="Anees Shaikh" w:date="2013-10-19T02:16:00Z">
                <w:pPr>
                  <w:pStyle w:val="XML1"/>
                </w:pPr>
              </w:pPrChange>
            </w:pPr>
            <w:ins w:id="13770" w:author="aas" w:date="2013-10-14T02:06:00Z">
              <w:del w:id="13771" w:author="Anees Shaikh" w:date="2013-10-19T02:16:00Z">
                <w:r w:rsidDel="00E067A3">
                  <w:delText xml:space="preserve">                                    namespace="##other" processContents="lax"/&gt;</w:delText>
                </w:r>
              </w:del>
            </w:ins>
          </w:p>
          <w:p w14:paraId="6D3D2362" w14:textId="465BA645" w:rsidR="00874469" w:rsidDel="00E067A3" w:rsidRDefault="00874469">
            <w:pPr>
              <w:pStyle w:val="Appx"/>
              <w:rPr>
                <w:ins w:id="13772" w:author="aas" w:date="2013-10-14T02:06:00Z"/>
                <w:del w:id="13773" w:author="Anees Shaikh" w:date="2013-10-19T02:16:00Z"/>
              </w:rPr>
              <w:pPrChange w:id="13774" w:author="Anees Shaikh" w:date="2013-10-19T02:16:00Z">
                <w:pPr>
                  <w:pStyle w:val="XML1"/>
                </w:pPr>
              </w:pPrChange>
            </w:pPr>
            <w:ins w:id="13775" w:author="aas" w:date="2013-10-14T02:06:00Z">
              <w:del w:id="13776" w:author="Anees Shaikh" w:date="2013-10-19T02:16:00Z">
                <w:r w:rsidDel="00E067A3">
                  <w:delText xml:space="preserve">                          &lt;/xs:choice&gt;</w:delText>
                </w:r>
              </w:del>
            </w:ins>
          </w:p>
          <w:p w14:paraId="5D83551F" w14:textId="22CCB826" w:rsidR="00874469" w:rsidDel="00E067A3" w:rsidRDefault="00874469">
            <w:pPr>
              <w:pStyle w:val="Appx"/>
              <w:rPr>
                <w:ins w:id="13777" w:author="aas" w:date="2013-10-14T02:06:00Z"/>
                <w:del w:id="13778" w:author="Anees Shaikh" w:date="2013-10-19T02:16:00Z"/>
              </w:rPr>
              <w:pPrChange w:id="13779" w:author="Anees Shaikh" w:date="2013-10-19T02:16:00Z">
                <w:pPr>
                  <w:pStyle w:val="XML1"/>
                </w:pPr>
              </w:pPrChange>
            </w:pPr>
            <w:ins w:id="13780" w:author="aas" w:date="2013-10-14T02:06:00Z">
              <w:del w:id="13781"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782" w:author="aas" w:date="2013-10-14T02:06:00Z"/>
                <w:del w:id="13783" w:author="Anees Shaikh" w:date="2013-10-19T02:16:00Z"/>
              </w:rPr>
              <w:pPrChange w:id="13784" w:author="Anees Shaikh" w:date="2013-10-19T02:16:00Z">
                <w:pPr>
                  <w:pStyle w:val="XML1"/>
                </w:pPr>
              </w:pPrChange>
            </w:pPr>
            <w:ins w:id="13785" w:author="aas" w:date="2013-10-14T02:06:00Z">
              <w:del w:id="13786" w:author="Anees Shaikh" w:date="2013-10-19T02:16:00Z">
                <w:r w:rsidDel="00E067A3">
                  <w:delText xml:space="preserve">                                  namespace="##other" processContents="lax"/&gt;</w:delText>
                </w:r>
              </w:del>
            </w:ins>
          </w:p>
          <w:p w14:paraId="55B19C4A" w14:textId="6CAEA9ED" w:rsidR="00874469" w:rsidDel="00E067A3" w:rsidRDefault="00874469">
            <w:pPr>
              <w:pStyle w:val="Appx"/>
              <w:rPr>
                <w:ins w:id="13787" w:author="aas" w:date="2013-10-14T02:06:00Z"/>
                <w:del w:id="13788" w:author="Anees Shaikh" w:date="2013-10-19T02:16:00Z"/>
              </w:rPr>
              <w:pPrChange w:id="13789" w:author="Anees Shaikh" w:date="2013-10-19T02:16:00Z">
                <w:pPr>
                  <w:pStyle w:val="XML1"/>
                </w:pPr>
              </w:pPrChange>
            </w:pPr>
            <w:ins w:id="13790" w:author="aas" w:date="2013-10-14T02:06:00Z">
              <w:del w:id="13791" w:author="Anees Shaikh" w:date="2013-10-19T02:16:00Z">
                <w:r w:rsidDel="00E067A3">
                  <w:delText xml:space="preserve">                        &lt;/xs:sequence&gt;</w:delText>
                </w:r>
              </w:del>
            </w:ins>
          </w:p>
          <w:p w14:paraId="19C5A7AA" w14:textId="03B9DBAB" w:rsidR="00874469" w:rsidDel="00E067A3" w:rsidRDefault="00874469">
            <w:pPr>
              <w:pStyle w:val="Appx"/>
              <w:rPr>
                <w:ins w:id="13792" w:author="aas" w:date="2013-10-14T02:06:00Z"/>
                <w:del w:id="13793" w:author="Anees Shaikh" w:date="2013-10-19T02:16:00Z"/>
              </w:rPr>
              <w:pPrChange w:id="13794" w:author="Anees Shaikh" w:date="2013-10-19T02:16:00Z">
                <w:pPr>
                  <w:pStyle w:val="XML1"/>
                </w:pPr>
              </w:pPrChange>
            </w:pPr>
            <w:ins w:id="13795" w:author="aas" w:date="2013-10-14T02:06:00Z">
              <w:del w:id="13796" w:author="Anees Shaikh" w:date="2013-10-19T02:16:00Z">
                <w:r w:rsidDel="00E067A3">
                  <w:delText xml:space="preserve">                      &lt;/xs:complexType&gt;</w:delText>
                </w:r>
              </w:del>
            </w:ins>
          </w:p>
          <w:p w14:paraId="4EBDE3FF" w14:textId="0C2CD843" w:rsidR="00874469" w:rsidDel="00E067A3" w:rsidRDefault="00874469">
            <w:pPr>
              <w:pStyle w:val="Appx"/>
              <w:rPr>
                <w:ins w:id="13797" w:author="aas" w:date="2013-10-14T02:06:00Z"/>
                <w:del w:id="13798" w:author="Anees Shaikh" w:date="2013-10-19T02:16:00Z"/>
              </w:rPr>
              <w:pPrChange w:id="13799" w:author="Anees Shaikh" w:date="2013-10-19T02:16:00Z">
                <w:pPr>
                  <w:pStyle w:val="XML1"/>
                </w:pPr>
              </w:pPrChange>
            </w:pPr>
            <w:ins w:id="13800" w:author="aas" w:date="2013-10-14T02:06:00Z">
              <w:del w:id="13801" w:author="Anees Shaikh" w:date="2013-10-19T02:16:00Z">
                <w:r w:rsidDel="00E067A3">
                  <w:delText xml:space="preserve">                    &lt;/xs:element&gt;</w:delText>
                </w:r>
              </w:del>
            </w:ins>
          </w:p>
          <w:p w14:paraId="65E0932A" w14:textId="238F5718" w:rsidR="00874469" w:rsidDel="00E067A3" w:rsidRDefault="00874469">
            <w:pPr>
              <w:pStyle w:val="Appx"/>
              <w:rPr>
                <w:ins w:id="13802" w:author="aas" w:date="2013-10-14T02:06:00Z"/>
                <w:del w:id="13803" w:author="Anees Shaikh" w:date="2013-10-19T02:16:00Z"/>
              </w:rPr>
              <w:pPrChange w:id="13804" w:author="Anees Shaikh" w:date="2013-10-19T02:16:00Z">
                <w:pPr>
                  <w:pStyle w:val="XML1"/>
                </w:pPr>
              </w:pPrChange>
            </w:pPr>
            <w:ins w:id="13805" w:author="aas" w:date="2013-10-14T02:06:00Z">
              <w:del w:id="13806"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07" w:author="aas" w:date="2013-10-14T02:06:00Z"/>
                <w:del w:id="13808" w:author="Anees Shaikh" w:date="2013-10-19T02:16:00Z"/>
              </w:rPr>
              <w:pPrChange w:id="13809" w:author="Anees Shaikh" w:date="2013-10-19T02:16:00Z">
                <w:pPr>
                  <w:pStyle w:val="XML1"/>
                </w:pPr>
              </w:pPrChange>
            </w:pPr>
            <w:ins w:id="13810" w:author="aas" w:date="2013-10-14T02:06:00Z">
              <w:del w:id="13811"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12" w:author="aas" w:date="2013-10-14T02:06:00Z"/>
                <w:del w:id="13813" w:author="Anees Shaikh" w:date="2013-10-19T02:16:00Z"/>
              </w:rPr>
              <w:pPrChange w:id="13814" w:author="Anees Shaikh" w:date="2013-10-19T02:16:00Z">
                <w:pPr>
                  <w:pStyle w:val="XML1"/>
                </w:pPr>
              </w:pPrChange>
            </w:pPr>
            <w:ins w:id="13815" w:author="aas" w:date="2013-10-14T02:06:00Z">
              <w:del w:id="13816" w:author="Anees Shaikh" w:date="2013-10-19T02:16:00Z">
                <w:r w:rsidDel="00E067A3">
                  <w:delText xml:space="preserve">                  &lt;/xs:sequence&gt;</w:delText>
                </w:r>
              </w:del>
            </w:ins>
          </w:p>
          <w:p w14:paraId="217610B1" w14:textId="6F30078F" w:rsidR="00874469" w:rsidDel="00E067A3" w:rsidRDefault="00874469">
            <w:pPr>
              <w:pStyle w:val="Appx"/>
              <w:rPr>
                <w:ins w:id="13817" w:author="aas" w:date="2013-10-14T02:06:00Z"/>
                <w:del w:id="13818" w:author="Anees Shaikh" w:date="2013-10-19T02:16:00Z"/>
              </w:rPr>
              <w:pPrChange w:id="13819" w:author="Anees Shaikh" w:date="2013-10-19T02:16:00Z">
                <w:pPr>
                  <w:pStyle w:val="XML1"/>
                </w:pPr>
              </w:pPrChange>
            </w:pPr>
            <w:ins w:id="13820" w:author="aas" w:date="2013-10-14T02:06:00Z">
              <w:del w:id="13821" w:author="Anees Shaikh" w:date="2013-10-19T02:16:00Z">
                <w:r w:rsidDel="00E067A3">
                  <w:delText xml:space="preserve">                &lt;/xs:complexType&gt;</w:delText>
                </w:r>
              </w:del>
            </w:ins>
          </w:p>
          <w:p w14:paraId="496B1CBC" w14:textId="209EE3E0" w:rsidR="00874469" w:rsidDel="00E067A3" w:rsidRDefault="00874469">
            <w:pPr>
              <w:pStyle w:val="Appx"/>
              <w:rPr>
                <w:ins w:id="13822" w:author="aas" w:date="2013-10-14T02:06:00Z"/>
                <w:del w:id="13823" w:author="Anees Shaikh" w:date="2013-10-19T02:16:00Z"/>
              </w:rPr>
              <w:pPrChange w:id="13824" w:author="Anees Shaikh" w:date="2013-10-19T02:16:00Z">
                <w:pPr>
                  <w:pStyle w:val="XML1"/>
                </w:pPr>
              </w:pPrChange>
            </w:pPr>
            <w:ins w:id="13825" w:author="aas" w:date="2013-10-14T02:06:00Z">
              <w:del w:id="13826" w:author="Anees Shaikh" w:date="2013-10-19T02:16:00Z">
                <w:r w:rsidDel="00E067A3">
                  <w:delText xml:space="preserve">              &lt;/xs:element&gt;</w:delText>
                </w:r>
              </w:del>
            </w:ins>
          </w:p>
          <w:p w14:paraId="2D3A283F" w14:textId="21965E6B" w:rsidR="00874469" w:rsidDel="00E067A3" w:rsidRDefault="00874469">
            <w:pPr>
              <w:pStyle w:val="Appx"/>
              <w:rPr>
                <w:ins w:id="13827" w:author="aas" w:date="2013-10-14T02:06:00Z"/>
                <w:del w:id="13828" w:author="Anees Shaikh" w:date="2013-10-19T02:16:00Z"/>
              </w:rPr>
              <w:pPrChange w:id="13829" w:author="Anees Shaikh" w:date="2013-10-19T02:16:00Z">
                <w:pPr>
                  <w:pStyle w:val="XML1"/>
                </w:pPr>
              </w:pPrChange>
            </w:pPr>
            <w:ins w:id="13830" w:author="aas" w:date="2013-10-14T02:06:00Z">
              <w:del w:id="13831"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32" w:author="aas" w:date="2013-10-14T02:06:00Z"/>
                <w:del w:id="13833" w:author="Anees Shaikh" w:date="2013-10-19T02:16:00Z"/>
              </w:rPr>
              <w:pPrChange w:id="13834" w:author="Anees Shaikh" w:date="2013-10-19T02:16:00Z">
                <w:pPr>
                  <w:pStyle w:val="XML1"/>
                </w:pPr>
              </w:pPrChange>
            </w:pPr>
            <w:ins w:id="13835" w:author="aas" w:date="2013-10-14T02:06:00Z">
              <w:del w:id="13836" w:author="Anees Shaikh" w:date="2013-10-19T02:16:00Z">
                <w:r w:rsidDel="00E067A3">
                  <w:delText xml:space="preserve">                &lt;xs:annotation&gt;</w:delText>
                </w:r>
              </w:del>
            </w:ins>
          </w:p>
          <w:p w14:paraId="0A5827CA" w14:textId="4199CBF2" w:rsidR="00874469" w:rsidDel="00E067A3" w:rsidRDefault="00874469">
            <w:pPr>
              <w:pStyle w:val="Appx"/>
              <w:rPr>
                <w:ins w:id="13837" w:author="aas" w:date="2013-10-14T02:06:00Z"/>
                <w:del w:id="13838" w:author="Anees Shaikh" w:date="2013-10-19T02:16:00Z"/>
              </w:rPr>
              <w:pPrChange w:id="13839" w:author="Anees Shaikh" w:date="2013-10-19T02:16:00Z">
                <w:pPr>
                  <w:pStyle w:val="XML1"/>
                </w:pPr>
              </w:pPrChange>
            </w:pPr>
            <w:ins w:id="13840" w:author="aas" w:date="2013-10-14T02:06:00Z">
              <w:del w:id="13841" w:author="Anees Shaikh" w:date="2013-10-19T02:16:00Z">
                <w:r w:rsidDel="00E067A3">
                  <w:delText xml:space="preserve">                  &lt;xs:documentation&gt;</w:delText>
                </w:r>
              </w:del>
            </w:ins>
          </w:p>
          <w:p w14:paraId="72FB3384" w14:textId="4431E00D" w:rsidR="00874469" w:rsidDel="00E067A3" w:rsidRDefault="00874469">
            <w:pPr>
              <w:pStyle w:val="Appx"/>
              <w:rPr>
                <w:ins w:id="13842" w:author="aas" w:date="2013-10-14T02:06:00Z"/>
                <w:del w:id="13843" w:author="Anees Shaikh" w:date="2013-10-19T02:16:00Z"/>
              </w:rPr>
              <w:pPrChange w:id="13844" w:author="Anees Shaikh" w:date="2013-10-19T02:16:00Z">
                <w:pPr>
                  <w:pStyle w:val="XML1"/>
                </w:pPr>
              </w:pPrChange>
            </w:pPr>
            <w:ins w:id="13845" w:author="aas" w:date="2013-10-14T02:06:00Z">
              <w:del w:id="13846"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847" w:author="aas" w:date="2013-10-14T02:06:00Z"/>
                <w:del w:id="13848" w:author="Anees Shaikh" w:date="2013-10-19T02:16:00Z"/>
              </w:rPr>
              <w:pPrChange w:id="13849" w:author="Anees Shaikh" w:date="2013-10-19T02:16:00Z">
                <w:pPr>
                  <w:pStyle w:val="XML1"/>
                </w:pPr>
              </w:pPrChange>
            </w:pPr>
            <w:ins w:id="13850" w:author="aas" w:date="2013-10-14T02:06:00Z">
              <w:del w:id="13851" w:author="Anees Shaikh" w:date="2013-10-19T02:16:00Z">
                <w:r w:rsidDel="00E067A3">
                  <w:delText xml:space="preserve">                           Capable Switch.</w:delText>
                </w:r>
              </w:del>
            </w:ins>
          </w:p>
          <w:p w14:paraId="1B1D93D6" w14:textId="2FCE1C4B" w:rsidR="00874469" w:rsidDel="00E067A3" w:rsidRDefault="00874469">
            <w:pPr>
              <w:pStyle w:val="Appx"/>
              <w:rPr>
                <w:ins w:id="13852" w:author="aas" w:date="2013-10-14T02:06:00Z"/>
                <w:del w:id="13853" w:author="Anees Shaikh" w:date="2013-10-19T02:16:00Z"/>
              </w:rPr>
              <w:pPrChange w:id="13854" w:author="Anees Shaikh" w:date="2013-10-19T02:16:00Z">
                <w:pPr>
                  <w:pStyle w:val="XML1"/>
                </w:pPr>
              </w:pPrChange>
            </w:pPr>
            <w:ins w:id="13855" w:author="aas" w:date="2013-10-14T02:06:00Z">
              <w:del w:id="13856" w:author="Anees Shaikh" w:date="2013-10-19T02:16:00Z">
                <w:r w:rsidDel="00E067A3">
                  <w:delText xml:space="preserve">                  &lt;/xs:documentation&gt;</w:delText>
                </w:r>
              </w:del>
            </w:ins>
          </w:p>
          <w:p w14:paraId="58BD2925" w14:textId="11203381" w:rsidR="00874469" w:rsidDel="00E067A3" w:rsidRDefault="00874469">
            <w:pPr>
              <w:pStyle w:val="Appx"/>
              <w:rPr>
                <w:ins w:id="13857" w:author="aas" w:date="2013-10-14T02:06:00Z"/>
                <w:del w:id="13858" w:author="Anees Shaikh" w:date="2013-10-19T02:16:00Z"/>
              </w:rPr>
              <w:pPrChange w:id="13859" w:author="Anees Shaikh" w:date="2013-10-19T02:16:00Z">
                <w:pPr>
                  <w:pStyle w:val="XML1"/>
                </w:pPr>
              </w:pPrChange>
            </w:pPr>
            <w:ins w:id="13860" w:author="aas" w:date="2013-10-14T02:06:00Z">
              <w:del w:id="13861" w:author="Anees Shaikh" w:date="2013-10-19T02:16:00Z">
                <w:r w:rsidDel="00E067A3">
                  <w:delText xml:space="preserve">                &lt;/xs:annotation&gt;</w:delText>
                </w:r>
              </w:del>
            </w:ins>
          </w:p>
          <w:p w14:paraId="6BE05751" w14:textId="1B648F91" w:rsidR="00874469" w:rsidDel="00E067A3" w:rsidRDefault="00874469">
            <w:pPr>
              <w:pStyle w:val="Appx"/>
              <w:rPr>
                <w:ins w:id="13862" w:author="aas" w:date="2013-10-14T02:06:00Z"/>
                <w:del w:id="13863" w:author="Anees Shaikh" w:date="2013-10-19T02:16:00Z"/>
              </w:rPr>
              <w:pPrChange w:id="13864" w:author="Anees Shaikh" w:date="2013-10-19T02:16:00Z">
                <w:pPr>
                  <w:pStyle w:val="XML1"/>
                </w:pPr>
              </w:pPrChange>
            </w:pPr>
            <w:ins w:id="13865" w:author="aas" w:date="2013-10-14T02:06:00Z">
              <w:del w:id="13866" w:author="Anees Shaikh" w:date="2013-10-19T02:16:00Z">
                <w:r w:rsidDel="00E067A3">
                  <w:delText xml:space="preserve">                &lt;xs:complexType&gt;</w:delText>
                </w:r>
              </w:del>
            </w:ins>
          </w:p>
          <w:p w14:paraId="1882A754" w14:textId="7BE46DE3" w:rsidR="00874469" w:rsidDel="00E067A3" w:rsidRDefault="00874469">
            <w:pPr>
              <w:pStyle w:val="Appx"/>
              <w:rPr>
                <w:ins w:id="13867" w:author="aas" w:date="2013-10-14T02:06:00Z"/>
                <w:del w:id="13868" w:author="Anees Shaikh" w:date="2013-10-19T02:16:00Z"/>
              </w:rPr>
              <w:pPrChange w:id="13869" w:author="Anees Shaikh" w:date="2013-10-19T02:16:00Z">
                <w:pPr>
                  <w:pStyle w:val="XML1"/>
                </w:pPr>
              </w:pPrChange>
            </w:pPr>
            <w:ins w:id="13870" w:author="aas" w:date="2013-10-14T02:06:00Z">
              <w:del w:id="13871" w:author="Anees Shaikh" w:date="2013-10-19T02:16:00Z">
                <w:r w:rsidDel="00E067A3">
                  <w:delText xml:space="preserve">                  &lt;xs:sequence&gt;</w:delText>
                </w:r>
              </w:del>
            </w:ins>
          </w:p>
          <w:p w14:paraId="675A0061" w14:textId="055890DC" w:rsidR="00874469" w:rsidDel="00E067A3" w:rsidRDefault="00874469">
            <w:pPr>
              <w:pStyle w:val="Appx"/>
              <w:rPr>
                <w:ins w:id="13872" w:author="aas" w:date="2013-10-14T02:06:00Z"/>
                <w:del w:id="13873" w:author="Anees Shaikh" w:date="2013-10-19T02:16:00Z"/>
              </w:rPr>
              <w:pPrChange w:id="13874" w:author="Anees Shaikh" w:date="2013-10-19T02:16:00Z">
                <w:pPr>
                  <w:pStyle w:val="XML1"/>
                </w:pPr>
              </w:pPrChange>
            </w:pPr>
            <w:ins w:id="13875" w:author="aas" w:date="2013-10-14T02:06:00Z">
              <w:del w:id="13876"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877" w:author="aas" w:date="2013-10-14T02:06:00Z"/>
                <w:del w:id="13878" w:author="Anees Shaikh" w:date="2013-10-19T02:16:00Z"/>
              </w:rPr>
              <w:pPrChange w:id="13879" w:author="Anees Shaikh" w:date="2013-10-19T02:16:00Z">
                <w:pPr>
                  <w:pStyle w:val="XML1"/>
                </w:pPr>
              </w:pPrChange>
            </w:pPr>
            <w:ins w:id="13880" w:author="aas" w:date="2013-10-14T02:06:00Z">
              <w:del w:id="13881" w:author="Anees Shaikh" w:date="2013-10-19T02:16:00Z">
                <w:r w:rsidDel="00E067A3">
                  <w:delText xml:space="preserve">                      &lt;xs:annotation&gt;</w:delText>
                </w:r>
              </w:del>
            </w:ins>
          </w:p>
          <w:p w14:paraId="1EA64DB0" w14:textId="700D5544" w:rsidR="00874469" w:rsidDel="00E067A3" w:rsidRDefault="00874469">
            <w:pPr>
              <w:pStyle w:val="Appx"/>
              <w:rPr>
                <w:ins w:id="13882" w:author="aas" w:date="2013-10-14T02:06:00Z"/>
                <w:del w:id="13883" w:author="Anees Shaikh" w:date="2013-10-19T02:16:00Z"/>
              </w:rPr>
              <w:pPrChange w:id="13884" w:author="Anees Shaikh" w:date="2013-10-19T02:16:00Z">
                <w:pPr>
                  <w:pStyle w:val="XML1"/>
                </w:pPr>
              </w:pPrChange>
            </w:pPr>
            <w:ins w:id="13885" w:author="aas" w:date="2013-10-14T02:06:00Z">
              <w:del w:id="13886" w:author="Anees Shaikh" w:date="2013-10-19T02:16:00Z">
                <w:r w:rsidDel="00E067A3">
                  <w:delText xml:space="preserve">                        &lt;xs:documentation&gt;</w:delText>
                </w:r>
              </w:del>
            </w:ins>
          </w:p>
          <w:p w14:paraId="6CFF1362" w14:textId="4A8CF834" w:rsidR="00874469" w:rsidDel="00E067A3" w:rsidRDefault="00874469">
            <w:pPr>
              <w:pStyle w:val="Appx"/>
              <w:rPr>
                <w:ins w:id="13887" w:author="aas" w:date="2013-10-14T02:06:00Z"/>
                <w:del w:id="13888" w:author="Anees Shaikh" w:date="2013-10-19T02:16:00Z"/>
              </w:rPr>
              <w:pPrChange w:id="13889" w:author="Anees Shaikh" w:date="2013-10-19T02:16:00Z">
                <w:pPr>
                  <w:pStyle w:val="XML1"/>
                </w:pPr>
              </w:pPrChange>
            </w:pPr>
            <w:ins w:id="13890" w:author="aas" w:date="2013-10-14T02:06:00Z">
              <w:del w:id="13891"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892" w:author="aas" w:date="2013-10-14T02:06:00Z"/>
                <w:del w:id="13893" w:author="Anees Shaikh" w:date="2013-10-19T02:16:00Z"/>
              </w:rPr>
              <w:pPrChange w:id="13894" w:author="Anees Shaikh" w:date="2013-10-19T02:16:00Z">
                <w:pPr>
                  <w:pStyle w:val="XML1"/>
                </w:pPr>
              </w:pPrChange>
            </w:pPr>
            <w:ins w:id="13895" w:author="aas" w:date="2013-10-14T02:06:00Z">
              <w:del w:id="13896"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897" w:author="aas" w:date="2013-10-14T02:06:00Z"/>
                <w:del w:id="13898" w:author="Anees Shaikh" w:date="2013-10-19T02:16:00Z"/>
              </w:rPr>
              <w:pPrChange w:id="13899" w:author="Anees Shaikh" w:date="2013-10-19T02:16:00Z">
                <w:pPr>
                  <w:pStyle w:val="XML1"/>
                </w:pPr>
              </w:pPrChange>
            </w:pPr>
            <w:ins w:id="13900" w:author="aas" w:date="2013-10-14T02:06:00Z">
              <w:del w:id="13901"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02" w:author="aas" w:date="2013-10-14T02:06:00Z"/>
                <w:del w:id="13903" w:author="Anees Shaikh" w:date="2013-10-19T02:16:00Z"/>
              </w:rPr>
              <w:pPrChange w:id="13904" w:author="Anees Shaikh" w:date="2013-10-19T02:16:00Z">
                <w:pPr>
                  <w:pStyle w:val="XML1"/>
                </w:pPr>
              </w:pPrChange>
            </w:pPr>
            <w:ins w:id="13905" w:author="aas" w:date="2013-10-14T02:06:00Z">
              <w:del w:id="13906" w:author="Anees Shaikh" w:date="2013-10-19T02:16:00Z">
                <w:r w:rsidDel="00E067A3">
                  <w:delText xml:space="preserve">                                 Switch.</w:delText>
                </w:r>
              </w:del>
            </w:ins>
          </w:p>
          <w:p w14:paraId="264B5696" w14:textId="0DC843E1" w:rsidR="00874469" w:rsidDel="00E067A3" w:rsidRDefault="00874469">
            <w:pPr>
              <w:pStyle w:val="Appx"/>
              <w:rPr>
                <w:ins w:id="13907" w:author="aas" w:date="2013-10-14T02:06:00Z"/>
                <w:del w:id="13908" w:author="Anees Shaikh" w:date="2013-10-19T02:16:00Z"/>
              </w:rPr>
              <w:pPrChange w:id="13909" w:author="Anees Shaikh" w:date="2013-10-19T02:16:00Z">
                <w:pPr>
                  <w:pStyle w:val="XML1"/>
                </w:pPr>
              </w:pPrChange>
            </w:pPr>
            <w:ins w:id="13910" w:author="aas" w:date="2013-10-14T02:06:00Z">
              <w:del w:id="13911" w:author="Anees Shaikh" w:date="2013-10-19T02:16:00Z">
                <w:r w:rsidDel="00E067A3">
                  <w:delText xml:space="preserve">                        &lt;/xs:documentation&gt;</w:delText>
                </w:r>
              </w:del>
            </w:ins>
          </w:p>
          <w:p w14:paraId="33458020" w14:textId="56E0D2EC" w:rsidR="00874469" w:rsidDel="00E067A3" w:rsidRDefault="00874469">
            <w:pPr>
              <w:pStyle w:val="Appx"/>
              <w:rPr>
                <w:ins w:id="13912" w:author="aas" w:date="2013-10-14T02:06:00Z"/>
                <w:del w:id="13913" w:author="Anees Shaikh" w:date="2013-10-19T02:16:00Z"/>
              </w:rPr>
              <w:pPrChange w:id="13914" w:author="Anees Shaikh" w:date="2013-10-19T02:16:00Z">
                <w:pPr>
                  <w:pStyle w:val="XML1"/>
                </w:pPr>
              </w:pPrChange>
            </w:pPr>
            <w:ins w:id="13915" w:author="aas" w:date="2013-10-14T02:06:00Z">
              <w:del w:id="13916" w:author="Anees Shaikh" w:date="2013-10-19T02:16:00Z">
                <w:r w:rsidDel="00E067A3">
                  <w:delText xml:space="preserve">                      &lt;/xs:annotation&gt;</w:delText>
                </w:r>
              </w:del>
            </w:ins>
          </w:p>
          <w:p w14:paraId="0C5117FB" w14:textId="0A088CD1" w:rsidR="00874469" w:rsidDel="00E067A3" w:rsidRDefault="00874469">
            <w:pPr>
              <w:pStyle w:val="Appx"/>
              <w:rPr>
                <w:ins w:id="13917" w:author="aas" w:date="2013-10-14T02:06:00Z"/>
                <w:del w:id="13918" w:author="Anees Shaikh" w:date="2013-10-19T02:16:00Z"/>
              </w:rPr>
              <w:pPrChange w:id="13919" w:author="Anees Shaikh" w:date="2013-10-19T02:16:00Z">
                <w:pPr>
                  <w:pStyle w:val="XML1"/>
                </w:pPr>
              </w:pPrChange>
            </w:pPr>
            <w:ins w:id="13920" w:author="aas" w:date="2013-10-14T02:06:00Z">
              <w:del w:id="13921" w:author="Anees Shaikh" w:date="2013-10-19T02:16:00Z">
                <w:r w:rsidDel="00E067A3">
                  <w:delText xml:space="preserve">                    &lt;/xs:element&gt;</w:delText>
                </w:r>
              </w:del>
            </w:ins>
          </w:p>
          <w:p w14:paraId="1E11AF2F" w14:textId="271ADBE5" w:rsidR="00874469" w:rsidDel="00E067A3" w:rsidRDefault="00874469">
            <w:pPr>
              <w:pStyle w:val="Appx"/>
              <w:rPr>
                <w:ins w:id="13922" w:author="aas" w:date="2013-10-14T02:06:00Z"/>
                <w:del w:id="13923" w:author="Anees Shaikh" w:date="2013-10-19T02:16:00Z"/>
              </w:rPr>
              <w:pPrChange w:id="13924" w:author="Anees Shaikh" w:date="2013-10-19T02:16:00Z">
                <w:pPr>
                  <w:pStyle w:val="XML1"/>
                </w:pPr>
              </w:pPrChange>
            </w:pPr>
            <w:ins w:id="13925" w:author="aas" w:date="2013-10-14T02:06:00Z">
              <w:del w:id="13926"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27" w:author="aas" w:date="2013-10-14T02:06:00Z"/>
                <w:del w:id="13928" w:author="Anees Shaikh" w:date="2013-10-19T02:16:00Z"/>
              </w:rPr>
              <w:pPrChange w:id="13929" w:author="Anees Shaikh" w:date="2013-10-19T02:16:00Z">
                <w:pPr>
                  <w:pStyle w:val="XML1"/>
                </w:pPr>
              </w:pPrChange>
            </w:pPr>
            <w:ins w:id="13930" w:author="aas" w:date="2013-10-14T02:06:00Z">
              <w:del w:id="13931" w:author="Anees Shaikh" w:date="2013-10-19T02:16:00Z">
                <w:r w:rsidDel="00E067A3">
                  <w:delText xml:space="preserve">                      &lt;xs:annotation&gt;</w:delText>
                </w:r>
              </w:del>
            </w:ins>
          </w:p>
          <w:p w14:paraId="1C748A6E" w14:textId="63866E0F" w:rsidR="00874469" w:rsidDel="00E067A3" w:rsidRDefault="00874469">
            <w:pPr>
              <w:pStyle w:val="Appx"/>
              <w:rPr>
                <w:ins w:id="13932" w:author="aas" w:date="2013-10-14T02:06:00Z"/>
                <w:del w:id="13933" w:author="Anees Shaikh" w:date="2013-10-19T02:16:00Z"/>
              </w:rPr>
              <w:pPrChange w:id="13934" w:author="Anees Shaikh" w:date="2013-10-19T02:16:00Z">
                <w:pPr>
                  <w:pStyle w:val="XML1"/>
                </w:pPr>
              </w:pPrChange>
            </w:pPr>
            <w:ins w:id="13935" w:author="aas" w:date="2013-10-14T02:06:00Z">
              <w:del w:id="13936" w:author="Anees Shaikh" w:date="2013-10-19T02:16:00Z">
                <w:r w:rsidDel="00E067A3">
                  <w:delText xml:space="preserve">                        &lt;xs:documentation&gt;</w:delText>
                </w:r>
              </w:del>
            </w:ins>
          </w:p>
          <w:p w14:paraId="3DEF576E" w14:textId="37391210" w:rsidR="00874469" w:rsidDel="00E067A3" w:rsidRDefault="00874469">
            <w:pPr>
              <w:pStyle w:val="Appx"/>
              <w:rPr>
                <w:ins w:id="13937" w:author="aas" w:date="2013-10-14T02:06:00Z"/>
                <w:del w:id="13938" w:author="Anees Shaikh" w:date="2013-10-19T02:16:00Z"/>
              </w:rPr>
              <w:pPrChange w:id="13939" w:author="Anees Shaikh" w:date="2013-10-19T02:16:00Z">
                <w:pPr>
                  <w:pStyle w:val="XML1"/>
                </w:pPr>
              </w:pPrChange>
            </w:pPr>
            <w:ins w:id="13940" w:author="aas" w:date="2013-10-14T02:06:00Z">
              <w:del w:id="13941"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3942" w:author="aas" w:date="2013-10-14T02:06:00Z"/>
                <w:del w:id="13943" w:author="Anees Shaikh" w:date="2013-10-19T02:16:00Z"/>
              </w:rPr>
              <w:pPrChange w:id="13944" w:author="Anees Shaikh" w:date="2013-10-19T02:16:00Z">
                <w:pPr>
                  <w:pStyle w:val="XML1"/>
                </w:pPr>
              </w:pPrChange>
            </w:pPr>
            <w:ins w:id="13945" w:author="aas" w:date="2013-10-14T02:06:00Z">
              <w:del w:id="13946" w:author="Anees Shaikh" w:date="2013-10-19T02:16:00Z">
                <w:r w:rsidDel="00E067A3">
                  <w:delText xml:space="preserve">                        &lt;/xs:documentation&gt;</w:delText>
                </w:r>
              </w:del>
            </w:ins>
          </w:p>
          <w:p w14:paraId="0E6C4511" w14:textId="1C4E7DEF" w:rsidR="00874469" w:rsidDel="00E067A3" w:rsidRDefault="00874469">
            <w:pPr>
              <w:pStyle w:val="Appx"/>
              <w:rPr>
                <w:ins w:id="13947" w:author="aas" w:date="2013-10-14T02:06:00Z"/>
                <w:del w:id="13948" w:author="Anees Shaikh" w:date="2013-10-19T02:16:00Z"/>
              </w:rPr>
              <w:pPrChange w:id="13949" w:author="Anees Shaikh" w:date="2013-10-19T02:16:00Z">
                <w:pPr>
                  <w:pStyle w:val="XML1"/>
                </w:pPr>
              </w:pPrChange>
            </w:pPr>
            <w:ins w:id="13950" w:author="aas" w:date="2013-10-14T02:06:00Z">
              <w:del w:id="13951" w:author="Anees Shaikh" w:date="2013-10-19T02:16:00Z">
                <w:r w:rsidDel="00E067A3">
                  <w:delText xml:space="preserve">                      &lt;/xs:annotation&gt;</w:delText>
                </w:r>
              </w:del>
            </w:ins>
          </w:p>
          <w:p w14:paraId="6AA26302" w14:textId="1E8FB0C4" w:rsidR="00874469" w:rsidDel="00E067A3" w:rsidRDefault="00874469">
            <w:pPr>
              <w:pStyle w:val="Appx"/>
              <w:rPr>
                <w:ins w:id="13952" w:author="aas" w:date="2013-10-14T02:06:00Z"/>
                <w:del w:id="13953" w:author="Anees Shaikh" w:date="2013-10-19T02:16:00Z"/>
              </w:rPr>
              <w:pPrChange w:id="13954" w:author="Anees Shaikh" w:date="2013-10-19T02:16:00Z">
                <w:pPr>
                  <w:pStyle w:val="XML1"/>
                </w:pPr>
              </w:pPrChange>
            </w:pPr>
            <w:ins w:id="13955" w:author="aas" w:date="2013-10-14T02:06:00Z">
              <w:del w:id="13956" w:author="Anees Shaikh" w:date="2013-10-19T02:16:00Z">
                <w:r w:rsidDel="00E067A3">
                  <w:delText xml:space="preserve">                    &lt;/xs:element&gt;</w:delText>
                </w:r>
              </w:del>
            </w:ins>
          </w:p>
          <w:p w14:paraId="72BD28A7" w14:textId="097D200E" w:rsidR="00874469" w:rsidDel="00E067A3" w:rsidRDefault="00874469">
            <w:pPr>
              <w:pStyle w:val="Appx"/>
              <w:rPr>
                <w:ins w:id="13957" w:author="aas" w:date="2013-10-14T02:06:00Z"/>
                <w:del w:id="13958" w:author="Anees Shaikh" w:date="2013-10-19T02:16:00Z"/>
              </w:rPr>
              <w:pPrChange w:id="13959" w:author="Anees Shaikh" w:date="2013-10-19T02:16:00Z">
                <w:pPr>
                  <w:pStyle w:val="XML1"/>
                </w:pPr>
              </w:pPrChange>
            </w:pPr>
            <w:ins w:id="13960" w:author="aas" w:date="2013-10-14T02:06:00Z">
              <w:del w:id="13961"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3962" w:author="aas" w:date="2013-10-14T02:06:00Z"/>
                <w:del w:id="13963" w:author="Anees Shaikh" w:date="2013-10-19T02:16:00Z"/>
              </w:rPr>
              <w:pPrChange w:id="13964" w:author="Anees Shaikh" w:date="2013-10-19T02:16:00Z">
                <w:pPr>
                  <w:pStyle w:val="XML1"/>
                </w:pPr>
              </w:pPrChange>
            </w:pPr>
            <w:ins w:id="13965" w:author="aas" w:date="2013-10-14T02:06:00Z">
              <w:del w:id="13966" w:author="Anees Shaikh" w:date="2013-10-19T02:16:00Z">
                <w:r w:rsidDel="00E067A3">
                  <w:delText xml:space="preserve">                            namespace="##other" processContents="lax"/&gt;</w:delText>
                </w:r>
              </w:del>
            </w:ins>
          </w:p>
          <w:p w14:paraId="300908B1" w14:textId="559A42A1" w:rsidR="00874469" w:rsidDel="00E067A3" w:rsidRDefault="00874469">
            <w:pPr>
              <w:pStyle w:val="Appx"/>
              <w:rPr>
                <w:ins w:id="13967" w:author="aas" w:date="2013-10-14T02:06:00Z"/>
                <w:del w:id="13968" w:author="Anees Shaikh" w:date="2013-10-19T02:16:00Z"/>
              </w:rPr>
              <w:pPrChange w:id="13969" w:author="Anees Shaikh" w:date="2013-10-19T02:16:00Z">
                <w:pPr>
                  <w:pStyle w:val="XML1"/>
                </w:pPr>
              </w:pPrChange>
            </w:pPr>
            <w:ins w:id="13970" w:author="aas" w:date="2013-10-14T02:06:00Z">
              <w:del w:id="13971" w:author="Anees Shaikh" w:date="2013-10-19T02:16:00Z">
                <w:r w:rsidDel="00E067A3">
                  <w:delText xml:space="preserve">                  &lt;/xs:sequence&gt;</w:delText>
                </w:r>
              </w:del>
            </w:ins>
          </w:p>
          <w:p w14:paraId="659F352E" w14:textId="19FB087C" w:rsidR="00874469" w:rsidDel="00E067A3" w:rsidRDefault="00874469">
            <w:pPr>
              <w:pStyle w:val="Appx"/>
              <w:rPr>
                <w:ins w:id="13972" w:author="aas" w:date="2013-10-14T02:06:00Z"/>
                <w:del w:id="13973" w:author="Anees Shaikh" w:date="2013-10-19T02:16:00Z"/>
              </w:rPr>
              <w:pPrChange w:id="13974" w:author="Anees Shaikh" w:date="2013-10-19T02:16:00Z">
                <w:pPr>
                  <w:pStyle w:val="XML1"/>
                </w:pPr>
              </w:pPrChange>
            </w:pPr>
            <w:ins w:id="13975" w:author="aas" w:date="2013-10-14T02:06:00Z">
              <w:del w:id="13976" w:author="Anees Shaikh" w:date="2013-10-19T02:16:00Z">
                <w:r w:rsidDel="00E067A3">
                  <w:delText xml:space="preserve">                &lt;/xs:complexType&gt;</w:delText>
                </w:r>
              </w:del>
            </w:ins>
          </w:p>
          <w:p w14:paraId="27C81F79" w14:textId="4E814966" w:rsidR="00874469" w:rsidDel="00E067A3" w:rsidRDefault="00874469">
            <w:pPr>
              <w:pStyle w:val="Appx"/>
              <w:rPr>
                <w:ins w:id="13977" w:author="aas" w:date="2013-10-14T02:06:00Z"/>
                <w:del w:id="13978" w:author="Anees Shaikh" w:date="2013-10-19T02:16:00Z"/>
              </w:rPr>
              <w:pPrChange w:id="13979" w:author="Anees Shaikh" w:date="2013-10-19T02:16:00Z">
                <w:pPr>
                  <w:pStyle w:val="XML1"/>
                </w:pPr>
              </w:pPrChange>
            </w:pPr>
            <w:ins w:id="13980" w:author="aas" w:date="2013-10-14T02:06:00Z">
              <w:del w:id="13981" w:author="Anees Shaikh" w:date="2013-10-19T02:16:00Z">
                <w:r w:rsidDel="00E067A3">
                  <w:delText xml:space="preserve">              &lt;/xs:element&gt;</w:delText>
                </w:r>
              </w:del>
            </w:ins>
          </w:p>
          <w:p w14:paraId="436C1ECD" w14:textId="2F61E7C9" w:rsidR="00874469" w:rsidDel="00E067A3" w:rsidRDefault="00874469">
            <w:pPr>
              <w:pStyle w:val="Appx"/>
              <w:rPr>
                <w:ins w:id="13982" w:author="aas" w:date="2013-10-14T02:06:00Z"/>
                <w:del w:id="13983" w:author="Anees Shaikh" w:date="2013-10-19T02:16:00Z"/>
              </w:rPr>
              <w:pPrChange w:id="13984" w:author="Anees Shaikh" w:date="2013-10-19T02:16:00Z">
                <w:pPr>
                  <w:pStyle w:val="XML1"/>
                </w:pPr>
              </w:pPrChange>
            </w:pPr>
            <w:ins w:id="13985" w:author="aas" w:date="2013-10-14T02:06:00Z">
              <w:del w:id="13986"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3987" w:author="aas" w:date="2013-10-14T02:06:00Z"/>
                <w:del w:id="13988" w:author="Anees Shaikh" w:date="2013-10-19T02:16:00Z"/>
              </w:rPr>
              <w:pPrChange w:id="13989" w:author="Anees Shaikh" w:date="2013-10-19T02:16:00Z">
                <w:pPr>
                  <w:pStyle w:val="XML1"/>
                </w:pPr>
              </w:pPrChange>
            </w:pPr>
            <w:ins w:id="13990" w:author="aas" w:date="2013-10-14T02:06:00Z">
              <w:del w:id="13991" w:author="Anees Shaikh" w:date="2013-10-19T02:16:00Z">
                <w:r w:rsidDel="00E067A3">
                  <w:delText xml:space="preserve">                &lt;xs:annotation&gt;</w:delText>
                </w:r>
              </w:del>
            </w:ins>
          </w:p>
          <w:p w14:paraId="16EFD7BC" w14:textId="2EAA249B" w:rsidR="00874469" w:rsidDel="00E067A3" w:rsidRDefault="00874469">
            <w:pPr>
              <w:pStyle w:val="Appx"/>
              <w:rPr>
                <w:ins w:id="13992" w:author="aas" w:date="2013-10-14T02:06:00Z"/>
                <w:del w:id="13993" w:author="Anees Shaikh" w:date="2013-10-19T02:16:00Z"/>
              </w:rPr>
              <w:pPrChange w:id="13994" w:author="Anees Shaikh" w:date="2013-10-19T02:16:00Z">
                <w:pPr>
                  <w:pStyle w:val="XML1"/>
                </w:pPr>
              </w:pPrChange>
            </w:pPr>
            <w:ins w:id="13995" w:author="aas" w:date="2013-10-14T02:06:00Z">
              <w:del w:id="13996" w:author="Anees Shaikh" w:date="2013-10-19T02:16:00Z">
                <w:r w:rsidDel="00E067A3">
                  <w:delText xml:space="preserve">                  &lt;xs:documentation&gt;</w:delText>
                </w:r>
              </w:del>
            </w:ins>
          </w:p>
          <w:p w14:paraId="0A340F02" w14:textId="504B0DFF" w:rsidR="00874469" w:rsidDel="00E067A3" w:rsidRDefault="00874469">
            <w:pPr>
              <w:pStyle w:val="Appx"/>
              <w:rPr>
                <w:ins w:id="13997" w:author="aas" w:date="2013-10-14T02:06:00Z"/>
                <w:del w:id="13998" w:author="Anees Shaikh" w:date="2013-10-19T02:16:00Z"/>
              </w:rPr>
              <w:pPrChange w:id="13999" w:author="Anees Shaikh" w:date="2013-10-19T02:16:00Z">
                <w:pPr>
                  <w:pStyle w:val="XML1"/>
                </w:pPr>
              </w:pPrChange>
            </w:pPr>
            <w:ins w:id="14000" w:author="aas" w:date="2013-10-14T02:06:00Z">
              <w:del w:id="14001"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02" w:author="aas" w:date="2013-10-14T02:06:00Z"/>
                <w:del w:id="14003" w:author="Anees Shaikh" w:date="2013-10-19T02:16:00Z"/>
              </w:rPr>
              <w:pPrChange w:id="14004" w:author="Anees Shaikh" w:date="2013-10-19T02:16:00Z">
                <w:pPr>
                  <w:pStyle w:val="XML1"/>
                </w:pPr>
              </w:pPrChange>
            </w:pPr>
            <w:ins w:id="14005" w:author="aas" w:date="2013-10-14T02:06:00Z">
              <w:del w:id="14006" w:author="Anees Shaikh" w:date="2013-10-19T02:16:00Z">
                <w:r w:rsidDel="00E067A3">
                  <w:delText xml:space="preserve">                           Switch.</w:delText>
                </w:r>
              </w:del>
            </w:ins>
          </w:p>
          <w:p w14:paraId="7EC64ECF" w14:textId="7F4B5D93" w:rsidR="00874469" w:rsidDel="00E067A3" w:rsidRDefault="00874469">
            <w:pPr>
              <w:pStyle w:val="Appx"/>
              <w:rPr>
                <w:ins w:id="14007" w:author="aas" w:date="2013-10-14T02:06:00Z"/>
                <w:del w:id="14008" w:author="Anees Shaikh" w:date="2013-10-19T02:16:00Z"/>
              </w:rPr>
              <w:pPrChange w:id="14009" w:author="Anees Shaikh" w:date="2013-10-19T02:16:00Z">
                <w:pPr>
                  <w:pStyle w:val="XML1"/>
                </w:pPr>
              </w:pPrChange>
            </w:pPr>
            <w:ins w:id="14010" w:author="aas" w:date="2013-10-14T02:06:00Z">
              <w:del w:id="14011" w:author="Anees Shaikh" w:date="2013-10-19T02:16:00Z">
                <w:r w:rsidDel="00E067A3">
                  <w:delText xml:space="preserve">                  &lt;/xs:documentation&gt;</w:delText>
                </w:r>
              </w:del>
            </w:ins>
          </w:p>
          <w:p w14:paraId="18CA6838" w14:textId="0951C3F2" w:rsidR="00874469" w:rsidDel="00E067A3" w:rsidRDefault="00874469">
            <w:pPr>
              <w:pStyle w:val="Appx"/>
              <w:rPr>
                <w:ins w:id="14012" w:author="aas" w:date="2013-10-14T02:06:00Z"/>
                <w:del w:id="14013" w:author="Anees Shaikh" w:date="2013-10-19T02:16:00Z"/>
              </w:rPr>
              <w:pPrChange w:id="14014" w:author="Anees Shaikh" w:date="2013-10-19T02:16:00Z">
                <w:pPr>
                  <w:pStyle w:val="XML1"/>
                </w:pPr>
              </w:pPrChange>
            </w:pPr>
            <w:ins w:id="14015" w:author="aas" w:date="2013-10-14T02:06:00Z">
              <w:del w:id="14016" w:author="Anees Shaikh" w:date="2013-10-19T02:16:00Z">
                <w:r w:rsidDel="00E067A3">
                  <w:delText xml:space="preserve">                &lt;/xs:annotation&gt;</w:delText>
                </w:r>
              </w:del>
            </w:ins>
          </w:p>
          <w:p w14:paraId="280CDA20" w14:textId="20D6D1FD" w:rsidR="00874469" w:rsidDel="00E067A3" w:rsidRDefault="00874469">
            <w:pPr>
              <w:pStyle w:val="Appx"/>
              <w:rPr>
                <w:ins w:id="14017" w:author="aas" w:date="2013-10-14T02:06:00Z"/>
                <w:del w:id="14018" w:author="Anees Shaikh" w:date="2013-10-19T02:16:00Z"/>
              </w:rPr>
              <w:pPrChange w:id="14019" w:author="Anees Shaikh" w:date="2013-10-19T02:16:00Z">
                <w:pPr>
                  <w:pStyle w:val="XML1"/>
                </w:pPr>
              </w:pPrChange>
            </w:pPr>
            <w:ins w:id="14020" w:author="aas" w:date="2013-10-14T02:06:00Z">
              <w:del w:id="14021" w:author="Anees Shaikh" w:date="2013-10-19T02:16:00Z">
                <w:r w:rsidDel="00E067A3">
                  <w:delText xml:space="preserve">                &lt;xs:complexType&gt;</w:delText>
                </w:r>
              </w:del>
            </w:ins>
          </w:p>
          <w:p w14:paraId="1018D6CB" w14:textId="6C429DCA" w:rsidR="00874469" w:rsidDel="00E067A3" w:rsidRDefault="00874469">
            <w:pPr>
              <w:pStyle w:val="Appx"/>
              <w:rPr>
                <w:ins w:id="14022" w:author="aas" w:date="2013-10-14T02:06:00Z"/>
                <w:del w:id="14023" w:author="Anees Shaikh" w:date="2013-10-19T02:16:00Z"/>
              </w:rPr>
              <w:pPrChange w:id="14024" w:author="Anees Shaikh" w:date="2013-10-19T02:16:00Z">
                <w:pPr>
                  <w:pStyle w:val="XML1"/>
                </w:pPr>
              </w:pPrChange>
            </w:pPr>
            <w:ins w:id="14025" w:author="aas" w:date="2013-10-14T02:06:00Z">
              <w:del w:id="14026" w:author="Anees Shaikh" w:date="2013-10-19T02:16:00Z">
                <w:r w:rsidDel="00E067A3">
                  <w:delText xml:space="preserve">                  &lt;xs:sequence&gt;</w:delText>
                </w:r>
              </w:del>
            </w:ins>
          </w:p>
          <w:p w14:paraId="23F4E311" w14:textId="52AC4824" w:rsidR="00874469" w:rsidDel="00E067A3" w:rsidRDefault="00874469">
            <w:pPr>
              <w:pStyle w:val="Appx"/>
              <w:rPr>
                <w:ins w:id="14027" w:author="aas" w:date="2013-10-14T02:06:00Z"/>
                <w:del w:id="14028" w:author="Anees Shaikh" w:date="2013-10-19T02:16:00Z"/>
              </w:rPr>
              <w:pPrChange w:id="14029" w:author="Anees Shaikh" w:date="2013-10-19T02:16:00Z">
                <w:pPr>
                  <w:pStyle w:val="XML1"/>
                </w:pPr>
              </w:pPrChange>
            </w:pPr>
            <w:ins w:id="14030" w:author="aas" w:date="2013-10-14T02:06:00Z">
              <w:del w:id="14031"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32" w:author="aas" w:date="2013-10-14T02:06:00Z"/>
                <w:del w:id="14033" w:author="Anees Shaikh" w:date="2013-10-19T02:16:00Z"/>
              </w:rPr>
              <w:pPrChange w:id="14034" w:author="Anees Shaikh" w:date="2013-10-19T02:16:00Z">
                <w:pPr>
                  <w:pStyle w:val="XML1"/>
                </w:pPr>
              </w:pPrChange>
            </w:pPr>
            <w:ins w:id="14035" w:author="aas" w:date="2013-10-14T02:06:00Z">
              <w:del w:id="14036" w:author="Anees Shaikh" w:date="2013-10-19T02:16:00Z">
                <w:r w:rsidDel="00E067A3">
                  <w:delText xml:space="preserve">                      &lt;xs:annotation&gt;</w:delText>
                </w:r>
              </w:del>
            </w:ins>
          </w:p>
          <w:p w14:paraId="1C64971A" w14:textId="31356CFC" w:rsidR="00874469" w:rsidDel="00E067A3" w:rsidRDefault="00874469">
            <w:pPr>
              <w:pStyle w:val="Appx"/>
              <w:rPr>
                <w:ins w:id="14037" w:author="aas" w:date="2013-10-14T02:06:00Z"/>
                <w:del w:id="14038" w:author="Anees Shaikh" w:date="2013-10-19T02:16:00Z"/>
              </w:rPr>
              <w:pPrChange w:id="14039" w:author="Anees Shaikh" w:date="2013-10-19T02:16:00Z">
                <w:pPr>
                  <w:pStyle w:val="XML1"/>
                </w:pPr>
              </w:pPrChange>
            </w:pPr>
            <w:ins w:id="14040" w:author="aas" w:date="2013-10-14T02:06:00Z">
              <w:del w:id="14041" w:author="Anees Shaikh" w:date="2013-10-19T02:16:00Z">
                <w:r w:rsidDel="00E067A3">
                  <w:delText xml:space="preserve">                        &lt;xs:documentation&gt;</w:delText>
                </w:r>
              </w:del>
            </w:ins>
          </w:p>
          <w:p w14:paraId="5A058587" w14:textId="69A2C7B3" w:rsidR="00874469" w:rsidDel="00E067A3" w:rsidRDefault="00874469">
            <w:pPr>
              <w:pStyle w:val="Appx"/>
              <w:rPr>
                <w:ins w:id="14042" w:author="aas" w:date="2013-10-14T02:06:00Z"/>
                <w:del w:id="14043" w:author="Anees Shaikh" w:date="2013-10-19T02:16:00Z"/>
              </w:rPr>
              <w:pPrChange w:id="14044" w:author="Anees Shaikh" w:date="2013-10-19T02:16:00Z">
                <w:pPr>
                  <w:pStyle w:val="XML1"/>
                </w:pPr>
              </w:pPrChange>
            </w:pPr>
            <w:ins w:id="14045" w:author="aas" w:date="2013-10-14T02:06:00Z">
              <w:del w:id="14046"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047" w:author="aas" w:date="2013-10-14T02:06:00Z"/>
                <w:del w:id="14048" w:author="Anees Shaikh" w:date="2013-10-19T02:16:00Z"/>
              </w:rPr>
              <w:pPrChange w:id="14049" w:author="Anees Shaikh" w:date="2013-10-19T02:16:00Z">
                <w:pPr>
                  <w:pStyle w:val="XML1"/>
                </w:pPr>
              </w:pPrChange>
            </w:pPr>
            <w:ins w:id="14050" w:author="aas" w:date="2013-10-14T02:06:00Z">
              <w:del w:id="14051"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052" w:author="aas" w:date="2013-10-14T02:06:00Z"/>
                <w:del w:id="14053" w:author="Anees Shaikh" w:date="2013-10-19T02:16:00Z"/>
              </w:rPr>
              <w:pPrChange w:id="14054" w:author="Anees Shaikh" w:date="2013-10-19T02:16:00Z">
                <w:pPr>
                  <w:pStyle w:val="XML1"/>
                </w:pPr>
              </w:pPrChange>
            </w:pPr>
            <w:ins w:id="14055" w:author="aas" w:date="2013-10-14T02:06:00Z">
              <w:del w:id="14056"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057" w:author="aas" w:date="2013-10-14T02:06:00Z"/>
                <w:del w:id="14058" w:author="Anees Shaikh" w:date="2013-10-19T02:16:00Z"/>
              </w:rPr>
              <w:pPrChange w:id="14059" w:author="Anees Shaikh" w:date="2013-10-19T02:16:00Z">
                <w:pPr>
                  <w:pStyle w:val="XML1"/>
                </w:pPr>
              </w:pPrChange>
            </w:pPr>
            <w:ins w:id="14060" w:author="aas" w:date="2013-10-14T02:06:00Z">
              <w:del w:id="14061" w:author="Anees Shaikh" w:date="2013-10-19T02:16:00Z">
                <w:r w:rsidDel="00E067A3">
                  <w:delText xml:space="preserve">                                 Switch.</w:delText>
                </w:r>
              </w:del>
            </w:ins>
          </w:p>
          <w:p w14:paraId="79919A15" w14:textId="66C83BBC" w:rsidR="00874469" w:rsidDel="00E067A3" w:rsidRDefault="00874469">
            <w:pPr>
              <w:pStyle w:val="Appx"/>
              <w:rPr>
                <w:ins w:id="14062" w:author="aas" w:date="2013-10-14T02:06:00Z"/>
                <w:del w:id="14063" w:author="Anees Shaikh" w:date="2013-10-19T02:16:00Z"/>
              </w:rPr>
              <w:pPrChange w:id="14064" w:author="Anees Shaikh" w:date="2013-10-19T02:16:00Z">
                <w:pPr>
                  <w:pStyle w:val="XML1"/>
                </w:pPr>
              </w:pPrChange>
            </w:pPr>
            <w:ins w:id="14065" w:author="aas" w:date="2013-10-14T02:06:00Z">
              <w:del w:id="14066" w:author="Anees Shaikh" w:date="2013-10-19T02:16:00Z">
                <w:r w:rsidDel="00E067A3">
                  <w:delText xml:space="preserve">                        &lt;/xs:documentation&gt;</w:delText>
                </w:r>
              </w:del>
            </w:ins>
          </w:p>
          <w:p w14:paraId="61D101A7" w14:textId="2AA88E9D" w:rsidR="00874469" w:rsidDel="00E067A3" w:rsidRDefault="00874469">
            <w:pPr>
              <w:pStyle w:val="Appx"/>
              <w:rPr>
                <w:ins w:id="14067" w:author="aas" w:date="2013-10-14T02:06:00Z"/>
                <w:del w:id="14068" w:author="Anees Shaikh" w:date="2013-10-19T02:16:00Z"/>
              </w:rPr>
              <w:pPrChange w:id="14069" w:author="Anees Shaikh" w:date="2013-10-19T02:16:00Z">
                <w:pPr>
                  <w:pStyle w:val="XML1"/>
                </w:pPr>
              </w:pPrChange>
            </w:pPr>
            <w:ins w:id="14070" w:author="aas" w:date="2013-10-14T02:06:00Z">
              <w:del w:id="14071" w:author="Anees Shaikh" w:date="2013-10-19T02:16:00Z">
                <w:r w:rsidDel="00E067A3">
                  <w:delText xml:space="preserve">                      &lt;/xs:annotation&gt;</w:delText>
                </w:r>
              </w:del>
            </w:ins>
          </w:p>
          <w:p w14:paraId="2A393E68" w14:textId="1F73E56B" w:rsidR="00874469" w:rsidDel="00E067A3" w:rsidRDefault="00874469">
            <w:pPr>
              <w:pStyle w:val="Appx"/>
              <w:rPr>
                <w:ins w:id="14072" w:author="aas" w:date="2013-10-14T02:06:00Z"/>
                <w:del w:id="14073" w:author="Anees Shaikh" w:date="2013-10-19T02:16:00Z"/>
              </w:rPr>
              <w:pPrChange w:id="14074" w:author="Anees Shaikh" w:date="2013-10-19T02:16:00Z">
                <w:pPr>
                  <w:pStyle w:val="XML1"/>
                </w:pPr>
              </w:pPrChange>
            </w:pPr>
            <w:ins w:id="14075" w:author="aas" w:date="2013-10-14T02:06:00Z">
              <w:del w:id="14076" w:author="Anees Shaikh" w:date="2013-10-19T02:16:00Z">
                <w:r w:rsidDel="00E067A3">
                  <w:delText xml:space="preserve">                    &lt;/xs:element&gt;</w:delText>
                </w:r>
              </w:del>
            </w:ins>
          </w:p>
          <w:p w14:paraId="711BF458" w14:textId="582E6239" w:rsidR="00874469" w:rsidDel="00E067A3" w:rsidRDefault="00874469">
            <w:pPr>
              <w:pStyle w:val="Appx"/>
              <w:rPr>
                <w:ins w:id="14077" w:author="aas" w:date="2013-10-14T02:06:00Z"/>
                <w:del w:id="14078" w:author="Anees Shaikh" w:date="2013-10-19T02:16:00Z"/>
              </w:rPr>
              <w:pPrChange w:id="14079" w:author="Anees Shaikh" w:date="2013-10-19T02:16:00Z">
                <w:pPr>
                  <w:pStyle w:val="XML1"/>
                </w:pPr>
              </w:pPrChange>
            </w:pPr>
            <w:ins w:id="14080" w:author="aas" w:date="2013-10-14T02:06:00Z">
              <w:del w:id="14081"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082" w:author="aas" w:date="2013-10-14T02:06:00Z"/>
                <w:del w:id="14083" w:author="Anees Shaikh" w:date="2013-10-19T02:16:00Z"/>
              </w:rPr>
              <w:pPrChange w:id="14084" w:author="Anees Shaikh" w:date="2013-10-19T02:16:00Z">
                <w:pPr>
                  <w:pStyle w:val="XML1"/>
                </w:pPr>
              </w:pPrChange>
            </w:pPr>
            <w:ins w:id="14085" w:author="aas" w:date="2013-10-14T02:06:00Z">
              <w:del w:id="14086" w:author="Anees Shaikh" w:date="2013-10-19T02:16:00Z">
                <w:r w:rsidDel="00E067A3">
                  <w:delText xml:space="preserve">                      &lt;xs:annotation&gt;</w:delText>
                </w:r>
              </w:del>
            </w:ins>
          </w:p>
          <w:p w14:paraId="5312C1A6" w14:textId="39F0F699" w:rsidR="00874469" w:rsidDel="00E067A3" w:rsidRDefault="00874469">
            <w:pPr>
              <w:pStyle w:val="Appx"/>
              <w:rPr>
                <w:ins w:id="14087" w:author="aas" w:date="2013-10-14T02:06:00Z"/>
                <w:del w:id="14088" w:author="Anees Shaikh" w:date="2013-10-19T02:16:00Z"/>
              </w:rPr>
              <w:pPrChange w:id="14089" w:author="Anees Shaikh" w:date="2013-10-19T02:16:00Z">
                <w:pPr>
                  <w:pStyle w:val="XML1"/>
                </w:pPr>
              </w:pPrChange>
            </w:pPr>
            <w:ins w:id="14090" w:author="aas" w:date="2013-10-14T02:06:00Z">
              <w:del w:id="14091" w:author="Anees Shaikh" w:date="2013-10-19T02:16:00Z">
                <w:r w:rsidDel="00E067A3">
                  <w:delText xml:space="preserve">                        &lt;xs:documentation&gt;</w:delText>
                </w:r>
              </w:del>
            </w:ins>
          </w:p>
          <w:p w14:paraId="119BCC22" w14:textId="6C311D2D" w:rsidR="00874469" w:rsidDel="00E067A3" w:rsidRDefault="00874469">
            <w:pPr>
              <w:pStyle w:val="Appx"/>
              <w:rPr>
                <w:ins w:id="14092" w:author="aas" w:date="2013-10-14T02:06:00Z"/>
                <w:del w:id="14093" w:author="Anees Shaikh" w:date="2013-10-19T02:16:00Z"/>
              </w:rPr>
              <w:pPrChange w:id="14094" w:author="Anees Shaikh" w:date="2013-10-19T02:16:00Z">
                <w:pPr>
                  <w:pStyle w:val="XML1"/>
                </w:pPr>
              </w:pPrChange>
            </w:pPr>
            <w:ins w:id="14095" w:author="aas" w:date="2013-10-14T02:06:00Z">
              <w:del w:id="14096"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097" w:author="aas" w:date="2013-10-14T02:06:00Z"/>
                <w:del w:id="14098" w:author="Anees Shaikh" w:date="2013-10-19T02:16:00Z"/>
              </w:rPr>
              <w:pPrChange w:id="14099" w:author="Anees Shaikh" w:date="2013-10-19T02:16:00Z">
                <w:pPr>
                  <w:pStyle w:val="XML1"/>
                </w:pPr>
              </w:pPrChange>
            </w:pPr>
            <w:ins w:id="14100" w:author="aas" w:date="2013-10-14T02:06:00Z">
              <w:del w:id="14101" w:author="Anees Shaikh" w:date="2013-10-19T02:16:00Z">
                <w:r w:rsidDel="00E067A3">
                  <w:delText xml:space="preserve">                        &lt;/xs:documentation&gt;</w:delText>
                </w:r>
              </w:del>
            </w:ins>
          </w:p>
          <w:p w14:paraId="2232FC00" w14:textId="5598E067" w:rsidR="00874469" w:rsidDel="00E067A3" w:rsidRDefault="00874469">
            <w:pPr>
              <w:pStyle w:val="Appx"/>
              <w:rPr>
                <w:ins w:id="14102" w:author="aas" w:date="2013-10-14T02:06:00Z"/>
                <w:del w:id="14103" w:author="Anees Shaikh" w:date="2013-10-19T02:16:00Z"/>
              </w:rPr>
              <w:pPrChange w:id="14104" w:author="Anees Shaikh" w:date="2013-10-19T02:16:00Z">
                <w:pPr>
                  <w:pStyle w:val="XML1"/>
                </w:pPr>
              </w:pPrChange>
            </w:pPr>
            <w:ins w:id="14105" w:author="aas" w:date="2013-10-14T02:06:00Z">
              <w:del w:id="14106" w:author="Anees Shaikh" w:date="2013-10-19T02:16:00Z">
                <w:r w:rsidDel="00E067A3">
                  <w:delText xml:space="preserve">                      &lt;/xs:annotation&gt;</w:delText>
                </w:r>
              </w:del>
            </w:ins>
          </w:p>
          <w:p w14:paraId="18FA4985" w14:textId="64E5C547" w:rsidR="00874469" w:rsidDel="00E067A3" w:rsidRDefault="00874469">
            <w:pPr>
              <w:pStyle w:val="Appx"/>
              <w:rPr>
                <w:ins w:id="14107" w:author="aas" w:date="2013-10-14T02:06:00Z"/>
                <w:del w:id="14108" w:author="Anees Shaikh" w:date="2013-10-19T02:16:00Z"/>
              </w:rPr>
              <w:pPrChange w:id="14109" w:author="Anees Shaikh" w:date="2013-10-19T02:16:00Z">
                <w:pPr>
                  <w:pStyle w:val="XML1"/>
                </w:pPr>
              </w:pPrChange>
            </w:pPr>
            <w:ins w:id="14110" w:author="aas" w:date="2013-10-14T02:06:00Z">
              <w:del w:id="14111" w:author="Anees Shaikh" w:date="2013-10-19T02:16:00Z">
                <w:r w:rsidDel="00E067A3">
                  <w:delText xml:space="preserve">                    &lt;/xs:element&gt;</w:delText>
                </w:r>
              </w:del>
            </w:ins>
          </w:p>
          <w:p w14:paraId="54E32BA9" w14:textId="5DCE2A47" w:rsidR="00874469" w:rsidDel="00E067A3" w:rsidRDefault="00874469">
            <w:pPr>
              <w:pStyle w:val="Appx"/>
              <w:rPr>
                <w:ins w:id="14112" w:author="aas" w:date="2013-10-14T02:06:00Z"/>
                <w:del w:id="14113" w:author="Anees Shaikh" w:date="2013-10-19T02:16:00Z"/>
              </w:rPr>
              <w:pPrChange w:id="14114" w:author="Anees Shaikh" w:date="2013-10-19T02:16:00Z">
                <w:pPr>
                  <w:pStyle w:val="XML1"/>
                </w:pPr>
              </w:pPrChange>
            </w:pPr>
            <w:ins w:id="14115" w:author="aas" w:date="2013-10-14T02:06:00Z">
              <w:del w:id="14116"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17" w:author="aas" w:date="2013-10-14T02:06:00Z"/>
                <w:del w:id="14118" w:author="Anees Shaikh" w:date="2013-10-19T02:16:00Z"/>
              </w:rPr>
              <w:pPrChange w:id="14119" w:author="Anees Shaikh" w:date="2013-10-19T02:16:00Z">
                <w:pPr>
                  <w:pStyle w:val="XML1"/>
                </w:pPr>
              </w:pPrChange>
            </w:pPr>
            <w:ins w:id="14120" w:author="aas" w:date="2013-10-14T02:06:00Z">
              <w:del w:id="14121" w:author="Anees Shaikh" w:date="2013-10-19T02:16:00Z">
                <w:r w:rsidDel="00E067A3">
                  <w:delText xml:space="preserve">                      &lt;xs:annotation&gt;</w:delText>
                </w:r>
              </w:del>
            </w:ins>
          </w:p>
          <w:p w14:paraId="1827C428" w14:textId="25C845BA" w:rsidR="00874469" w:rsidDel="00E067A3" w:rsidRDefault="00874469">
            <w:pPr>
              <w:pStyle w:val="Appx"/>
              <w:rPr>
                <w:ins w:id="14122" w:author="aas" w:date="2013-10-14T02:06:00Z"/>
                <w:del w:id="14123" w:author="Anees Shaikh" w:date="2013-10-19T02:16:00Z"/>
              </w:rPr>
              <w:pPrChange w:id="14124" w:author="Anees Shaikh" w:date="2013-10-19T02:16:00Z">
                <w:pPr>
                  <w:pStyle w:val="XML1"/>
                </w:pPr>
              </w:pPrChange>
            </w:pPr>
            <w:ins w:id="14125" w:author="aas" w:date="2013-10-14T02:06:00Z">
              <w:del w:id="14126" w:author="Anees Shaikh" w:date="2013-10-19T02:16:00Z">
                <w:r w:rsidDel="00E067A3">
                  <w:delText xml:space="preserve">                        &lt;xs:documentation&gt;</w:delText>
                </w:r>
              </w:del>
            </w:ins>
          </w:p>
          <w:p w14:paraId="489CF2BF" w14:textId="0087DE1F" w:rsidR="00874469" w:rsidDel="00E067A3" w:rsidRDefault="00874469">
            <w:pPr>
              <w:pStyle w:val="Appx"/>
              <w:rPr>
                <w:ins w:id="14127" w:author="aas" w:date="2013-10-14T02:06:00Z"/>
                <w:del w:id="14128" w:author="Anees Shaikh" w:date="2013-10-19T02:16:00Z"/>
              </w:rPr>
              <w:pPrChange w:id="14129" w:author="Anees Shaikh" w:date="2013-10-19T02:16:00Z">
                <w:pPr>
                  <w:pStyle w:val="XML1"/>
                </w:pPr>
              </w:pPrChange>
            </w:pPr>
            <w:ins w:id="14130" w:author="aas" w:date="2013-10-14T02:06:00Z">
              <w:del w:id="14131"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32" w:author="aas" w:date="2013-10-14T02:06:00Z"/>
                <w:del w:id="14133" w:author="Anees Shaikh" w:date="2013-10-19T02:16:00Z"/>
              </w:rPr>
              <w:pPrChange w:id="14134" w:author="Anees Shaikh" w:date="2013-10-19T02:16:00Z">
                <w:pPr>
                  <w:pStyle w:val="XML1"/>
                </w:pPr>
              </w:pPrChange>
            </w:pPr>
            <w:ins w:id="14135" w:author="aas" w:date="2013-10-14T02:06:00Z">
              <w:del w:id="14136"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137" w:author="aas" w:date="2013-10-14T02:06:00Z"/>
                <w:del w:id="14138" w:author="Anees Shaikh" w:date="2013-10-19T02:16:00Z"/>
              </w:rPr>
              <w:pPrChange w:id="14139" w:author="Anees Shaikh" w:date="2013-10-19T02:16:00Z">
                <w:pPr>
                  <w:pStyle w:val="XML1"/>
                </w:pPr>
              </w:pPrChange>
            </w:pPr>
            <w:ins w:id="14140" w:author="aas" w:date="2013-10-14T02:06:00Z">
              <w:del w:id="14141" w:author="Anees Shaikh" w:date="2013-10-19T02:16:00Z">
                <w:r w:rsidDel="00E067A3">
                  <w:delText xml:space="preserve">                        &lt;/xs:documentation&gt;</w:delText>
                </w:r>
              </w:del>
            </w:ins>
          </w:p>
          <w:p w14:paraId="31428C1C" w14:textId="1CEE8FCB" w:rsidR="00874469" w:rsidDel="00E067A3" w:rsidRDefault="00874469">
            <w:pPr>
              <w:pStyle w:val="Appx"/>
              <w:rPr>
                <w:ins w:id="14142" w:author="aas" w:date="2013-10-14T02:06:00Z"/>
                <w:del w:id="14143" w:author="Anees Shaikh" w:date="2013-10-19T02:16:00Z"/>
              </w:rPr>
              <w:pPrChange w:id="14144" w:author="Anees Shaikh" w:date="2013-10-19T02:16:00Z">
                <w:pPr>
                  <w:pStyle w:val="XML1"/>
                </w:pPr>
              </w:pPrChange>
            </w:pPr>
            <w:ins w:id="14145" w:author="aas" w:date="2013-10-14T02:06:00Z">
              <w:del w:id="14146" w:author="Anees Shaikh" w:date="2013-10-19T02:16:00Z">
                <w:r w:rsidDel="00E067A3">
                  <w:delText xml:space="preserve">                      &lt;/xs:annotation&gt;</w:delText>
                </w:r>
              </w:del>
            </w:ins>
          </w:p>
          <w:p w14:paraId="6105E90F" w14:textId="070F185F" w:rsidR="00874469" w:rsidDel="00E067A3" w:rsidRDefault="00874469">
            <w:pPr>
              <w:pStyle w:val="Appx"/>
              <w:rPr>
                <w:ins w:id="14147" w:author="aas" w:date="2013-10-14T02:06:00Z"/>
                <w:del w:id="14148" w:author="Anees Shaikh" w:date="2013-10-19T02:16:00Z"/>
              </w:rPr>
              <w:pPrChange w:id="14149" w:author="Anees Shaikh" w:date="2013-10-19T02:16:00Z">
                <w:pPr>
                  <w:pStyle w:val="XML1"/>
                </w:pPr>
              </w:pPrChange>
            </w:pPr>
            <w:ins w:id="14150" w:author="aas" w:date="2013-10-14T02:06:00Z">
              <w:del w:id="14151" w:author="Anees Shaikh" w:date="2013-10-19T02:16:00Z">
                <w:r w:rsidDel="00E067A3">
                  <w:delText xml:space="preserve">                      &lt;xs:complexType&gt;</w:delText>
                </w:r>
              </w:del>
            </w:ins>
          </w:p>
          <w:p w14:paraId="3ACACAF4" w14:textId="69269BC6" w:rsidR="00874469" w:rsidDel="00E067A3" w:rsidRDefault="00874469">
            <w:pPr>
              <w:pStyle w:val="Appx"/>
              <w:rPr>
                <w:ins w:id="14152" w:author="aas" w:date="2013-10-14T02:06:00Z"/>
                <w:del w:id="14153" w:author="Anees Shaikh" w:date="2013-10-19T02:16:00Z"/>
              </w:rPr>
              <w:pPrChange w:id="14154" w:author="Anees Shaikh" w:date="2013-10-19T02:16:00Z">
                <w:pPr>
                  <w:pStyle w:val="XML1"/>
                </w:pPr>
              </w:pPrChange>
            </w:pPr>
            <w:ins w:id="14155" w:author="aas" w:date="2013-10-14T02:06:00Z">
              <w:del w:id="14156" w:author="Anees Shaikh" w:date="2013-10-19T02:16:00Z">
                <w:r w:rsidDel="00E067A3">
                  <w:delText xml:space="preserve">                        &lt;xs:sequence&gt;</w:delText>
                </w:r>
              </w:del>
            </w:ins>
          </w:p>
          <w:p w14:paraId="10D8B8B4" w14:textId="0932DBAA" w:rsidR="00874469" w:rsidDel="00E067A3" w:rsidRDefault="00874469">
            <w:pPr>
              <w:pStyle w:val="Appx"/>
              <w:rPr>
                <w:ins w:id="14157" w:author="aas" w:date="2013-10-14T02:06:00Z"/>
                <w:del w:id="14158" w:author="Anees Shaikh" w:date="2013-10-19T02:16:00Z"/>
              </w:rPr>
              <w:pPrChange w:id="14159" w:author="Anees Shaikh" w:date="2013-10-19T02:16:00Z">
                <w:pPr>
                  <w:pStyle w:val="XML1"/>
                </w:pPr>
              </w:pPrChange>
            </w:pPr>
            <w:ins w:id="14160" w:author="aas" w:date="2013-10-14T02:06:00Z">
              <w:del w:id="14161"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162" w:author="aas" w:date="2013-10-14T02:06:00Z"/>
                <w:del w:id="14163" w:author="Anees Shaikh" w:date="2013-10-19T02:16:00Z"/>
              </w:rPr>
              <w:pPrChange w:id="14164" w:author="Anees Shaikh" w:date="2013-10-19T02:16:00Z">
                <w:pPr>
                  <w:pStyle w:val="XML1"/>
                </w:pPr>
              </w:pPrChange>
            </w:pPr>
            <w:ins w:id="14165" w:author="aas" w:date="2013-10-14T02:06:00Z">
              <w:del w:id="14166"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167" w:author="aas" w:date="2013-10-14T02:06:00Z"/>
                <w:del w:id="14168" w:author="Anees Shaikh" w:date="2013-10-19T02:16:00Z"/>
              </w:rPr>
              <w:pPrChange w:id="14169" w:author="Anees Shaikh" w:date="2013-10-19T02:16:00Z">
                <w:pPr>
                  <w:pStyle w:val="XML1"/>
                </w:pPr>
              </w:pPrChange>
            </w:pPr>
            <w:ins w:id="14170" w:author="aas" w:date="2013-10-14T02:06:00Z">
              <w:del w:id="14171" w:author="Anees Shaikh" w:date="2013-10-19T02:16:00Z">
                <w:r w:rsidDel="00E067A3">
                  <w:delText xml:space="preserve">                                  namespace="##other" processContents="lax"/&gt;</w:delText>
                </w:r>
              </w:del>
            </w:ins>
          </w:p>
          <w:p w14:paraId="70D79C78" w14:textId="6B5F8C59" w:rsidR="00874469" w:rsidDel="00E067A3" w:rsidRDefault="00874469">
            <w:pPr>
              <w:pStyle w:val="Appx"/>
              <w:rPr>
                <w:ins w:id="14172" w:author="aas" w:date="2013-10-14T02:06:00Z"/>
                <w:del w:id="14173" w:author="Anees Shaikh" w:date="2013-10-19T02:16:00Z"/>
              </w:rPr>
              <w:pPrChange w:id="14174" w:author="Anees Shaikh" w:date="2013-10-19T02:16:00Z">
                <w:pPr>
                  <w:pStyle w:val="XML1"/>
                </w:pPr>
              </w:pPrChange>
            </w:pPr>
            <w:ins w:id="14175" w:author="aas" w:date="2013-10-14T02:06:00Z">
              <w:del w:id="14176" w:author="Anees Shaikh" w:date="2013-10-19T02:16:00Z">
                <w:r w:rsidDel="00E067A3">
                  <w:delText xml:space="preserve">                        &lt;/xs:sequence&gt;</w:delText>
                </w:r>
              </w:del>
            </w:ins>
          </w:p>
          <w:p w14:paraId="1A9AA2B4" w14:textId="4B9810AB" w:rsidR="00874469" w:rsidDel="00E067A3" w:rsidRDefault="00874469">
            <w:pPr>
              <w:pStyle w:val="Appx"/>
              <w:rPr>
                <w:ins w:id="14177" w:author="aas" w:date="2013-10-14T02:06:00Z"/>
                <w:del w:id="14178" w:author="Anees Shaikh" w:date="2013-10-19T02:16:00Z"/>
              </w:rPr>
              <w:pPrChange w:id="14179" w:author="Anees Shaikh" w:date="2013-10-19T02:16:00Z">
                <w:pPr>
                  <w:pStyle w:val="XML1"/>
                </w:pPr>
              </w:pPrChange>
            </w:pPr>
            <w:ins w:id="14180" w:author="aas" w:date="2013-10-14T02:06:00Z">
              <w:del w:id="14181" w:author="Anees Shaikh" w:date="2013-10-19T02:16:00Z">
                <w:r w:rsidDel="00E067A3">
                  <w:delText xml:space="preserve">                      &lt;/xs:complexType&gt;</w:delText>
                </w:r>
              </w:del>
            </w:ins>
          </w:p>
          <w:p w14:paraId="396097A7" w14:textId="23C43DF9" w:rsidR="00874469" w:rsidDel="00E067A3" w:rsidRDefault="00874469">
            <w:pPr>
              <w:pStyle w:val="Appx"/>
              <w:rPr>
                <w:ins w:id="14182" w:author="aas" w:date="2013-10-14T02:06:00Z"/>
                <w:del w:id="14183" w:author="Anees Shaikh" w:date="2013-10-19T02:16:00Z"/>
              </w:rPr>
              <w:pPrChange w:id="14184" w:author="Anees Shaikh" w:date="2013-10-19T02:16:00Z">
                <w:pPr>
                  <w:pStyle w:val="XML1"/>
                </w:pPr>
              </w:pPrChange>
            </w:pPr>
            <w:ins w:id="14185" w:author="aas" w:date="2013-10-14T02:06:00Z">
              <w:del w:id="14186" w:author="Anees Shaikh" w:date="2013-10-19T02:16:00Z">
                <w:r w:rsidDel="00E067A3">
                  <w:delText xml:space="preserve">                    &lt;/xs:element&gt;</w:delText>
                </w:r>
              </w:del>
            </w:ins>
          </w:p>
          <w:p w14:paraId="49A6A75A" w14:textId="66150E84" w:rsidR="00874469" w:rsidDel="00E067A3" w:rsidRDefault="00874469">
            <w:pPr>
              <w:pStyle w:val="Appx"/>
              <w:rPr>
                <w:ins w:id="14187" w:author="aas" w:date="2013-10-14T02:06:00Z"/>
                <w:del w:id="14188" w:author="Anees Shaikh" w:date="2013-10-19T02:16:00Z"/>
              </w:rPr>
              <w:pPrChange w:id="14189" w:author="Anees Shaikh" w:date="2013-10-19T02:16:00Z">
                <w:pPr>
                  <w:pStyle w:val="XML1"/>
                </w:pPr>
              </w:pPrChange>
            </w:pPr>
            <w:ins w:id="14190" w:author="aas" w:date="2013-10-14T02:06:00Z">
              <w:del w:id="14191"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192" w:author="aas" w:date="2013-10-14T02:06:00Z"/>
                <w:del w:id="14193" w:author="Anees Shaikh" w:date="2013-10-19T02:16:00Z"/>
              </w:rPr>
              <w:pPrChange w:id="14194" w:author="Anees Shaikh" w:date="2013-10-19T02:16:00Z">
                <w:pPr>
                  <w:pStyle w:val="XML1"/>
                </w:pPr>
              </w:pPrChange>
            </w:pPr>
            <w:ins w:id="14195" w:author="aas" w:date="2013-10-14T02:06:00Z">
              <w:del w:id="14196" w:author="Anees Shaikh" w:date="2013-10-19T02:16:00Z">
                <w:r w:rsidDel="00E067A3">
                  <w:delText xml:space="preserve">                      &lt;xs:annotation&gt;</w:delText>
                </w:r>
              </w:del>
            </w:ins>
          </w:p>
          <w:p w14:paraId="522D7B5B" w14:textId="72900F7E" w:rsidR="00874469" w:rsidDel="00E067A3" w:rsidRDefault="00874469">
            <w:pPr>
              <w:pStyle w:val="Appx"/>
              <w:rPr>
                <w:ins w:id="14197" w:author="aas" w:date="2013-10-14T02:06:00Z"/>
                <w:del w:id="14198" w:author="Anees Shaikh" w:date="2013-10-19T02:16:00Z"/>
              </w:rPr>
              <w:pPrChange w:id="14199" w:author="Anees Shaikh" w:date="2013-10-19T02:16:00Z">
                <w:pPr>
                  <w:pStyle w:val="XML1"/>
                </w:pPr>
              </w:pPrChange>
            </w:pPr>
            <w:ins w:id="14200" w:author="aas" w:date="2013-10-14T02:06:00Z">
              <w:del w:id="14201" w:author="Anees Shaikh" w:date="2013-10-19T02:16:00Z">
                <w:r w:rsidDel="00E067A3">
                  <w:delText xml:space="preserve">                        &lt;xs:documentation&gt;</w:delText>
                </w:r>
              </w:del>
            </w:ins>
          </w:p>
          <w:p w14:paraId="35E22E99" w14:textId="1BAF44B8" w:rsidR="00874469" w:rsidDel="00E067A3" w:rsidRDefault="00874469">
            <w:pPr>
              <w:pStyle w:val="Appx"/>
              <w:rPr>
                <w:ins w:id="14202" w:author="aas" w:date="2013-10-14T02:06:00Z"/>
                <w:del w:id="14203" w:author="Anees Shaikh" w:date="2013-10-19T02:16:00Z"/>
              </w:rPr>
              <w:pPrChange w:id="14204" w:author="Anees Shaikh" w:date="2013-10-19T02:16:00Z">
                <w:pPr>
                  <w:pStyle w:val="XML1"/>
                </w:pPr>
              </w:pPrChange>
            </w:pPr>
            <w:ins w:id="14205" w:author="aas" w:date="2013-10-14T02:06:00Z">
              <w:del w:id="14206"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07" w:author="aas" w:date="2013-10-14T02:06:00Z"/>
                <w:del w:id="14208" w:author="Anees Shaikh" w:date="2013-10-19T02:16:00Z"/>
              </w:rPr>
              <w:pPrChange w:id="14209" w:author="Anees Shaikh" w:date="2013-10-19T02:16:00Z">
                <w:pPr>
                  <w:pStyle w:val="XML1"/>
                </w:pPr>
              </w:pPrChange>
            </w:pPr>
            <w:ins w:id="14210" w:author="aas" w:date="2013-10-14T02:06:00Z">
              <w:del w:id="14211" w:author="Anees Shaikh" w:date="2013-10-19T02:16:00Z">
                <w:r w:rsidDel="00E067A3">
                  <w:delText xml:space="preserve">                        &lt;/xs:documentation&gt;</w:delText>
                </w:r>
              </w:del>
            </w:ins>
          </w:p>
          <w:p w14:paraId="5F52B686" w14:textId="5316D4A1" w:rsidR="00874469" w:rsidDel="00E067A3" w:rsidRDefault="00874469">
            <w:pPr>
              <w:pStyle w:val="Appx"/>
              <w:rPr>
                <w:ins w:id="14212" w:author="aas" w:date="2013-10-14T02:06:00Z"/>
                <w:del w:id="14213" w:author="Anees Shaikh" w:date="2013-10-19T02:16:00Z"/>
              </w:rPr>
              <w:pPrChange w:id="14214" w:author="Anees Shaikh" w:date="2013-10-19T02:16:00Z">
                <w:pPr>
                  <w:pStyle w:val="XML1"/>
                </w:pPr>
              </w:pPrChange>
            </w:pPr>
            <w:ins w:id="14215" w:author="aas" w:date="2013-10-14T02:06:00Z">
              <w:del w:id="14216" w:author="Anees Shaikh" w:date="2013-10-19T02:16:00Z">
                <w:r w:rsidDel="00E067A3">
                  <w:delText xml:space="preserve">                      &lt;/xs:annotation&gt;</w:delText>
                </w:r>
              </w:del>
            </w:ins>
          </w:p>
          <w:p w14:paraId="03310E65" w14:textId="2DE80C44" w:rsidR="00874469" w:rsidDel="00E067A3" w:rsidRDefault="00874469">
            <w:pPr>
              <w:pStyle w:val="Appx"/>
              <w:rPr>
                <w:ins w:id="14217" w:author="aas" w:date="2013-10-14T02:06:00Z"/>
                <w:del w:id="14218" w:author="Anees Shaikh" w:date="2013-10-19T02:16:00Z"/>
              </w:rPr>
              <w:pPrChange w:id="14219" w:author="Anees Shaikh" w:date="2013-10-19T02:16:00Z">
                <w:pPr>
                  <w:pStyle w:val="XML1"/>
                </w:pPr>
              </w:pPrChange>
            </w:pPr>
            <w:ins w:id="14220" w:author="aas" w:date="2013-10-14T02:06:00Z">
              <w:del w:id="14221" w:author="Anees Shaikh" w:date="2013-10-19T02:16:00Z">
                <w:r w:rsidDel="00E067A3">
                  <w:delText xml:space="preserve">                      &lt;xs:complexType&gt;</w:delText>
                </w:r>
              </w:del>
            </w:ins>
          </w:p>
          <w:p w14:paraId="0C01F8C2" w14:textId="3A2B5622" w:rsidR="00874469" w:rsidDel="00E067A3" w:rsidRDefault="00874469">
            <w:pPr>
              <w:pStyle w:val="Appx"/>
              <w:rPr>
                <w:ins w:id="14222" w:author="aas" w:date="2013-10-14T02:06:00Z"/>
                <w:del w:id="14223" w:author="Anees Shaikh" w:date="2013-10-19T02:16:00Z"/>
              </w:rPr>
              <w:pPrChange w:id="14224" w:author="Anees Shaikh" w:date="2013-10-19T02:16:00Z">
                <w:pPr>
                  <w:pStyle w:val="XML1"/>
                </w:pPr>
              </w:pPrChange>
            </w:pPr>
            <w:ins w:id="14225" w:author="aas" w:date="2013-10-14T02:06:00Z">
              <w:del w:id="14226" w:author="Anees Shaikh" w:date="2013-10-19T02:16:00Z">
                <w:r w:rsidDel="00E067A3">
                  <w:delText xml:space="preserve">                        &lt;xs:sequence&gt;</w:delText>
                </w:r>
              </w:del>
            </w:ins>
          </w:p>
          <w:p w14:paraId="42B0E992" w14:textId="2B94307E" w:rsidR="00874469" w:rsidDel="00E067A3" w:rsidRDefault="00874469">
            <w:pPr>
              <w:pStyle w:val="Appx"/>
              <w:rPr>
                <w:ins w:id="14227" w:author="aas" w:date="2013-10-14T02:06:00Z"/>
                <w:del w:id="14228" w:author="Anees Shaikh" w:date="2013-10-19T02:16:00Z"/>
              </w:rPr>
              <w:pPrChange w:id="14229" w:author="Anees Shaikh" w:date="2013-10-19T02:16:00Z">
                <w:pPr>
                  <w:pStyle w:val="XML1"/>
                </w:pPr>
              </w:pPrChange>
            </w:pPr>
            <w:ins w:id="14230" w:author="aas" w:date="2013-10-14T02:06:00Z">
              <w:del w:id="14231"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32" w:author="aas" w:date="2013-10-14T02:06:00Z"/>
                <w:del w:id="14233" w:author="Anees Shaikh" w:date="2013-10-19T02:16:00Z"/>
              </w:rPr>
              <w:pPrChange w:id="14234" w:author="Anees Shaikh" w:date="2013-10-19T02:16:00Z">
                <w:pPr>
                  <w:pStyle w:val="XML1"/>
                </w:pPr>
              </w:pPrChange>
            </w:pPr>
            <w:ins w:id="14235" w:author="aas" w:date="2013-10-14T02:06:00Z">
              <w:del w:id="14236"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237" w:author="aas" w:date="2013-10-14T02:06:00Z"/>
                <w:del w:id="14238" w:author="Anees Shaikh" w:date="2013-10-19T02:16:00Z"/>
              </w:rPr>
              <w:pPrChange w:id="14239" w:author="Anees Shaikh" w:date="2013-10-19T02:16:00Z">
                <w:pPr>
                  <w:pStyle w:val="XML1"/>
                </w:pPr>
              </w:pPrChange>
            </w:pPr>
            <w:ins w:id="14240" w:author="aas" w:date="2013-10-14T02:06:00Z">
              <w:del w:id="14241" w:author="Anees Shaikh" w:date="2013-10-19T02:16:00Z">
                <w:r w:rsidDel="00E067A3">
                  <w:delText xml:space="preserve">                                  namespace="##other" processContents="lax"/&gt;</w:delText>
                </w:r>
              </w:del>
            </w:ins>
          </w:p>
          <w:p w14:paraId="60FFDC0A" w14:textId="24D99B0D" w:rsidR="00874469" w:rsidDel="00E067A3" w:rsidRDefault="00874469">
            <w:pPr>
              <w:pStyle w:val="Appx"/>
              <w:rPr>
                <w:ins w:id="14242" w:author="aas" w:date="2013-10-14T02:06:00Z"/>
                <w:del w:id="14243" w:author="Anees Shaikh" w:date="2013-10-19T02:16:00Z"/>
              </w:rPr>
              <w:pPrChange w:id="14244" w:author="Anees Shaikh" w:date="2013-10-19T02:16:00Z">
                <w:pPr>
                  <w:pStyle w:val="XML1"/>
                </w:pPr>
              </w:pPrChange>
            </w:pPr>
            <w:ins w:id="14245" w:author="aas" w:date="2013-10-14T02:06:00Z">
              <w:del w:id="14246" w:author="Anees Shaikh" w:date="2013-10-19T02:16:00Z">
                <w:r w:rsidDel="00E067A3">
                  <w:delText xml:space="preserve">                        &lt;/xs:sequence&gt;</w:delText>
                </w:r>
              </w:del>
            </w:ins>
          </w:p>
          <w:p w14:paraId="52A951C2" w14:textId="4B1E03E2" w:rsidR="00874469" w:rsidDel="00E067A3" w:rsidRDefault="00874469">
            <w:pPr>
              <w:pStyle w:val="Appx"/>
              <w:rPr>
                <w:ins w:id="14247" w:author="aas" w:date="2013-10-14T02:06:00Z"/>
                <w:del w:id="14248" w:author="Anees Shaikh" w:date="2013-10-19T02:16:00Z"/>
              </w:rPr>
              <w:pPrChange w:id="14249" w:author="Anees Shaikh" w:date="2013-10-19T02:16:00Z">
                <w:pPr>
                  <w:pStyle w:val="XML1"/>
                </w:pPr>
              </w:pPrChange>
            </w:pPr>
            <w:ins w:id="14250" w:author="aas" w:date="2013-10-14T02:06:00Z">
              <w:del w:id="14251" w:author="Anees Shaikh" w:date="2013-10-19T02:16:00Z">
                <w:r w:rsidDel="00E067A3">
                  <w:delText xml:space="preserve">                      &lt;/xs:complexType&gt;</w:delText>
                </w:r>
              </w:del>
            </w:ins>
          </w:p>
          <w:p w14:paraId="44B26F6B" w14:textId="5987DDDA" w:rsidR="00874469" w:rsidDel="00E067A3" w:rsidRDefault="00874469">
            <w:pPr>
              <w:pStyle w:val="Appx"/>
              <w:rPr>
                <w:ins w:id="14252" w:author="aas" w:date="2013-10-14T02:06:00Z"/>
                <w:del w:id="14253" w:author="Anees Shaikh" w:date="2013-10-19T02:16:00Z"/>
              </w:rPr>
              <w:pPrChange w:id="14254" w:author="Anees Shaikh" w:date="2013-10-19T02:16:00Z">
                <w:pPr>
                  <w:pStyle w:val="XML1"/>
                </w:pPr>
              </w:pPrChange>
            </w:pPr>
            <w:ins w:id="14255" w:author="aas" w:date="2013-10-14T02:06:00Z">
              <w:del w:id="14256" w:author="Anees Shaikh" w:date="2013-10-19T02:16:00Z">
                <w:r w:rsidDel="00E067A3">
                  <w:delText xml:space="preserve">                    &lt;/xs:element&gt;</w:delText>
                </w:r>
              </w:del>
            </w:ins>
          </w:p>
          <w:p w14:paraId="0C6943F3" w14:textId="38C94557" w:rsidR="00874469" w:rsidDel="00E067A3" w:rsidRDefault="00874469">
            <w:pPr>
              <w:pStyle w:val="Appx"/>
              <w:rPr>
                <w:ins w:id="14257" w:author="aas" w:date="2013-10-14T02:06:00Z"/>
                <w:del w:id="14258" w:author="Anees Shaikh" w:date="2013-10-19T02:16:00Z"/>
              </w:rPr>
              <w:pPrChange w:id="14259" w:author="Anees Shaikh" w:date="2013-10-19T02:16:00Z">
                <w:pPr>
                  <w:pStyle w:val="XML1"/>
                </w:pPr>
              </w:pPrChange>
            </w:pPr>
            <w:ins w:id="14260" w:author="aas" w:date="2013-10-14T02:06:00Z">
              <w:del w:id="14261"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262" w:author="aas" w:date="2013-10-14T02:06:00Z"/>
                <w:del w:id="14263" w:author="Anees Shaikh" w:date="2013-10-19T02:16:00Z"/>
              </w:rPr>
              <w:pPrChange w:id="14264" w:author="Anees Shaikh" w:date="2013-10-19T02:16:00Z">
                <w:pPr>
                  <w:pStyle w:val="XML1"/>
                </w:pPr>
              </w:pPrChange>
            </w:pPr>
            <w:ins w:id="14265" w:author="aas" w:date="2013-10-14T02:06:00Z">
              <w:del w:id="14266" w:author="Anees Shaikh" w:date="2013-10-19T02:16:00Z">
                <w:r w:rsidDel="00E067A3">
                  <w:delText xml:space="preserve">                      &lt;xs:annotation&gt;</w:delText>
                </w:r>
              </w:del>
            </w:ins>
          </w:p>
          <w:p w14:paraId="3A23AE00" w14:textId="721EA2E1" w:rsidR="00874469" w:rsidDel="00E067A3" w:rsidRDefault="00874469">
            <w:pPr>
              <w:pStyle w:val="Appx"/>
              <w:rPr>
                <w:ins w:id="14267" w:author="aas" w:date="2013-10-14T02:06:00Z"/>
                <w:del w:id="14268" w:author="Anees Shaikh" w:date="2013-10-19T02:16:00Z"/>
              </w:rPr>
              <w:pPrChange w:id="14269" w:author="Anees Shaikh" w:date="2013-10-19T02:16:00Z">
                <w:pPr>
                  <w:pStyle w:val="XML1"/>
                </w:pPr>
              </w:pPrChange>
            </w:pPr>
            <w:ins w:id="14270" w:author="aas" w:date="2013-10-14T02:06:00Z">
              <w:del w:id="14271" w:author="Anees Shaikh" w:date="2013-10-19T02:16:00Z">
                <w:r w:rsidDel="00E067A3">
                  <w:delText xml:space="preserve">                        &lt;xs:documentation&gt;</w:delText>
                </w:r>
              </w:del>
            </w:ins>
          </w:p>
          <w:p w14:paraId="05D6FEAF" w14:textId="1C5B8881" w:rsidR="00874469" w:rsidDel="00E067A3" w:rsidRDefault="00874469">
            <w:pPr>
              <w:pStyle w:val="Appx"/>
              <w:rPr>
                <w:ins w:id="14272" w:author="aas" w:date="2013-10-14T02:06:00Z"/>
                <w:del w:id="14273" w:author="Anees Shaikh" w:date="2013-10-19T02:16:00Z"/>
              </w:rPr>
              <w:pPrChange w:id="14274" w:author="Anees Shaikh" w:date="2013-10-19T02:16:00Z">
                <w:pPr>
                  <w:pStyle w:val="XML1"/>
                </w:pPr>
              </w:pPrChange>
            </w:pPr>
            <w:ins w:id="14275" w:author="aas" w:date="2013-10-14T02:06:00Z">
              <w:del w:id="14276"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277" w:author="aas" w:date="2013-10-14T02:06:00Z"/>
                <w:del w:id="14278" w:author="Anees Shaikh" w:date="2013-10-19T02:16:00Z"/>
              </w:rPr>
              <w:pPrChange w:id="14279" w:author="Anees Shaikh" w:date="2013-10-19T02:16:00Z">
                <w:pPr>
                  <w:pStyle w:val="XML1"/>
                </w:pPr>
              </w:pPrChange>
            </w:pPr>
            <w:ins w:id="14280" w:author="aas" w:date="2013-10-14T02:06:00Z">
              <w:del w:id="14281" w:author="Anees Shaikh" w:date="2013-10-19T02:16:00Z">
                <w:r w:rsidDel="00E067A3">
                  <w:delText xml:space="preserve">                        &lt;/xs:documentation&gt;</w:delText>
                </w:r>
              </w:del>
            </w:ins>
          </w:p>
          <w:p w14:paraId="11CDFEB9" w14:textId="05A2D1BF" w:rsidR="00874469" w:rsidDel="00E067A3" w:rsidRDefault="00874469">
            <w:pPr>
              <w:pStyle w:val="Appx"/>
              <w:rPr>
                <w:ins w:id="14282" w:author="aas" w:date="2013-10-14T02:06:00Z"/>
                <w:del w:id="14283" w:author="Anees Shaikh" w:date="2013-10-19T02:16:00Z"/>
              </w:rPr>
              <w:pPrChange w:id="14284" w:author="Anees Shaikh" w:date="2013-10-19T02:16:00Z">
                <w:pPr>
                  <w:pStyle w:val="XML1"/>
                </w:pPr>
              </w:pPrChange>
            </w:pPr>
            <w:ins w:id="14285" w:author="aas" w:date="2013-10-14T02:06:00Z">
              <w:del w:id="14286" w:author="Anees Shaikh" w:date="2013-10-19T02:16:00Z">
                <w:r w:rsidDel="00E067A3">
                  <w:delText xml:space="preserve">                      &lt;/xs:annotation&gt;</w:delText>
                </w:r>
              </w:del>
            </w:ins>
          </w:p>
          <w:p w14:paraId="26B1C45E" w14:textId="2D90BB2A" w:rsidR="00874469" w:rsidDel="00E067A3" w:rsidRDefault="00874469">
            <w:pPr>
              <w:pStyle w:val="Appx"/>
              <w:rPr>
                <w:ins w:id="14287" w:author="aas" w:date="2013-10-14T02:06:00Z"/>
                <w:del w:id="14288" w:author="Anees Shaikh" w:date="2013-10-19T02:16:00Z"/>
              </w:rPr>
              <w:pPrChange w:id="14289" w:author="Anees Shaikh" w:date="2013-10-19T02:16:00Z">
                <w:pPr>
                  <w:pStyle w:val="XML1"/>
                </w:pPr>
              </w:pPrChange>
            </w:pPr>
            <w:ins w:id="14290" w:author="aas" w:date="2013-10-14T02:06:00Z">
              <w:del w:id="14291" w:author="Anees Shaikh" w:date="2013-10-19T02:16:00Z">
                <w:r w:rsidDel="00E067A3">
                  <w:delText xml:space="preserve">                      &lt;xs:complexType&gt;</w:delText>
                </w:r>
              </w:del>
            </w:ins>
          </w:p>
          <w:p w14:paraId="0CC716BB" w14:textId="2468F647" w:rsidR="00874469" w:rsidDel="00E067A3" w:rsidRDefault="00874469">
            <w:pPr>
              <w:pStyle w:val="Appx"/>
              <w:rPr>
                <w:ins w:id="14292" w:author="aas" w:date="2013-10-14T02:06:00Z"/>
                <w:del w:id="14293" w:author="Anees Shaikh" w:date="2013-10-19T02:16:00Z"/>
              </w:rPr>
              <w:pPrChange w:id="14294" w:author="Anees Shaikh" w:date="2013-10-19T02:16:00Z">
                <w:pPr>
                  <w:pStyle w:val="XML1"/>
                </w:pPr>
              </w:pPrChange>
            </w:pPr>
            <w:ins w:id="14295" w:author="aas" w:date="2013-10-14T02:06:00Z">
              <w:del w:id="14296" w:author="Anees Shaikh" w:date="2013-10-19T02:16:00Z">
                <w:r w:rsidDel="00E067A3">
                  <w:delText xml:space="preserve">                        &lt;xs:sequence&gt;</w:delText>
                </w:r>
              </w:del>
            </w:ins>
          </w:p>
          <w:p w14:paraId="4CBFA979" w14:textId="69BCC839" w:rsidR="00874469" w:rsidDel="00E067A3" w:rsidRDefault="00874469">
            <w:pPr>
              <w:pStyle w:val="Appx"/>
              <w:rPr>
                <w:ins w:id="14297" w:author="aas" w:date="2013-10-14T02:06:00Z"/>
                <w:del w:id="14298" w:author="Anees Shaikh" w:date="2013-10-19T02:16:00Z"/>
              </w:rPr>
              <w:pPrChange w:id="14299" w:author="Anees Shaikh" w:date="2013-10-19T02:16:00Z">
                <w:pPr>
                  <w:pStyle w:val="XML1"/>
                </w:pPr>
              </w:pPrChange>
            </w:pPr>
            <w:ins w:id="14300" w:author="aas" w:date="2013-10-14T02:06:00Z">
              <w:del w:id="14301"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02" w:author="aas" w:date="2013-10-14T02:06:00Z"/>
                <w:del w:id="14303" w:author="Anees Shaikh" w:date="2013-10-19T02:16:00Z"/>
              </w:rPr>
              <w:pPrChange w:id="14304" w:author="Anees Shaikh" w:date="2013-10-19T02:16:00Z">
                <w:pPr>
                  <w:pStyle w:val="XML1"/>
                </w:pPr>
              </w:pPrChange>
            </w:pPr>
            <w:ins w:id="14305" w:author="aas" w:date="2013-10-14T02:06:00Z">
              <w:del w:id="14306"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07" w:author="aas" w:date="2013-10-14T02:06:00Z"/>
                <w:del w:id="14308" w:author="Anees Shaikh" w:date="2013-10-19T02:16:00Z"/>
              </w:rPr>
              <w:pPrChange w:id="14309" w:author="Anees Shaikh" w:date="2013-10-19T02:16:00Z">
                <w:pPr>
                  <w:pStyle w:val="XML1"/>
                </w:pPr>
              </w:pPrChange>
            </w:pPr>
            <w:ins w:id="14310" w:author="aas" w:date="2013-10-14T02:06:00Z">
              <w:del w:id="14311"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12" w:author="aas" w:date="2013-10-14T02:06:00Z"/>
                <w:del w:id="14313" w:author="Anees Shaikh" w:date="2013-10-19T02:16:00Z"/>
              </w:rPr>
              <w:pPrChange w:id="14314" w:author="Anees Shaikh" w:date="2013-10-19T02:16:00Z">
                <w:pPr>
                  <w:pStyle w:val="XML1"/>
                </w:pPr>
              </w:pPrChange>
            </w:pPr>
            <w:ins w:id="14315" w:author="aas" w:date="2013-10-14T02:06:00Z">
              <w:del w:id="14316" w:author="Anees Shaikh" w:date="2013-10-19T02:16:00Z">
                <w:r w:rsidDel="00E067A3">
                  <w:delText xml:space="preserve">                        &lt;/xs:sequence&gt;</w:delText>
                </w:r>
              </w:del>
            </w:ins>
          </w:p>
          <w:p w14:paraId="146AAFA9" w14:textId="1D249137" w:rsidR="00874469" w:rsidDel="00E067A3" w:rsidRDefault="00874469">
            <w:pPr>
              <w:pStyle w:val="Appx"/>
              <w:rPr>
                <w:ins w:id="14317" w:author="aas" w:date="2013-10-14T02:06:00Z"/>
                <w:del w:id="14318" w:author="Anees Shaikh" w:date="2013-10-19T02:16:00Z"/>
              </w:rPr>
              <w:pPrChange w:id="14319" w:author="Anees Shaikh" w:date="2013-10-19T02:16:00Z">
                <w:pPr>
                  <w:pStyle w:val="XML1"/>
                </w:pPr>
              </w:pPrChange>
            </w:pPr>
            <w:ins w:id="14320" w:author="aas" w:date="2013-10-14T02:06:00Z">
              <w:del w:id="14321" w:author="Anees Shaikh" w:date="2013-10-19T02:16:00Z">
                <w:r w:rsidDel="00E067A3">
                  <w:delText xml:space="preserve">                      &lt;/xs:complexType&gt;</w:delText>
                </w:r>
              </w:del>
            </w:ins>
          </w:p>
          <w:p w14:paraId="5BE1AA81" w14:textId="1EE3B310" w:rsidR="00874469" w:rsidDel="00E067A3" w:rsidRDefault="00874469">
            <w:pPr>
              <w:pStyle w:val="Appx"/>
              <w:rPr>
                <w:ins w:id="14322" w:author="aas" w:date="2013-10-14T02:06:00Z"/>
                <w:del w:id="14323" w:author="Anees Shaikh" w:date="2013-10-19T02:16:00Z"/>
              </w:rPr>
              <w:pPrChange w:id="14324" w:author="Anees Shaikh" w:date="2013-10-19T02:16:00Z">
                <w:pPr>
                  <w:pStyle w:val="XML1"/>
                </w:pPr>
              </w:pPrChange>
            </w:pPr>
            <w:ins w:id="14325" w:author="aas" w:date="2013-10-14T02:06:00Z">
              <w:del w:id="14326" w:author="Anees Shaikh" w:date="2013-10-19T02:16:00Z">
                <w:r w:rsidDel="00E067A3">
                  <w:delText xml:space="preserve">                    &lt;/xs:element&gt;</w:delText>
                </w:r>
              </w:del>
            </w:ins>
          </w:p>
          <w:p w14:paraId="7B56F4F8" w14:textId="20593C9D" w:rsidR="00874469" w:rsidDel="00E067A3" w:rsidRDefault="00874469">
            <w:pPr>
              <w:pStyle w:val="Appx"/>
              <w:rPr>
                <w:ins w:id="14327" w:author="aas" w:date="2013-10-14T02:06:00Z"/>
                <w:del w:id="14328" w:author="Anees Shaikh" w:date="2013-10-19T02:16:00Z"/>
              </w:rPr>
              <w:pPrChange w:id="14329" w:author="Anees Shaikh" w:date="2013-10-19T02:16:00Z">
                <w:pPr>
                  <w:pStyle w:val="XML1"/>
                </w:pPr>
              </w:pPrChange>
            </w:pPr>
            <w:ins w:id="14330" w:author="aas" w:date="2013-10-14T02:06:00Z">
              <w:del w:id="14331"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32" w:author="aas" w:date="2013-10-14T02:06:00Z"/>
                <w:del w:id="14333" w:author="Anees Shaikh" w:date="2013-10-19T02:16:00Z"/>
              </w:rPr>
              <w:pPrChange w:id="14334" w:author="Anees Shaikh" w:date="2013-10-19T02:16:00Z">
                <w:pPr>
                  <w:pStyle w:val="XML1"/>
                </w:pPr>
              </w:pPrChange>
            </w:pPr>
            <w:ins w:id="14335" w:author="aas" w:date="2013-10-14T02:06:00Z">
              <w:del w:id="14336" w:author="Anees Shaikh" w:date="2013-10-19T02:16:00Z">
                <w:r w:rsidDel="00E067A3">
                  <w:delText xml:space="preserve">                      &lt;xs:annotation&gt;</w:delText>
                </w:r>
              </w:del>
            </w:ins>
          </w:p>
          <w:p w14:paraId="04C6020C" w14:textId="65D3E3A5" w:rsidR="00874469" w:rsidDel="00E067A3" w:rsidRDefault="00874469">
            <w:pPr>
              <w:pStyle w:val="Appx"/>
              <w:rPr>
                <w:ins w:id="14337" w:author="aas" w:date="2013-10-14T02:06:00Z"/>
                <w:del w:id="14338" w:author="Anees Shaikh" w:date="2013-10-19T02:16:00Z"/>
              </w:rPr>
              <w:pPrChange w:id="14339" w:author="Anees Shaikh" w:date="2013-10-19T02:16:00Z">
                <w:pPr>
                  <w:pStyle w:val="XML1"/>
                </w:pPr>
              </w:pPrChange>
            </w:pPr>
            <w:ins w:id="14340" w:author="aas" w:date="2013-10-14T02:06:00Z">
              <w:del w:id="14341" w:author="Anees Shaikh" w:date="2013-10-19T02:16:00Z">
                <w:r w:rsidDel="00E067A3">
                  <w:delText xml:space="preserve">                        &lt;xs:documentation&gt;</w:delText>
                </w:r>
              </w:del>
            </w:ins>
          </w:p>
          <w:p w14:paraId="3B494A8B" w14:textId="0CD119B2" w:rsidR="00874469" w:rsidDel="00E067A3" w:rsidRDefault="00874469">
            <w:pPr>
              <w:pStyle w:val="Appx"/>
              <w:rPr>
                <w:ins w:id="14342" w:author="aas" w:date="2013-10-14T02:06:00Z"/>
                <w:del w:id="14343" w:author="Anees Shaikh" w:date="2013-10-19T02:16:00Z"/>
              </w:rPr>
              <w:pPrChange w:id="14344" w:author="Anees Shaikh" w:date="2013-10-19T02:16:00Z">
                <w:pPr>
                  <w:pStyle w:val="XML1"/>
                </w:pPr>
              </w:pPrChange>
            </w:pPr>
            <w:ins w:id="14345" w:author="aas" w:date="2013-10-14T02:06:00Z">
              <w:del w:id="14346"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347" w:author="aas" w:date="2013-10-14T02:06:00Z"/>
                <w:del w:id="14348" w:author="Anees Shaikh" w:date="2013-10-19T02:16:00Z"/>
              </w:rPr>
              <w:pPrChange w:id="14349" w:author="Anees Shaikh" w:date="2013-10-19T02:16:00Z">
                <w:pPr>
                  <w:pStyle w:val="XML1"/>
                </w:pPr>
              </w:pPrChange>
            </w:pPr>
            <w:ins w:id="14350" w:author="aas" w:date="2013-10-14T02:06:00Z">
              <w:del w:id="14351" w:author="Anees Shaikh" w:date="2013-10-19T02:16:00Z">
                <w:r w:rsidDel="00E067A3">
                  <w:delText xml:space="preserve">                        &lt;/xs:documentation&gt;</w:delText>
                </w:r>
              </w:del>
            </w:ins>
          </w:p>
          <w:p w14:paraId="56063184" w14:textId="66DFFC25" w:rsidR="00874469" w:rsidDel="00E067A3" w:rsidRDefault="00874469">
            <w:pPr>
              <w:pStyle w:val="Appx"/>
              <w:rPr>
                <w:ins w:id="14352" w:author="aas" w:date="2013-10-14T02:06:00Z"/>
                <w:del w:id="14353" w:author="Anees Shaikh" w:date="2013-10-19T02:16:00Z"/>
              </w:rPr>
              <w:pPrChange w:id="14354" w:author="Anees Shaikh" w:date="2013-10-19T02:16:00Z">
                <w:pPr>
                  <w:pStyle w:val="XML1"/>
                </w:pPr>
              </w:pPrChange>
            </w:pPr>
            <w:ins w:id="14355" w:author="aas" w:date="2013-10-14T02:06:00Z">
              <w:del w:id="14356" w:author="Anees Shaikh" w:date="2013-10-19T02:16:00Z">
                <w:r w:rsidDel="00E067A3">
                  <w:delText xml:space="preserve">                      &lt;/xs:annotation&gt;</w:delText>
                </w:r>
              </w:del>
            </w:ins>
          </w:p>
          <w:p w14:paraId="46A669FF" w14:textId="565BFE68" w:rsidR="00874469" w:rsidDel="00E067A3" w:rsidRDefault="00874469">
            <w:pPr>
              <w:pStyle w:val="Appx"/>
              <w:rPr>
                <w:ins w:id="14357" w:author="aas" w:date="2013-10-14T02:06:00Z"/>
                <w:del w:id="14358" w:author="Anees Shaikh" w:date="2013-10-19T02:16:00Z"/>
              </w:rPr>
              <w:pPrChange w:id="14359" w:author="Anees Shaikh" w:date="2013-10-19T02:16:00Z">
                <w:pPr>
                  <w:pStyle w:val="XML1"/>
                </w:pPr>
              </w:pPrChange>
            </w:pPr>
            <w:ins w:id="14360" w:author="aas" w:date="2013-10-14T02:06:00Z">
              <w:del w:id="14361" w:author="Anees Shaikh" w:date="2013-10-19T02:16:00Z">
                <w:r w:rsidDel="00E067A3">
                  <w:delText xml:space="preserve">                      &lt;xs:complexType&gt;</w:delText>
                </w:r>
              </w:del>
            </w:ins>
          </w:p>
          <w:p w14:paraId="793D3BB1" w14:textId="223BD28B" w:rsidR="00874469" w:rsidDel="00E067A3" w:rsidRDefault="00874469">
            <w:pPr>
              <w:pStyle w:val="Appx"/>
              <w:rPr>
                <w:ins w:id="14362" w:author="aas" w:date="2013-10-14T02:06:00Z"/>
                <w:del w:id="14363" w:author="Anees Shaikh" w:date="2013-10-19T02:16:00Z"/>
              </w:rPr>
              <w:pPrChange w:id="14364" w:author="Anees Shaikh" w:date="2013-10-19T02:16:00Z">
                <w:pPr>
                  <w:pStyle w:val="XML1"/>
                </w:pPr>
              </w:pPrChange>
            </w:pPr>
            <w:ins w:id="14365" w:author="aas" w:date="2013-10-14T02:06:00Z">
              <w:del w:id="14366" w:author="Anees Shaikh" w:date="2013-10-19T02:16:00Z">
                <w:r w:rsidDel="00E067A3">
                  <w:delText xml:space="preserve">                        &lt;xs:sequence&gt;</w:delText>
                </w:r>
              </w:del>
            </w:ins>
          </w:p>
          <w:p w14:paraId="3D27F042" w14:textId="6C08F483" w:rsidR="00874469" w:rsidDel="00E067A3" w:rsidRDefault="00874469">
            <w:pPr>
              <w:pStyle w:val="Appx"/>
              <w:rPr>
                <w:ins w:id="14367" w:author="aas" w:date="2013-10-14T02:06:00Z"/>
                <w:del w:id="14368" w:author="Anees Shaikh" w:date="2013-10-19T02:16:00Z"/>
              </w:rPr>
              <w:pPrChange w:id="14369" w:author="Anees Shaikh" w:date="2013-10-19T02:16:00Z">
                <w:pPr>
                  <w:pStyle w:val="XML1"/>
                </w:pPr>
              </w:pPrChange>
            </w:pPr>
            <w:ins w:id="14370" w:author="aas" w:date="2013-10-14T02:06:00Z">
              <w:del w:id="14371"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372" w:author="aas" w:date="2013-10-14T02:06:00Z"/>
                <w:del w:id="14373" w:author="Anees Shaikh" w:date="2013-10-19T02:16:00Z"/>
              </w:rPr>
              <w:pPrChange w:id="14374" w:author="Anees Shaikh" w:date="2013-10-19T02:16:00Z">
                <w:pPr>
                  <w:pStyle w:val="XML1"/>
                </w:pPr>
              </w:pPrChange>
            </w:pPr>
            <w:ins w:id="14375" w:author="aas" w:date="2013-10-14T02:06:00Z">
              <w:del w:id="14376"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377" w:author="aas" w:date="2013-10-14T02:06:00Z"/>
                <w:del w:id="14378" w:author="Anees Shaikh" w:date="2013-10-19T02:16:00Z"/>
              </w:rPr>
              <w:pPrChange w:id="14379" w:author="Anees Shaikh" w:date="2013-10-19T02:16:00Z">
                <w:pPr>
                  <w:pStyle w:val="XML1"/>
                </w:pPr>
              </w:pPrChange>
            </w:pPr>
            <w:ins w:id="14380" w:author="aas" w:date="2013-10-14T02:06:00Z">
              <w:del w:id="14381" w:author="Anees Shaikh" w:date="2013-10-19T02:16:00Z">
                <w:r w:rsidDel="00E067A3">
                  <w:delText xml:space="preserve">                                  namespace="##other" processContents="lax"/&gt;</w:delText>
                </w:r>
              </w:del>
            </w:ins>
          </w:p>
          <w:p w14:paraId="2C7D4AD1" w14:textId="518D28FB" w:rsidR="00874469" w:rsidDel="00E067A3" w:rsidRDefault="00874469">
            <w:pPr>
              <w:pStyle w:val="Appx"/>
              <w:rPr>
                <w:ins w:id="14382" w:author="aas" w:date="2013-10-14T02:06:00Z"/>
                <w:del w:id="14383" w:author="Anees Shaikh" w:date="2013-10-19T02:16:00Z"/>
              </w:rPr>
              <w:pPrChange w:id="14384" w:author="Anees Shaikh" w:date="2013-10-19T02:16:00Z">
                <w:pPr>
                  <w:pStyle w:val="XML1"/>
                </w:pPr>
              </w:pPrChange>
            </w:pPr>
            <w:ins w:id="14385" w:author="aas" w:date="2013-10-14T02:06:00Z">
              <w:del w:id="14386" w:author="Anees Shaikh" w:date="2013-10-19T02:16:00Z">
                <w:r w:rsidDel="00E067A3">
                  <w:delText xml:space="preserve">                        &lt;/xs:sequence&gt;</w:delText>
                </w:r>
              </w:del>
            </w:ins>
          </w:p>
          <w:p w14:paraId="5DAC1063" w14:textId="2F6A009A" w:rsidR="00874469" w:rsidDel="00E067A3" w:rsidRDefault="00874469">
            <w:pPr>
              <w:pStyle w:val="Appx"/>
              <w:rPr>
                <w:ins w:id="14387" w:author="aas" w:date="2013-10-14T02:06:00Z"/>
                <w:del w:id="14388" w:author="Anees Shaikh" w:date="2013-10-19T02:16:00Z"/>
              </w:rPr>
              <w:pPrChange w:id="14389" w:author="Anees Shaikh" w:date="2013-10-19T02:16:00Z">
                <w:pPr>
                  <w:pStyle w:val="XML1"/>
                </w:pPr>
              </w:pPrChange>
            </w:pPr>
            <w:ins w:id="14390" w:author="aas" w:date="2013-10-14T02:06:00Z">
              <w:del w:id="14391" w:author="Anees Shaikh" w:date="2013-10-19T02:16:00Z">
                <w:r w:rsidDel="00E067A3">
                  <w:delText xml:space="preserve">                      &lt;/xs:complexType&gt;</w:delText>
                </w:r>
              </w:del>
            </w:ins>
          </w:p>
          <w:p w14:paraId="2CFD855A" w14:textId="10A5CF24" w:rsidR="00874469" w:rsidDel="00E067A3" w:rsidRDefault="00874469">
            <w:pPr>
              <w:pStyle w:val="Appx"/>
              <w:rPr>
                <w:ins w:id="14392" w:author="aas" w:date="2013-10-14T02:06:00Z"/>
                <w:del w:id="14393" w:author="Anees Shaikh" w:date="2013-10-19T02:16:00Z"/>
              </w:rPr>
              <w:pPrChange w:id="14394" w:author="Anees Shaikh" w:date="2013-10-19T02:16:00Z">
                <w:pPr>
                  <w:pStyle w:val="XML1"/>
                </w:pPr>
              </w:pPrChange>
            </w:pPr>
            <w:ins w:id="14395" w:author="aas" w:date="2013-10-14T02:06:00Z">
              <w:del w:id="14396" w:author="Anees Shaikh" w:date="2013-10-19T02:16:00Z">
                <w:r w:rsidDel="00E067A3">
                  <w:delText xml:space="preserve">                    &lt;/xs:element&gt;</w:delText>
                </w:r>
              </w:del>
            </w:ins>
          </w:p>
          <w:p w14:paraId="14F189F1" w14:textId="1021776A" w:rsidR="00874469" w:rsidDel="00E067A3" w:rsidRDefault="00874469">
            <w:pPr>
              <w:pStyle w:val="Appx"/>
              <w:rPr>
                <w:ins w:id="14397" w:author="aas" w:date="2013-10-14T02:06:00Z"/>
                <w:del w:id="14398" w:author="Anees Shaikh" w:date="2013-10-19T02:16:00Z"/>
              </w:rPr>
              <w:pPrChange w:id="14399" w:author="Anees Shaikh" w:date="2013-10-19T02:16:00Z">
                <w:pPr>
                  <w:pStyle w:val="XML1"/>
                </w:pPr>
              </w:pPrChange>
            </w:pPr>
            <w:ins w:id="14400" w:author="aas" w:date="2013-10-14T02:06:00Z">
              <w:del w:id="14401"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02" w:author="aas" w:date="2013-10-14T02:06:00Z"/>
                <w:del w:id="14403" w:author="Anees Shaikh" w:date="2013-10-19T02:16:00Z"/>
              </w:rPr>
              <w:pPrChange w:id="14404" w:author="Anees Shaikh" w:date="2013-10-19T02:16:00Z">
                <w:pPr>
                  <w:pStyle w:val="XML1"/>
                </w:pPr>
              </w:pPrChange>
            </w:pPr>
            <w:ins w:id="14405" w:author="aas" w:date="2013-10-14T02:06:00Z">
              <w:del w:id="14406" w:author="Anees Shaikh" w:date="2013-10-19T02:16:00Z">
                <w:r w:rsidDel="00E067A3">
                  <w:delText xml:space="preserve">                      &lt;xs:annotation&gt;</w:delText>
                </w:r>
              </w:del>
            </w:ins>
          </w:p>
          <w:p w14:paraId="35D2D9A1" w14:textId="591F38E0" w:rsidR="00874469" w:rsidDel="00E067A3" w:rsidRDefault="00874469">
            <w:pPr>
              <w:pStyle w:val="Appx"/>
              <w:rPr>
                <w:ins w:id="14407" w:author="aas" w:date="2013-10-14T02:06:00Z"/>
                <w:del w:id="14408" w:author="Anees Shaikh" w:date="2013-10-19T02:16:00Z"/>
              </w:rPr>
              <w:pPrChange w:id="14409" w:author="Anees Shaikh" w:date="2013-10-19T02:16:00Z">
                <w:pPr>
                  <w:pStyle w:val="XML1"/>
                </w:pPr>
              </w:pPrChange>
            </w:pPr>
            <w:ins w:id="14410" w:author="aas" w:date="2013-10-14T02:06:00Z">
              <w:del w:id="14411" w:author="Anees Shaikh" w:date="2013-10-19T02:16:00Z">
                <w:r w:rsidDel="00E067A3">
                  <w:delText xml:space="preserve">                        &lt;xs:documentation&gt;</w:delText>
                </w:r>
              </w:del>
            </w:ins>
          </w:p>
          <w:p w14:paraId="74F3C92E" w14:textId="1DD5CF81" w:rsidR="00874469" w:rsidDel="00E067A3" w:rsidRDefault="00874469">
            <w:pPr>
              <w:pStyle w:val="Appx"/>
              <w:rPr>
                <w:ins w:id="14412" w:author="aas" w:date="2013-10-14T02:06:00Z"/>
                <w:del w:id="14413" w:author="Anees Shaikh" w:date="2013-10-19T02:16:00Z"/>
              </w:rPr>
              <w:pPrChange w:id="14414" w:author="Anees Shaikh" w:date="2013-10-19T02:16:00Z">
                <w:pPr>
                  <w:pStyle w:val="XML1"/>
                </w:pPr>
              </w:pPrChange>
            </w:pPr>
            <w:ins w:id="14415" w:author="aas" w:date="2013-10-14T02:06:00Z">
              <w:del w:id="14416"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17" w:author="aas" w:date="2013-10-14T02:06:00Z"/>
                <w:del w:id="14418" w:author="Anees Shaikh" w:date="2013-10-19T02:16:00Z"/>
              </w:rPr>
              <w:pPrChange w:id="14419" w:author="Anees Shaikh" w:date="2013-10-19T02:16:00Z">
                <w:pPr>
                  <w:pStyle w:val="XML1"/>
                </w:pPr>
              </w:pPrChange>
            </w:pPr>
            <w:ins w:id="14420" w:author="aas" w:date="2013-10-14T02:06:00Z">
              <w:del w:id="14421" w:author="Anees Shaikh" w:date="2013-10-19T02:16:00Z">
                <w:r w:rsidDel="00E067A3">
                  <w:delText xml:space="preserve">                        &lt;/xs:documentation&gt;</w:delText>
                </w:r>
              </w:del>
            </w:ins>
          </w:p>
          <w:p w14:paraId="2A716ECB" w14:textId="71EF4420" w:rsidR="00874469" w:rsidDel="00E067A3" w:rsidRDefault="00874469">
            <w:pPr>
              <w:pStyle w:val="Appx"/>
              <w:rPr>
                <w:ins w:id="14422" w:author="aas" w:date="2013-10-14T02:06:00Z"/>
                <w:del w:id="14423" w:author="Anees Shaikh" w:date="2013-10-19T02:16:00Z"/>
              </w:rPr>
              <w:pPrChange w:id="14424" w:author="Anees Shaikh" w:date="2013-10-19T02:16:00Z">
                <w:pPr>
                  <w:pStyle w:val="XML1"/>
                </w:pPr>
              </w:pPrChange>
            </w:pPr>
            <w:ins w:id="14425" w:author="aas" w:date="2013-10-14T02:06:00Z">
              <w:del w:id="14426" w:author="Anees Shaikh" w:date="2013-10-19T02:16:00Z">
                <w:r w:rsidDel="00E067A3">
                  <w:delText xml:space="preserve">                      &lt;/xs:annotation&gt;</w:delText>
                </w:r>
              </w:del>
            </w:ins>
          </w:p>
          <w:p w14:paraId="5CB4379D" w14:textId="66CDC81D" w:rsidR="00874469" w:rsidDel="00E067A3" w:rsidRDefault="00874469">
            <w:pPr>
              <w:pStyle w:val="Appx"/>
              <w:rPr>
                <w:ins w:id="14427" w:author="aas" w:date="2013-10-14T02:06:00Z"/>
                <w:del w:id="14428" w:author="Anees Shaikh" w:date="2013-10-19T02:16:00Z"/>
              </w:rPr>
              <w:pPrChange w:id="14429" w:author="Anees Shaikh" w:date="2013-10-19T02:16:00Z">
                <w:pPr>
                  <w:pStyle w:val="XML1"/>
                </w:pPr>
              </w:pPrChange>
            </w:pPr>
            <w:ins w:id="14430" w:author="aas" w:date="2013-10-14T02:06:00Z">
              <w:del w:id="14431" w:author="Anees Shaikh" w:date="2013-10-19T02:16:00Z">
                <w:r w:rsidDel="00E067A3">
                  <w:delText xml:space="preserve">                      &lt;xs:complexType&gt;</w:delText>
                </w:r>
              </w:del>
            </w:ins>
          </w:p>
          <w:p w14:paraId="08C66206" w14:textId="7F82EF94" w:rsidR="00874469" w:rsidDel="00E067A3" w:rsidRDefault="00874469">
            <w:pPr>
              <w:pStyle w:val="Appx"/>
              <w:rPr>
                <w:ins w:id="14432" w:author="aas" w:date="2013-10-14T02:06:00Z"/>
                <w:del w:id="14433" w:author="Anees Shaikh" w:date="2013-10-19T02:16:00Z"/>
              </w:rPr>
              <w:pPrChange w:id="14434" w:author="Anees Shaikh" w:date="2013-10-19T02:16:00Z">
                <w:pPr>
                  <w:pStyle w:val="XML1"/>
                </w:pPr>
              </w:pPrChange>
            </w:pPr>
            <w:ins w:id="14435" w:author="aas" w:date="2013-10-14T02:06:00Z">
              <w:del w:id="14436" w:author="Anees Shaikh" w:date="2013-10-19T02:16:00Z">
                <w:r w:rsidDel="00E067A3">
                  <w:delText xml:space="preserve">                        &lt;xs:sequence&gt;</w:delText>
                </w:r>
              </w:del>
            </w:ins>
          </w:p>
          <w:p w14:paraId="3DAB2771" w14:textId="5D2DF8F3" w:rsidR="00874469" w:rsidDel="00E067A3" w:rsidRDefault="00874469">
            <w:pPr>
              <w:pStyle w:val="Appx"/>
              <w:rPr>
                <w:ins w:id="14437" w:author="aas" w:date="2013-10-14T02:06:00Z"/>
                <w:del w:id="14438" w:author="Anees Shaikh" w:date="2013-10-19T02:16:00Z"/>
              </w:rPr>
              <w:pPrChange w:id="14439" w:author="Anees Shaikh" w:date="2013-10-19T02:16:00Z">
                <w:pPr>
                  <w:pStyle w:val="XML1"/>
                </w:pPr>
              </w:pPrChange>
            </w:pPr>
            <w:ins w:id="14440" w:author="aas" w:date="2013-10-14T02:06:00Z">
              <w:del w:id="14441"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442" w:author="aas" w:date="2013-10-14T02:06:00Z"/>
                <w:del w:id="14443" w:author="Anees Shaikh" w:date="2013-10-19T02:16:00Z"/>
              </w:rPr>
              <w:pPrChange w:id="14444" w:author="Anees Shaikh" w:date="2013-10-19T02:16:00Z">
                <w:pPr>
                  <w:pStyle w:val="XML1"/>
                </w:pPr>
              </w:pPrChange>
            </w:pPr>
            <w:ins w:id="14445" w:author="aas" w:date="2013-10-14T02:06:00Z">
              <w:del w:id="14446"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447" w:author="aas" w:date="2013-10-14T02:06:00Z"/>
                <w:del w:id="14448" w:author="Anees Shaikh" w:date="2013-10-19T02:16:00Z"/>
              </w:rPr>
              <w:pPrChange w:id="14449" w:author="Anees Shaikh" w:date="2013-10-19T02:16:00Z">
                <w:pPr>
                  <w:pStyle w:val="XML1"/>
                </w:pPr>
              </w:pPrChange>
            </w:pPr>
            <w:ins w:id="14450" w:author="aas" w:date="2013-10-14T02:06:00Z">
              <w:del w:id="14451" w:author="Anees Shaikh" w:date="2013-10-19T02:16:00Z">
                <w:r w:rsidDel="00E067A3">
                  <w:delText xml:space="preserve">                                  namespace="##other" processContents="lax"/&gt;</w:delText>
                </w:r>
              </w:del>
            </w:ins>
          </w:p>
          <w:p w14:paraId="24C16CD5" w14:textId="4B0CDCC2" w:rsidR="00874469" w:rsidDel="00E067A3" w:rsidRDefault="00874469">
            <w:pPr>
              <w:pStyle w:val="Appx"/>
              <w:rPr>
                <w:ins w:id="14452" w:author="aas" w:date="2013-10-14T02:06:00Z"/>
                <w:del w:id="14453" w:author="Anees Shaikh" w:date="2013-10-19T02:16:00Z"/>
              </w:rPr>
              <w:pPrChange w:id="14454" w:author="Anees Shaikh" w:date="2013-10-19T02:16:00Z">
                <w:pPr>
                  <w:pStyle w:val="XML1"/>
                </w:pPr>
              </w:pPrChange>
            </w:pPr>
            <w:ins w:id="14455" w:author="aas" w:date="2013-10-14T02:06:00Z">
              <w:del w:id="14456" w:author="Anees Shaikh" w:date="2013-10-19T02:16:00Z">
                <w:r w:rsidDel="00E067A3">
                  <w:delText xml:space="preserve">                        &lt;/xs:sequence&gt;</w:delText>
                </w:r>
              </w:del>
            </w:ins>
          </w:p>
          <w:p w14:paraId="2B78F1B6" w14:textId="477DE37B" w:rsidR="00874469" w:rsidDel="00E067A3" w:rsidRDefault="00874469">
            <w:pPr>
              <w:pStyle w:val="Appx"/>
              <w:rPr>
                <w:ins w:id="14457" w:author="aas" w:date="2013-10-14T02:06:00Z"/>
                <w:del w:id="14458" w:author="Anees Shaikh" w:date="2013-10-19T02:16:00Z"/>
              </w:rPr>
              <w:pPrChange w:id="14459" w:author="Anees Shaikh" w:date="2013-10-19T02:16:00Z">
                <w:pPr>
                  <w:pStyle w:val="XML1"/>
                </w:pPr>
              </w:pPrChange>
            </w:pPr>
            <w:ins w:id="14460" w:author="aas" w:date="2013-10-14T02:06:00Z">
              <w:del w:id="14461" w:author="Anees Shaikh" w:date="2013-10-19T02:16:00Z">
                <w:r w:rsidDel="00E067A3">
                  <w:delText xml:space="preserve">                      &lt;/xs:complexType&gt;</w:delText>
                </w:r>
              </w:del>
            </w:ins>
          </w:p>
          <w:p w14:paraId="59DD8DC9" w14:textId="438CB9D4" w:rsidR="00874469" w:rsidDel="00E067A3" w:rsidRDefault="00874469">
            <w:pPr>
              <w:pStyle w:val="Appx"/>
              <w:rPr>
                <w:ins w:id="14462" w:author="aas" w:date="2013-10-14T02:06:00Z"/>
                <w:del w:id="14463" w:author="Anees Shaikh" w:date="2013-10-19T02:16:00Z"/>
              </w:rPr>
              <w:pPrChange w:id="14464" w:author="Anees Shaikh" w:date="2013-10-19T02:16:00Z">
                <w:pPr>
                  <w:pStyle w:val="XML1"/>
                </w:pPr>
              </w:pPrChange>
            </w:pPr>
            <w:ins w:id="14465" w:author="aas" w:date="2013-10-14T02:06:00Z">
              <w:del w:id="14466" w:author="Anees Shaikh" w:date="2013-10-19T02:16:00Z">
                <w:r w:rsidDel="00E067A3">
                  <w:delText xml:space="preserve">                    &lt;/xs:element&gt;</w:delText>
                </w:r>
              </w:del>
            </w:ins>
          </w:p>
          <w:p w14:paraId="23953A7A" w14:textId="0ECF6B66" w:rsidR="00874469" w:rsidDel="00E067A3" w:rsidRDefault="00874469">
            <w:pPr>
              <w:pStyle w:val="Appx"/>
              <w:rPr>
                <w:ins w:id="14467" w:author="aas" w:date="2013-10-14T02:06:00Z"/>
                <w:del w:id="14468" w:author="Anees Shaikh" w:date="2013-10-19T02:16:00Z"/>
              </w:rPr>
              <w:pPrChange w:id="14469" w:author="Anees Shaikh" w:date="2013-10-19T02:16:00Z">
                <w:pPr>
                  <w:pStyle w:val="XML1"/>
                </w:pPr>
              </w:pPrChange>
            </w:pPr>
            <w:ins w:id="14470" w:author="aas" w:date="2013-10-14T02:06:00Z">
              <w:del w:id="14471"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472" w:author="aas" w:date="2013-10-14T02:06:00Z"/>
                <w:del w:id="14473" w:author="Anees Shaikh" w:date="2013-10-19T02:16:00Z"/>
              </w:rPr>
              <w:pPrChange w:id="14474" w:author="Anees Shaikh" w:date="2013-10-19T02:16:00Z">
                <w:pPr>
                  <w:pStyle w:val="XML1"/>
                </w:pPr>
              </w:pPrChange>
            </w:pPr>
            <w:ins w:id="14475" w:author="aas" w:date="2013-10-14T02:06:00Z">
              <w:del w:id="14476" w:author="Anees Shaikh" w:date="2013-10-19T02:16:00Z">
                <w:r w:rsidDel="00E067A3">
                  <w:delText xml:space="preserve">                      &lt;xs:annotation&gt;</w:delText>
                </w:r>
              </w:del>
            </w:ins>
          </w:p>
          <w:p w14:paraId="748DB008" w14:textId="334BA50E" w:rsidR="00874469" w:rsidDel="00E067A3" w:rsidRDefault="00874469">
            <w:pPr>
              <w:pStyle w:val="Appx"/>
              <w:rPr>
                <w:ins w:id="14477" w:author="aas" w:date="2013-10-14T02:06:00Z"/>
                <w:del w:id="14478" w:author="Anees Shaikh" w:date="2013-10-19T02:16:00Z"/>
              </w:rPr>
              <w:pPrChange w:id="14479" w:author="Anees Shaikh" w:date="2013-10-19T02:16:00Z">
                <w:pPr>
                  <w:pStyle w:val="XML1"/>
                </w:pPr>
              </w:pPrChange>
            </w:pPr>
            <w:ins w:id="14480" w:author="aas" w:date="2013-10-14T02:06:00Z">
              <w:del w:id="14481" w:author="Anees Shaikh" w:date="2013-10-19T02:16:00Z">
                <w:r w:rsidDel="00E067A3">
                  <w:delText xml:space="preserve">                        &lt;xs:documentation&gt;</w:delText>
                </w:r>
              </w:del>
            </w:ins>
          </w:p>
          <w:p w14:paraId="7AA71C36" w14:textId="7807CF2B" w:rsidR="00874469" w:rsidDel="00E067A3" w:rsidRDefault="00874469">
            <w:pPr>
              <w:pStyle w:val="Appx"/>
              <w:rPr>
                <w:ins w:id="14482" w:author="aas" w:date="2013-10-14T02:06:00Z"/>
                <w:del w:id="14483" w:author="Anees Shaikh" w:date="2013-10-19T02:16:00Z"/>
              </w:rPr>
              <w:pPrChange w:id="14484" w:author="Anees Shaikh" w:date="2013-10-19T02:16:00Z">
                <w:pPr>
                  <w:pStyle w:val="XML1"/>
                </w:pPr>
              </w:pPrChange>
            </w:pPr>
            <w:ins w:id="14485" w:author="aas" w:date="2013-10-14T02:06:00Z">
              <w:del w:id="14486"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487" w:author="aas" w:date="2013-10-14T02:06:00Z"/>
                <w:del w:id="14488" w:author="Anees Shaikh" w:date="2013-10-19T02:16:00Z"/>
              </w:rPr>
              <w:pPrChange w:id="14489" w:author="Anees Shaikh" w:date="2013-10-19T02:16:00Z">
                <w:pPr>
                  <w:pStyle w:val="XML1"/>
                </w:pPr>
              </w:pPrChange>
            </w:pPr>
            <w:ins w:id="14490" w:author="aas" w:date="2013-10-14T02:06:00Z">
              <w:del w:id="14491" w:author="Anees Shaikh" w:date="2013-10-19T02:16:00Z">
                <w:r w:rsidDel="00E067A3">
                  <w:delText xml:space="preserve">                                 write actions.</w:delText>
                </w:r>
              </w:del>
            </w:ins>
          </w:p>
          <w:p w14:paraId="24939BDD" w14:textId="3F2CEEEF" w:rsidR="00874469" w:rsidDel="00E067A3" w:rsidRDefault="00874469">
            <w:pPr>
              <w:pStyle w:val="Appx"/>
              <w:rPr>
                <w:ins w:id="14492" w:author="aas" w:date="2013-10-14T02:06:00Z"/>
                <w:del w:id="14493" w:author="Anees Shaikh" w:date="2013-10-19T02:16:00Z"/>
              </w:rPr>
              <w:pPrChange w:id="14494" w:author="Anees Shaikh" w:date="2013-10-19T02:16:00Z">
                <w:pPr>
                  <w:pStyle w:val="XML1"/>
                </w:pPr>
              </w:pPrChange>
            </w:pPr>
            <w:ins w:id="14495" w:author="aas" w:date="2013-10-14T02:06:00Z">
              <w:del w:id="14496" w:author="Anees Shaikh" w:date="2013-10-19T02:16:00Z">
                <w:r w:rsidDel="00E067A3">
                  <w:delText xml:space="preserve">                        &lt;/xs:documentation&gt;</w:delText>
                </w:r>
              </w:del>
            </w:ins>
          </w:p>
          <w:p w14:paraId="4DCF4254" w14:textId="39D71EDE" w:rsidR="00874469" w:rsidDel="00E067A3" w:rsidRDefault="00874469">
            <w:pPr>
              <w:pStyle w:val="Appx"/>
              <w:rPr>
                <w:ins w:id="14497" w:author="aas" w:date="2013-10-14T02:06:00Z"/>
                <w:del w:id="14498" w:author="Anees Shaikh" w:date="2013-10-19T02:16:00Z"/>
              </w:rPr>
              <w:pPrChange w:id="14499" w:author="Anees Shaikh" w:date="2013-10-19T02:16:00Z">
                <w:pPr>
                  <w:pStyle w:val="XML1"/>
                </w:pPr>
              </w:pPrChange>
            </w:pPr>
            <w:ins w:id="14500" w:author="aas" w:date="2013-10-14T02:06:00Z">
              <w:del w:id="14501" w:author="Anees Shaikh" w:date="2013-10-19T02:16:00Z">
                <w:r w:rsidDel="00E067A3">
                  <w:delText xml:space="preserve">                      &lt;/xs:annotation&gt;</w:delText>
                </w:r>
              </w:del>
            </w:ins>
          </w:p>
          <w:p w14:paraId="23307093" w14:textId="0CC7EE89" w:rsidR="00874469" w:rsidDel="00E067A3" w:rsidRDefault="00874469">
            <w:pPr>
              <w:pStyle w:val="Appx"/>
              <w:rPr>
                <w:ins w:id="14502" w:author="aas" w:date="2013-10-14T02:06:00Z"/>
                <w:del w:id="14503" w:author="Anees Shaikh" w:date="2013-10-19T02:16:00Z"/>
              </w:rPr>
              <w:pPrChange w:id="14504" w:author="Anees Shaikh" w:date="2013-10-19T02:16:00Z">
                <w:pPr>
                  <w:pStyle w:val="XML1"/>
                </w:pPr>
              </w:pPrChange>
            </w:pPr>
            <w:ins w:id="14505" w:author="aas" w:date="2013-10-14T02:06:00Z">
              <w:del w:id="14506" w:author="Anees Shaikh" w:date="2013-10-19T02:16:00Z">
                <w:r w:rsidDel="00E067A3">
                  <w:delText xml:space="preserve">                      &lt;xs:complexType&gt;</w:delText>
                </w:r>
              </w:del>
            </w:ins>
          </w:p>
          <w:p w14:paraId="145B8C00" w14:textId="6D16C6F9" w:rsidR="00874469" w:rsidDel="00E067A3" w:rsidRDefault="00874469">
            <w:pPr>
              <w:pStyle w:val="Appx"/>
              <w:rPr>
                <w:ins w:id="14507" w:author="aas" w:date="2013-10-14T02:06:00Z"/>
                <w:del w:id="14508" w:author="Anees Shaikh" w:date="2013-10-19T02:16:00Z"/>
              </w:rPr>
              <w:pPrChange w:id="14509" w:author="Anees Shaikh" w:date="2013-10-19T02:16:00Z">
                <w:pPr>
                  <w:pStyle w:val="XML1"/>
                </w:pPr>
              </w:pPrChange>
            </w:pPr>
            <w:ins w:id="14510" w:author="aas" w:date="2013-10-14T02:06:00Z">
              <w:del w:id="14511" w:author="Anees Shaikh" w:date="2013-10-19T02:16:00Z">
                <w:r w:rsidDel="00E067A3">
                  <w:delText xml:space="preserve">                        &lt;xs:sequence&gt;</w:delText>
                </w:r>
              </w:del>
            </w:ins>
          </w:p>
          <w:p w14:paraId="17169240" w14:textId="1DDC2A0E" w:rsidR="00874469" w:rsidDel="00E067A3" w:rsidRDefault="00874469">
            <w:pPr>
              <w:pStyle w:val="Appx"/>
              <w:rPr>
                <w:ins w:id="14512" w:author="aas" w:date="2013-10-14T02:06:00Z"/>
                <w:del w:id="14513" w:author="Anees Shaikh" w:date="2013-10-19T02:16:00Z"/>
              </w:rPr>
              <w:pPrChange w:id="14514" w:author="Anees Shaikh" w:date="2013-10-19T02:16:00Z">
                <w:pPr>
                  <w:pStyle w:val="XML1"/>
                </w:pPr>
              </w:pPrChange>
            </w:pPr>
            <w:ins w:id="14515" w:author="aas" w:date="2013-10-14T02:06:00Z">
              <w:del w:id="14516"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17" w:author="aas" w:date="2013-10-14T02:06:00Z"/>
                <w:del w:id="14518" w:author="Anees Shaikh" w:date="2013-10-19T02:16:00Z"/>
              </w:rPr>
              <w:pPrChange w:id="14519" w:author="Anees Shaikh" w:date="2013-10-19T02:16:00Z">
                <w:pPr>
                  <w:pStyle w:val="XML1"/>
                </w:pPr>
              </w:pPrChange>
            </w:pPr>
            <w:ins w:id="14520" w:author="aas" w:date="2013-10-14T02:06:00Z">
              <w:del w:id="14521"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22" w:author="aas" w:date="2013-10-14T02:06:00Z"/>
                <w:del w:id="14523" w:author="Anees Shaikh" w:date="2013-10-19T02:16:00Z"/>
              </w:rPr>
              <w:pPrChange w:id="14524" w:author="Anees Shaikh" w:date="2013-10-19T02:16:00Z">
                <w:pPr>
                  <w:pStyle w:val="XML1"/>
                </w:pPr>
              </w:pPrChange>
            </w:pPr>
            <w:ins w:id="14525" w:author="aas" w:date="2013-10-14T02:06:00Z">
              <w:del w:id="14526"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27" w:author="aas" w:date="2013-10-14T02:06:00Z"/>
                <w:del w:id="14528" w:author="Anees Shaikh" w:date="2013-10-19T02:16:00Z"/>
              </w:rPr>
              <w:pPrChange w:id="14529" w:author="Anees Shaikh" w:date="2013-10-19T02:16:00Z">
                <w:pPr>
                  <w:pStyle w:val="XML1"/>
                </w:pPr>
              </w:pPrChange>
            </w:pPr>
            <w:ins w:id="14530" w:author="aas" w:date="2013-10-14T02:06:00Z">
              <w:del w:id="14531" w:author="Anees Shaikh" w:date="2013-10-19T02:16:00Z">
                <w:r w:rsidDel="00E067A3">
                  <w:delText xml:space="preserve">                        &lt;/xs:sequence&gt;</w:delText>
                </w:r>
              </w:del>
            </w:ins>
          </w:p>
          <w:p w14:paraId="1EF8A808" w14:textId="7A4D140F" w:rsidR="00874469" w:rsidDel="00E067A3" w:rsidRDefault="00874469">
            <w:pPr>
              <w:pStyle w:val="Appx"/>
              <w:rPr>
                <w:ins w:id="14532" w:author="aas" w:date="2013-10-14T02:06:00Z"/>
                <w:del w:id="14533" w:author="Anees Shaikh" w:date="2013-10-19T02:16:00Z"/>
              </w:rPr>
              <w:pPrChange w:id="14534" w:author="Anees Shaikh" w:date="2013-10-19T02:16:00Z">
                <w:pPr>
                  <w:pStyle w:val="XML1"/>
                </w:pPr>
              </w:pPrChange>
            </w:pPr>
            <w:ins w:id="14535" w:author="aas" w:date="2013-10-14T02:06:00Z">
              <w:del w:id="14536" w:author="Anees Shaikh" w:date="2013-10-19T02:16:00Z">
                <w:r w:rsidDel="00E067A3">
                  <w:delText xml:space="preserve">                      &lt;/xs:complexType&gt;</w:delText>
                </w:r>
              </w:del>
            </w:ins>
          </w:p>
          <w:p w14:paraId="4452EC5C" w14:textId="7A078D29" w:rsidR="00874469" w:rsidDel="00E067A3" w:rsidRDefault="00874469">
            <w:pPr>
              <w:pStyle w:val="Appx"/>
              <w:rPr>
                <w:ins w:id="14537" w:author="aas" w:date="2013-10-14T02:06:00Z"/>
                <w:del w:id="14538" w:author="Anees Shaikh" w:date="2013-10-19T02:16:00Z"/>
              </w:rPr>
              <w:pPrChange w:id="14539" w:author="Anees Shaikh" w:date="2013-10-19T02:16:00Z">
                <w:pPr>
                  <w:pStyle w:val="XML1"/>
                </w:pPr>
              </w:pPrChange>
            </w:pPr>
            <w:ins w:id="14540" w:author="aas" w:date="2013-10-14T02:06:00Z">
              <w:del w:id="14541" w:author="Anees Shaikh" w:date="2013-10-19T02:16:00Z">
                <w:r w:rsidDel="00E067A3">
                  <w:delText xml:space="preserve">                    &lt;/xs:element&gt;</w:delText>
                </w:r>
              </w:del>
            </w:ins>
          </w:p>
          <w:p w14:paraId="3C425AC4" w14:textId="5ADAE13F" w:rsidR="00874469" w:rsidDel="00E067A3" w:rsidRDefault="00874469">
            <w:pPr>
              <w:pStyle w:val="Appx"/>
              <w:rPr>
                <w:ins w:id="14542" w:author="aas" w:date="2013-10-14T02:06:00Z"/>
                <w:del w:id="14543" w:author="Anees Shaikh" w:date="2013-10-19T02:16:00Z"/>
              </w:rPr>
              <w:pPrChange w:id="14544" w:author="Anees Shaikh" w:date="2013-10-19T02:16:00Z">
                <w:pPr>
                  <w:pStyle w:val="XML1"/>
                </w:pPr>
              </w:pPrChange>
            </w:pPr>
            <w:ins w:id="14545" w:author="aas" w:date="2013-10-14T02:06:00Z">
              <w:del w:id="14546"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547" w:author="aas" w:date="2013-10-14T02:06:00Z"/>
                <w:del w:id="14548" w:author="Anees Shaikh" w:date="2013-10-19T02:16:00Z"/>
              </w:rPr>
              <w:pPrChange w:id="14549" w:author="Anees Shaikh" w:date="2013-10-19T02:16:00Z">
                <w:pPr>
                  <w:pStyle w:val="XML1"/>
                </w:pPr>
              </w:pPrChange>
            </w:pPr>
            <w:ins w:id="14550" w:author="aas" w:date="2013-10-14T02:06:00Z">
              <w:del w:id="14551" w:author="Anees Shaikh" w:date="2013-10-19T02:16:00Z">
                <w:r w:rsidDel="00E067A3">
                  <w:delText xml:space="preserve">                      &lt;xs:annotation&gt;</w:delText>
                </w:r>
              </w:del>
            </w:ins>
          </w:p>
          <w:p w14:paraId="2FC1FE0A" w14:textId="1088417A" w:rsidR="00874469" w:rsidDel="00E067A3" w:rsidRDefault="00874469">
            <w:pPr>
              <w:pStyle w:val="Appx"/>
              <w:rPr>
                <w:ins w:id="14552" w:author="aas" w:date="2013-10-14T02:06:00Z"/>
                <w:del w:id="14553" w:author="Anees Shaikh" w:date="2013-10-19T02:16:00Z"/>
              </w:rPr>
              <w:pPrChange w:id="14554" w:author="Anees Shaikh" w:date="2013-10-19T02:16:00Z">
                <w:pPr>
                  <w:pStyle w:val="XML1"/>
                </w:pPr>
              </w:pPrChange>
            </w:pPr>
            <w:ins w:id="14555" w:author="aas" w:date="2013-10-14T02:06:00Z">
              <w:del w:id="14556" w:author="Anees Shaikh" w:date="2013-10-19T02:16:00Z">
                <w:r w:rsidDel="00E067A3">
                  <w:delText xml:space="preserve">                        &lt;xs:documentation&gt;</w:delText>
                </w:r>
              </w:del>
            </w:ins>
          </w:p>
          <w:p w14:paraId="403BA3BE" w14:textId="56448F47" w:rsidR="00874469" w:rsidDel="00E067A3" w:rsidRDefault="00874469">
            <w:pPr>
              <w:pStyle w:val="Appx"/>
              <w:rPr>
                <w:ins w:id="14557" w:author="aas" w:date="2013-10-14T02:06:00Z"/>
                <w:del w:id="14558" w:author="Anees Shaikh" w:date="2013-10-19T02:16:00Z"/>
              </w:rPr>
              <w:pPrChange w:id="14559" w:author="Anees Shaikh" w:date="2013-10-19T02:16:00Z">
                <w:pPr>
                  <w:pStyle w:val="XML1"/>
                </w:pPr>
              </w:pPrChange>
            </w:pPr>
            <w:ins w:id="14560" w:author="aas" w:date="2013-10-14T02:06:00Z">
              <w:del w:id="14561"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562" w:author="aas" w:date="2013-10-14T02:06:00Z"/>
                <w:del w:id="14563" w:author="Anees Shaikh" w:date="2013-10-19T02:16:00Z"/>
              </w:rPr>
              <w:pPrChange w:id="14564" w:author="Anees Shaikh" w:date="2013-10-19T02:16:00Z">
                <w:pPr>
                  <w:pStyle w:val="XML1"/>
                </w:pPr>
              </w:pPrChange>
            </w:pPr>
            <w:ins w:id="14565" w:author="aas" w:date="2013-10-14T02:06:00Z">
              <w:del w:id="14566" w:author="Anees Shaikh" w:date="2013-10-19T02:16:00Z">
                <w:r w:rsidDel="00E067A3">
                  <w:delText xml:space="preserve">                                apply actions.</w:delText>
                </w:r>
              </w:del>
            </w:ins>
          </w:p>
          <w:p w14:paraId="2F55ABA6" w14:textId="7A2BCDD4" w:rsidR="00874469" w:rsidDel="00E067A3" w:rsidRDefault="00874469">
            <w:pPr>
              <w:pStyle w:val="Appx"/>
              <w:rPr>
                <w:ins w:id="14567" w:author="aas" w:date="2013-10-14T02:06:00Z"/>
                <w:del w:id="14568" w:author="Anees Shaikh" w:date="2013-10-19T02:16:00Z"/>
              </w:rPr>
              <w:pPrChange w:id="14569" w:author="Anees Shaikh" w:date="2013-10-19T02:16:00Z">
                <w:pPr>
                  <w:pStyle w:val="XML1"/>
                </w:pPr>
              </w:pPrChange>
            </w:pPr>
            <w:ins w:id="14570" w:author="aas" w:date="2013-10-14T02:06:00Z">
              <w:del w:id="14571" w:author="Anees Shaikh" w:date="2013-10-19T02:16:00Z">
                <w:r w:rsidDel="00E067A3">
                  <w:delText xml:space="preserve">                        &lt;/xs:documentation&gt;</w:delText>
                </w:r>
              </w:del>
            </w:ins>
          </w:p>
          <w:p w14:paraId="04A6BC86" w14:textId="7D844974" w:rsidR="00874469" w:rsidDel="00E067A3" w:rsidRDefault="00874469">
            <w:pPr>
              <w:pStyle w:val="Appx"/>
              <w:rPr>
                <w:ins w:id="14572" w:author="aas" w:date="2013-10-14T02:06:00Z"/>
                <w:del w:id="14573" w:author="Anees Shaikh" w:date="2013-10-19T02:16:00Z"/>
              </w:rPr>
              <w:pPrChange w:id="14574" w:author="Anees Shaikh" w:date="2013-10-19T02:16:00Z">
                <w:pPr>
                  <w:pStyle w:val="XML1"/>
                </w:pPr>
              </w:pPrChange>
            </w:pPr>
            <w:ins w:id="14575" w:author="aas" w:date="2013-10-14T02:06:00Z">
              <w:del w:id="14576" w:author="Anees Shaikh" w:date="2013-10-19T02:16:00Z">
                <w:r w:rsidDel="00E067A3">
                  <w:delText xml:space="preserve">                      &lt;/xs:annotation&gt;</w:delText>
                </w:r>
              </w:del>
            </w:ins>
          </w:p>
          <w:p w14:paraId="0B9B2385" w14:textId="5702E8B1" w:rsidR="00874469" w:rsidDel="00E067A3" w:rsidRDefault="00874469">
            <w:pPr>
              <w:pStyle w:val="Appx"/>
              <w:rPr>
                <w:ins w:id="14577" w:author="aas" w:date="2013-10-14T02:06:00Z"/>
                <w:del w:id="14578" w:author="Anees Shaikh" w:date="2013-10-19T02:16:00Z"/>
              </w:rPr>
              <w:pPrChange w:id="14579" w:author="Anees Shaikh" w:date="2013-10-19T02:16:00Z">
                <w:pPr>
                  <w:pStyle w:val="XML1"/>
                </w:pPr>
              </w:pPrChange>
            </w:pPr>
            <w:ins w:id="14580" w:author="aas" w:date="2013-10-14T02:06:00Z">
              <w:del w:id="14581" w:author="Anees Shaikh" w:date="2013-10-19T02:16:00Z">
                <w:r w:rsidDel="00E067A3">
                  <w:delText xml:space="preserve">                      &lt;xs:complexType&gt;</w:delText>
                </w:r>
              </w:del>
            </w:ins>
          </w:p>
          <w:p w14:paraId="59AE59B1" w14:textId="25A5AA64" w:rsidR="00874469" w:rsidDel="00E067A3" w:rsidRDefault="00874469">
            <w:pPr>
              <w:pStyle w:val="Appx"/>
              <w:rPr>
                <w:ins w:id="14582" w:author="aas" w:date="2013-10-14T02:06:00Z"/>
                <w:del w:id="14583" w:author="Anees Shaikh" w:date="2013-10-19T02:16:00Z"/>
              </w:rPr>
              <w:pPrChange w:id="14584" w:author="Anees Shaikh" w:date="2013-10-19T02:16:00Z">
                <w:pPr>
                  <w:pStyle w:val="XML1"/>
                </w:pPr>
              </w:pPrChange>
            </w:pPr>
            <w:ins w:id="14585" w:author="aas" w:date="2013-10-14T02:06:00Z">
              <w:del w:id="14586" w:author="Anees Shaikh" w:date="2013-10-19T02:16:00Z">
                <w:r w:rsidDel="00E067A3">
                  <w:delText xml:space="preserve">                        &lt;xs:sequence&gt;</w:delText>
                </w:r>
              </w:del>
            </w:ins>
          </w:p>
          <w:p w14:paraId="10B3B3DF" w14:textId="45248DDC" w:rsidR="00874469" w:rsidDel="00E067A3" w:rsidRDefault="00874469">
            <w:pPr>
              <w:pStyle w:val="Appx"/>
              <w:rPr>
                <w:ins w:id="14587" w:author="aas" w:date="2013-10-14T02:06:00Z"/>
                <w:del w:id="14588" w:author="Anees Shaikh" w:date="2013-10-19T02:16:00Z"/>
              </w:rPr>
              <w:pPrChange w:id="14589" w:author="Anees Shaikh" w:date="2013-10-19T02:16:00Z">
                <w:pPr>
                  <w:pStyle w:val="XML1"/>
                </w:pPr>
              </w:pPrChange>
            </w:pPr>
            <w:ins w:id="14590" w:author="aas" w:date="2013-10-14T02:06:00Z">
              <w:del w:id="14591"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592" w:author="aas" w:date="2013-10-14T02:06:00Z"/>
                <w:del w:id="14593" w:author="Anees Shaikh" w:date="2013-10-19T02:16:00Z"/>
              </w:rPr>
              <w:pPrChange w:id="14594" w:author="Anees Shaikh" w:date="2013-10-19T02:16:00Z">
                <w:pPr>
                  <w:pStyle w:val="XML1"/>
                </w:pPr>
              </w:pPrChange>
            </w:pPr>
            <w:ins w:id="14595" w:author="aas" w:date="2013-10-14T02:06:00Z">
              <w:del w:id="14596"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597" w:author="aas" w:date="2013-10-14T02:06:00Z"/>
                <w:del w:id="14598" w:author="Anees Shaikh" w:date="2013-10-19T02:16:00Z"/>
              </w:rPr>
              <w:pPrChange w:id="14599" w:author="Anees Shaikh" w:date="2013-10-19T02:16:00Z">
                <w:pPr>
                  <w:pStyle w:val="XML1"/>
                </w:pPr>
              </w:pPrChange>
            </w:pPr>
            <w:ins w:id="14600" w:author="aas" w:date="2013-10-14T02:06:00Z">
              <w:del w:id="14601"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02" w:author="aas" w:date="2013-10-14T02:06:00Z"/>
                <w:del w:id="14603" w:author="Anees Shaikh" w:date="2013-10-19T02:16:00Z"/>
              </w:rPr>
              <w:pPrChange w:id="14604" w:author="Anees Shaikh" w:date="2013-10-19T02:16:00Z">
                <w:pPr>
                  <w:pStyle w:val="XML1"/>
                </w:pPr>
              </w:pPrChange>
            </w:pPr>
            <w:ins w:id="14605" w:author="aas" w:date="2013-10-14T02:06:00Z">
              <w:del w:id="14606" w:author="Anees Shaikh" w:date="2013-10-19T02:16:00Z">
                <w:r w:rsidDel="00E067A3">
                  <w:delText xml:space="preserve">                        &lt;/xs:sequence&gt;</w:delText>
                </w:r>
              </w:del>
            </w:ins>
          </w:p>
          <w:p w14:paraId="36BE5FD1" w14:textId="3140580E" w:rsidR="00874469" w:rsidDel="00E067A3" w:rsidRDefault="00874469">
            <w:pPr>
              <w:pStyle w:val="Appx"/>
              <w:rPr>
                <w:ins w:id="14607" w:author="aas" w:date="2013-10-14T02:06:00Z"/>
                <w:del w:id="14608" w:author="Anees Shaikh" w:date="2013-10-19T02:16:00Z"/>
              </w:rPr>
              <w:pPrChange w:id="14609" w:author="Anees Shaikh" w:date="2013-10-19T02:16:00Z">
                <w:pPr>
                  <w:pStyle w:val="XML1"/>
                </w:pPr>
              </w:pPrChange>
            </w:pPr>
            <w:ins w:id="14610" w:author="aas" w:date="2013-10-14T02:06:00Z">
              <w:del w:id="14611" w:author="Anees Shaikh" w:date="2013-10-19T02:16:00Z">
                <w:r w:rsidDel="00E067A3">
                  <w:delText xml:space="preserve">                      &lt;/xs:complexType&gt;</w:delText>
                </w:r>
              </w:del>
            </w:ins>
          </w:p>
          <w:p w14:paraId="406EA5EC" w14:textId="0C7ED101" w:rsidR="00874469" w:rsidDel="00E067A3" w:rsidRDefault="00874469">
            <w:pPr>
              <w:pStyle w:val="Appx"/>
              <w:rPr>
                <w:ins w:id="14612" w:author="aas" w:date="2013-10-14T02:06:00Z"/>
                <w:del w:id="14613" w:author="Anees Shaikh" w:date="2013-10-19T02:16:00Z"/>
              </w:rPr>
              <w:pPrChange w:id="14614" w:author="Anees Shaikh" w:date="2013-10-19T02:16:00Z">
                <w:pPr>
                  <w:pStyle w:val="XML1"/>
                </w:pPr>
              </w:pPrChange>
            </w:pPr>
            <w:ins w:id="14615" w:author="aas" w:date="2013-10-14T02:06:00Z">
              <w:del w:id="14616" w:author="Anees Shaikh" w:date="2013-10-19T02:16:00Z">
                <w:r w:rsidDel="00E067A3">
                  <w:delText xml:space="preserve">                    &lt;/xs:element&gt;</w:delText>
                </w:r>
              </w:del>
            </w:ins>
          </w:p>
          <w:p w14:paraId="6FE03622" w14:textId="7824C483" w:rsidR="00874469" w:rsidDel="00E067A3" w:rsidRDefault="00874469">
            <w:pPr>
              <w:pStyle w:val="Appx"/>
              <w:rPr>
                <w:ins w:id="14617" w:author="aas" w:date="2013-10-14T02:06:00Z"/>
                <w:del w:id="14618" w:author="Anees Shaikh" w:date="2013-10-19T02:16:00Z"/>
              </w:rPr>
              <w:pPrChange w:id="14619" w:author="Anees Shaikh" w:date="2013-10-19T02:16:00Z">
                <w:pPr>
                  <w:pStyle w:val="XML1"/>
                </w:pPr>
              </w:pPrChange>
            </w:pPr>
            <w:ins w:id="14620" w:author="aas" w:date="2013-10-14T02:06:00Z">
              <w:del w:id="14621"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22" w:author="aas" w:date="2013-10-14T02:06:00Z"/>
                <w:del w:id="14623" w:author="Anees Shaikh" w:date="2013-10-19T02:16:00Z"/>
              </w:rPr>
              <w:pPrChange w:id="14624" w:author="Anees Shaikh" w:date="2013-10-19T02:16:00Z">
                <w:pPr>
                  <w:pStyle w:val="XML1"/>
                </w:pPr>
              </w:pPrChange>
            </w:pPr>
            <w:ins w:id="14625" w:author="aas" w:date="2013-10-14T02:06:00Z">
              <w:del w:id="14626" w:author="Anees Shaikh" w:date="2013-10-19T02:16:00Z">
                <w:r w:rsidDel="00E067A3">
                  <w:delText xml:space="preserve">                      &lt;xs:annotation&gt;</w:delText>
                </w:r>
              </w:del>
            </w:ins>
          </w:p>
          <w:p w14:paraId="473ECD94" w14:textId="04639427" w:rsidR="00874469" w:rsidDel="00E067A3" w:rsidRDefault="00874469">
            <w:pPr>
              <w:pStyle w:val="Appx"/>
              <w:rPr>
                <w:ins w:id="14627" w:author="aas" w:date="2013-10-14T02:06:00Z"/>
                <w:del w:id="14628" w:author="Anees Shaikh" w:date="2013-10-19T02:16:00Z"/>
              </w:rPr>
              <w:pPrChange w:id="14629" w:author="Anees Shaikh" w:date="2013-10-19T02:16:00Z">
                <w:pPr>
                  <w:pStyle w:val="XML1"/>
                </w:pPr>
              </w:pPrChange>
            </w:pPr>
            <w:ins w:id="14630" w:author="aas" w:date="2013-10-14T02:06:00Z">
              <w:del w:id="14631" w:author="Anees Shaikh" w:date="2013-10-19T02:16:00Z">
                <w:r w:rsidDel="00E067A3">
                  <w:delText xml:space="preserve">                        &lt;xs:documentation&gt;</w:delText>
                </w:r>
              </w:del>
            </w:ins>
          </w:p>
          <w:p w14:paraId="4F61730B" w14:textId="11877AAE" w:rsidR="00874469" w:rsidDel="00E067A3" w:rsidRDefault="00874469">
            <w:pPr>
              <w:pStyle w:val="Appx"/>
              <w:rPr>
                <w:ins w:id="14632" w:author="aas" w:date="2013-10-14T02:06:00Z"/>
                <w:del w:id="14633" w:author="Anees Shaikh" w:date="2013-10-19T02:16:00Z"/>
              </w:rPr>
              <w:pPrChange w:id="14634" w:author="Anees Shaikh" w:date="2013-10-19T02:16:00Z">
                <w:pPr>
                  <w:pStyle w:val="XML1"/>
                </w:pPr>
              </w:pPrChange>
            </w:pPr>
            <w:ins w:id="14635" w:author="aas" w:date="2013-10-14T02:06:00Z">
              <w:del w:id="14636"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637" w:author="aas" w:date="2013-10-14T02:06:00Z"/>
                <w:del w:id="14638" w:author="Anees Shaikh" w:date="2013-10-19T02:16:00Z"/>
              </w:rPr>
              <w:pPrChange w:id="14639" w:author="Anees Shaikh" w:date="2013-10-19T02:16:00Z">
                <w:pPr>
                  <w:pStyle w:val="XML1"/>
                </w:pPr>
              </w:pPrChange>
            </w:pPr>
            <w:ins w:id="14640" w:author="aas" w:date="2013-10-14T02:06:00Z">
              <w:del w:id="14641" w:author="Anees Shaikh" w:date="2013-10-19T02:16:00Z">
                <w:r w:rsidDel="00E067A3">
                  <w:delText xml:space="preserve">                        &lt;/xs:documentation&gt;</w:delText>
                </w:r>
              </w:del>
            </w:ins>
          </w:p>
          <w:p w14:paraId="2831175D" w14:textId="09CC95B2" w:rsidR="00874469" w:rsidDel="00E067A3" w:rsidRDefault="00874469">
            <w:pPr>
              <w:pStyle w:val="Appx"/>
              <w:rPr>
                <w:ins w:id="14642" w:author="aas" w:date="2013-10-14T02:06:00Z"/>
                <w:del w:id="14643" w:author="Anees Shaikh" w:date="2013-10-19T02:16:00Z"/>
              </w:rPr>
              <w:pPrChange w:id="14644" w:author="Anees Shaikh" w:date="2013-10-19T02:16:00Z">
                <w:pPr>
                  <w:pStyle w:val="XML1"/>
                </w:pPr>
              </w:pPrChange>
            </w:pPr>
            <w:ins w:id="14645" w:author="aas" w:date="2013-10-14T02:06:00Z">
              <w:del w:id="14646" w:author="Anees Shaikh" w:date="2013-10-19T02:16:00Z">
                <w:r w:rsidDel="00E067A3">
                  <w:delText xml:space="preserve">                      &lt;/xs:annotation&gt;</w:delText>
                </w:r>
              </w:del>
            </w:ins>
          </w:p>
          <w:p w14:paraId="7E5A21EC" w14:textId="0897923A" w:rsidR="00874469" w:rsidDel="00E067A3" w:rsidRDefault="00874469">
            <w:pPr>
              <w:pStyle w:val="Appx"/>
              <w:rPr>
                <w:ins w:id="14647" w:author="aas" w:date="2013-10-14T02:06:00Z"/>
                <w:del w:id="14648" w:author="Anees Shaikh" w:date="2013-10-19T02:16:00Z"/>
              </w:rPr>
              <w:pPrChange w:id="14649" w:author="Anees Shaikh" w:date="2013-10-19T02:16:00Z">
                <w:pPr>
                  <w:pStyle w:val="XML1"/>
                </w:pPr>
              </w:pPrChange>
            </w:pPr>
            <w:ins w:id="14650" w:author="aas" w:date="2013-10-14T02:06:00Z">
              <w:del w:id="14651" w:author="Anees Shaikh" w:date="2013-10-19T02:16:00Z">
                <w:r w:rsidDel="00E067A3">
                  <w:delText xml:space="preserve">                      &lt;xs:complexType&gt;</w:delText>
                </w:r>
              </w:del>
            </w:ins>
          </w:p>
          <w:p w14:paraId="62D46473" w14:textId="39D17644" w:rsidR="00874469" w:rsidDel="00E067A3" w:rsidRDefault="00874469">
            <w:pPr>
              <w:pStyle w:val="Appx"/>
              <w:rPr>
                <w:ins w:id="14652" w:author="aas" w:date="2013-10-14T02:06:00Z"/>
                <w:del w:id="14653" w:author="Anees Shaikh" w:date="2013-10-19T02:16:00Z"/>
              </w:rPr>
              <w:pPrChange w:id="14654" w:author="Anees Shaikh" w:date="2013-10-19T02:16:00Z">
                <w:pPr>
                  <w:pStyle w:val="XML1"/>
                </w:pPr>
              </w:pPrChange>
            </w:pPr>
            <w:ins w:id="14655" w:author="aas" w:date="2013-10-14T02:06:00Z">
              <w:del w:id="14656" w:author="Anees Shaikh" w:date="2013-10-19T02:16:00Z">
                <w:r w:rsidDel="00E067A3">
                  <w:delText xml:space="preserve">                        &lt;xs:sequence&gt;</w:delText>
                </w:r>
              </w:del>
            </w:ins>
          </w:p>
          <w:p w14:paraId="091E8A97" w14:textId="6EAA4F88" w:rsidR="00874469" w:rsidDel="00E067A3" w:rsidRDefault="00874469">
            <w:pPr>
              <w:pStyle w:val="Appx"/>
              <w:rPr>
                <w:ins w:id="14657" w:author="aas" w:date="2013-10-14T02:06:00Z"/>
                <w:del w:id="14658" w:author="Anees Shaikh" w:date="2013-10-19T02:16:00Z"/>
              </w:rPr>
              <w:pPrChange w:id="14659" w:author="Anees Shaikh" w:date="2013-10-19T02:16:00Z">
                <w:pPr>
                  <w:pStyle w:val="XML1"/>
                </w:pPr>
              </w:pPrChange>
            </w:pPr>
            <w:ins w:id="14660" w:author="aas" w:date="2013-10-14T02:06:00Z">
              <w:del w:id="14661"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662" w:author="aas" w:date="2013-10-14T02:06:00Z"/>
                <w:del w:id="14663" w:author="Anees Shaikh" w:date="2013-10-19T02:16:00Z"/>
              </w:rPr>
              <w:pPrChange w:id="14664" w:author="Anees Shaikh" w:date="2013-10-19T02:16:00Z">
                <w:pPr>
                  <w:pStyle w:val="XML1"/>
                </w:pPr>
              </w:pPrChange>
            </w:pPr>
            <w:ins w:id="14665" w:author="aas" w:date="2013-10-14T02:06:00Z">
              <w:del w:id="14666"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667" w:author="aas" w:date="2013-10-14T02:06:00Z"/>
                <w:del w:id="14668" w:author="Anees Shaikh" w:date="2013-10-19T02:16:00Z"/>
              </w:rPr>
              <w:pPrChange w:id="14669" w:author="Anees Shaikh" w:date="2013-10-19T02:16:00Z">
                <w:pPr>
                  <w:pStyle w:val="XML1"/>
                </w:pPr>
              </w:pPrChange>
            </w:pPr>
            <w:ins w:id="14670" w:author="aas" w:date="2013-10-14T02:06:00Z">
              <w:del w:id="14671" w:author="Anees Shaikh" w:date="2013-10-19T02:16:00Z">
                <w:r w:rsidDel="00E067A3">
                  <w:delText xml:space="preserve">                                  namespace="##other" processContents="lax"/&gt;</w:delText>
                </w:r>
              </w:del>
            </w:ins>
          </w:p>
          <w:p w14:paraId="66AC94FA" w14:textId="01BDE7DA" w:rsidR="00874469" w:rsidDel="00E067A3" w:rsidRDefault="00874469">
            <w:pPr>
              <w:pStyle w:val="Appx"/>
              <w:rPr>
                <w:ins w:id="14672" w:author="aas" w:date="2013-10-14T02:06:00Z"/>
                <w:del w:id="14673" w:author="Anees Shaikh" w:date="2013-10-19T02:16:00Z"/>
              </w:rPr>
              <w:pPrChange w:id="14674" w:author="Anees Shaikh" w:date="2013-10-19T02:16:00Z">
                <w:pPr>
                  <w:pStyle w:val="XML1"/>
                </w:pPr>
              </w:pPrChange>
            </w:pPr>
            <w:ins w:id="14675" w:author="aas" w:date="2013-10-14T02:06:00Z">
              <w:del w:id="14676" w:author="Anees Shaikh" w:date="2013-10-19T02:16:00Z">
                <w:r w:rsidDel="00E067A3">
                  <w:delText xml:space="preserve">                        &lt;/xs:sequence&gt;</w:delText>
                </w:r>
              </w:del>
            </w:ins>
          </w:p>
          <w:p w14:paraId="05DC24EC" w14:textId="21DC15EB" w:rsidR="00874469" w:rsidDel="00E067A3" w:rsidRDefault="00874469">
            <w:pPr>
              <w:pStyle w:val="Appx"/>
              <w:rPr>
                <w:ins w:id="14677" w:author="aas" w:date="2013-10-14T02:06:00Z"/>
                <w:del w:id="14678" w:author="Anees Shaikh" w:date="2013-10-19T02:16:00Z"/>
              </w:rPr>
              <w:pPrChange w:id="14679" w:author="Anees Shaikh" w:date="2013-10-19T02:16:00Z">
                <w:pPr>
                  <w:pStyle w:val="XML1"/>
                </w:pPr>
              </w:pPrChange>
            </w:pPr>
            <w:ins w:id="14680" w:author="aas" w:date="2013-10-14T02:06:00Z">
              <w:del w:id="14681" w:author="Anees Shaikh" w:date="2013-10-19T02:16:00Z">
                <w:r w:rsidDel="00E067A3">
                  <w:delText xml:space="preserve">                      &lt;/xs:complexType&gt;</w:delText>
                </w:r>
              </w:del>
            </w:ins>
          </w:p>
          <w:p w14:paraId="69812D00" w14:textId="1341A1E1" w:rsidR="00874469" w:rsidDel="00E067A3" w:rsidRDefault="00874469">
            <w:pPr>
              <w:pStyle w:val="Appx"/>
              <w:rPr>
                <w:ins w:id="14682" w:author="aas" w:date="2013-10-14T02:06:00Z"/>
                <w:del w:id="14683" w:author="Anees Shaikh" w:date="2013-10-19T02:16:00Z"/>
              </w:rPr>
              <w:pPrChange w:id="14684" w:author="Anees Shaikh" w:date="2013-10-19T02:16:00Z">
                <w:pPr>
                  <w:pStyle w:val="XML1"/>
                </w:pPr>
              </w:pPrChange>
            </w:pPr>
            <w:ins w:id="14685" w:author="aas" w:date="2013-10-14T02:06:00Z">
              <w:del w:id="14686" w:author="Anees Shaikh" w:date="2013-10-19T02:16:00Z">
                <w:r w:rsidDel="00E067A3">
                  <w:delText xml:space="preserve">                    &lt;/xs:element&gt;</w:delText>
                </w:r>
              </w:del>
            </w:ins>
          </w:p>
          <w:p w14:paraId="1BA84CD7" w14:textId="57EBEF7B" w:rsidR="00874469" w:rsidDel="00E067A3" w:rsidRDefault="00874469">
            <w:pPr>
              <w:pStyle w:val="Appx"/>
              <w:rPr>
                <w:ins w:id="14687" w:author="aas" w:date="2013-10-14T02:06:00Z"/>
                <w:del w:id="14688" w:author="Anees Shaikh" w:date="2013-10-19T02:16:00Z"/>
              </w:rPr>
              <w:pPrChange w:id="14689" w:author="Anees Shaikh" w:date="2013-10-19T02:16:00Z">
                <w:pPr>
                  <w:pStyle w:val="XML1"/>
                </w:pPr>
              </w:pPrChange>
            </w:pPr>
            <w:ins w:id="14690" w:author="aas" w:date="2013-10-14T02:06:00Z">
              <w:del w:id="14691"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692" w:author="aas" w:date="2013-10-14T02:06:00Z"/>
                <w:del w:id="14693" w:author="Anees Shaikh" w:date="2013-10-19T02:16:00Z"/>
              </w:rPr>
              <w:pPrChange w:id="14694" w:author="Anees Shaikh" w:date="2013-10-19T02:16:00Z">
                <w:pPr>
                  <w:pStyle w:val="XML1"/>
                </w:pPr>
              </w:pPrChange>
            </w:pPr>
            <w:ins w:id="14695" w:author="aas" w:date="2013-10-14T02:06:00Z">
              <w:del w:id="14696" w:author="Anees Shaikh" w:date="2013-10-19T02:16:00Z">
                <w:r w:rsidDel="00E067A3">
                  <w:delText xml:space="preserve">                      &lt;xs:annotation&gt;</w:delText>
                </w:r>
              </w:del>
            </w:ins>
          </w:p>
          <w:p w14:paraId="5547BABE" w14:textId="25359A74" w:rsidR="00874469" w:rsidDel="00E067A3" w:rsidRDefault="00874469">
            <w:pPr>
              <w:pStyle w:val="Appx"/>
              <w:rPr>
                <w:ins w:id="14697" w:author="aas" w:date="2013-10-14T02:06:00Z"/>
                <w:del w:id="14698" w:author="Anees Shaikh" w:date="2013-10-19T02:16:00Z"/>
              </w:rPr>
              <w:pPrChange w:id="14699" w:author="Anees Shaikh" w:date="2013-10-19T02:16:00Z">
                <w:pPr>
                  <w:pStyle w:val="XML1"/>
                </w:pPr>
              </w:pPrChange>
            </w:pPr>
            <w:ins w:id="14700" w:author="aas" w:date="2013-10-14T02:06:00Z">
              <w:del w:id="14701" w:author="Anees Shaikh" w:date="2013-10-19T02:16:00Z">
                <w:r w:rsidDel="00E067A3">
                  <w:delText xml:space="preserve">                        &lt;xs:documentation&gt;</w:delText>
                </w:r>
              </w:del>
            </w:ins>
          </w:p>
          <w:p w14:paraId="3BD3E829" w14:textId="1FAC9F65" w:rsidR="00874469" w:rsidDel="00E067A3" w:rsidRDefault="00874469">
            <w:pPr>
              <w:pStyle w:val="Appx"/>
              <w:rPr>
                <w:ins w:id="14702" w:author="aas" w:date="2013-10-14T02:06:00Z"/>
                <w:del w:id="14703" w:author="Anees Shaikh" w:date="2013-10-19T02:16:00Z"/>
              </w:rPr>
              <w:pPrChange w:id="14704" w:author="Anees Shaikh" w:date="2013-10-19T02:16:00Z">
                <w:pPr>
                  <w:pStyle w:val="XML1"/>
                </w:pPr>
              </w:pPrChange>
            </w:pPr>
            <w:ins w:id="14705" w:author="aas" w:date="2013-10-14T02:06:00Z">
              <w:del w:id="14706"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07" w:author="aas" w:date="2013-10-14T02:06:00Z"/>
                <w:del w:id="14708" w:author="Anees Shaikh" w:date="2013-10-19T02:16:00Z"/>
              </w:rPr>
              <w:pPrChange w:id="14709" w:author="Anees Shaikh" w:date="2013-10-19T02:16:00Z">
                <w:pPr>
                  <w:pStyle w:val="XML1"/>
                </w:pPr>
              </w:pPrChange>
            </w:pPr>
            <w:ins w:id="14710" w:author="aas" w:date="2013-10-14T02:06:00Z">
              <w:del w:id="14711"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12" w:author="aas" w:date="2013-10-14T02:06:00Z"/>
                <w:del w:id="14713" w:author="Anees Shaikh" w:date="2013-10-19T02:16:00Z"/>
              </w:rPr>
              <w:pPrChange w:id="14714" w:author="Anees Shaikh" w:date="2013-10-19T02:16:00Z">
                <w:pPr>
                  <w:pStyle w:val="XML1"/>
                </w:pPr>
              </w:pPrChange>
            </w:pPr>
            <w:ins w:id="14715" w:author="aas" w:date="2013-10-14T02:06:00Z">
              <w:del w:id="14716" w:author="Anees Shaikh" w:date="2013-10-19T02:16:00Z">
                <w:r w:rsidDel="00E067A3">
                  <w:delText xml:space="preserve">                                hexadecimal digits([0-9a-fA-F]) format.</w:delText>
                </w:r>
              </w:del>
            </w:ins>
          </w:p>
          <w:p w14:paraId="1B6224D7" w14:textId="64A84967" w:rsidR="00874469" w:rsidDel="00E067A3" w:rsidRDefault="00874469">
            <w:pPr>
              <w:pStyle w:val="Appx"/>
              <w:rPr>
                <w:ins w:id="14717" w:author="aas" w:date="2013-10-14T02:06:00Z"/>
                <w:del w:id="14718" w:author="Anees Shaikh" w:date="2013-10-19T02:16:00Z"/>
              </w:rPr>
              <w:pPrChange w:id="14719" w:author="Anees Shaikh" w:date="2013-10-19T02:16:00Z">
                <w:pPr>
                  <w:pStyle w:val="XML1"/>
                </w:pPr>
              </w:pPrChange>
            </w:pPr>
            <w:ins w:id="14720" w:author="aas" w:date="2013-10-14T02:06:00Z">
              <w:del w:id="14721" w:author="Anees Shaikh" w:date="2013-10-19T02:16:00Z">
                <w:r w:rsidDel="00E067A3">
                  <w:delText xml:space="preserve">                        &lt;/xs:documentation&gt;</w:delText>
                </w:r>
              </w:del>
            </w:ins>
          </w:p>
          <w:p w14:paraId="1F2C165D" w14:textId="2714D9A6" w:rsidR="00874469" w:rsidDel="00E067A3" w:rsidRDefault="00874469">
            <w:pPr>
              <w:pStyle w:val="Appx"/>
              <w:rPr>
                <w:ins w:id="14722" w:author="aas" w:date="2013-10-14T02:06:00Z"/>
                <w:del w:id="14723" w:author="Anees Shaikh" w:date="2013-10-19T02:16:00Z"/>
              </w:rPr>
              <w:pPrChange w:id="14724" w:author="Anees Shaikh" w:date="2013-10-19T02:16:00Z">
                <w:pPr>
                  <w:pStyle w:val="XML1"/>
                </w:pPr>
              </w:pPrChange>
            </w:pPr>
            <w:ins w:id="14725" w:author="aas" w:date="2013-10-14T02:06:00Z">
              <w:del w:id="14726" w:author="Anees Shaikh" w:date="2013-10-19T02:16:00Z">
                <w:r w:rsidDel="00E067A3">
                  <w:delText xml:space="preserve">                      &lt;/xs:annotation&gt;</w:delText>
                </w:r>
              </w:del>
            </w:ins>
          </w:p>
          <w:p w14:paraId="7962A17C" w14:textId="65EE77FD" w:rsidR="00874469" w:rsidDel="00E067A3" w:rsidRDefault="00874469">
            <w:pPr>
              <w:pStyle w:val="Appx"/>
              <w:rPr>
                <w:ins w:id="14727" w:author="aas" w:date="2013-10-14T02:06:00Z"/>
                <w:del w:id="14728" w:author="Anees Shaikh" w:date="2013-10-19T02:16:00Z"/>
              </w:rPr>
              <w:pPrChange w:id="14729" w:author="Anees Shaikh" w:date="2013-10-19T02:16:00Z">
                <w:pPr>
                  <w:pStyle w:val="XML1"/>
                </w:pPr>
              </w:pPrChange>
            </w:pPr>
            <w:ins w:id="14730" w:author="aas" w:date="2013-10-14T02:06:00Z">
              <w:del w:id="14731" w:author="Anees Shaikh" w:date="2013-10-19T02:16:00Z">
                <w:r w:rsidDel="00E067A3">
                  <w:delText xml:space="preserve">                    &lt;/xs:element&gt;</w:delText>
                </w:r>
              </w:del>
            </w:ins>
          </w:p>
          <w:p w14:paraId="57D9F89F" w14:textId="087E1814" w:rsidR="00874469" w:rsidDel="00E067A3" w:rsidRDefault="00874469">
            <w:pPr>
              <w:pStyle w:val="Appx"/>
              <w:rPr>
                <w:ins w:id="14732" w:author="aas" w:date="2013-10-14T02:06:00Z"/>
                <w:del w:id="14733" w:author="Anees Shaikh" w:date="2013-10-19T02:16:00Z"/>
              </w:rPr>
              <w:pPrChange w:id="14734" w:author="Anees Shaikh" w:date="2013-10-19T02:16:00Z">
                <w:pPr>
                  <w:pStyle w:val="XML1"/>
                </w:pPr>
              </w:pPrChange>
            </w:pPr>
            <w:ins w:id="14735" w:author="aas" w:date="2013-10-14T02:06:00Z">
              <w:del w:id="14736"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737" w:author="aas" w:date="2013-10-14T02:06:00Z"/>
                <w:del w:id="14738" w:author="Anees Shaikh" w:date="2013-10-19T02:16:00Z"/>
              </w:rPr>
              <w:pPrChange w:id="14739" w:author="Anees Shaikh" w:date="2013-10-19T02:16:00Z">
                <w:pPr>
                  <w:pStyle w:val="XML1"/>
                </w:pPr>
              </w:pPrChange>
            </w:pPr>
            <w:ins w:id="14740" w:author="aas" w:date="2013-10-14T02:06:00Z">
              <w:del w:id="14741" w:author="Anees Shaikh" w:date="2013-10-19T02:16:00Z">
                <w:r w:rsidDel="00E067A3">
                  <w:delText xml:space="preserve">                      &lt;xs:annotation&gt;</w:delText>
                </w:r>
              </w:del>
            </w:ins>
          </w:p>
          <w:p w14:paraId="5B378A63" w14:textId="42AB19E3" w:rsidR="00874469" w:rsidDel="00E067A3" w:rsidRDefault="00874469">
            <w:pPr>
              <w:pStyle w:val="Appx"/>
              <w:rPr>
                <w:ins w:id="14742" w:author="aas" w:date="2013-10-14T02:06:00Z"/>
                <w:del w:id="14743" w:author="Anees Shaikh" w:date="2013-10-19T02:16:00Z"/>
              </w:rPr>
              <w:pPrChange w:id="14744" w:author="Anees Shaikh" w:date="2013-10-19T02:16:00Z">
                <w:pPr>
                  <w:pStyle w:val="XML1"/>
                </w:pPr>
              </w:pPrChange>
            </w:pPr>
            <w:ins w:id="14745" w:author="aas" w:date="2013-10-14T02:06:00Z">
              <w:del w:id="14746" w:author="Anees Shaikh" w:date="2013-10-19T02:16:00Z">
                <w:r w:rsidDel="00E067A3">
                  <w:delText xml:space="preserve">                        &lt;xs:documentation&gt;</w:delText>
                </w:r>
              </w:del>
            </w:ins>
          </w:p>
          <w:p w14:paraId="7CC4DB64" w14:textId="390CE452" w:rsidR="00874469" w:rsidDel="00E067A3" w:rsidRDefault="00874469">
            <w:pPr>
              <w:pStyle w:val="Appx"/>
              <w:rPr>
                <w:ins w:id="14747" w:author="aas" w:date="2013-10-14T02:06:00Z"/>
                <w:del w:id="14748" w:author="Anees Shaikh" w:date="2013-10-19T02:16:00Z"/>
              </w:rPr>
              <w:pPrChange w:id="14749" w:author="Anees Shaikh" w:date="2013-10-19T02:16:00Z">
                <w:pPr>
                  <w:pStyle w:val="XML1"/>
                </w:pPr>
              </w:pPrChange>
            </w:pPr>
            <w:ins w:id="14750" w:author="aas" w:date="2013-10-14T02:06:00Z">
              <w:del w:id="14751"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752" w:author="aas" w:date="2013-10-14T02:06:00Z"/>
                <w:del w:id="14753" w:author="Anees Shaikh" w:date="2013-10-19T02:16:00Z"/>
              </w:rPr>
              <w:pPrChange w:id="14754" w:author="Anees Shaikh" w:date="2013-10-19T02:16:00Z">
                <w:pPr>
                  <w:pStyle w:val="XML1"/>
                </w:pPr>
              </w:pPrChange>
            </w:pPr>
            <w:ins w:id="14755" w:author="aas" w:date="2013-10-14T02:06:00Z">
              <w:del w:id="14756"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757" w:author="aas" w:date="2013-10-14T02:06:00Z"/>
                <w:del w:id="14758" w:author="Anees Shaikh" w:date="2013-10-19T02:16:00Z"/>
              </w:rPr>
              <w:pPrChange w:id="14759" w:author="Anees Shaikh" w:date="2013-10-19T02:16:00Z">
                <w:pPr>
                  <w:pStyle w:val="XML1"/>
                </w:pPr>
              </w:pPrChange>
            </w:pPr>
            <w:ins w:id="14760" w:author="aas" w:date="2013-10-14T02:06:00Z">
              <w:del w:id="14761"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762" w:author="aas" w:date="2013-10-14T02:06:00Z"/>
                <w:del w:id="14763" w:author="Anees Shaikh" w:date="2013-10-19T02:16:00Z"/>
              </w:rPr>
              <w:pPrChange w:id="14764" w:author="Anees Shaikh" w:date="2013-10-19T02:16:00Z">
                <w:pPr>
                  <w:pStyle w:val="XML1"/>
                </w:pPr>
              </w:pPrChange>
            </w:pPr>
            <w:ins w:id="14765" w:author="aas" w:date="2013-10-14T02:06:00Z">
              <w:del w:id="14766" w:author="Anees Shaikh" w:date="2013-10-19T02:16:00Z">
                <w:r w:rsidDel="00E067A3">
                  <w:delText xml:space="preserve">                                 format.</w:delText>
                </w:r>
              </w:del>
            </w:ins>
          </w:p>
          <w:p w14:paraId="4B25FCE4" w14:textId="4E2636ED" w:rsidR="00874469" w:rsidDel="00E067A3" w:rsidRDefault="00874469">
            <w:pPr>
              <w:pStyle w:val="Appx"/>
              <w:rPr>
                <w:ins w:id="14767" w:author="aas" w:date="2013-10-14T02:06:00Z"/>
                <w:del w:id="14768" w:author="Anees Shaikh" w:date="2013-10-19T02:16:00Z"/>
              </w:rPr>
              <w:pPrChange w:id="14769" w:author="Anees Shaikh" w:date="2013-10-19T02:16:00Z">
                <w:pPr>
                  <w:pStyle w:val="XML1"/>
                </w:pPr>
              </w:pPrChange>
            </w:pPr>
            <w:ins w:id="14770" w:author="aas" w:date="2013-10-14T02:06:00Z">
              <w:del w:id="14771" w:author="Anees Shaikh" w:date="2013-10-19T02:16:00Z">
                <w:r w:rsidDel="00E067A3">
                  <w:delText xml:space="preserve">                        &lt;/xs:documentation&gt;</w:delText>
                </w:r>
              </w:del>
            </w:ins>
          </w:p>
          <w:p w14:paraId="0B638D26" w14:textId="2B160BF9" w:rsidR="00874469" w:rsidDel="00E067A3" w:rsidRDefault="00874469">
            <w:pPr>
              <w:pStyle w:val="Appx"/>
              <w:rPr>
                <w:ins w:id="14772" w:author="aas" w:date="2013-10-14T02:06:00Z"/>
                <w:del w:id="14773" w:author="Anees Shaikh" w:date="2013-10-19T02:16:00Z"/>
              </w:rPr>
              <w:pPrChange w:id="14774" w:author="Anees Shaikh" w:date="2013-10-19T02:16:00Z">
                <w:pPr>
                  <w:pStyle w:val="XML1"/>
                </w:pPr>
              </w:pPrChange>
            </w:pPr>
            <w:ins w:id="14775" w:author="aas" w:date="2013-10-14T02:06:00Z">
              <w:del w:id="14776" w:author="Anees Shaikh" w:date="2013-10-19T02:16:00Z">
                <w:r w:rsidDel="00E067A3">
                  <w:delText xml:space="preserve">                      &lt;/xs:annotation&gt;</w:delText>
                </w:r>
              </w:del>
            </w:ins>
          </w:p>
          <w:p w14:paraId="052AA7E0" w14:textId="07D61C30" w:rsidR="00874469" w:rsidDel="00E067A3" w:rsidRDefault="00874469">
            <w:pPr>
              <w:pStyle w:val="Appx"/>
              <w:rPr>
                <w:ins w:id="14777" w:author="aas" w:date="2013-10-14T02:06:00Z"/>
                <w:del w:id="14778" w:author="Anees Shaikh" w:date="2013-10-19T02:16:00Z"/>
              </w:rPr>
              <w:pPrChange w:id="14779" w:author="Anees Shaikh" w:date="2013-10-19T02:16:00Z">
                <w:pPr>
                  <w:pStyle w:val="XML1"/>
                </w:pPr>
              </w:pPrChange>
            </w:pPr>
            <w:ins w:id="14780" w:author="aas" w:date="2013-10-14T02:06:00Z">
              <w:del w:id="14781" w:author="Anees Shaikh" w:date="2013-10-19T02:16:00Z">
                <w:r w:rsidDel="00E067A3">
                  <w:delText xml:space="preserve">                    &lt;/xs:element&gt;</w:delText>
                </w:r>
              </w:del>
            </w:ins>
          </w:p>
          <w:p w14:paraId="5076F146" w14:textId="0309B2AF" w:rsidR="00874469" w:rsidDel="00E067A3" w:rsidRDefault="00874469">
            <w:pPr>
              <w:pStyle w:val="Appx"/>
              <w:rPr>
                <w:ins w:id="14782" w:author="aas" w:date="2013-10-14T02:06:00Z"/>
                <w:del w:id="14783" w:author="Anees Shaikh" w:date="2013-10-19T02:16:00Z"/>
              </w:rPr>
              <w:pPrChange w:id="14784" w:author="Anees Shaikh" w:date="2013-10-19T02:16:00Z">
                <w:pPr>
                  <w:pStyle w:val="XML1"/>
                </w:pPr>
              </w:pPrChange>
            </w:pPr>
            <w:ins w:id="14785" w:author="aas" w:date="2013-10-14T02:06:00Z">
              <w:del w:id="14786"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787" w:author="aas" w:date="2013-10-14T02:06:00Z"/>
                <w:del w:id="14788" w:author="Anees Shaikh" w:date="2013-10-19T02:16:00Z"/>
              </w:rPr>
              <w:pPrChange w:id="14789" w:author="Anees Shaikh" w:date="2013-10-19T02:16:00Z">
                <w:pPr>
                  <w:pStyle w:val="XML1"/>
                </w:pPr>
              </w:pPrChange>
            </w:pPr>
            <w:ins w:id="14790" w:author="aas" w:date="2013-10-14T02:06:00Z">
              <w:del w:id="14791" w:author="Anees Shaikh" w:date="2013-10-19T02:16:00Z">
                <w:r w:rsidDel="00E067A3">
                  <w:delText xml:space="preserve">                            namespace="##other" processContents="lax"/&gt;</w:delText>
                </w:r>
              </w:del>
            </w:ins>
          </w:p>
          <w:p w14:paraId="372AACF6" w14:textId="1856602D" w:rsidR="00874469" w:rsidDel="00E067A3" w:rsidRDefault="00874469">
            <w:pPr>
              <w:pStyle w:val="Appx"/>
              <w:rPr>
                <w:ins w:id="14792" w:author="aas" w:date="2013-10-14T02:06:00Z"/>
                <w:del w:id="14793" w:author="Anees Shaikh" w:date="2013-10-19T02:16:00Z"/>
              </w:rPr>
              <w:pPrChange w:id="14794" w:author="Anees Shaikh" w:date="2013-10-19T02:16:00Z">
                <w:pPr>
                  <w:pStyle w:val="XML1"/>
                </w:pPr>
              </w:pPrChange>
            </w:pPr>
            <w:ins w:id="14795" w:author="aas" w:date="2013-10-14T02:06:00Z">
              <w:del w:id="14796" w:author="Anees Shaikh" w:date="2013-10-19T02:16:00Z">
                <w:r w:rsidDel="00E067A3">
                  <w:delText xml:space="preserve">                  &lt;/xs:sequence&gt;</w:delText>
                </w:r>
              </w:del>
            </w:ins>
          </w:p>
          <w:p w14:paraId="7B3A2EB5" w14:textId="44B45ABD" w:rsidR="00874469" w:rsidDel="00E067A3" w:rsidRDefault="00874469">
            <w:pPr>
              <w:pStyle w:val="Appx"/>
              <w:rPr>
                <w:ins w:id="14797" w:author="aas" w:date="2013-10-14T02:06:00Z"/>
                <w:del w:id="14798" w:author="Anees Shaikh" w:date="2013-10-19T02:16:00Z"/>
              </w:rPr>
              <w:pPrChange w:id="14799" w:author="Anees Shaikh" w:date="2013-10-19T02:16:00Z">
                <w:pPr>
                  <w:pStyle w:val="XML1"/>
                </w:pPr>
              </w:pPrChange>
            </w:pPr>
            <w:ins w:id="14800" w:author="aas" w:date="2013-10-14T02:06:00Z">
              <w:del w:id="14801" w:author="Anees Shaikh" w:date="2013-10-19T02:16:00Z">
                <w:r w:rsidDel="00E067A3">
                  <w:delText xml:space="preserve">                &lt;/xs:complexType&gt;</w:delText>
                </w:r>
              </w:del>
            </w:ins>
          </w:p>
          <w:p w14:paraId="021ED1B0" w14:textId="5609EDEF" w:rsidR="00874469" w:rsidDel="00E067A3" w:rsidRDefault="00874469">
            <w:pPr>
              <w:pStyle w:val="Appx"/>
              <w:rPr>
                <w:ins w:id="14802" w:author="aas" w:date="2013-10-14T02:06:00Z"/>
                <w:del w:id="14803" w:author="Anees Shaikh" w:date="2013-10-19T02:16:00Z"/>
              </w:rPr>
              <w:pPrChange w:id="14804" w:author="Anees Shaikh" w:date="2013-10-19T02:16:00Z">
                <w:pPr>
                  <w:pStyle w:val="XML1"/>
                </w:pPr>
              </w:pPrChange>
            </w:pPr>
            <w:ins w:id="14805" w:author="aas" w:date="2013-10-14T02:06:00Z">
              <w:del w:id="14806" w:author="Anees Shaikh" w:date="2013-10-19T02:16:00Z">
                <w:r w:rsidDel="00E067A3">
                  <w:delText xml:space="preserve">              &lt;/xs:element&gt;</w:delText>
                </w:r>
              </w:del>
            </w:ins>
          </w:p>
          <w:p w14:paraId="735F1132" w14:textId="55F9CB88" w:rsidR="00874469" w:rsidDel="00E067A3" w:rsidRDefault="00874469">
            <w:pPr>
              <w:pStyle w:val="Appx"/>
              <w:rPr>
                <w:ins w:id="14807" w:author="aas" w:date="2013-10-14T02:06:00Z"/>
                <w:del w:id="14808" w:author="Anees Shaikh" w:date="2013-10-19T02:16:00Z"/>
              </w:rPr>
              <w:pPrChange w:id="14809" w:author="Anees Shaikh" w:date="2013-10-19T02:16:00Z">
                <w:pPr>
                  <w:pStyle w:val="XML1"/>
                </w:pPr>
              </w:pPrChange>
            </w:pPr>
            <w:ins w:id="14810" w:author="aas" w:date="2013-10-14T02:06:00Z">
              <w:del w:id="14811"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12" w:author="aas" w:date="2013-10-14T02:06:00Z"/>
                <w:del w:id="14813" w:author="Anees Shaikh" w:date="2013-10-19T02:16:00Z"/>
              </w:rPr>
              <w:pPrChange w:id="14814" w:author="Anees Shaikh" w:date="2013-10-19T02:16:00Z">
                <w:pPr>
                  <w:pStyle w:val="XML1"/>
                </w:pPr>
              </w:pPrChange>
            </w:pPr>
            <w:ins w:id="14815" w:author="aas" w:date="2013-10-14T02:06:00Z">
              <w:del w:id="14816"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17" w:author="aas" w:date="2013-10-14T02:06:00Z"/>
                <w:del w:id="14818" w:author="Anees Shaikh" w:date="2013-10-19T02:16:00Z"/>
              </w:rPr>
              <w:pPrChange w:id="14819" w:author="Anees Shaikh" w:date="2013-10-19T02:16:00Z">
                <w:pPr>
                  <w:pStyle w:val="XML1"/>
                </w:pPr>
              </w:pPrChange>
            </w:pPr>
            <w:ins w:id="14820" w:author="aas" w:date="2013-10-14T02:06:00Z">
              <w:del w:id="14821" w:author="Anees Shaikh" w:date="2013-10-19T02:16:00Z">
                <w:r w:rsidDel="00E067A3">
                  <w:delText xml:space="preserve">            &lt;/xs:sequence&gt;</w:delText>
                </w:r>
              </w:del>
            </w:ins>
          </w:p>
          <w:p w14:paraId="04F49343" w14:textId="413487F9" w:rsidR="00874469" w:rsidDel="00E067A3" w:rsidRDefault="00874469">
            <w:pPr>
              <w:pStyle w:val="Appx"/>
              <w:rPr>
                <w:ins w:id="14822" w:author="aas" w:date="2013-10-14T02:06:00Z"/>
                <w:del w:id="14823" w:author="Anees Shaikh" w:date="2013-10-19T02:16:00Z"/>
              </w:rPr>
              <w:pPrChange w:id="14824" w:author="Anees Shaikh" w:date="2013-10-19T02:16:00Z">
                <w:pPr>
                  <w:pStyle w:val="XML1"/>
                </w:pPr>
              </w:pPrChange>
            </w:pPr>
            <w:ins w:id="14825" w:author="aas" w:date="2013-10-14T02:06:00Z">
              <w:del w:id="14826" w:author="Anees Shaikh" w:date="2013-10-19T02:16:00Z">
                <w:r w:rsidDel="00E067A3">
                  <w:delText xml:space="preserve">          &lt;/xs:complexType&gt;</w:delText>
                </w:r>
              </w:del>
            </w:ins>
          </w:p>
          <w:p w14:paraId="35C22438" w14:textId="17513659" w:rsidR="00874469" w:rsidDel="00E067A3" w:rsidRDefault="00874469">
            <w:pPr>
              <w:pStyle w:val="Appx"/>
              <w:rPr>
                <w:ins w:id="14827" w:author="aas" w:date="2013-10-14T02:06:00Z"/>
                <w:del w:id="14828" w:author="Anees Shaikh" w:date="2013-10-19T02:16:00Z"/>
              </w:rPr>
              <w:pPrChange w:id="14829" w:author="Anees Shaikh" w:date="2013-10-19T02:16:00Z">
                <w:pPr>
                  <w:pStyle w:val="XML1"/>
                </w:pPr>
              </w:pPrChange>
            </w:pPr>
            <w:ins w:id="14830" w:author="aas" w:date="2013-10-14T02:06:00Z">
              <w:del w:id="14831"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32" w:author="aas" w:date="2013-10-14T02:06:00Z"/>
                <w:del w:id="14833" w:author="Anees Shaikh" w:date="2013-10-19T02:16:00Z"/>
              </w:rPr>
              <w:pPrChange w:id="14834" w:author="Anees Shaikh" w:date="2013-10-19T02:16:00Z">
                <w:pPr>
                  <w:pStyle w:val="XML1"/>
                </w:pPr>
              </w:pPrChange>
            </w:pPr>
            <w:ins w:id="14835" w:author="aas" w:date="2013-10-14T02:06:00Z">
              <w:del w:id="14836" w:author="Anees Shaikh" w:date="2013-10-19T02:16:00Z">
                <w:r w:rsidDel="00E067A3">
                  <w:delText xml:space="preserve">            &lt;xs:selector xpath="of-config:port"/&gt;</w:delText>
                </w:r>
              </w:del>
            </w:ins>
          </w:p>
          <w:p w14:paraId="7B2D72D8" w14:textId="607E4C03" w:rsidR="00874469" w:rsidDel="00E067A3" w:rsidRDefault="00874469">
            <w:pPr>
              <w:pStyle w:val="Appx"/>
              <w:rPr>
                <w:ins w:id="14837" w:author="aas" w:date="2013-10-14T02:06:00Z"/>
                <w:del w:id="14838" w:author="Anees Shaikh" w:date="2013-10-19T02:16:00Z"/>
              </w:rPr>
              <w:pPrChange w:id="14839" w:author="Anees Shaikh" w:date="2013-10-19T02:16:00Z">
                <w:pPr>
                  <w:pStyle w:val="XML1"/>
                </w:pPr>
              </w:pPrChange>
            </w:pPr>
            <w:ins w:id="14840" w:author="aas" w:date="2013-10-14T02:06:00Z">
              <w:del w:id="14841" w:author="Anees Shaikh" w:date="2013-10-19T02:16:00Z">
                <w:r w:rsidDel="00E067A3">
                  <w:delText xml:space="preserve">            &lt;xs:field xpath="of-config:resource-id"/&gt;</w:delText>
                </w:r>
              </w:del>
            </w:ins>
          </w:p>
          <w:p w14:paraId="199BBA23" w14:textId="225E2CEA" w:rsidR="00874469" w:rsidDel="00E067A3" w:rsidRDefault="00874469">
            <w:pPr>
              <w:pStyle w:val="Appx"/>
              <w:rPr>
                <w:ins w:id="14842" w:author="aas" w:date="2013-10-14T02:06:00Z"/>
                <w:del w:id="14843" w:author="Anees Shaikh" w:date="2013-10-19T02:16:00Z"/>
              </w:rPr>
              <w:pPrChange w:id="14844" w:author="Anees Shaikh" w:date="2013-10-19T02:16:00Z">
                <w:pPr>
                  <w:pStyle w:val="XML1"/>
                </w:pPr>
              </w:pPrChange>
            </w:pPr>
            <w:ins w:id="14845" w:author="aas" w:date="2013-10-14T02:06:00Z">
              <w:del w:id="14846" w:author="Anees Shaikh" w:date="2013-10-19T02:16:00Z">
                <w:r w:rsidDel="00E067A3">
                  <w:delText xml:space="preserve">          &lt;/xs:key&gt;</w:delText>
                </w:r>
              </w:del>
            </w:ins>
          </w:p>
          <w:p w14:paraId="06409953" w14:textId="11EDC50F" w:rsidR="00874469" w:rsidDel="00E067A3" w:rsidRDefault="00874469">
            <w:pPr>
              <w:pStyle w:val="Appx"/>
              <w:rPr>
                <w:ins w:id="14847" w:author="aas" w:date="2013-10-14T02:06:00Z"/>
                <w:del w:id="14848" w:author="Anees Shaikh" w:date="2013-10-19T02:16:00Z"/>
              </w:rPr>
              <w:pPrChange w:id="14849" w:author="Anees Shaikh" w:date="2013-10-19T02:16:00Z">
                <w:pPr>
                  <w:pStyle w:val="XML1"/>
                </w:pPr>
              </w:pPrChange>
            </w:pPr>
            <w:ins w:id="14850" w:author="aas" w:date="2013-10-14T02:06:00Z">
              <w:del w:id="14851"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852" w:author="aas" w:date="2013-10-14T02:06:00Z"/>
                <w:del w:id="14853" w:author="Anees Shaikh" w:date="2013-10-19T02:16:00Z"/>
              </w:rPr>
              <w:pPrChange w:id="14854" w:author="Anees Shaikh" w:date="2013-10-19T02:16:00Z">
                <w:pPr>
                  <w:pStyle w:val="XML1"/>
                </w:pPr>
              </w:pPrChange>
            </w:pPr>
            <w:ins w:id="14855" w:author="aas" w:date="2013-10-14T02:06:00Z">
              <w:del w:id="14856" w:author="Anees Shaikh" w:date="2013-10-19T02:16:00Z">
                <w:r w:rsidDel="00E067A3">
                  <w:delText xml:space="preserve">            &lt;xs:selector xpath="of-config:queue"/&gt;</w:delText>
                </w:r>
              </w:del>
            </w:ins>
          </w:p>
          <w:p w14:paraId="6F342983" w14:textId="3FE77590" w:rsidR="00874469" w:rsidDel="00E067A3" w:rsidRDefault="00874469">
            <w:pPr>
              <w:pStyle w:val="Appx"/>
              <w:rPr>
                <w:ins w:id="14857" w:author="aas" w:date="2013-10-14T02:06:00Z"/>
                <w:del w:id="14858" w:author="Anees Shaikh" w:date="2013-10-19T02:16:00Z"/>
              </w:rPr>
              <w:pPrChange w:id="14859" w:author="Anees Shaikh" w:date="2013-10-19T02:16:00Z">
                <w:pPr>
                  <w:pStyle w:val="XML1"/>
                </w:pPr>
              </w:pPrChange>
            </w:pPr>
            <w:ins w:id="14860" w:author="aas" w:date="2013-10-14T02:06:00Z">
              <w:del w:id="14861" w:author="Anees Shaikh" w:date="2013-10-19T02:16:00Z">
                <w:r w:rsidDel="00E067A3">
                  <w:delText xml:space="preserve">            &lt;xs:field xpath="of-config:resource-id"/&gt;</w:delText>
                </w:r>
              </w:del>
            </w:ins>
          </w:p>
          <w:p w14:paraId="3F2971D0" w14:textId="2D95FA64" w:rsidR="00874469" w:rsidDel="00E067A3" w:rsidRDefault="00874469">
            <w:pPr>
              <w:pStyle w:val="Appx"/>
              <w:rPr>
                <w:ins w:id="14862" w:author="aas" w:date="2013-10-14T02:06:00Z"/>
                <w:del w:id="14863" w:author="Anees Shaikh" w:date="2013-10-19T02:16:00Z"/>
              </w:rPr>
              <w:pPrChange w:id="14864" w:author="Anees Shaikh" w:date="2013-10-19T02:16:00Z">
                <w:pPr>
                  <w:pStyle w:val="XML1"/>
                </w:pPr>
              </w:pPrChange>
            </w:pPr>
            <w:ins w:id="14865" w:author="aas" w:date="2013-10-14T02:06:00Z">
              <w:del w:id="14866" w:author="Anees Shaikh" w:date="2013-10-19T02:16:00Z">
                <w:r w:rsidDel="00E067A3">
                  <w:delText xml:space="preserve">          &lt;/xs:key&gt;</w:delText>
                </w:r>
              </w:del>
            </w:ins>
          </w:p>
          <w:p w14:paraId="34000FB5" w14:textId="20782919" w:rsidR="00874469" w:rsidDel="00E067A3" w:rsidRDefault="00874469">
            <w:pPr>
              <w:pStyle w:val="Appx"/>
              <w:rPr>
                <w:ins w:id="14867" w:author="aas" w:date="2013-10-14T02:06:00Z"/>
                <w:del w:id="14868" w:author="Anees Shaikh" w:date="2013-10-19T02:16:00Z"/>
              </w:rPr>
              <w:pPrChange w:id="14869" w:author="Anees Shaikh" w:date="2013-10-19T02:16:00Z">
                <w:pPr>
                  <w:pStyle w:val="XML1"/>
                </w:pPr>
              </w:pPrChange>
            </w:pPr>
            <w:ins w:id="14870" w:author="aas" w:date="2013-10-14T02:06:00Z">
              <w:del w:id="14871"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872" w:author="aas" w:date="2013-10-14T02:06:00Z"/>
                <w:del w:id="14873" w:author="Anees Shaikh" w:date="2013-10-19T02:16:00Z"/>
              </w:rPr>
              <w:pPrChange w:id="14874" w:author="Anees Shaikh" w:date="2013-10-19T02:16:00Z">
                <w:pPr>
                  <w:pStyle w:val="XML1"/>
                </w:pPr>
              </w:pPrChange>
            </w:pPr>
            <w:ins w:id="14875" w:author="aas" w:date="2013-10-14T02:06:00Z">
              <w:del w:id="14876"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877" w:author="aas" w:date="2013-10-14T02:06:00Z"/>
                <w:del w:id="14878" w:author="Anees Shaikh" w:date="2013-10-19T02:16:00Z"/>
              </w:rPr>
              <w:pPrChange w:id="14879" w:author="Anees Shaikh" w:date="2013-10-19T02:16:00Z">
                <w:pPr>
                  <w:pStyle w:val="XML1"/>
                </w:pPr>
              </w:pPrChange>
            </w:pPr>
            <w:ins w:id="14880" w:author="aas" w:date="2013-10-14T02:06:00Z">
              <w:del w:id="14881" w:author="Anees Shaikh" w:date="2013-10-19T02:16:00Z">
                <w:r w:rsidDel="00E067A3">
                  <w:delText xml:space="preserve">            &lt;xs:field xpath="of-config:resource-id"/&gt;</w:delText>
                </w:r>
              </w:del>
            </w:ins>
          </w:p>
          <w:p w14:paraId="70B7C850" w14:textId="7A7E9DF7" w:rsidR="00874469" w:rsidDel="00E067A3" w:rsidRDefault="00874469">
            <w:pPr>
              <w:pStyle w:val="Appx"/>
              <w:rPr>
                <w:ins w:id="14882" w:author="aas" w:date="2013-10-14T02:06:00Z"/>
                <w:del w:id="14883" w:author="Anees Shaikh" w:date="2013-10-19T02:16:00Z"/>
              </w:rPr>
              <w:pPrChange w:id="14884" w:author="Anees Shaikh" w:date="2013-10-19T02:16:00Z">
                <w:pPr>
                  <w:pStyle w:val="XML1"/>
                </w:pPr>
              </w:pPrChange>
            </w:pPr>
            <w:ins w:id="14885" w:author="aas" w:date="2013-10-14T02:06:00Z">
              <w:del w:id="14886" w:author="Anees Shaikh" w:date="2013-10-19T02:16:00Z">
                <w:r w:rsidDel="00E067A3">
                  <w:delText xml:space="preserve">          &lt;/xs:key&gt;</w:delText>
                </w:r>
              </w:del>
            </w:ins>
          </w:p>
          <w:p w14:paraId="558C880B" w14:textId="667EFA6C" w:rsidR="00874469" w:rsidDel="00E067A3" w:rsidRDefault="00874469">
            <w:pPr>
              <w:pStyle w:val="Appx"/>
              <w:rPr>
                <w:ins w:id="14887" w:author="aas" w:date="2013-10-14T02:06:00Z"/>
                <w:del w:id="14888" w:author="Anees Shaikh" w:date="2013-10-19T02:16:00Z"/>
              </w:rPr>
              <w:pPrChange w:id="14889" w:author="Anees Shaikh" w:date="2013-10-19T02:16:00Z">
                <w:pPr>
                  <w:pStyle w:val="XML1"/>
                </w:pPr>
              </w:pPrChange>
            </w:pPr>
            <w:ins w:id="14890" w:author="aas" w:date="2013-10-14T02:06:00Z">
              <w:del w:id="14891"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892" w:author="aas" w:date="2013-10-14T02:06:00Z"/>
                <w:del w:id="14893" w:author="Anees Shaikh" w:date="2013-10-19T02:16:00Z"/>
              </w:rPr>
              <w:pPrChange w:id="14894" w:author="Anees Shaikh" w:date="2013-10-19T02:16:00Z">
                <w:pPr>
                  <w:pStyle w:val="XML1"/>
                </w:pPr>
              </w:pPrChange>
            </w:pPr>
            <w:ins w:id="14895" w:author="aas" w:date="2013-10-14T02:06:00Z">
              <w:del w:id="14896"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897" w:author="aas" w:date="2013-10-14T02:06:00Z"/>
                <w:del w:id="14898" w:author="Anees Shaikh" w:date="2013-10-19T02:16:00Z"/>
              </w:rPr>
              <w:pPrChange w:id="14899" w:author="Anees Shaikh" w:date="2013-10-19T02:16:00Z">
                <w:pPr>
                  <w:pStyle w:val="XML1"/>
                </w:pPr>
              </w:pPrChange>
            </w:pPr>
            <w:ins w:id="14900" w:author="aas" w:date="2013-10-14T02:06:00Z">
              <w:del w:id="14901"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02" w:author="aas" w:date="2013-10-14T02:06:00Z"/>
                <w:del w:id="14903" w:author="Anees Shaikh" w:date="2013-10-19T02:16:00Z"/>
              </w:rPr>
              <w:pPrChange w:id="14904" w:author="Anees Shaikh" w:date="2013-10-19T02:16:00Z">
                <w:pPr>
                  <w:pStyle w:val="XML1"/>
                </w:pPr>
              </w:pPrChange>
            </w:pPr>
            <w:ins w:id="14905" w:author="aas" w:date="2013-10-14T02:06:00Z">
              <w:del w:id="14906" w:author="Anees Shaikh" w:date="2013-10-19T02:16:00Z">
                <w:r w:rsidDel="00E067A3">
                  <w:delText xml:space="preserve">          &lt;/xs:key&gt;</w:delText>
                </w:r>
              </w:del>
            </w:ins>
          </w:p>
          <w:p w14:paraId="2369CD96" w14:textId="2D41E461" w:rsidR="00874469" w:rsidDel="00E067A3" w:rsidRDefault="00874469">
            <w:pPr>
              <w:pStyle w:val="Appx"/>
              <w:rPr>
                <w:ins w:id="14907" w:author="aas" w:date="2013-10-14T02:06:00Z"/>
                <w:del w:id="14908" w:author="Anees Shaikh" w:date="2013-10-19T02:16:00Z"/>
              </w:rPr>
              <w:pPrChange w:id="14909" w:author="Anees Shaikh" w:date="2013-10-19T02:16:00Z">
                <w:pPr>
                  <w:pStyle w:val="XML1"/>
                </w:pPr>
              </w:pPrChange>
            </w:pPr>
            <w:ins w:id="14910" w:author="aas" w:date="2013-10-14T02:06:00Z">
              <w:del w:id="14911"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12" w:author="aas" w:date="2013-10-14T02:06:00Z"/>
                <w:del w:id="14913" w:author="Anees Shaikh" w:date="2013-10-19T02:16:00Z"/>
              </w:rPr>
              <w:pPrChange w:id="14914" w:author="Anees Shaikh" w:date="2013-10-19T02:16:00Z">
                <w:pPr>
                  <w:pStyle w:val="XML1"/>
                </w:pPr>
              </w:pPrChange>
            </w:pPr>
            <w:ins w:id="14915" w:author="aas" w:date="2013-10-14T02:06:00Z">
              <w:del w:id="14916"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17" w:author="aas" w:date="2013-10-14T02:06:00Z"/>
                <w:del w:id="14918" w:author="Anees Shaikh" w:date="2013-10-19T02:16:00Z"/>
              </w:rPr>
              <w:pPrChange w:id="14919" w:author="Anees Shaikh" w:date="2013-10-19T02:16:00Z">
                <w:pPr>
                  <w:pStyle w:val="XML1"/>
                </w:pPr>
              </w:pPrChange>
            </w:pPr>
            <w:ins w:id="14920" w:author="aas" w:date="2013-10-14T02:06:00Z">
              <w:del w:id="14921"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22" w:author="aas" w:date="2013-10-14T02:06:00Z"/>
                <w:del w:id="14923" w:author="Anees Shaikh" w:date="2013-10-19T02:16:00Z"/>
              </w:rPr>
              <w:pPrChange w:id="14924" w:author="Anees Shaikh" w:date="2013-10-19T02:16:00Z">
                <w:pPr>
                  <w:pStyle w:val="XML1"/>
                </w:pPr>
              </w:pPrChange>
            </w:pPr>
            <w:ins w:id="14925" w:author="aas" w:date="2013-10-14T02:06:00Z">
              <w:del w:id="14926" w:author="Anees Shaikh" w:date="2013-10-19T02:16:00Z">
                <w:r w:rsidDel="00E067A3">
                  <w:delText xml:space="preserve">          &lt;/xs:key&gt;</w:delText>
                </w:r>
              </w:del>
            </w:ins>
          </w:p>
          <w:p w14:paraId="4BBE8354" w14:textId="34639559" w:rsidR="00874469" w:rsidDel="00E067A3" w:rsidRDefault="00874469">
            <w:pPr>
              <w:pStyle w:val="Appx"/>
              <w:rPr>
                <w:ins w:id="14927" w:author="aas" w:date="2013-10-14T02:06:00Z"/>
                <w:del w:id="14928" w:author="Anees Shaikh" w:date="2013-10-19T02:16:00Z"/>
              </w:rPr>
              <w:pPrChange w:id="14929" w:author="Anees Shaikh" w:date="2013-10-19T02:16:00Z">
                <w:pPr>
                  <w:pStyle w:val="XML1"/>
                </w:pPr>
              </w:pPrChange>
            </w:pPr>
            <w:ins w:id="14930" w:author="aas" w:date="2013-10-14T02:06:00Z">
              <w:del w:id="14931" w:author="Anees Shaikh" w:date="2013-10-19T02:16:00Z">
                <w:r w:rsidDel="00E067A3">
                  <w:delText xml:space="preserve">        &lt;/xs:element&gt;</w:delText>
                </w:r>
              </w:del>
            </w:ins>
          </w:p>
          <w:p w14:paraId="66C10E3F" w14:textId="6B654987" w:rsidR="00874469" w:rsidDel="00E067A3" w:rsidRDefault="00874469">
            <w:pPr>
              <w:pStyle w:val="Appx"/>
              <w:rPr>
                <w:ins w:id="14932" w:author="aas" w:date="2013-10-14T02:06:00Z"/>
                <w:del w:id="14933" w:author="Anees Shaikh" w:date="2013-10-19T02:16:00Z"/>
              </w:rPr>
              <w:pPrChange w:id="14934" w:author="Anees Shaikh" w:date="2013-10-19T02:16:00Z">
                <w:pPr>
                  <w:pStyle w:val="XML1"/>
                </w:pPr>
              </w:pPrChange>
            </w:pPr>
            <w:ins w:id="14935" w:author="aas" w:date="2013-10-14T02:06:00Z">
              <w:del w:id="14936"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4937" w:author="aas" w:date="2013-10-14T02:06:00Z"/>
                <w:del w:id="14938" w:author="Anees Shaikh" w:date="2013-10-19T02:16:00Z"/>
              </w:rPr>
              <w:pPrChange w:id="14939" w:author="Anees Shaikh" w:date="2013-10-19T02:16:00Z">
                <w:pPr>
                  <w:pStyle w:val="XML1"/>
                </w:pPr>
              </w:pPrChange>
            </w:pPr>
            <w:ins w:id="14940" w:author="aas" w:date="2013-10-14T02:06:00Z">
              <w:del w:id="14941" w:author="Anees Shaikh" w:date="2013-10-19T02:16:00Z">
                <w:r w:rsidDel="00E067A3">
                  <w:delText xml:space="preserve">          &lt;xs:annotation&gt;</w:delText>
                </w:r>
              </w:del>
            </w:ins>
          </w:p>
          <w:p w14:paraId="6B049043" w14:textId="71149392" w:rsidR="00874469" w:rsidDel="00E067A3" w:rsidRDefault="00874469">
            <w:pPr>
              <w:pStyle w:val="Appx"/>
              <w:rPr>
                <w:ins w:id="14942" w:author="aas" w:date="2013-10-14T02:06:00Z"/>
                <w:del w:id="14943" w:author="Anees Shaikh" w:date="2013-10-19T02:16:00Z"/>
              </w:rPr>
              <w:pPrChange w:id="14944" w:author="Anees Shaikh" w:date="2013-10-19T02:16:00Z">
                <w:pPr>
                  <w:pStyle w:val="XML1"/>
                </w:pPr>
              </w:pPrChange>
            </w:pPr>
            <w:ins w:id="14945" w:author="aas" w:date="2013-10-14T02:06:00Z">
              <w:del w:id="14946" w:author="Anees Shaikh" w:date="2013-10-19T02:16:00Z">
                <w:r w:rsidDel="00E067A3">
                  <w:delText xml:space="preserve">            &lt;xs:documentation&gt;</w:delText>
                </w:r>
              </w:del>
            </w:ins>
          </w:p>
          <w:p w14:paraId="291F4B09" w14:textId="491E7822" w:rsidR="00874469" w:rsidDel="00E067A3" w:rsidRDefault="00874469">
            <w:pPr>
              <w:pStyle w:val="Appx"/>
              <w:rPr>
                <w:ins w:id="14947" w:author="aas" w:date="2013-10-14T02:06:00Z"/>
                <w:del w:id="14948" w:author="Anees Shaikh" w:date="2013-10-19T02:16:00Z"/>
              </w:rPr>
              <w:pPrChange w:id="14949" w:author="Anees Shaikh" w:date="2013-10-19T02:16:00Z">
                <w:pPr>
                  <w:pStyle w:val="XML1"/>
                </w:pPr>
              </w:pPrChange>
            </w:pPr>
            <w:ins w:id="14950" w:author="aas" w:date="2013-10-14T02:06:00Z">
              <w:del w:id="14951"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4952" w:author="aas" w:date="2013-10-14T02:06:00Z"/>
                <w:del w:id="14953" w:author="Anees Shaikh" w:date="2013-10-19T02:16:00Z"/>
              </w:rPr>
              <w:pPrChange w:id="14954" w:author="Anees Shaikh" w:date="2013-10-19T02:16:00Z">
                <w:pPr>
                  <w:pStyle w:val="XML1"/>
                </w:pPr>
              </w:pPrChange>
            </w:pPr>
            <w:ins w:id="14955" w:author="aas" w:date="2013-10-14T02:06:00Z">
              <w:del w:id="14956" w:author="Anees Shaikh" w:date="2013-10-19T02:16:00Z">
                <w:r w:rsidDel="00E067A3">
                  <w:delText xml:space="preserve">                     at the OpenFlow Capable Switch.</w:delText>
                </w:r>
              </w:del>
            </w:ins>
          </w:p>
          <w:p w14:paraId="5F10A3A4" w14:textId="08CFF993" w:rsidR="00874469" w:rsidDel="00E067A3" w:rsidRDefault="00874469">
            <w:pPr>
              <w:pStyle w:val="Appx"/>
              <w:rPr>
                <w:ins w:id="14957" w:author="aas" w:date="2013-10-14T02:06:00Z"/>
                <w:del w:id="14958" w:author="Anees Shaikh" w:date="2013-10-19T02:16:00Z"/>
              </w:rPr>
              <w:pPrChange w:id="14959" w:author="Anees Shaikh" w:date="2013-10-19T02:16:00Z">
                <w:pPr>
                  <w:pStyle w:val="XML1"/>
                </w:pPr>
              </w:pPrChange>
            </w:pPr>
            <w:ins w:id="14960" w:author="aas" w:date="2013-10-14T02:06:00Z">
              <w:del w:id="14961" w:author="Anees Shaikh" w:date="2013-10-19T02:16:00Z">
                <w:r w:rsidDel="00E067A3">
                  <w:delText xml:space="preserve">            &lt;/xs:documentation&gt;</w:delText>
                </w:r>
              </w:del>
            </w:ins>
          </w:p>
          <w:p w14:paraId="1C62BE58" w14:textId="2DA62444" w:rsidR="00874469" w:rsidDel="00E067A3" w:rsidRDefault="00874469">
            <w:pPr>
              <w:pStyle w:val="Appx"/>
              <w:rPr>
                <w:ins w:id="14962" w:author="aas" w:date="2013-10-14T02:06:00Z"/>
                <w:del w:id="14963" w:author="Anees Shaikh" w:date="2013-10-19T02:16:00Z"/>
              </w:rPr>
              <w:pPrChange w:id="14964" w:author="Anees Shaikh" w:date="2013-10-19T02:16:00Z">
                <w:pPr>
                  <w:pStyle w:val="XML1"/>
                </w:pPr>
              </w:pPrChange>
            </w:pPr>
            <w:ins w:id="14965" w:author="aas" w:date="2013-10-14T02:06:00Z">
              <w:del w:id="14966" w:author="Anees Shaikh" w:date="2013-10-19T02:16:00Z">
                <w:r w:rsidDel="00E067A3">
                  <w:delText xml:space="preserve">          &lt;/xs:annotation&gt;</w:delText>
                </w:r>
              </w:del>
            </w:ins>
          </w:p>
          <w:p w14:paraId="132D01CD" w14:textId="59CA1074" w:rsidR="00874469" w:rsidDel="00E067A3" w:rsidRDefault="00874469">
            <w:pPr>
              <w:pStyle w:val="Appx"/>
              <w:rPr>
                <w:ins w:id="14967" w:author="aas" w:date="2013-10-14T02:06:00Z"/>
                <w:del w:id="14968" w:author="Anees Shaikh" w:date="2013-10-19T02:16:00Z"/>
              </w:rPr>
              <w:pPrChange w:id="14969" w:author="Anees Shaikh" w:date="2013-10-19T02:16:00Z">
                <w:pPr>
                  <w:pStyle w:val="XML1"/>
                </w:pPr>
              </w:pPrChange>
            </w:pPr>
            <w:ins w:id="14970" w:author="aas" w:date="2013-10-14T02:06:00Z">
              <w:del w:id="14971" w:author="Anees Shaikh" w:date="2013-10-19T02:16:00Z">
                <w:r w:rsidDel="00E067A3">
                  <w:delText xml:space="preserve">          &lt;xs:complexType&gt;</w:delText>
                </w:r>
              </w:del>
            </w:ins>
          </w:p>
          <w:p w14:paraId="40AAC20E" w14:textId="37E6247B" w:rsidR="00874469" w:rsidDel="00E067A3" w:rsidRDefault="00874469">
            <w:pPr>
              <w:pStyle w:val="Appx"/>
              <w:rPr>
                <w:ins w:id="14972" w:author="aas" w:date="2013-10-14T02:06:00Z"/>
                <w:del w:id="14973" w:author="Anees Shaikh" w:date="2013-10-19T02:16:00Z"/>
              </w:rPr>
              <w:pPrChange w:id="14974" w:author="Anees Shaikh" w:date="2013-10-19T02:16:00Z">
                <w:pPr>
                  <w:pStyle w:val="XML1"/>
                </w:pPr>
              </w:pPrChange>
            </w:pPr>
            <w:ins w:id="14975" w:author="aas" w:date="2013-10-14T02:06:00Z">
              <w:del w:id="14976" w:author="Anees Shaikh" w:date="2013-10-19T02:16:00Z">
                <w:r w:rsidDel="00E067A3">
                  <w:delText xml:space="preserve">            &lt;xs:sequence&gt;</w:delText>
                </w:r>
              </w:del>
            </w:ins>
          </w:p>
          <w:p w14:paraId="71E36FD8" w14:textId="43828632" w:rsidR="00874469" w:rsidDel="00E067A3" w:rsidRDefault="00874469">
            <w:pPr>
              <w:pStyle w:val="Appx"/>
              <w:rPr>
                <w:ins w:id="14977" w:author="aas" w:date="2013-10-14T02:06:00Z"/>
                <w:del w:id="14978" w:author="Anees Shaikh" w:date="2013-10-19T02:16:00Z"/>
              </w:rPr>
              <w:pPrChange w:id="14979" w:author="Anees Shaikh" w:date="2013-10-19T02:16:00Z">
                <w:pPr>
                  <w:pStyle w:val="XML1"/>
                </w:pPr>
              </w:pPrChange>
            </w:pPr>
            <w:ins w:id="14980" w:author="aas" w:date="2013-10-14T02:06:00Z">
              <w:del w:id="14981"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4982" w:author="aas" w:date="2013-10-14T02:06:00Z"/>
                <w:del w:id="14983" w:author="Anees Shaikh" w:date="2013-10-19T02:16:00Z"/>
              </w:rPr>
              <w:pPrChange w:id="14984" w:author="Anees Shaikh" w:date="2013-10-19T02:16:00Z">
                <w:pPr>
                  <w:pStyle w:val="XML1"/>
                </w:pPr>
              </w:pPrChange>
            </w:pPr>
            <w:ins w:id="14985" w:author="aas" w:date="2013-10-14T02:06:00Z">
              <w:del w:id="14986" w:author="Anees Shaikh" w:date="2013-10-19T02:16:00Z">
                <w:r w:rsidDel="00E067A3">
                  <w:delText xml:space="preserve">                &lt;xs:annotation&gt;</w:delText>
                </w:r>
              </w:del>
            </w:ins>
          </w:p>
          <w:p w14:paraId="5B5D2DC4" w14:textId="4E492D47" w:rsidR="00874469" w:rsidDel="00E067A3" w:rsidRDefault="00874469">
            <w:pPr>
              <w:pStyle w:val="Appx"/>
              <w:rPr>
                <w:ins w:id="14987" w:author="aas" w:date="2013-10-14T02:06:00Z"/>
                <w:del w:id="14988" w:author="Anees Shaikh" w:date="2013-10-19T02:16:00Z"/>
              </w:rPr>
              <w:pPrChange w:id="14989" w:author="Anees Shaikh" w:date="2013-10-19T02:16:00Z">
                <w:pPr>
                  <w:pStyle w:val="XML1"/>
                </w:pPr>
              </w:pPrChange>
            </w:pPr>
            <w:ins w:id="14990" w:author="aas" w:date="2013-10-14T02:06:00Z">
              <w:del w:id="14991" w:author="Anees Shaikh" w:date="2013-10-19T02:16:00Z">
                <w:r w:rsidDel="00E067A3">
                  <w:delText xml:space="preserve">                  &lt;xs:documentation&gt;</w:delText>
                </w:r>
              </w:del>
            </w:ins>
          </w:p>
          <w:p w14:paraId="20B19C03" w14:textId="685AD6C8" w:rsidR="00874469" w:rsidDel="00E067A3" w:rsidRDefault="00874469">
            <w:pPr>
              <w:pStyle w:val="Appx"/>
              <w:rPr>
                <w:ins w:id="14992" w:author="aas" w:date="2013-10-14T02:06:00Z"/>
                <w:del w:id="14993" w:author="Anees Shaikh" w:date="2013-10-19T02:16:00Z"/>
              </w:rPr>
              <w:pPrChange w:id="14994" w:author="Anees Shaikh" w:date="2013-10-19T02:16:00Z">
                <w:pPr>
                  <w:pStyle w:val="XML1"/>
                </w:pPr>
              </w:pPrChange>
            </w:pPr>
            <w:ins w:id="14995" w:author="aas" w:date="2013-10-14T02:06:00Z">
              <w:del w:id="14996"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4997" w:author="aas" w:date="2013-10-14T02:06:00Z"/>
                <w:del w:id="14998" w:author="Anees Shaikh" w:date="2013-10-19T02:16:00Z"/>
              </w:rPr>
              <w:pPrChange w:id="14999" w:author="Anees Shaikh" w:date="2013-10-19T02:16:00Z">
                <w:pPr>
                  <w:pStyle w:val="XML1"/>
                </w:pPr>
              </w:pPrChange>
            </w:pPr>
            <w:ins w:id="15000" w:author="aas" w:date="2013-10-14T02:06:00Z">
              <w:del w:id="15001" w:author="Anees Shaikh" w:date="2013-10-19T02:16:00Z">
                <w:r w:rsidDel="00E067A3">
                  <w:delText xml:space="preserve">                           Switch.</w:delText>
                </w:r>
              </w:del>
            </w:ins>
          </w:p>
          <w:p w14:paraId="11DC59F9" w14:textId="00BF4C11" w:rsidR="00874469" w:rsidDel="00E067A3" w:rsidRDefault="00874469">
            <w:pPr>
              <w:pStyle w:val="Appx"/>
              <w:rPr>
                <w:ins w:id="15002" w:author="aas" w:date="2013-10-14T02:06:00Z"/>
                <w:del w:id="15003" w:author="Anees Shaikh" w:date="2013-10-19T02:16:00Z"/>
              </w:rPr>
              <w:pPrChange w:id="15004" w:author="Anees Shaikh" w:date="2013-10-19T02:16:00Z">
                <w:pPr>
                  <w:pStyle w:val="XML1"/>
                </w:pPr>
              </w:pPrChange>
            </w:pPr>
            <w:ins w:id="15005" w:author="aas" w:date="2013-10-14T02:06:00Z">
              <w:del w:id="15006" w:author="Anees Shaikh" w:date="2013-10-19T02:16:00Z">
                <w:r w:rsidDel="00E067A3">
                  <w:delText xml:space="preserve">                  &lt;/xs:documentation&gt;</w:delText>
                </w:r>
              </w:del>
            </w:ins>
          </w:p>
          <w:p w14:paraId="4D7458C8" w14:textId="39F654B8" w:rsidR="00874469" w:rsidDel="00E067A3" w:rsidRDefault="00874469">
            <w:pPr>
              <w:pStyle w:val="Appx"/>
              <w:rPr>
                <w:ins w:id="15007" w:author="aas" w:date="2013-10-14T02:06:00Z"/>
                <w:del w:id="15008" w:author="Anees Shaikh" w:date="2013-10-19T02:16:00Z"/>
              </w:rPr>
              <w:pPrChange w:id="15009" w:author="Anees Shaikh" w:date="2013-10-19T02:16:00Z">
                <w:pPr>
                  <w:pStyle w:val="XML1"/>
                </w:pPr>
              </w:pPrChange>
            </w:pPr>
            <w:ins w:id="15010" w:author="aas" w:date="2013-10-14T02:06:00Z">
              <w:del w:id="15011" w:author="Anees Shaikh" w:date="2013-10-19T02:16:00Z">
                <w:r w:rsidDel="00E067A3">
                  <w:delText xml:space="preserve">                &lt;/xs:annotation&gt;</w:delText>
                </w:r>
              </w:del>
            </w:ins>
          </w:p>
          <w:p w14:paraId="037EDAC2" w14:textId="3A1CE9B7" w:rsidR="00874469" w:rsidDel="00E067A3" w:rsidRDefault="00874469">
            <w:pPr>
              <w:pStyle w:val="Appx"/>
              <w:rPr>
                <w:ins w:id="15012" w:author="aas" w:date="2013-10-14T02:06:00Z"/>
                <w:del w:id="15013" w:author="Anees Shaikh" w:date="2013-10-19T02:16:00Z"/>
              </w:rPr>
              <w:pPrChange w:id="15014" w:author="Anees Shaikh" w:date="2013-10-19T02:16:00Z">
                <w:pPr>
                  <w:pStyle w:val="XML1"/>
                </w:pPr>
              </w:pPrChange>
            </w:pPr>
            <w:ins w:id="15015" w:author="aas" w:date="2013-10-14T02:06:00Z">
              <w:del w:id="15016" w:author="Anees Shaikh" w:date="2013-10-19T02:16:00Z">
                <w:r w:rsidDel="00E067A3">
                  <w:delText xml:space="preserve">                &lt;xs:complexType&gt;</w:delText>
                </w:r>
              </w:del>
            </w:ins>
          </w:p>
          <w:p w14:paraId="349AFFBF" w14:textId="023EE747" w:rsidR="00874469" w:rsidDel="00E067A3" w:rsidRDefault="00874469">
            <w:pPr>
              <w:pStyle w:val="Appx"/>
              <w:rPr>
                <w:ins w:id="15017" w:author="aas" w:date="2013-10-14T02:06:00Z"/>
                <w:del w:id="15018" w:author="Anees Shaikh" w:date="2013-10-19T02:16:00Z"/>
              </w:rPr>
              <w:pPrChange w:id="15019" w:author="Anees Shaikh" w:date="2013-10-19T02:16:00Z">
                <w:pPr>
                  <w:pStyle w:val="XML1"/>
                </w:pPr>
              </w:pPrChange>
            </w:pPr>
            <w:ins w:id="15020" w:author="aas" w:date="2013-10-14T02:06:00Z">
              <w:del w:id="15021" w:author="Anees Shaikh" w:date="2013-10-19T02:16:00Z">
                <w:r w:rsidDel="00E067A3">
                  <w:delText xml:space="preserve">                  &lt;xs:sequence&gt;</w:delText>
                </w:r>
              </w:del>
            </w:ins>
          </w:p>
          <w:p w14:paraId="39520FDD" w14:textId="423B4172" w:rsidR="00874469" w:rsidDel="00E067A3" w:rsidRDefault="00874469">
            <w:pPr>
              <w:pStyle w:val="Appx"/>
              <w:rPr>
                <w:ins w:id="15022" w:author="aas" w:date="2013-10-14T02:06:00Z"/>
                <w:del w:id="15023" w:author="Anees Shaikh" w:date="2013-10-19T02:16:00Z"/>
              </w:rPr>
              <w:pPrChange w:id="15024" w:author="Anees Shaikh" w:date="2013-10-19T02:16:00Z">
                <w:pPr>
                  <w:pStyle w:val="XML1"/>
                </w:pPr>
              </w:pPrChange>
            </w:pPr>
            <w:ins w:id="15025" w:author="aas" w:date="2013-10-14T02:06:00Z">
              <w:del w:id="15026"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27" w:author="aas" w:date="2013-10-14T02:06:00Z"/>
                <w:del w:id="15028" w:author="Anees Shaikh" w:date="2013-10-19T02:16:00Z"/>
              </w:rPr>
              <w:pPrChange w:id="15029" w:author="Anees Shaikh" w:date="2013-10-19T02:16:00Z">
                <w:pPr>
                  <w:pStyle w:val="XML1"/>
                </w:pPr>
              </w:pPrChange>
            </w:pPr>
            <w:ins w:id="15030" w:author="aas" w:date="2013-10-14T02:06:00Z">
              <w:del w:id="15031" w:author="Anees Shaikh" w:date="2013-10-19T02:16:00Z">
                <w:r w:rsidDel="00E067A3">
                  <w:delText xml:space="preserve">                      &lt;xs:annotation&gt;</w:delText>
                </w:r>
              </w:del>
            </w:ins>
          </w:p>
          <w:p w14:paraId="14074875" w14:textId="23BD1042" w:rsidR="00874469" w:rsidDel="00E067A3" w:rsidRDefault="00874469">
            <w:pPr>
              <w:pStyle w:val="Appx"/>
              <w:rPr>
                <w:ins w:id="15032" w:author="aas" w:date="2013-10-14T02:06:00Z"/>
                <w:del w:id="15033" w:author="Anees Shaikh" w:date="2013-10-19T02:16:00Z"/>
              </w:rPr>
              <w:pPrChange w:id="15034" w:author="Anees Shaikh" w:date="2013-10-19T02:16:00Z">
                <w:pPr>
                  <w:pStyle w:val="XML1"/>
                </w:pPr>
              </w:pPrChange>
            </w:pPr>
            <w:ins w:id="15035" w:author="aas" w:date="2013-10-14T02:06:00Z">
              <w:del w:id="15036" w:author="Anees Shaikh" w:date="2013-10-19T02:16:00Z">
                <w:r w:rsidDel="00E067A3">
                  <w:delText xml:space="preserve">                        &lt;xs:documentation&gt;</w:delText>
                </w:r>
              </w:del>
            </w:ins>
          </w:p>
          <w:p w14:paraId="76736746" w14:textId="6309C746" w:rsidR="00874469" w:rsidDel="00E067A3" w:rsidRDefault="00874469">
            <w:pPr>
              <w:pStyle w:val="Appx"/>
              <w:rPr>
                <w:ins w:id="15037" w:author="aas" w:date="2013-10-14T02:06:00Z"/>
                <w:del w:id="15038" w:author="Anees Shaikh" w:date="2013-10-19T02:16:00Z"/>
              </w:rPr>
              <w:pPrChange w:id="15039" w:author="Anees Shaikh" w:date="2013-10-19T02:16:00Z">
                <w:pPr>
                  <w:pStyle w:val="XML1"/>
                </w:pPr>
              </w:pPrChange>
            </w:pPr>
            <w:ins w:id="15040" w:author="aas" w:date="2013-10-14T02:06:00Z">
              <w:del w:id="15041"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042" w:author="aas" w:date="2013-10-14T02:06:00Z"/>
                <w:del w:id="15043" w:author="Anees Shaikh" w:date="2013-10-19T02:16:00Z"/>
              </w:rPr>
              <w:pPrChange w:id="15044" w:author="Anees Shaikh" w:date="2013-10-19T02:16:00Z">
                <w:pPr>
                  <w:pStyle w:val="XML1"/>
                </w:pPr>
              </w:pPrChange>
            </w:pPr>
            <w:ins w:id="15045" w:author="aas" w:date="2013-10-14T02:06:00Z">
              <w:del w:id="15046"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047" w:author="aas" w:date="2013-10-14T02:06:00Z"/>
                <w:del w:id="15048" w:author="Anees Shaikh" w:date="2013-10-19T02:16:00Z"/>
              </w:rPr>
              <w:pPrChange w:id="15049" w:author="Anees Shaikh" w:date="2013-10-19T02:16:00Z">
                <w:pPr>
                  <w:pStyle w:val="XML1"/>
                </w:pPr>
              </w:pPrChange>
            </w:pPr>
            <w:ins w:id="15050" w:author="aas" w:date="2013-10-14T02:06:00Z">
              <w:del w:id="15051"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052" w:author="aas" w:date="2013-10-14T02:06:00Z"/>
                <w:del w:id="15053" w:author="Anees Shaikh" w:date="2013-10-19T02:16:00Z"/>
              </w:rPr>
              <w:pPrChange w:id="15054" w:author="Anees Shaikh" w:date="2013-10-19T02:16:00Z">
                <w:pPr>
                  <w:pStyle w:val="XML1"/>
                </w:pPr>
              </w:pPrChange>
            </w:pPr>
            <w:ins w:id="15055" w:author="aas" w:date="2013-10-14T02:06:00Z">
              <w:del w:id="15056"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057" w:author="aas" w:date="2013-10-14T02:06:00Z"/>
                <w:del w:id="15058" w:author="Anees Shaikh" w:date="2013-10-19T02:16:00Z"/>
              </w:rPr>
              <w:pPrChange w:id="15059" w:author="Anees Shaikh" w:date="2013-10-19T02:16:00Z">
                <w:pPr>
                  <w:pStyle w:val="XML1"/>
                </w:pPr>
              </w:pPrChange>
            </w:pPr>
            <w:ins w:id="15060" w:author="aas" w:date="2013-10-14T02:06:00Z">
              <w:del w:id="15061" w:author="Anees Shaikh" w:date="2013-10-19T02:16:00Z">
                <w:r w:rsidDel="00E067A3">
                  <w:delText xml:space="preserve">                        &lt;/xs:documentation&gt;</w:delText>
                </w:r>
              </w:del>
            </w:ins>
          </w:p>
          <w:p w14:paraId="6B67B867" w14:textId="461365ED" w:rsidR="00874469" w:rsidDel="00E067A3" w:rsidRDefault="00874469">
            <w:pPr>
              <w:pStyle w:val="Appx"/>
              <w:rPr>
                <w:ins w:id="15062" w:author="aas" w:date="2013-10-14T02:06:00Z"/>
                <w:del w:id="15063" w:author="Anees Shaikh" w:date="2013-10-19T02:16:00Z"/>
              </w:rPr>
              <w:pPrChange w:id="15064" w:author="Anees Shaikh" w:date="2013-10-19T02:16:00Z">
                <w:pPr>
                  <w:pStyle w:val="XML1"/>
                </w:pPr>
              </w:pPrChange>
            </w:pPr>
            <w:ins w:id="15065" w:author="aas" w:date="2013-10-14T02:06:00Z">
              <w:del w:id="15066" w:author="Anees Shaikh" w:date="2013-10-19T02:16:00Z">
                <w:r w:rsidDel="00E067A3">
                  <w:delText xml:space="preserve">                      &lt;/xs:annotation&gt;</w:delText>
                </w:r>
              </w:del>
            </w:ins>
          </w:p>
          <w:p w14:paraId="051A4514" w14:textId="713A1394" w:rsidR="00874469" w:rsidDel="00E067A3" w:rsidRDefault="00874469">
            <w:pPr>
              <w:pStyle w:val="Appx"/>
              <w:rPr>
                <w:ins w:id="15067" w:author="aas" w:date="2013-10-14T02:06:00Z"/>
                <w:del w:id="15068" w:author="Anees Shaikh" w:date="2013-10-19T02:16:00Z"/>
              </w:rPr>
              <w:pPrChange w:id="15069" w:author="Anees Shaikh" w:date="2013-10-19T02:16:00Z">
                <w:pPr>
                  <w:pStyle w:val="XML1"/>
                </w:pPr>
              </w:pPrChange>
            </w:pPr>
            <w:ins w:id="15070" w:author="aas" w:date="2013-10-14T02:06:00Z">
              <w:del w:id="15071" w:author="Anees Shaikh" w:date="2013-10-19T02:16:00Z">
                <w:r w:rsidDel="00E067A3">
                  <w:delText xml:space="preserve">                    &lt;/xs:element&gt;</w:delText>
                </w:r>
              </w:del>
            </w:ins>
          </w:p>
          <w:p w14:paraId="5BD8B4E7" w14:textId="5C0E16D7" w:rsidR="00874469" w:rsidDel="00E067A3" w:rsidRDefault="00874469">
            <w:pPr>
              <w:pStyle w:val="Appx"/>
              <w:rPr>
                <w:ins w:id="15072" w:author="aas" w:date="2013-10-14T02:06:00Z"/>
                <w:del w:id="15073" w:author="Anees Shaikh" w:date="2013-10-19T02:16:00Z"/>
              </w:rPr>
              <w:pPrChange w:id="15074" w:author="Anees Shaikh" w:date="2013-10-19T02:16:00Z">
                <w:pPr>
                  <w:pStyle w:val="XML1"/>
                </w:pPr>
              </w:pPrChange>
            </w:pPr>
            <w:ins w:id="15075" w:author="aas" w:date="2013-10-14T02:06:00Z">
              <w:del w:id="15076"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077" w:author="aas" w:date="2013-10-14T02:06:00Z"/>
                <w:del w:id="15078" w:author="Anees Shaikh" w:date="2013-10-19T02:16:00Z"/>
              </w:rPr>
              <w:pPrChange w:id="15079" w:author="Anees Shaikh" w:date="2013-10-19T02:16:00Z">
                <w:pPr>
                  <w:pStyle w:val="XML1"/>
                </w:pPr>
              </w:pPrChange>
            </w:pPr>
            <w:ins w:id="15080" w:author="aas" w:date="2013-10-14T02:06:00Z">
              <w:del w:id="15081" w:author="Anees Shaikh" w:date="2013-10-19T02:16:00Z">
                <w:r w:rsidDel="00E067A3">
                  <w:delText xml:space="preserve">                      &lt;xs:annotation&gt;</w:delText>
                </w:r>
              </w:del>
            </w:ins>
          </w:p>
          <w:p w14:paraId="71D59CB3" w14:textId="5DB13983" w:rsidR="00874469" w:rsidDel="00E067A3" w:rsidRDefault="00874469">
            <w:pPr>
              <w:pStyle w:val="Appx"/>
              <w:rPr>
                <w:ins w:id="15082" w:author="aas" w:date="2013-10-14T02:06:00Z"/>
                <w:del w:id="15083" w:author="Anees Shaikh" w:date="2013-10-19T02:16:00Z"/>
              </w:rPr>
              <w:pPrChange w:id="15084" w:author="Anees Shaikh" w:date="2013-10-19T02:16:00Z">
                <w:pPr>
                  <w:pStyle w:val="XML1"/>
                </w:pPr>
              </w:pPrChange>
            </w:pPr>
            <w:ins w:id="15085" w:author="aas" w:date="2013-10-14T02:06:00Z">
              <w:del w:id="15086" w:author="Anees Shaikh" w:date="2013-10-19T02:16:00Z">
                <w:r w:rsidDel="00E067A3">
                  <w:delText xml:space="preserve">                        &lt;xs:documentation&gt;</w:delText>
                </w:r>
              </w:del>
            </w:ins>
          </w:p>
          <w:p w14:paraId="2AE9762A" w14:textId="72F83D64" w:rsidR="00874469" w:rsidDel="00E067A3" w:rsidRDefault="00874469">
            <w:pPr>
              <w:pStyle w:val="Appx"/>
              <w:rPr>
                <w:ins w:id="15087" w:author="aas" w:date="2013-10-14T02:06:00Z"/>
                <w:del w:id="15088" w:author="Anees Shaikh" w:date="2013-10-19T02:16:00Z"/>
              </w:rPr>
              <w:pPrChange w:id="15089" w:author="Anees Shaikh" w:date="2013-10-19T02:16:00Z">
                <w:pPr>
                  <w:pStyle w:val="XML1"/>
                </w:pPr>
              </w:pPrChange>
            </w:pPr>
            <w:ins w:id="15090" w:author="aas" w:date="2013-10-14T02:06:00Z">
              <w:del w:id="15091"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092" w:author="aas" w:date="2013-10-14T02:06:00Z"/>
                <w:del w:id="15093" w:author="Anees Shaikh" w:date="2013-10-19T02:16:00Z"/>
              </w:rPr>
              <w:pPrChange w:id="15094" w:author="Anees Shaikh" w:date="2013-10-19T02:16:00Z">
                <w:pPr>
                  <w:pStyle w:val="XML1"/>
                </w:pPr>
              </w:pPrChange>
            </w:pPr>
            <w:ins w:id="15095" w:author="aas" w:date="2013-10-14T02:06:00Z">
              <w:del w:id="15096"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097" w:author="aas" w:date="2013-10-14T02:06:00Z"/>
                <w:del w:id="15098" w:author="Anees Shaikh" w:date="2013-10-19T02:16:00Z"/>
              </w:rPr>
              <w:pPrChange w:id="15099" w:author="Anees Shaikh" w:date="2013-10-19T02:16:00Z">
                <w:pPr>
                  <w:pStyle w:val="XML1"/>
                </w:pPr>
              </w:pPrChange>
            </w:pPr>
            <w:ins w:id="15100" w:author="aas" w:date="2013-10-14T02:06:00Z">
              <w:del w:id="15101" w:author="Anees Shaikh" w:date="2013-10-19T02:16:00Z">
                <w:r w:rsidDel="00E067A3">
                  <w:delText xml:space="preserve">                        &lt;/xs:documentation&gt;</w:delText>
                </w:r>
              </w:del>
            </w:ins>
          </w:p>
          <w:p w14:paraId="073EBB01" w14:textId="56280F3A" w:rsidR="00874469" w:rsidDel="00E067A3" w:rsidRDefault="00874469">
            <w:pPr>
              <w:pStyle w:val="Appx"/>
              <w:rPr>
                <w:ins w:id="15102" w:author="aas" w:date="2013-10-14T02:06:00Z"/>
                <w:del w:id="15103" w:author="Anees Shaikh" w:date="2013-10-19T02:16:00Z"/>
              </w:rPr>
              <w:pPrChange w:id="15104" w:author="Anees Shaikh" w:date="2013-10-19T02:16:00Z">
                <w:pPr>
                  <w:pStyle w:val="XML1"/>
                </w:pPr>
              </w:pPrChange>
            </w:pPr>
            <w:ins w:id="15105" w:author="aas" w:date="2013-10-14T02:06:00Z">
              <w:del w:id="15106" w:author="Anees Shaikh" w:date="2013-10-19T02:16:00Z">
                <w:r w:rsidDel="00E067A3">
                  <w:delText xml:space="preserve">                      &lt;/xs:annotation&gt;</w:delText>
                </w:r>
              </w:del>
            </w:ins>
          </w:p>
          <w:p w14:paraId="0C98BFA0" w14:textId="59DD19DB" w:rsidR="00874469" w:rsidDel="00E067A3" w:rsidRDefault="00874469">
            <w:pPr>
              <w:pStyle w:val="Appx"/>
              <w:rPr>
                <w:ins w:id="15107" w:author="aas" w:date="2013-10-14T02:06:00Z"/>
                <w:del w:id="15108" w:author="Anees Shaikh" w:date="2013-10-19T02:16:00Z"/>
              </w:rPr>
              <w:pPrChange w:id="15109" w:author="Anees Shaikh" w:date="2013-10-19T02:16:00Z">
                <w:pPr>
                  <w:pStyle w:val="XML1"/>
                </w:pPr>
              </w:pPrChange>
            </w:pPr>
            <w:ins w:id="15110" w:author="aas" w:date="2013-10-14T02:06:00Z">
              <w:del w:id="15111" w:author="Anees Shaikh" w:date="2013-10-19T02:16:00Z">
                <w:r w:rsidDel="00E067A3">
                  <w:delText xml:space="preserve">                      &lt;xs:complexType&gt;</w:delText>
                </w:r>
              </w:del>
            </w:ins>
          </w:p>
          <w:p w14:paraId="5AFC21AF" w14:textId="1235D515" w:rsidR="00874469" w:rsidDel="00E067A3" w:rsidRDefault="00874469">
            <w:pPr>
              <w:pStyle w:val="Appx"/>
              <w:rPr>
                <w:ins w:id="15112" w:author="aas" w:date="2013-10-14T02:06:00Z"/>
                <w:del w:id="15113" w:author="Anees Shaikh" w:date="2013-10-19T02:16:00Z"/>
              </w:rPr>
              <w:pPrChange w:id="15114" w:author="Anees Shaikh" w:date="2013-10-19T02:16:00Z">
                <w:pPr>
                  <w:pStyle w:val="XML1"/>
                </w:pPr>
              </w:pPrChange>
            </w:pPr>
            <w:ins w:id="15115" w:author="aas" w:date="2013-10-14T02:06:00Z">
              <w:del w:id="15116" w:author="Anees Shaikh" w:date="2013-10-19T02:16:00Z">
                <w:r w:rsidDel="00E067A3">
                  <w:delText xml:space="preserve">                        &lt;xs:sequence&gt;</w:delText>
                </w:r>
              </w:del>
            </w:ins>
          </w:p>
          <w:p w14:paraId="15A51822" w14:textId="363C3709" w:rsidR="00874469" w:rsidDel="00E067A3" w:rsidRDefault="00874469">
            <w:pPr>
              <w:pStyle w:val="Appx"/>
              <w:rPr>
                <w:ins w:id="15117" w:author="aas" w:date="2013-10-14T02:06:00Z"/>
                <w:del w:id="15118" w:author="Anees Shaikh" w:date="2013-10-19T02:16:00Z"/>
              </w:rPr>
              <w:pPrChange w:id="15119" w:author="Anees Shaikh" w:date="2013-10-19T02:16:00Z">
                <w:pPr>
                  <w:pStyle w:val="XML1"/>
                </w:pPr>
              </w:pPrChange>
            </w:pPr>
            <w:ins w:id="15120" w:author="aas" w:date="2013-10-14T02:06:00Z">
              <w:del w:id="15121"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22" w:author="aas" w:date="2013-10-14T02:06:00Z"/>
                <w:del w:id="15123" w:author="Anees Shaikh" w:date="2013-10-19T02:16:00Z"/>
              </w:rPr>
              <w:pPrChange w:id="15124" w:author="Anees Shaikh" w:date="2013-10-19T02:16:00Z">
                <w:pPr>
                  <w:pStyle w:val="XML1"/>
                </w:pPr>
              </w:pPrChange>
            </w:pPr>
            <w:ins w:id="15125" w:author="aas" w:date="2013-10-14T02:06:00Z">
              <w:del w:id="15126" w:author="Anees Shaikh" w:date="2013-10-19T02:16:00Z">
                <w:r w:rsidDel="00E067A3">
                  <w:delText xml:space="preserve">                            &lt;xs:annotation&gt;</w:delText>
                </w:r>
              </w:del>
            </w:ins>
          </w:p>
          <w:p w14:paraId="60F74CD6" w14:textId="13C79DD1" w:rsidR="00874469" w:rsidDel="00E067A3" w:rsidRDefault="00874469">
            <w:pPr>
              <w:pStyle w:val="Appx"/>
              <w:rPr>
                <w:ins w:id="15127" w:author="aas" w:date="2013-10-14T02:06:00Z"/>
                <w:del w:id="15128" w:author="Anees Shaikh" w:date="2013-10-19T02:16:00Z"/>
              </w:rPr>
              <w:pPrChange w:id="15129" w:author="Anees Shaikh" w:date="2013-10-19T02:16:00Z">
                <w:pPr>
                  <w:pStyle w:val="XML1"/>
                </w:pPr>
              </w:pPrChange>
            </w:pPr>
            <w:ins w:id="15130" w:author="aas" w:date="2013-10-14T02:06:00Z">
              <w:del w:id="15131" w:author="Anees Shaikh" w:date="2013-10-19T02:16:00Z">
                <w:r w:rsidDel="00E067A3">
                  <w:delText xml:space="preserve">                              &lt;xs:documentation&gt;</w:delText>
                </w:r>
              </w:del>
            </w:ins>
          </w:p>
          <w:p w14:paraId="0A4BA28F" w14:textId="6BFE1D9C" w:rsidR="00874469" w:rsidDel="00E067A3" w:rsidRDefault="00874469">
            <w:pPr>
              <w:pStyle w:val="Appx"/>
              <w:rPr>
                <w:ins w:id="15132" w:author="aas" w:date="2013-10-14T02:06:00Z"/>
                <w:del w:id="15133" w:author="Anees Shaikh" w:date="2013-10-19T02:16:00Z"/>
              </w:rPr>
              <w:pPrChange w:id="15134" w:author="Anees Shaikh" w:date="2013-10-19T02:16:00Z">
                <w:pPr>
                  <w:pStyle w:val="XML1"/>
                </w:pPr>
              </w:pPrChange>
            </w:pPr>
            <w:ins w:id="15135" w:author="aas" w:date="2013-10-14T02:06:00Z">
              <w:del w:id="15136"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137" w:author="aas" w:date="2013-10-14T02:06:00Z"/>
                <w:del w:id="15138" w:author="Anees Shaikh" w:date="2013-10-19T02:16:00Z"/>
              </w:rPr>
              <w:pPrChange w:id="15139" w:author="Anees Shaikh" w:date="2013-10-19T02:16:00Z">
                <w:pPr>
                  <w:pStyle w:val="XML1"/>
                </w:pPr>
              </w:pPrChange>
            </w:pPr>
            <w:ins w:id="15140" w:author="aas" w:date="2013-10-14T02:06:00Z">
              <w:del w:id="15141"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142" w:author="aas" w:date="2013-10-14T02:06:00Z"/>
                <w:del w:id="15143" w:author="Anees Shaikh" w:date="2013-10-19T02:16:00Z"/>
              </w:rPr>
              <w:pPrChange w:id="15144" w:author="Anees Shaikh" w:date="2013-10-19T02:16:00Z">
                <w:pPr>
                  <w:pStyle w:val="XML1"/>
                </w:pPr>
              </w:pPrChange>
            </w:pPr>
            <w:ins w:id="15145" w:author="aas" w:date="2013-10-14T02:06:00Z">
              <w:del w:id="15146" w:author="Anees Shaikh" w:date="2013-10-19T02:16:00Z">
                <w:r w:rsidDel="00E067A3">
                  <w:delText xml:space="preserve">                                       packet-in messages.</w:delText>
                </w:r>
              </w:del>
            </w:ins>
          </w:p>
          <w:p w14:paraId="6AB31281" w14:textId="5ABAB395" w:rsidR="00874469" w:rsidDel="00E067A3" w:rsidRDefault="00874469">
            <w:pPr>
              <w:pStyle w:val="Appx"/>
              <w:rPr>
                <w:ins w:id="15147" w:author="aas" w:date="2013-10-14T02:06:00Z"/>
                <w:del w:id="15148" w:author="Anees Shaikh" w:date="2013-10-19T02:16:00Z"/>
              </w:rPr>
              <w:pPrChange w:id="15149" w:author="Anees Shaikh" w:date="2013-10-19T02:16:00Z">
                <w:pPr>
                  <w:pStyle w:val="XML1"/>
                </w:pPr>
              </w:pPrChange>
            </w:pPr>
            <w:ins w:id="15150" w:author="aas" w:date="2013-10-14T02:06:00Z">
              <w:del w:id="15151" w:author="Anees Shaikh" w:date="2013-10-19T02:16:00Z">
                <w:r w:rsidDel="00E067A3">
                  <w:delText xml:space="preserve">                              &lt;/xs:documentation&gt;</w:delText>
                </w:r>
              </w:del>
            </w:ins>
          </w:p>
          <w:p w14:paraId="72D9CF2E" w14:textId="47884C92" w:rsidR="00874469" w:rsidDel="00E067A3" w:rsidRDefault="00874469">
            <w:pPr>
              <w:pStyle w:val="Appx"/>
              <w:rPr>
                <w:ins w:id="15152" w:author="aas" w:date="2013-10-14T02:06:00Z"/>
                <w:del w:id="15153" w:author="Anees Shaikh" w:date="2013-10-19T02:16:00Z"/>
              </w:rPr>
              <w:pPrChange w:id="15154" w:author="Anees Shaikh" w:date="2013-10-19T02:16:00Z">
                <w:pPr>
                  <w:pStyle w:val="XML1"/>
                </w:pPr>
              </w:pPrChange>
            </w:pPr>
            <w:ins w:id="15155" w:author="aas" w:date="2013-10-14T02:06:00Z">
              <w:del w:id="15156" w:author="Anees Shaikh" w:date="2013-10-19T02:16:00Z">
                <w:r w:rsidDel="00E067A3">
                  <w:delText xml:space="preserve">                            &lt;/xs:annotation&gt;</w:delText>
                </w:r>
              </w:del>
            </w:ins>
          </w:p>
          <w:p w14:paraId="28EDFC44" w14:textId="52EE5707" w:rsidR="00874469" w:rsidDel="00E067A3" w:rsidRDefault="00874469">
            <w:pPr>
              <w:pStyle w:val="Appx"/>
              <w:rPr>
                <w:ins w:id="15157" w:author="aas" w:date="2013-10-14T02:06:00Z"/>
                <w:del w:id="15158" w:author="Anees Shaikh" w:date="2013-10-19T02:16:00Z"/>
              </w:rPr>
              <w:pPrChange w:id="15159" w:author="Anees Shaikh" w:date="2013-10-19T02:16:00Z">
                <w:pPr>
                  <w:pStyle w:val="XML1"/>
                </w:pPr>
              </w:pPrChange>
            </w:pPr>
            <w:ins w:id="15160" w:author="aas" w:date="2013-10-14T02:06:00Z">
              <w:del w:id="15161" w:author="Anees Shaikh" w:date="2013-10-19T02:16:00Z">
                <w:r w:rsidDel="00E067A3">
                  <w:delText xml:space="preserve">                          &lt;/xs:element&gt;</w:delText>
                </w:r>
              </w:del>
            </w:ins>
          </w:p>
          <w:p w14:paraId="4CF38D8D" w14:textId="1C8D8727" w:rsidR="00874469" w:rsidDel="00E067A3" w:rsidRDefault="00874469">
            <w:pPr>
              <w:pStyle w:val="Appx"/>
              <w:rPr>
                <w:ins w:id="15162" w:author="aas" w:date="2013-10-14T02:06:00Z"/>
                <w:del w:id="15163" w:author="Anees Shaikh" w:date="2013-10-19T02:16:00Z"/>
              </w:rPr>
              <w:pPrChange w:id="15164" w:author="Anees Shaikh" w:date="2013-10-19T02:16:00Z">
                <w:pPr>
                  <w:pStyle w:val="XML1"/>
                </w:pPr>
              </w:pPrChange>
            </w:pPr>
            <w:ins w:id="15165" w:author="aas" w:date="2013-10-14T02:06:00Z">
              <w:del w:id="15166"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167" w:author="aas" w:date="2013-10-14T02:06:00Z"/>
                <w:del w:id="15168" w:author="Anees Shaikh" w:date="2013-10-19T02:16:00Z"/>
              </w:rPr>
              <w:pPrChange w:id="15169" w:author="Anees Shaikh" w:date="2013-10-19T02:16:00Z">
                <w:pPr>
                  <w:pStyle w:val="XML1"/>
                </w:pPr>
              </w:pPrChange>
            </w:pPr>
            <w:ins w:id="15170" w:author="aas" w:date="2013-10-14T02:06:00Z">
              <w:del w:id="15171" w:author="Anees Shaikh" w:date="2013-10-19T02:16:00Z">
                <w:r w:rsidDel="00E067A3">
                  <w:delText xml:space="preserve">                            &lt;xs:annotation&gt;</w:delText>
                </w:r>
              </w:del>
            </w:ins>
          </w:p>
          <w:p w14:paraId="6EEDBC21" w14:textId="2BBF7247" w:rsidR="00874469" w:rsidDel="00E067A3" w:rsidRDefault="00874469">
            <w:pPr>
              <w:pStyle w:val="Appx"/>
              <w:rPr>
                <w:ins w:id="15172" w:author="aas" w:date="2013-10-14T02:06:00Z"/>
                <w:del w:id="15173" w:author="Anees Shaikh" w:date="2013-10-19T02:16:00Z"/>
              </w:rPr>
              <w:pPrChange w:id="15174" w:author="Anees Shaikh" w:date="2013-10-19T02:16:00Z">
                <w:pPr>
                  <w:pStyle w:val="XML1"/>
                </w:pPr>
              </w:pPrChange>
            </w:pPr>
            <w:ins w:id="15175" w:author="aas" w:date="2013-10-14T02:06:00Z">
              <w:del w:id="15176" w:author="Anees Shaikh" w:date="2013-10-19T02:16:00Z">
                <w:r w:rsidDel="00E067A3">
                  <w:delText xml:space="preserve">                              &lt;xs:documentation&gt;</w:delText>
                </w:r>
              </w:del>
            </w:ins>
          </w:p>
          <w:p w14:paraId="31572BFC" w14:textId="6A8FE4DB" w:rsidR="00874469" w:rsidDel="00E067A3" w:rsidRDefault="00874469">
            <w:pPr>
              <w:pStyle w:val="Appx"/>
              <w:rPr>
                <w:ins w:id="15177" w:author="aas" w:date="2013-10-14T02:06:00Z"/>
                <w:del w:id="15178" w:author="Anees Shaikh" w:date="2013-10-19T02:16:00Z"/>
              </w:rPr>
              <w:pPrChange w:id="15179" w:author="Anees Shaikh" w:date="2013-10-19T02:16:00Z">
                <w:pPr>
                  <w:pStyle w:val="XML1"/>
                </w:pPr>
              </w:pPrChange>
            </w:pPr>
            <w:ins w:id="15180" w:author="aas" w:date="2013-10-14T02:06:00Z">
              <w:del w:id="15181"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182" w:author="aas" w:date="2013-10-14T02:06:00Z"/>
                <w:del w:id="15183" w:author="Anees Shaikh" w:date="2013-10-19T02:16:00Z"/>
              </w:rPr>
              <w:pPrChange w:id="15184" w:author="Anees Shaikh" w:date="2013-10-19T02:16:00Z">
                <w:pPr>
                  <w:pStyle w:val="XML1"/>
                </w:pPr>
              </w:pPrChange>
            </w:pPr>
            <w:ins w:id="15185" w:author="aas" w:date="2013-10-14T02:06:00Z">
              <w:del w:id="15186" w:author="Anees Shaikh" w:date="2013-10-19T02:16:00Z">
                <w:r w:rsidDel="00E067A3">
                  <w:delText xml:space="preserve">                              &lt;/xs:documentation&gt;</w:delText>
                </w:r>
              </w:del>
            </w:ins>
          </w:p>
          <w:p w14:paraId="2AF70AEB" w14:textId="6071BA43" w:rsidR="00874469" w:rsidDel="00E067A3" w:rsidRDefault="00874469">
            <w:pPr>
              <w:pStyle w:val="Appx"/>
              <w:rPr>
                <w:ins w:id="15187" w:author="aas" w:date="2013-10-14T02:06:00Z"/>
                <w:del w:id="15188" w:author="Anees Shaikh" w:date="2013-10-19T02:16:00Z"/>
              </w:rPr>
              <w:pPrChange w:id="15189" w:author="Anees Shaikh" w:date="2013-10-19T02:16:00Z">
                <w:pPr>
                  <w:pStyle w:val="XML1"/>
                </w:pPr>
              </w:pPrChange>
            </w:pPr>
            <w:ins w:id="15190" w:author="aas" w:date="2013-10-14T02:06:00Z">
              <w:del w:id="15191" w:author="Anees Shaikh" w:date="2013-10-19T02:16:00Z">
                <w:r w:rsidDel="00E067A3">
                  <w:delText xml:space="preserve">                            &lt;/xs:annotation&gt;</w:delText>
                </w:r>
              </w:del>
            </w:ins>
          </w:p>
          <w:p w14:paraId="626A996F" w14:textId="0603774F" w:rsidR="00874469" w:rsidDel="00E067A3" w:rsidRDefault="00874469">
            <w:pPr>
              <w:pStyle w:val="Appx"/>
              <w:rPr>
                <w:ins w:id="15192" w:author="aas" w:date="2013-10-14T02:06:00Z"/>
                <w:del w:id="15193" w:author="Anees Shaikh" w:date="2013-10-19T02:16:00Z"/>
              </w:rPr>
              <w:pPrChange w:id="15194" w:author="Anees Shaikh" w:date="2013-10-19T02:16:00Z">
                <w:pPr>
                  <w:pStyle w:val="XML1"/>
                </w:pPr>
              </w:pPrChange>
            </w:pPr>
            <w:ins w:id="15195" w:author="aas" w:date="2013-10-14T02:06:00Z">
              <w:del w:id="15196" w:author="Anees Shaikh" w:date="2013-10-19T02:16:00Z">
                <w:r w:rsidDel="00E067A3">
                  <w:delText xml:space="preserve">                          &lt;/xs:element&gt;</w:delText>
                </w:r>
              </w:del>
            </w:ins>
          </w:p>
          <w:p w14:paraId="2E8D1CC7" w14:textId="4E04B271" w:rsidR="00874469" w:rsidDel="00E067A3" w:rsidRDefault="00874469">
            <w:pPr>
              <w:pStyle w:val="Appx"/>
              <w:rPr>
                <w:ins w:id="15197" w:author="aas" w:date="2013-10-14T02:06:00Z"/>
                <w:del w:id="15198" w:author="Anees Shaikh" w:date="2013-10-19T02:16:00Z"/>
              </w:rPr>
              <w:pPrChange w:id="15199" w:author="Anees Shaikh" w:date="2013-10-19T02:16:00Z">
                <w:pPr>
                  <w:pStyle w:val="XML1"/>
                </w:pPr>
              </w:pPrChange>
            </w:pPr>
            <w:ins w:id="15200" w:author="aas" w:date="2013-10-14T02:06:00Z">
              <w:del w:id="15201"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02" w:author="aas" w:date="2013-10-14T02:06:00Z"/>
                <w:del w:id="15203" w:author="Anees Shaikh" w:date="2013-10-19T02:16:00Z"/>
              </w:rPr>
              <w:pPrChange w:id="15204" w:author="Anees Shaikh" w:date="2013-10-19T02:16:00Z">
                <w:pPr>
                  <w:pStyle w:val="XML1"/>
                </w:pPr>
              </w:pPrChange>
            </w:pPr>
            <w:ins w:id="15205" w:author="aas" w:date="2013-10-14T02:06:00Z">
              <w:del w:id="15206" w:author="Anees Shaikh" w:date="2013-10-19T02:16:00Z">
                <w:r w:rsidDel="00E067A3">
                  <w:delText xml:space="preserve">                            &lt;xs:annotation&gt;</w:delText>
                </w:r>
              </w:del>
            </w:ins>
          </w:p>
          <w:p w14:paraId="6D3B25E7" w14:textId="69F52D8A" w:rsidR="00874469" w:rsidDel="00E067A3" w:rsidRDefault="00874469">
            <w:pPr>
              <w:pStyle w:val="Appx"/>
              <w:rPr>
                <w:ins w:id="15207" w:author="aas" w:date="2013-10-14T02:06:00Z"/>
                <w:del w:id="15208" w:author="Anees Shaikh" w:date="2013-10-19T02:16:00Z"/>
              </w:rPr>
              <w:pPrChange w:id="15209" w:author="Anees Shaikh" w:date="2013-10-19T02:16:00Z">
                <w:pPr>
                  <w:pStyle w:val="XML1"/>
                </w:pPr>
              </w:pPrChange>
            </w:pPr>
            <w:ins w:id="15210" w:author="aas" w:date="2013-10-14T02:06:00Z">
              <w:del w:id="15211" w:author="Anees Shaikh" w:date="2013-10-19T02:16:00Z">
                <w:r w:rsidDel="00E067A3">
                  <w:delText xml:space="preserve">                              &lt;xs:documentation&gt;</w:delText>
                </w:r>
              </w:del>
            </w:ins>
          </w:p>
          <w:p w14:paraId="1129F0DA" w14:textId="389C1130" w:rsidR="00874469" w:rsidDel="00E067A3" w:rsidRDefault="00874469">
            <w:pPr>
              <w:pStyle w:val="Appx"/>
              <w:rPr>
                <w:ins w:id="15212" w:author="aas" w:date="2013-10-14T02:06:00Z"/>
                <w:del w:id="15213" w:author="Anees Shaikh" w:date="2013-10-19T02:16:00Z"/>
              </w:rPr>
              <w:pPrChange w:id="15214" w:author="Anees Shaikh" w:date="2013-10-19T02:16:00Z">
                <w:pPr>
                  <w:pStyle w:val="XML1"/>
                </w:pPr>
              </w:pPrChange>
            </w:pPr>
            <w:ins w:id="15215" w:author="aas" w:date="2013-10-14T02:06:00Z">
              <w:del w:id="15216"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17" w:author="aas" w:date="2013-10-14T02:06:00Z"/>
                <w:del w:id="15218" w:author="Anees Shaikh" w:date="2013-10-19T02:16:00Z"/>
              </w:rPr>
              <w:pPrChange w:id="15219" w:author="Anees Shaikh" w:date="2013-10-19T02:16:00Z">
                <w:pPr>
                  <w:pStyle w:val="XML1"/>
                </w:pPr>
              </w:pPrChange>
            </w:pPr>
            <w:ins w:id="15220" w:author="aas" w:date="2013-10-14T02:06:00Z">
              <w:del w:id="15221" w:author="Anees Shaikh" w:date="2013-10-19T02:16:00Z">
                <w:r w:rsidDel="00E067A3">
                  <w:delText xml:space="preserve">                              &lt;/xs:documentation&gt;</w:delText>
                </w:r>
              </w:del>
            </w:ins>
          </w:p>
          <w:p w14:paraId="39091342" w14:textId="449F12E6" w:rsidR="00874469" w:rsidDel="00E067A3" w:rsidRDefault="00874469">
            <w:pPr>
              <w:pStyle w:val="Appx"/>
              <w:rPr>
                <w:ins w:id="15222" w:author="aas" w:date="2013-10-14T02:06:00Z"/>
                <w:del w:id="15223" w:author="Anees Shaikh" w:date="2013-10-19T02:16:00Z"/>
              </w:rPr>
              <w:pPrChange w:id="15224" w:author="Anees Shaikh" w:date="2013-10-19T02:16:00Z">
                <w:pPr>
                  <w:pStyle w:val="XML1"/>
                </w:pPr>
              </w:pPrChange>
            </w:pPr>
            <w:ins w:id="15225" w:author="aas" w:date="2013-10-14T02:06:00Z">
              <w:del w:id="15226" w:author="Anees Shaikh" w:date="2013-10-19T02:16:00Z">
                <w:r w:rsidDel="00E067A3">
                  <w:delText xml:space="preserve">                            &lt;/xs:annotation&gt;</w:delText>
                </w:r>
              </w:del>
            </w:ins>
          </w:p>
          <w:p w14:paraId="2C34972E" w14:textId="25A4C837" w:rsidR="00874469" w:rsidDel="00E067A3" w:rsidRDefault="00874469">
            <w:pPr>
              <w:pStyle w:val="Appx"/>
              <w:rPr>
                <w:ins w:id="15227" w:author="aas" w:date="2013-10-14T02:06:00Z"/>
                <w:del w:id="15228" w:author="Anees Shaikh" w:date="2013-10-19T02:16:00Z"/>
              </w:rPr>
              <w:pPrChange w:id="15229" w:author="Anees Shaikh" w:date="2013-10-19T02:16:00Z">
                <w:pPr>
                  <w:pStyle w:val="XML1"/>
                </w:pPr>
              </w:pPrChange>
            </w:pPr>
            <w:ins w:id="15230" w:author="aas" w:date="2013-10-14T02:06:00Z">
              <w:del w:id="15231" w:author="Anees Shaikh" w:date="2013-10-19T02:16:00Z">
                <w:r w:rsidDel="00E067A3">
                  <w:delText xml:space="preserve">                          &lt;/xs:element&gt;</w:delText>
                </w:r>
              </w:del>
            </w:ins>
          </w:p>
          <w:p w14:paraId="78988F22" w14:textId="7D2F7C29" w:rsidR="00874469" w:rsidDel="00E067A3" w:rsidRDefault="00874469">
            <w:pPr>
              <w:pStyle w:val="Appx"/>
              <w:rPr>
                <w:ins w:id="15232" w:author="aas" w:date="2013-10-14T02:06:00Z"/>
                <w:del w:id="15233" w:author="Anees Shaikh" w:date="2013-10-19T02:16:00Z"/>
              </w:rPr>
              <w:pPrChange w:id="15234" w:author="Anees Shaikh" w:date="2013-10-19T02:16:00Z">
                <w:pPr>
                  <w:pStyle w:val="XML1"/>
                </w:pPr>
              </w:pPrChange>
            </w:pPr>
            <w:ins w:id="15235" w:author="aas" w:date="2013-10-14T02:06:00Z">
              <w:del w:id="15236"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237" w:author="aas" w:date="2013-10-14T02:06:00Z"/>
                <w:del w:id="15238" w:author="Anees Shaikh" w:date="2013-10-19T02:16:00Z"/>
              </w:rPr>
              <w:pPrChange w:id="15239" w:author="Anees Shaikh" w:date="2013-10-19T02:16:00Z">
                <w:pPr>
                  <w:pStyle w:val="XML1"/>
                </w:pPr>
              </w:pPrChange>
            </w:pPr>
            <w:ins w:id="15240" w:author="aas" w:date="2013-10-14T02:06:00Z">
              <w:del w:id="15241" w:author="Anees Shaikh" w:date="2013-10-19T02:16:00Z">
                <w:r w:rsidDel="00E067A3">
                  <w:delText xml:space="preserve">                            &lt;xs:annotation&gt;</w:delText>
                </w:r>
              </w:del>
            </w:ins>
          </w:p>
          <w:p w14:paraId="1FF9B6DB" w14:textId="2679B0B2" w:rsidR="00874469" w:rsidDel="00E067A3" w:rsidRDefault="00874469">
            <w:pPr>
              <w:pStyle w:val="Appx"/>
              <w:rPr>
                <w:ins w:id="15242" w:author="aas" w:date="2013-10-14T02:06:00Z"/>
                <w:del w:id="15243" w:author="Anees Shaikh" w:date="2013-10-19T02:16:00Z"/>
              </w:rPr>
              <w:pPrChange w:id="15244" w:author="Anees Shaikh" w:date="2013-10-19T02:16:00Z">
                <w:pPr>
                  <w:pStyle w:val="XML1"/>
                </w:pPr>
              </w:pPrChange>
            </w:pPr>
            <w:ins w:id="15245" w:author="aas" w:date="2013-10-14T02:06:00Z">
              <w:del w:id="15246" w:author="Anees Shaikh" w:date="2013-10-19T02:16:00Z">
                <w:r w:rsidDel="00E067A3">
                  <w:delText xml:space="preserve">                              &lt;xs:documentation&gt;</w:delText>
                </w:r>
              </w:del>
            </w:ins>
          </w:p>
          <w:p w14:paraId="49E8B70A" w14:textId="257C5576" w:rsidR="00874469" w:rsidDel="00E067A3" w:rsidRDefault="00874469">
            <w:pPr>
              <w:pStyle w:val="Appx"/>
              <w:rPr>
                <w:ins w:id="15247" w:author="aas" w:date="2013-10-14T02:06:00Z"/>
                <w:del w:id="15248" w:author="Anees Shaikh" w:date="2013-10-19T02:16:00Z"/>
              </w:rPr>
              <w:pPrChange w:id="15249" w:author="Anees Shaikh" w:date="2013-10-19T02:16:00Z">
                <w:pPr>
                  <w:pStyle w:val="XML1"/>
                </w:pPr>
              </w:pPrChange>
            </w:pPr>
            <w:ins w:id="15250" w:author="aas" w:date="2013-10-14T02:06:00Z">
              <w:del w:id="15251"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252" w:author="aas" w:date="2013-10-14T02:06:00Z"/>
                <w:del w:id="15253" w:author="Anees Shaikh" w:date="2013-10-19T02:16:00Z"/>
              </w:rPr>
              <w:pPrChange w:id="15254" w:author="Anees Shaikh" w:date="2013-10-19T02:16:00Z">
                <w:pPr>
                  <w:pStyle w:val="XML1"/>
                </w:pPr>
              </w:pPrChange>
            </w:pPr>
            <w:ins w:id="15255" w:author="aas" w:date="2013-10-14T02:06:00Z">
              <w:del w:id="15256" w:author="Anees Shaikh" w:date="2013-10-19T02:16:00Z">
                <w:r w:rsidDel="00E067A3">
                  <w:delText xml:space="preserve">                              &lt;/xs:documentation&gt;</w:delText>
                </w:r>
              </w:del>
            </w:ins>
          </w:p>
          <w:p w14:paraId="7201A4BF" w14:textId="580D2AB3" w:rsidR="00874469" w:rsidDel="00E067A3" w:rsidRDefault="00874469">
            <w:pPr>
              <w:pStyle w:val="Appx"/>
              <w:rPr>
                <w:ins w:id="15257" w:author="aas" w:date="2013-10-14T02:06:00Z"/>
                <w:del w:id="15258" w:author="Anees Shaikh" w:date="2013-10-19T02:16:00Z"/>
              </w:rPr>
              <w:pPrChange w:id="15259" w:author="Anees Shaikh" w:date="2013-10-19T02:16:00Z">
                <w:pPr>
                  <w:pStyle w:val="XML1"/>
                </w:pPr>
              </w:pPrChange>
            </w:pPr>
            <w:ins w:id="15260" w:author="aas" w:date="2013-10-14T02:06:00Z">
              <w:del w:id="15261" w:author="Anees Shaikh" w:date="2013-10-19T02:16:00Z">
                <w:r w:rsidDel="00E067A3">
                  <w:delText xml:space="preserve">                            &lt;/xs:annotation&gt;</w:delText>
                </w:r>
              </w:del>
            </w:ins>
          </w:p>
          <w:p w14:paraId="441A18EA" w14:textId="0C2BF34A" w:rsidR="00874469" w:rsidDel="00E067A3" w:rsidRDefault="00874469">
            <w:pPr>
              <w:pStyle w:val="Appx"/>
              <w:rPr>
                <w:ins w:id="15262" w:author="aas" w:date="2013-10-14T02:06:00Z"/>
                <w:del w:id="15263" w:author="Anees Shaikh" w:date="2013-10-19T02:16:00Z"/>
              </w:rPr>
              <w:pPrChange w:id="15264" w:author="Anees Shaikh" w:date="2013-10-19T02:16:00Z">
                <w:pPr>
                  <w:pStyle w:val="XML1"/>
                </w:pPr>
              </w:pPrChange>
            </w:pPr>
            <w:ins w:id="15265" w:author="aas" w:date="2013-10-14T02:06:00Z">
              <w:del w:id="15266" w:author="Anees Shaikh" w:date="2013-10-19T02:16:00Z">
                <w:r w:rsidDel="00E067A3">
                  <w:delText xml:space="preserve">                          &lt;/xs:element&gt;</w:delText>
                </w:r>
              </w:del>
            </w:ins>
          </w:p>
          <w:p w14:paraId="383AA7A5" w14:textId="0D2124B2" w:rsidR="00874469" w:rsidDel="00E067A3" w:rsidRDefault="00874469">
            <w:pPr>
              <w:pStyle w:val="Appx"/>
              <w:rPr>
                <w:ins w:id="15267" w:author="aas" w:date="2013-10-14T02:06:00Z"/>
                <w:del w:id="15268" w:author="Anees Shaikh" w:date="2013-10-19T02:16:00Z"/>
              </w:rPr>
              <w:pPrChange w:id="15269" w:author="Anees Shaikh" w:date="2013-10-19T02:16:00Z">
                <w:pPr>
                  <w:pStyle w:val="XML1"/>
                </w:pPr>
              </w:pPrChange>
            </w:pPr>
            <w:ins w:id="15270" w:author="aas" w:date="2013-10-14T02:06:00Z">
              <w:del w:id="15271"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272" w:author="aas" w:date="2013-10-14T02:06:00Z"/>
                <w:del w:id="15273" w:author="Anees Shaikh" w:date="2013-10-19T02:16:00Z"/>
              </w:rPr>
              <w:pPrChange w:id="15274" w:author="Anees Shaikh" w:date="2013-10-19T02:16:00Z">
                <w:pPr>
                  <w:pStyle w:val="XML1"/>
                </w:pPr>
              </w:pPrChange>
            </w:pPr>
            <w:ins w:id="15275" w:author="aas" w:date="2013-10-14T02:06:00Z">
              <w:del w:id="15276" w:author="Anees Shaikh" w:date="2013-10-19T02:16:00Z">
                <w:r w:rsidDel="00E067A3">
                  <w:delText xml:space="preserve">                            &lt;xs:annotation&gt;</w:delText>
                </w:r>
              </w:del>
            </w:ins>
          </w:p>
          <w:p w14:paraId="149A1742" w14:textId="5F1F46B6" w:rsidR="00874469" w:rsidDel="00E067A3" w:rsidRDefault="00874469">
            <w:pPr>
              <w:pStyle w:val="Appx"/>
              <w:rPr>
                <w:ins w:id="15277" w:author="aas" w:date="2013-10-14T02:06:00Z"/>
                <w:del w:id="15278" w:author="Anees Shaikh" w:date="2013-10-19T02:16:00Z"/>
              </w:rPr>
              <w:pPrChange w:id="15279" w:author="Anees Shaikh" w:date="2013-10-19T02:16:00Z">
                <w:pPr>
                  <w:pStyle w:val="XML1"/>
                </w:pPr>
              </w:pPrChange>
            </w:pPr>
            <w:ins w:id="15280" w:author="aas" w:date="2013-10-14T02:06:00Z">
              <w:del w:id="15281" w:author="Anees Shaikh" w:date="2013-10-19T02:16:00Z">
                <w:r w:rsidDel="00E067A3">
                  <w:delText xml:space="preserve">                              &lt;xs:documentation&gt;</w:delText>
                </w:r>
              </w:del>
            </w:ins>
          </w:p>
          <w:p w14:paraId="767AFED0" w14:textId="4DE88C28" w:rsidR="00874469" w:rsidDel="00E067A3" w:rsidRDefault="00874469">
            <w:pPr>
              <w:pStyle w:val="Appx"/>
              <w:rPr>
                <w:ins w:id="15282" w:author="aas" w:date="2013-10-14T02:06:00Z"/>
                <w:del w:id="15283" w:author="Anees Shaikh" w:date="2013-10-19T02:16:00Z"/>
              </w:rPr>
              <w:pPrChange w:id="15284" w:author="Anees Shaikh" w:date="2013-10-19T02:16:00Z">
                <w:pPr>
                  <w:pStyle w:val="XML1"/>
                </w:pPr>
              </w:pPrChange>
            </w:pPr>
            <w:ins w:id="15285" w:author="aas" w:date="2013-10-14T02:06:00Z">
              <w:del w:id="15286"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287" w:author="aas" w:date="2013-10-14T02:06:00Z"/>
                <w:del w:id="15288" w:author="Anees Shaikh" w:date="2013-10-19T02:16:00Z"/>
              </w:rPr>
              <w:pPrChange w:id="15289" w:author="Anees Shaikh" w:date="2013-10-19T02:16:00Z">
                <w:pPr>
                  <w:pStyle w:val="XML1"/>
                </w:pPr>
              </w:pPrChange>
            </w:pPr>
            <w:ins w:id="15290" w:author="aas" w:date="2013-10-14T02:06:00Z">
              <w:del w:id="15291" w:author="Anees Shaikh" w:date="2013-10-19T02:16:00Z">
                <w:r w:rsidDel="00E067A3">
                  <w:delText xml:space="preserve">                              &lt;/xs:documentation&gt;</w:delText>
                </w:r>
              </w:del>
            </w:ins>
          </w:p>
          <w:p w14:paraId="5D4ACDFC" w14:textId="0E6AF5DD" w:rsidR="00874469" w:rsidDel="00E067A3" w:rsidRDefault="00874469">
            <w:pPr>
              <w:pStyle w:val="Appx"/>
              <w:rPr>
                <w:ins w:id="15292" w:author="aas" w:date="2013-10-14T02:06:00Z"/>
                <w:del w:id="15293" w:author="Anees Shaikh" w:date="2013-10-19T02:16:00Z"/>
              </w:rPr>
              <w:pPrChange w:id="15294" w:author="Anees Shaikh" w:date="2013-10-19T02:16:00Z">
                <w:pPr>
                  <w:pStyle w:val="XML1"/>
                </w:pPr>
              </w:pPrChange>
            </w:pPr>
            <w:ins w:id="15295" w:author="aas" w:date="2013-10-14T02:06:00Z">
              <w:del w:id="15296" w:author="Anees Shaikh" w:date="2013-10-19T02:16:00Z">
                <w:r w:rsidDel="00E067A3">
                  <w:delText xml:space="preserve">                            &lt;/xs:annotation&gt;</w:delText>
                </w:r>
              </w:del>
            </w:ins>
          </w:p>
          <w:p w14:paraId="19CD2932" w14:textId="5E5C75BB" w:rsidR="00874469" w:rsidDel="00E067A3" w:rsidRDefault="00874469">
            <w:pPr>
              <w:pStyle w:val="Appx"/>
              <w:rPr>
                <w:ins w:id="15297" w:author="aas" w:date="2013-10-14T02:06:00Z"/>
                <w:del w:id="15298" w:author="Anees Shaikh" w:date="2013-10-19T02:16:00Z"/>
              </w:rPr>
              <w:pPrChange w:id="15299" w:author="Anees Shaikh" w:date="2013-10-19T02:16:00Z">
                <w:pPr>
                  <w:pStyle w:val="XML1"/>
                </w:pPr>
              </w:pPrChange>
            </w:pPr>
            <w:ins w:id="15300" w:author="aas" w:date="2013-10-14T02:06:00Z">
              <w:del w:id="15301" w:author="Anees Shaikh" w:date="2013-10-19T02:16:00Z">
                <w:r w:rsidDel="00E067A3">
                  <w:delText xml:space="preserve">                          &lt;/xs:element&gt;</w:delText>
                </w:r>
              </w:del>
            </w:ins>
          </w:p>
          <w:p w14:paraId="6EB2252C" w14:textId="1C1D70F6" w:rsidR="00874469" w:rsidDel="00E067A3" w:rsidRDefault="00874469">
            <w:pPr>
              <w:pStyle w:val="Appx"/>
              <w:rPr>
                <w:ins w:id="15302" w:author="aas" w:date="2013-10-14T02:06:00Z"/>
                <w:del w:id="15303" w:author="Anees Shaikh" w:date="2013-10-19T02:16:00Z"/>
              </w:rPr>
              <w:pPrChange w:id="15304" w:author="Anees Shaikh" w:date="2013-10-19T02:16:00Z">
                <w:pPr>
                  <w:pStyle w:val="XML1"/>
                </w:pPr>
              </w:pPrChange>
            </w:pPr>
            <w:ins w:id="15305" w:author="aas" w:date="2013-10-14T02:06:00Z">
              <w:del w:id="15306"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07" w:author="aas" w:date="2013-10-14T02:06:00Z"/>
                <w:del w:id="15308" w:author="Anees Shaikh" w:date="2013-10-19T02:16:00Z"/>
              </w:rPr>
              <w:pPrChange w:id="15309" w:author="Anees Shaikh" w:date="2013-10-19T02:16:00Z">
                <w:pPr>
                  <w:pStyle w:val="XML1"/>
                </w:pPr>
              </w:pPrChange>
            </w:pPr>
            <w:ins w:id="15310" w:author="aas" w:date="2013-10-14T02:06:00Z">
              <w:del w:id="15311" w:author="Anees Shaikh" w:date="2013-10-19T02:16:00Z">
                <w:r w:rsidDel="00E067A3">
                  <w:delText xml:space="preserve">                            &lt;xs:annotation&gt;</w:delText>
                </w:r>
              </w:del>
            </w:ins>
          </w:p>
          <w:p w14:paraId="6417A66D" w14:textId="367B0EB8" w:rsidR="00874469" w:rsidDel="00E067A3" w:rsidRDefault="00874469">
            <w:pPr>
              <w:pStyle w:val="Appx"/>
              <w:rPr>
                <w:ins w:id="15312" w:author="aas" w:date="2013-10-14T02:06:00Z"/>
                <w:del w:id="15313" w:author="Anees Shaikh" w:date="2013-10-19T02:16:00Z"/>
              </w:rPr>
              <w:pPrChange w:id="15314" w:author="Anees Shaikh" w:date="2013-10-19T02:16:00Z">
                <w:pPr>
                  <w:pStyle w:val="XML1"/>
                </w:pPr>
              </w:pPrChange>
            </w:pPr>
            <w:ins w:id="15315" w:author="aas" w:date="2013-10-14T02:06:00Z">
              <w:del w:id="15316" w:author="Anees Shaikh" w:date="2013-10-19T02:16:00Z">
                <w:r w:rsidDel="00E067A3">
                  <w:delText xml:space="preserve">                              &lt;xs:documentation&gt;</w:delText>
                </w:r>
              </w:del>
            </w:ins>
          </w:p>
          <w:p w14:paraId="7A589423" w14:textId="09B5B20E" w:rsidR="00874469" w:rsidDel="00E067A3" w:rsidRDefault="00874469">
            <w:pPr>
              <w:pStyle w:val="Appx"/>
              <w:rPr>
                <w:ins w:id="15317" w:author="aas" w:date="2013-10-14T02:06:00Z"/>
                <w:del w:id="15318" w:author="Anees Shaikh" w:date="2013-10-19T02:16:00Z"/>
              </w:rPr>
              <w:pPrChange w:id="15319" w:author="Anees Shaikh" w:date="2013-10-19T02:16:00Z">
                <w:pPr>
                  <w:pStyle w:val="XML1"/>
                </w:pPr>
              </w:pPrChange>
            </w:pPr>
            <w:ins w:id="15320" w:author="aas" w:date="2013-10-14T02:06:00Z">
              <w:del w:id="15321"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22" w:author="aas" w:date="2013-10-14T02:06:00Z"/>
                <w:del w:id="15323" w:author="Anees Shaikh" w:date="2013-10-19T02:16:00Z"/>
              </w:rPr>
              <w:pPrChange w:id="15324" w:author="Anees Shaikh" w:date="2013-10-19T02:16:00Z">
                <w:pPr>
                  <w:pStyle w:val="XML1"/>
                </w:pPr>
              </w:pPrChange>
            </w:pPr>
            <w:ins w:id="15325" w:author="aas" w:date="2013-10-14T02:06:00Z">
              <w:del w:id="15326" w:author="Anees Shaikh" w:date="2013-10-19T02:16:00Z">
                <w:r w:rsidDel="00E067A3">
                  <w:delText xml:space="preserve">                              &lt;/xs:documentation&gt;</w:delText>
                </w:r>
              </w:del>
            </w:ins>
          </w:p>
          <w:p w14:paraId="05D20EC3" w14:textId="31B27CF2" w:rsidR="00874469" w:rsidDel="00E067A3" w:rsidRDefault="00874469">
            <w:pPr>
              <w:pStyle w:val="Appx"/>
              <w:rPr>
                <w:ins w:id="15327" w:author="aas" w:date="2013-10-14T02:06:00Z"/>
                <w:del w:id="15328" w:author="Anees Shaikh" w:date="2013-10-19T02:16:00Z"/>
              </w:rPr>
              <w:pPrChange w:id="15329" w:author="Anees Shaikh" w:date="2013-10-19T02:16:00Z">
                <w:pPr>
                  <w:pStyle w:val="XML1"/>
                </w:pPr>
              </w:pPrChange>
            </w:pPr>
            <w:ins w:id="15330" w:author="aas" w:date="2013-10-14T02:06:00Z">
              <w:del w:id="15331" w:author="Anees Shaikh" w:date="2013-10-19T02:16:00Z">
                <w:r w:rsidDel="00E067A3">
                  <w:delText xml:space="preserve">                            &lt;/xs:annotation&gt;</w:delText>
                </w:r>
              </w:del>
            </w:ins>
          </w:p>
          <w:p w14:paraId="668CFC18" w14:textId="27701F0A" w:rsidR="00874469" w:rsidDel="00E067A3" w:rsidRDefault="00874469">
            <w:pPr>
              <w:pStyle w:val="Appx"/>
              <w:rPr>
                <w:ins w:id="15332" w:author="aas" w:date="2013-10-14T02:06:00Z"/>
                <w:del w:id="15333" w:author="Anees Shaikh" w:date="2013-10-19T02:16:00Z"/>
              </w:rPr>
              <w:pPrChange w:id="15334" w:author="Anees Shaikh" w:date="2013-10-19T02:16:00Z">
                <w:pPr>
                  <w:pStyle w:val="XML1"/>
                </w:pPr>
              </w:pPrChange>
            </w:pPr>
            <w:ins w:id="15335" w:author="aas" w:date="2013-10-14T02:06:00Z">
              <w:del w:id="15336" w:author="Anees Shaikh" w:date="2013-10-19T02:16:00Z">
                <w:r w:rsidDel="00E067A3">
                  <w:delText xml:space="preserve">                          &lt;/xs:element&gt;</w:delText>
                </w:r>
              </w:del>
            </w:ins>
          </w:p>
          <w:p w14:paraId="49B019D5" w14:textId="6E62AC0B" w:rsidR="00874469" w:rsidDel="00E067A3" w:rsidRDefault="00874469">
            <w:pPr>
              <w:pStyle w:val="Appx"/>
              <w:rPr>
                <w:ins w:id="15337" w:author="aas" w:date="2013-10-14T02:06:00Z"/>
                <w:del w:id="15338" w:author="Anees Shaikh" w:date="2013-10-19T02:16:00Z"/>
              </w:rPr>
              <w:pPrChange w:id="15339" w:author="Anees Shaikh" w:date="2013-10-19T02:16:00Z">
                <w:pPr>
                  <w:pStyle w:val="XML1"/>
                </w:pPr>
              </w:pPrChange>
            </w:pPr>
            <w:ins w:id="15340" w:author="aas" w:date="2013-10-14T02:06:00Z">
              <w:del w:id="15341"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342" w:author="aas" w:date="2013-10-14T02:06:00Z"/>
                <w:del w:id="15343" w:author="Anees Shaikh" w:date="2013-10-19T02:16:00Z"/>
              </w:rPr>
              <w:pPrChange w:id="15344" w:author="Anees Shaikh" w:date="2013-10-19T02:16:00Z">
                <w:pPr>
                  <w:pStyle w:val="XML1"/>
                </w:pPr>
              </w:pPrChange>
            </w:pPr>
            <w:ins w:id="15345" w:author="aas" w:date="2013-10-14T02:06:00Z">
              <w:del w:id="15346" w:author="Anees Shaikh" w:date="2013-10-19T02:16:00Z">
                <w:r w:rsidDel="00E067A3">
                  <w:delText xml:space="preserve">                            &lt;xs:annotation&gt;</w:delText>
                </w:r>
              </w:del>
            </w:ins>
          </w:p>
          <w:p w14:paraId="23C28E5B" w14:textId="707ABE92" w:rsidR="00874469" w:rsidDel="00E067A3" w:rsidRDefault="00874469">
            <w:pPr>
              <w:pStyle w:val="Appx"/>
              <w:rPr>
                <w:ins w:id="15347" w:author="aas" w:date="2013-10-14T02:06:00Z"/>
                <w:del w:id="15348" w:author="Anees Shaikh" w:date="2013-10-19T02:16:00Z"/>
              </w:rPr>
              <w:pPrChange w:id="15349" w:author="Anees Shaikh" w:date="2013-10-19T02:16:00Z">
                <w:pPr>
                  <w:pStyle w:val="XML1"/>
                </w:pPr>
              </w:pPrChange>
            </w:pPr>
            <w:ins w:id="15350" w:author="aas" w:date="2013-10-14T02:06:00Z">
              <w:del w:id="15351" w:author="Anees Shaikh" w:date="2013-10-19T02:16:00Z">
                <w:r w:rsidDel="00E067A3">
                  <w:delText xml:space="preserve">                              &lt;xs:documentation&gt;</w:delText>
                </w:r>
              </w:del>
            </w:ins>
          </w:p>
          <w:p w14:paraId="79DBF632" w14:textId="2FEDD8EE" w:rsidR="00874469" w:rsidDel="00E067A3" w:rsidRDefault="00874469">
            <w:pPr>
              <w:pStyle w:val="Appx"/>
              <w:rPr>
                <w:ins w:id="15352" w:author="aas" w:date="2013-10-14T02:06:00Z"/>
                <w:del w:id="15353" w:author="Anees Shaikh" w:date="2013-10-19T02:16:00Z"/>
              </w:rPr>
              <w:pPrChange w:id="15354" w:author="Anees Shaikh" w:date="2013-10-19T02:16:00Z">
                <w:pPr>
                  <w:pStyle w:val="XML1"/>
                </w:pPr>
              </w:pPrChange>
            </w:pPr>
            <w:ins w:id="15355" w:author="aas" w:date="2013-10-14T02:06:00Z">
              <w:del w:id="15356"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357" w:author="aas" w:date="2013-10-14T02:06:00Z"/>
                <w:del w:id="15358" w:author="Anees Shaikh" w:date="2013-10-19T02:16:00Z"/>
              </w:rPr>
              <w:pPrChange w:id="15359" w:author="Anees Shaikh" w:date="2013-10-19T02:16:00Z">
                <w:pPr>
                  <w:pStyle w:val="XML1"/>
                </w:pPr>
              </w:pPrChange>
            </w:pPr>
            <w:ins w:id="15360" w:author="aas" w:date="2013-10-14T02:06:00Z">
              <w:del w:id="15361" w:author="Anees Shaikh" w:date="2013-10-19T02:16:00Z">
                <w:r w:rsidDel="00E067A3">
                  <w:delText xml:space="preserve">                              &lt;/xs:documentation&gt;</w:delText>
                </w:r>
              </w:del>
            </w:ins>
          </w:p>
          <w:p w14:paraId="19D4C56A" w14:textId="2CA55916" w:rsidR="00874469" w:rsidDel="00E067A3" w:rsidRDefault="00874469">
            <w:pPr>
              <w:pStyle w:val="Appx"/>
              <w:rPr>
                <w:ins w:id="15362" w:author="aas" w:date="2013-10-14T02:06:00Z"/>
                <w:del w:id="15363" w:author="Anees Shaikh" w:date="2013-10-19T02:16:00Z"/>
              </w:rPr>
              <w:pPrChange w:id="15364" w:author="Anees Shaikh" w:date="2013-10-19T02:16:00Z">
                <w:pPr>
                  <w:pStyle w:val="XML1"/>
                </w:pPr>
              </w:pPrChange>
            </w:pPr>
            <w:ins w:id="15365" w:author="aas" w:date="2013-10-14T02:06:00Z">
              <w:del w:id="15366" w:author="Anees Shaikh" w:date="2013-10-19T02:16:00Z">
                <w:r w:rsidDel="00E067A3">
                  <w:delText xml:space="preserve">                            &lt;/xs:annotation&gt;</w:delText>
                </w:r>
              </w:del>
            </w:ins>
          </w:p>
          <w:p w14:paraId="12A62C4E" w14:textId="5E575AD6" w:rsidR="00874469" w:rsidDel="00E067A3" w:rsidRDefault="00874469">
            <w:pPr>
              <w:pStyle w:val="Appx"/>
              <w:rPr>
                <w:ins w:id="15367" w:author="aas" w:date="2013-10-14T02:06:00Z"/>
                <w:del w:id="15368" w:author="Anees Shaikh" w:date="2013-10-19T02:16:00Z"/>
              </w:rPr>
              <w:pPrChange w:id="15369" w:author="Anees Shaikh" w:date="2013-10-19T02:16:00Z">
                <w:pPr>
                  <w:pStyle w:val="XML1"/>
                </w:pPr>
              </w:pPrChange>
            </w:pPr>
            <w:ins w:id="15370" w:author="aas" w:date="2013-10-14T02:06:00Z">
              <w:del w:id="15371" w:author="Anees Shaikh" w:date="2013-10-19T02:16:00Z">
                <w:r w:rsidDel="00E067A3">
                  <w:delText xml:space="preserve">                          &lt;/xs:element&gt;</w:delText>
                </w:r>
              </w:del>
            </w:ins>
          </w:p>
          <w:p w14:paraId="0BFE7A0A" w14:textId="5844A646" w:rsidR="00874469" w:rsidDel="00E067A3" w:rsidRDefault="00874469">
            <w:pPr>
              <w:pStyle w:val="Appx"/>
              <w:rPr>
                <w:ins w:id="15372" w:author="aas" w:date="2013-10-14T02:06:00Z"/>
                <w:del w:id="15373" w:author="Anees Shaikh" w:date="2013-10-19T02:16:00Z"/>
              </w:rPr>
              <w:pPrChange w:id="15374" w:author="Anees Shaikh" w:date="2013-10-19T02:16:00Z">
                <w:pPr>
                  <w:pStyle w:val="XML1"/>
                </w:pPr>
              </w:pPrChange>
            </w:pPr>
            <w:ins w:id="15375" w:author="aas" w:date="2013-10-14T02:06:00Z">
              <w:del w:id="15376"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377" w:author="aas" w:date="2013-10-14T02:06:00Z"/>
                <w:del w:id="15378" w:author="Anees Shaikh" w:date="2013-10-19T02:16:00Z"/>
              </w:rPr>
              <w:pPrChange w:id="15379" w:author="Anees Shaikh" w:date="2013-10-19T02:16:00Z">
                <w:pPr>
                  <w:pStyle w:val="XML1"/>
                </w:pPr>
              </w:pPrChange>
            </w:pPr>
            <w:ins w:id="15380" w:author="aas" w:date="2013-10-14T02:06:00Z">
              <w:del w:id="15381" w:author="Anees Shaikh" w:date="2013-10-19T02:16:00Z">
                <w:r w:rsidDel="00E067A3">
                  <w:delText xml:space="preserve">                            &lt;xs:annotation&gt;</w:delText>
                </w:r>
              </w:del>
            </w:ins>
          </w:p>
          <w:p w14:paraId="5DBF1CEB" w14:textId="07040F09" w:rsidR="00874469" w:rsidDel="00E067A3" w:rsidRDefault="00874469">
            <w:pPr>
              <w:pStyle w:val="Appx"/>
              <w:rPr>
                <w:ins w:id="15382" w:author="aas" w:date="2013-10-14T02:06:00Z"/>
                <w:del w:id="15383" w:author="Anees Shaikh" w:date="2013-10-19T02:16:00Z"/>
              </w:rPr>
              <w:pPrChange w:id="15384" w:author="Anees Shaikh" w:date="2013-10-19T02:16:00Z">
                <w:pPr>
                  <w:pStyle w:val="XML1"/>
                </w:pPr>
              </w:pPrChange>
            </w:pPr>
            <w:ins w:id="15385" w:author="aas" w:date="2013-10-14T02:06:00Z">
              <w:del w:id="15386" w:author="Anees Shaikh" w:date="2013-10-19T02:16:00Z">
                <w:r w:rsidDel="00E067A3">
                  <w:delText xml:space="preserve">                              &lt;xs:documentation&gt;</w:delText>
                </w:r>
              </w:del>
            </w:ins>
          </w:p>
          <w:p w14:paraId="07C541A2" w14:textId="41C17F25" w:rsidR="00874469" w:rsidDel="00E067A3" w:rsidRDefault="00874469">
            <w:pPr>
              <w:pStyle w:val="Appx"/>
              <w:rPr>
                <w:ins w:id="15387" w:author="aas" w:date="2013-10-14T02:06:00Z"/>
                <w:del w:id="15388" w:author="Anees Shaikh" w:date="2013-10-19T02:16:00Z"/>
              </w:rPr>
              <w:pPrChange w:id="15389" w:author="Anees Shaikh" w:date="2013-10-19T02:16:00Z">
                <w:pPr>
                  <w:pStyle w:val="XML1"/>
                </w:pPr>
              </w:pPrChange>
            </w:pPr>
            <w:ins w:id="15390" w:author="aas" w:date="2013-10-14T02:06:00Z">
              <w:del w:id="15391"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392" w:author="aas" w:date="2013-10-14T02:06:00Z"/>
                <w:del w:id="15393" w:author="Anees Shaikh" w:date="2013-10-19T02:16:00Z"/>
              </w:rPr>
              <w:pPrChange w:id="15394" w:author="Anees Shaikh" w:date="2013-10-19T02:16:00Z">
                <w:pPr>
                  <w:pStyle w:val="XML1"/>
                </w:pPr>
              </w:pPrChange>
            </w:pPr>
            <w:ins w:id="15395" w:author="aas" w:date="2013-10-14T02:06:00Z">
              <w:del w:id="15396" w:author="Anees Shaikh" w:date="2013-10-19T02:16:00Z">
                <w:r w:rsidDel="00E067A3">
                  <w:delText xml:space="preserve">                              &lt;/xs:documentation&gt;</w:delText>
                </w:r>
              </w:del>
            </w:ins>
          </w:p>
          <w:p w14:paraId="3166E1D3" w14:textId="6A5F8DB6" w:rsidR="00874469" w:rsidDel="00E067A3" w:rsidRDefault="00874469">
            <w:pPr>
              <w:pStyle w:val="Appx"/>
              <w:rPr>
                <w:ins w:id="15397" w:author="aas" w:date="2013-10-14T02:06:00Z"/>
                <w:del w:id="15398" w:author="Anees Shaikh" w:date="2013-10-19T02:16:00Z"/>
              </w:rPr>
              <w:pPrChange w:id="15399" w:author="Anees Shaikh" w:date="2013-10-19T02:16:00Z">
                <w:pPr>
                  <w:pStyle w:val="XML1"/>
                </w:pPr>
              </w:pPrChange>
            </w:pPr>
            <w:ins w:id="15400" w:author="aas" w:date="2013-10-14T02:06:00Z">
              <w:del w:id="15401" w:author="Anees Shaikh" w:date="2013-10-19T02:16:00Z">
                <w:r w:rsidDel="00E067A3">
                  <w:delText xml:space="preserve">                            &lt;/xs:annotation&gt;</w:delText>
                </w:r>
              </w:del>
            </w:ins>
          </w:p>
          <w:p w14:paraId="52F2199E" w14:textId="6ECC70B5" w:rsidR="00874469" w:rsidDel="00E067A3" w:rsidRDefault="00874469">
            <w:pPr>
              <w:pStyle w:val="Appx"/>
              <w:rPr>
                <w:ins w:id="15402" w:author="aas" w:date="2013-10-14T02:06:00Z"/>
                <w:del w:id="15403" w:author="Anees Shaikh" w:date="2013-10-19T02:16:00Z"/>
              </w:rPr>
              <w:pPrChange w:id="15404" w:author="Anees Shaikh" w:date="2013-10-19T02:16:00Z">
                <w:pPr>
                  <w:pStyle w:val="XML1"/>
                </w:pPr>
              </w:pPrChange>
            </w:pPr>
            <w:ins w:id="15405" w:author="aas" w:date="2013-10-14T02:06:00Z">
              <w:del w:id="15406" w:author="Anees Shaikh" w:date="2013-10-19T02:16:00Z">
                <w:r w:rsidDel="00E067A3">
                  <w:delText xml:space="preserve">                          &lt;/xs:element&gt;</w:delText>
                </w:r>
              </w:del>
            </w:ins>
          </w:p>
          <w:p w14:paraId="2CCDA48E" w14:textId="66EF65A6" w:rsidR="00874469" w:rsidDel="00E067A3" w:rsidRDefault="00874469">
            <w:pPr>
              <w:pStyle w:val="Appx"/>
              <w:rPr>
                <w:ins w:id="15407" w:author="aas" w:date="2013-10-14T02:06:00Z"/>
                <w:del w:id="15408" w:author="Anees Shaikh" w:date="2013-10-19T02:16:00Z"/>
              </w:rPr>
              <w:pPrChange w:id="15409" w:author="Anees Shaikh" w:date="2013-10-19T02:16:00Z">
                <w:pPr>
                  <w:pStyle w:val="XML1"/>
                </w:pPr>
              </w:pPrChange>
            </w:pPr>
            <w:ins w:id="15410" w:author="aas" w:date="2013-10-14T02:06:00Z">
              <w:del w:id="15411"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12" w:author="aas" w:date="2013-10-14T02:06:00Z"/>
                <w:del w:id="15413" w:author="Anees Shaikh" w:date="2013-10-19T02:16:00Z"/>
              </w:rPr>
              <w:pPrChange w:id="15414" w:author="Anees Shaikh" w:date="2013-10-19T02:16:00Z">
                <w:pPr>
                  <w:pStyle w:val="XML1"/>
                </w:pPr>
              </w:pPrChange>
            </w:pPr>
            <w:ins w:id="15415" w:author="aas" w:date="2013-10-14T02:06:00Z">
              <w:del w:id="15416" w:author="Anees Shaikh" w:date="2013-10-19T02:16:00Z">
                <w:r w:rsidDel="00E067A3">
                  <w:delText xml:space="preserve">                            &lt;xs:annotation&gt;</w:delText>
                </w:r>
              </w:del>
            </w:ins>
          </w:p>
          <w:p w14:paraId="62A82BA1" w14:textId="01849B95" w:rsidR="00874469" w:rsidDel="00E067A3" w:rsidRDefault="00874469">
            <w:pPr>
              <w:pStyle w:val="Appx"/>
              <w:rPr>
                <w:ins w:id="15417" w:author="aas" w:date="2013-10-14T02:06:00Z"/>
                <w:del w:id="15418" w:author="Anees Shaikh" w:date="2013-10-19T02:16:00Z"/>
              </w:rPr>
              <w:pPrChange w:id="15419" w:author="Anees Shaikh" w:date="2013-10-19T02:16:00Z">
                <w:pPr>
                  <w:pStyle w:val="XML1"/>
                </w:pPr>
              </w:pPrChange>
            </w:pPr>
            <w:ins w:id="15420" w:author="aas" w:date="2013-10-14T02:06:00Z">
              <w:del w:id="15421" w:author="Anees Shaikh" w:date="2013-10-19T02:16:00Z">
                <w:r w:rsidDel="00E067A3">
                  <w:delText xml:space="preserve">                              &lt;xs:documentation&gt;</w:delText>
                </w:r>
              </w:del>
            </w:ins>
          </w:p>
          <w:p w14:paraId="689EB74C" w14:textId="68AA9081" w:rsidR="00874469" w:rsidDel="00E067A3" w:rsidRDefault="00874469">
            <w:pPr>
              <w:pStyle w:val="Appx"/>
              <w:rPr>
                <w:ins w:id="15422" w:author="aas" w:date="2013-10-14T02:06:00Z"/>
                <w:del w:id="15423" w:author="Anees Shaikh" w:date="2013-10-19T02:16:00Z"/>
              </w:rPr>
              <w:pPrChange w:id="15424" w:author="Anees Shaikh" w:date="2013-10-19T02:16:00Z">
                <w:pPr>
                  <w:pStyle w:val="XML1"/>
                </w:pPr>
              </w:pPrChange>
            </w:pPr>
            <w:ins w:id="15425" w:author="aas" w:date="2013-10-14T02:06:00Z">
              <w:del w:id="15426"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27" w:author="aas" w:date="2013-10-14T02:06:00Z"/>
                <w:del w:id="15428" w:author="Anees Shaikh" w:date="2013-10-19T02:16:00Z"/>
              </w:rPr>
              <w:pPrChange w:id="15429" w:author="Anees Shaikh" w:date="2013-10-19T02:16:00Z">
                <w:pPr>
                  <w:pStyle w:val="XML1"/>
                </w:pPr>
              </w:pPrChange>
            </w:pPr>
            <w:ins w:id="15430" w:author="aas" w:date="2013-10-14T02:06:00Z">
              <w:del w:id="15431" w:author="Anees Shaikh" w:date="2013-10-19T02:16:00Z">
                <w:r w:rsidDel="00E067A3">
                  <w:delText xml:space="preserve">                              &lt;/xs:documentation&gt;</w:delText>
                </w:r>
              </w:del>
            </w:ins>
          </w:p>
          <w:p w14:paraId="693F6817" w14:textId="479F88C9" w:rsidR="00874469" w:rsidDel="00E067A3" w:rsidRDefault="00874469">
            <w:pPr>
              <w:pStyle w:val="Appx"/>
              <w:rPr>
                <w:ins w:id="15432" w:author="aas" w:date="2013-10-14T02:06:00Z"/>
                <w:del w:id="15433" w:author="Anees Shaikh" w:date="2013-10-19T02:16:00Z"/>
              </w:rPr>
              <w:pPrChange w:id="15434" w:author="Anees Shaikh" w:date="2013-10-19T02:16:00Z">
                <w:pPr>
                  <w:pStyle w:val="XML1"/>
                </w:pPr>
              </w:pPrChange>
            </w:pPr>
            <w:ins w:id="15435" w:author="aas" w:date="2013-10-14T02:06:00Z">
              <w:del w:id="15436" w:author="Anees Shaikh" w:date="2013-10-19T02:16:00Z">
                <w:r w:rsidDel="00E067A3">
                  <w:delText xml:space="preserve">                            &lt;/xs:annotation&gt;</w:delText>
                </w:r>
              </w:del>
            </w:ins>
          </w:p>
          <w:p w14:paraId="40892B59" w14:textId="4E4F655B" w:rsidR="00874469" w:rsidDel="00E067A3" w:rsidRDefault="00874469">
            <w:pPr>
              <w:pStyle w:val="Appx"/>
              <w:rPr>
                <w:ins w:id="15437" w:author="aas" w:date="2013-10-14T02:06:00Z"/>
                <w:del w:id="15438" w:author="Anees Shaikh" w:date="2013-10-19T02:16:00Z"/>
              </w:rPr>
              <w:pPrChange w:id="15439" w:author="Anees Shaikh" w:date="2013-10-19T02:16:00Z">
                <w:pPr>
                  <w:pStyle w:val="XML1"/>
                </w:pPr>
              </w:pPrChange>
            </w:pPr>
            <w:ins w:id="15440" w:author="aas" w:date="2013-10-14T02:06:00Z">
              <w:del w:id="15441" w:author="Anees Shaikh" w:date="2013-10-19T02:16:00Z">
                <w:r w:rsidDel="00E067A3">
                  <w:delText xml:space="preserve">                          &lt;/xs:element&gt;</w:delText>
                </w:r>
              </w:del>
            </w:ins>
          </w:p>
          <w:p w14:paraId="6950CBDF" w14:textId="56F021D5" w:rsidR="00874469" w:rsidDel="00E067A3" w:rsidRDefault="00874469">
            <w:pPr>
              <w:pStyle w:val="Appx"/>
              <w:rPr>
                <w:ins w:id="15442" w:author="aas" w:date="2013-10-14T02:06:00Z"/>
                <w:del w:id="15443" w:author="Anees Shaikh" w:date="2013-10-19T02:16:00Z"/>
              </w:rPr>
              <w:pPrChange w:id="15444" w:author="Anees Shaikh" w:date="2013-10-19T02:16:00Z">
                <w:pPr>
                  <w:pStyle w:val="XML1"/>
                </w:pPr>
              </w:pPrChange>
            </w:pPr>
            <w:ins w:id="15445" w:author="aas" w:date="2013-10-14T02:06:00Z">
              <w:del w:id="15446"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447" w:author="aas" w:date="2013-10-14T02:06:00Z"/>
                <w:del w:id="15448" w:author="Anees Shaikh" w:date="2013-10-19T02:16:00Z"/>
              </w:rPr>
              <w:pPrChange w:id="15449" w:author="Anees Shaikh" w:date="2013-10-19T02:16:00Z">
                <w:pPr>
                  <w:pStyle w:val="XML1"/>
                </w:pPr>
              </w:pPrChange>
            </w:pPr>
            <w:ins w:id="15450" w:author="aas" w:date="2013-10-14T02:06:00Z">
              <w:del w:id="15451" w:author="Anees Shaikh" w:date="2013-10-19T02:16:00Z">
                <w:r w:rsidDel="00E067A3">
                  <w:delText xml:space="preserve">                            &lt;xs:annotation&gt;</w:delText>
                </w:r>
              </w:del>
            </w:ins>
          </w:p>
          <w:p w14:paraId="28F47F3C" w14:textId="364D6073" w:rsidR="00874469" w:rsidDel="00E067A3" w:rsidRDefault="00874469">
            <w:pPr>
              <w:pStyle w:val="Appx"/>
              <w:rPr>
                <w:ins w:id="15452" w:author="aas" w:date="2013-10-14T02:06:00Z"/>
                <w:del w:id="15453" w:author="Anees Shaikh" w:date="2013-10-19T02:16:00Z"/>
              </w:rPr>
              <w:pPrChange w:id="15454" w:author="Anees Shaikh" w:date="2013-10-19T02:16:00Z">
                <w:pPr>
                  <w:pStyle w:val="XML1"/>
                </w:pPr>
              </w:pPrChange>
            </w:pPr>
            <w:ins w:id="15455" w:author="aas" w:date="2013-10-14T02:06:00Z">
              <w:del w:id="15456" w:author="Anees Shaikh" w:date="2013-10-19T02:16:00Z">
                <w:r w:rsidDel="00E067A3">
                  <w:delText xml:space="preserve">                              &lt;xs:documentation&gt;</w:delText>
                </w:r>
              </w:del>
            </w:ins>
          </w:p>
          <w:p w14:paraId="46C1DE8A" w14:textId="5179DF10" w:rsidR="00874469" w:rsidDel="00E067A3" w:rsidRDefault="00874469">
            <w:pPr>
              <w:pStyle w:val="Appx"/>
              <w:rPr>
                <w:ins w:id="15457" w:author="aas" w:date="2013-10-14T02:06:00Z"/>
                <w:del w:id="15458" w:author="Anees Shaikh" w:date="2013-10-19T02:16:00Z"/>
              </w:rPr>
              <w:pPrChange w:id="15459" w:author="Anees Shaikh" w:date="2013-10-19T02:16:00Z">
                <w:pPr>
                  <w:pStyle w:val="XML1"/>
                </w:pPr>
              </w:pPrChange>
            </w:pPr>
            <w:ins w:id="15460" w:author="aas" w:date="2013-10-14T02:06:00Z">
              <w:del w:id="15461"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462" w:author="aas" w:date="2013-10-14T02:06:00Z"/>
                <w:del w:id="15463" w:author="Anees Shaikh" w:date="2013-10-19T02:16:00Z"/>
              </w:rPr>
              <w:pPrChange w:id="15464" w:author="Anees Shaikh" w:date="2013-10-19T02:16:00Z">
                <w:pPr>
                  <w:pStyle w:val="XML1"/>
                </w:pPr>
              </w:pPrChange>
            </w:pPr>
            <w:ins w:id="15465" w:author="aas" w:date="2013-10-14T02:06:00Z">
              <w:del w:id="15466"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467" w:author="aas" w:date="2013-10-14T02:06:00Z"/>
                <w:del w:id="15468" w:author="Anees Shaikh" w:date="2013-10-19T02:16:00Z"/>
              </w:rPr>
              <w:pPrChange w:id="15469" w:author="Anees Shaikh" w:date="2013-10-19T02:16:00Z">
                <w:pPr>
                  <w:pStyle w:val="XML1"/>
                </w:pPr>
              </w:pPrChange>
            </w:pPr>
            <w:ins w:id="15470" w:author="aas" w:date="2013-10-14T02:06:00Z">
              <w:del w:id="15471" w:author="Anees Shaikh" w:date="2013-10-19T02:16:00Z">
                <w:r w:rsidDel="00E067A3">
                  <w:delText xml:space="preserve">                                       to prevent packet loops.</w:delText>
                </w:r>
              </w:del>
            </w:ins>
          </w:p>
          <w:p w14:paraId="2755FCC0" w14:textId="3E5B2C9F" w:rsidR="00874469" w:rsidDel="00E067A3" w:rsidRDefault="00874469">
            <w:pPr>
              <w:pStyle w:val="Appx"/>
              <w:rPr>
                <w:ins w:id="15472" w:author="aas" w:date="2013-10-14T02:06:00Z"/>
                <w:del w:id="15473" w:author="Anees Shaikh" w:date="2013-10-19T02:16:00Z"/>
              </w:rPr>
              <w:pPrChange w:id="15474" w:author="Anees Shaikh" w:date="2013-10-19T02:16:00Z">
                <w:pPr>
                  <w:pStyle w:val="XML1"/>
                </w:pPr>
              </w:pPrChange>
            </w:pPr>
            <w:ins w:id="15475" w:author="aas" w:date="2013-10-14T02:06:00Z">
              <w:del w:id="15476" w:author="Anees Shaikh" w:date="2013-10-19T02:16:00Z">
                <w:r w:rsidDel="00E067A3">
                  <w:delText xml:space="preserve">                              &lt;/xs:documentation&gt;</w:delText>
                </w:r>
              </w:del>
            </w:ins>
          </w:p>
          <w:p w14:paraId="28CE0767" w14:textId="4ACBB570" w:rsidR="00874469" w:rsidDel="00E067A3" w:rsidRDefault="00874469">
            <w:pPr>
              <w:pStyle w:val="Appx"/>
              <w:rPr>
                <w:ins w:id="15477" w:author="aas" w:date="2013-10-14T02:06:00Z"/>
                <w:del w:id="15478" w:author="Anees Shaikh" w:date="2013-10-19T02:16:00Z"/>
              </w:rPr>
              <w:pPrChange w:id="15479" w:author="Anees Shaikh" w:date="2013-10-19T02:16:00Z">
                <w:pPr>
                  <w:pStyle w:val="XML1"/>
                </w:pPr>
              </w:pPrChange>
            </w:pPr>
            <w:ins w:id="15480" w:author="aas" w:date="2013-10-14T02:06:00Z">
              <w:del w:id="15481" w:author="Anees Shaikh" w:date="2013-10-19T02:16:00Z">
                <w:r w:rsidDel="00E067A3">
                  <w:delText xml:space="preserve">                            &lt;/xs:annotation&gt;</w:delText>
                </w:r>
              </w:del>
            </w:ins>
          </w:p>
          <w:p w14:paraId="02FEAFFF" w14:textId="03FC7630" w:rsidR="00874469" w:rsidDel="00E067A3" w:rsidRDefault="00874469">
            <w:pPr>
              <w:pStyle w:val="Appx"/>
              <w:rPr>
                <w:ins w:id="15482" w:author="aas" w:date="2013-10-14T02:06:00Z"/>
                <w:del w:id="15483" w:author="Anees Shaikh" w:date="2013-10-19T02:16:00Z"/>
              </w:rPr>
              <w:pPrChange w:id="15484" w:author="Anees Shaikh" w:date="2013-10-19T02:16:00Z">
                <w:pPr>
                  <w:pStyle w:val="XML1"/>
                </w:pPr>
              </w:pPrChange>
            </w:pPr>
            <w:ins w:id="15485" w:author="aas" w:date="2013-10-14T02:06:00Z">
              <w:del w:id="15486" w:author="Anees Shaikh" w:date="2013-10-19T02:16:00Z">
                <w:r w:rsidDel="00E067A3">
                  <w:delText xml:space="preserve">                          &lt;/xs:element&gt;</w:delText>
                </w:r>
              </w:del>
            </w:ins>
          </w:p>
          <w:p w14:paraId="7FB2783D" w14:textId="73AF5BA4" w:rsidR="00874469" w:rsidDel="00E067A3" w:rsidRDefault="00874469">
            <w:pPr>
              <w:pStyle w:val="Appx"/>
              <w:rPr>
                <w:ins w:id="15487" w:author="aas" w:date="2013-10-14T02:06:00Z"/>
                <w:del w:id="15488" w:author="Anees Shaikh" w:date="2013-10-19T02:16:00Z"/>
              </w:rPr>
              <w:pPrChange w:id="15489" w:author="Anees Shaikh" w:date="2013-10-19T02:16:00Z">
                <w:pPr>
                  <w:pStyle w:val="XML1"/>
                </w:pPr>
              </w:pPrChange>
            </w:pPr>
            <w:ins w:id="15490" w:author="aas" w:date="2013-10-14T02:06:00Z">
              <w:del w:id="15491"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492" w:author="aas" w:date="2013-10-14T02:06:00Z"/>
                <w:del w:id="15493" w:author="Anees Shaikh" w:date="2013-10-19T02:16:00Z"/>
              </w:rPr>
              <w:pPrChange w:id="15494" w:author="Anees Shaikh" w:date="2013-10-19T02:16:00Z">
                <w:pPr>
                  <w:pStyle w:val="XML1"/>
                </w:pPr>
              </w:pPrChange>
            </w:pPr>
            <w:ins w:id="15495" w:author="aas" w:date="2013-10-14T02:06:00Z">
              <w:del w:id="15496" w:author="Anees Shaikh" w:date="2013-10-19T02:16:00Z">
                <w:r w:rsidDel="00E067A3">
                  <w:delText xml:space="preserve">                            &lt;xs:annotation&gt;</w:delText>
                </w:r>
              </w:del>
            </w:ins>
          </w:p>
          <w:p w14:paraId="491965C1" w14:textId="3C3E5BDE" w:rsidR="00874469" w:rsidDel="00E067A3" w:rsidRDefault="00874469">
            <w:pPr>
              <w:pStyle w:val="Appx"/>
              <w:rPr>
                <w:ins w:id="15497" w:author="aas" w:date="2013-10-14T02:06:00Z"/>
                <w:del w:id="15498" w:author="Anees Shaikh" w:date="2013-10-19T02:16:00Z"/>
              </w:rPr>
              <w:pPrChange w:id="15499" w:author="Anees Shaikh" w:date="2013-10-19T02:16:00Z">
                <w:pPr>
                  <w:pStyle w:val="XML1"/>
                </w:pPr>
              </w:pPrChange>
            </w:pPr>
            <w:ins w:id="15500" w:author="aas" w:date="2013-10-14T02:06:00Z">
              <w:del w:id="15501" w:author="Anees Shaikh" w:date="2013-10-19T02:16:00Z">
                <w:r w:rsidDel="00E067A3">
                  <w:delText xml:space="preserve">                              &lt;xs:documentation&gt;</w:delText>
                </w:r>
              </w:del>
            </w:ins>
          </w:p>
          <w:p w14:paraId="6E61705B" w14:textId="3F57308F" w:rsidR="00874469" w:rsidDel="00E067A3" w:rsidRDefault="00874469">
            <w:pPr>
              <w:pStyle w:val="Appx"/>
              <w:rPr>
                <w:ins w:id="15502" w:author="aas" w:date="2013-10-14T02:06:00Z"/>
                <w:del w:id="15503" w:author="Anees Shaikh" w:date="2013-10-19T02:16:00Z"/>
              </w:rPr>
              <w:pPrChange w:id="15504" w:author="Anees Shaikh" w:date="2013-10-19T02:16:00Z">
                <w:pPr>
                  <w:pStyle w:val="XML1"/>
                </w:pPr>
              </w:pPrChange>
            </w:pPr>
            <w:ins w:id="15505" w:author="aas" w:date="2013-10-14T02:06:00Z">
              <w:del w:id="15506"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07" w:author="aas" w:date="2013-10-14T02:06:00Z"/>
                <w:del w:id="15508" w:author="Anees Shaikh" w:date="2013-10-19T02:16:00Z"/>
              </w:rPr>
              <w:pPrChange w:id="15509" w:author="Anees Shaikh" w:date="2013-10-19T02:16:00Z">
                <w:pPr>
                  <w:pStyle w:val="XML1"/>
                </w:pPr>
              </w:pPrChange>
            </w:pPr>
            <w:ins w:id="15510" w:author="aas" w:date="2013-10-14T02:06:00Z">
              <w:del w:id="15511"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12" w:author="aas" w:date="2013-10-14T02:06:00Z"/>
                <w:del w:id="15513" w:author="Anees Shaikh" w:date="2013-10-19T02:16:00Z"/>
              </w:rPr>
              <w:pPrChange w:id="15514" w:author="Anees Shaikh" w:date="2013-10-19T02:16:00Z">
                <w:pPr>
                  <w:pStyle w:val="XML1"/>
                </w:pPr>
              </w:pPrChange>
            </w:pPr>
            <w:ins w:id="15515" w:author="aas" w:date="2013-10-14T02:06:00Z">
              <w:del w:id="15516" w:author="Anees Shaikh" w:date="2013-10-19T02:16:00Z">
                <w:r w:rsidDel="00E067A3">
                  <w:delText xml:space="preserve">                                       'normal' switch processing.</w:delText>
                </w:r>
              </w:del>
            </w:ins>
          </w:p>
          <w:p w14:paraId="7BE95C43" w14:textId="1FB03AF4" w:rsidR="00874469" w:rsidDel="00E067A3" w:rsidRDefault="00874469">
            <w:pPr>
              <w:pStyle w:val="Appx"/>
              <w:rPr>
                <w:ins w:id="15517" w:author="aas" w:date="2013-10-14T02:06:00Z"/>
                <w:del w:id="15518" w:author="Anees Shaikh" w:date="2013-10-19T02:16:00Z"/>
              </w:rPr>
              <w:pPrChange w:id="15519" w:author="Anees Shaikh" w:date="2013-10-19T02:16:00Z">
                <w:pPr>
                  <w:pStyle w:val="XML1"/>
                </w:pPr>
              </w:pPrChange>
            </w:pPr>
            <w:ins w:id="15520" w:author="aas" w:date="2013-10-14T02:06:00Z">
              <w:del w:id="15521" w:author="Anees Shaikh" w:date="2013-10-19T02:16:00Z">
                <w:r w:rsidDel="00E067A3">
                  <w:delText xml:space="preserve">                              &lt;/xs:documentation&gt;</w:delText>
                </w:r>
              </w:del>
            </w:ins>
          </w:p>
          <w:p w14:paraId="42856336" w14:textId="46D274C3" w:rsidR="00874469" w:rsidDel="00E067A3" w:rsidRDefault="00874469">
            <w:pPr>
              <w:pStyle w:val="Appx"/>
              <w:rPr>
                <w:ins w:id="15522" w:author="aas" w:date="2013-10-14T02:06:00Z"/>
                <w:del w:id="15523" w:author="Anees Shaikh" w:date="2013-10-19T02:16:00Z"/>
              </w:rPr>
              <w:pPrChange w:id="15524" w:author="Anees Shaikh" w:date="2013-10-19T02:16:00Z">
                <w:pPr>
                  <w:pStyle w:val="XML1"/>
                </w:pPr>
              </w:pPrChange>
            </w:pPr>
            <w:ins w:id="15525" w:author="aas" w:date="2013-10-14T02:06:00Z">
              <w:del w:id="15526" w:author="Anees Shaikh" w:date="2013-10-19T02:16:00Z">
                <w:r w:rsidDel="00E067A3">
                  <w:delText xml:space="preserve">                            &lt;/xs:annotation&gt;</w:delText>
                </w:r>
              </w:del>
            </w:ins>
          </w:p>
          <w:p w14:paraId="123BE59D" w14:textId="12D639AE" w:rsidR="00874469" w:rsidDel="00E067A3" w:rsidRDefault="00874469">
            <w:pPr>
              <w:pStyle w:val="Appx"/>
              <w:rPr>
                <w:ins w:id="15527" w:author="aas" w:date="2013-10-14T02:06:00Z"/>
                <w:del w:id="15528" w:author="Anees Shaikh" w:date="2013-10-19T02:16:00Z"/>
              </w:rPr>
              <w:pPrChange w:id="15529" w:author="Anees Shaikh" w:date="2013-10-19T02:16:00Z">
                <w:pPr>
                  <w:pStyle w:val="XML1"/>
                </w:pPr>
              </w:pPrChange>
            </w:pPr>
            <w:ins w:id="15530" w:author="aas" w:date="2013-10-14T02:06:00Z">
              <w:del w:id="15531" w:author="Anees Shaikh" w:date="2013-10-19T02:16:00Z">
                <w:r w:rsidDel="00E067A3">
                  <w:delText xml:space="preserve">                            &lt;xs:complexType&gt;</w:delText>
                </w:r>
              </w:del>
            </w:ins>
          </w:p>
          <w:p w14:paraId="1EE46718" w14:textId="3F6F7DB6" w:rsidR="00874469" w:rsidDel="00E067A3" w:rsidRDefault="00874469">
            <w:pPr>
              <w:pStyle w:val="Appx"/>
              <w:rPr>
                <w:ins w:id="15532" w:author="aas" w:date="2013-10-14T02:06:00Z"/>
                <w:del w:id="15533" w:author="Anees Shaikh" w:date="2013-10-19T02:16:00Z"/>
              </w:rPr>
              <w:pPrChange w:id="15534" w:author="Anees Shaikh" w:date="2013-10-19T02:16:00Z">
                <w:pPr>
                  <w:pStyle w:val="XML1"/>
                </w:pPr>
              </w:pPrChange>
            </w:pPr>
            <w:ins w:id="15535" w:author="aas" w:date="2013-10-14T02:06:00Z">
              <w:del w:id="15536" w:author="Anees Shaikh" w:date="2013-10-19T02:16:00Z">
                <w:r w:rsidDel="00E067A3">
                  <w:delText xml:space="preserve">                              &lt;xs:sequence&gt;</w:delText>
                </w:r>
              </w:del>
            </w:ins>
          </w:p>
          <w:p w14:paraId="3B53B9E4" w14:textId="33367D1E" w:rsidR="00874469" w:rsidDel="00E067A3" w:rsidRDefault="00874469">
            <w:pPr>
              <w:pStyle w:val="Appx"/>
              <w:rPr>
                <w:ins w:id="15537" w:author="aas" w:date="2013-10-14T02:06:00Z"/>
                <w:del w:id="15538" w:author="Anees Shaikh" w:date="2013-10-19T02:16:00Z"/>
              </w:rPr>
              <w:pPrChange w:id="15539" w:author="Anees Shaikh" w:date="2013-10-19T02:16:00Z">
                <w:pPr>
                  <w:pStyle w:val="XML1"/>
                </w:pPr>
              </w:pPrChange>
            </w:pPr>
            <w:ins w:id="15540" w:author="aas" w:date="2013-10-14T02:06:00Z">
              <w:del w:id="15541"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542" w:author="aas" w:date="2013-10-14T02:06:00Z"/>
                <w:del w:id="15543" w:author="Anees Shaikh" w:date="2013-10-19T02:16:00Z"/>
              </w:rPr>
              <w:pPrChange w:id="15544" w:author="Anees Shaikh" w:date="2013-10-19T02:16:00Z">
                <w:pPr>
                  <w:pStyle w:val="XML1"/>
                </w:pPr>
              </w:pPrChange>
            </w:pPr>
            <w:ins w:id="15545" w:author="aas" w:date="2013-10-14T02:06:00Z">
              <w:del w:id="15546" w:author="Anees Shaikh" w:date="2013-10-19T02:16:00Z">
                <w:r w:rsidDel="00E067A3">
                  <w:delText xml:space="preserve">                                  &lt;xs:simpleType&gt;</w:delText>
                </w:r>
              </w:del>
            </w:ins>
          </w:p>
          <w:p w14:paraId="63043132" w14:textId="4612D059" w:rsidR="00874469" w:rsidDel="00E067A3" w:rsidRDefault="00874469">
            <w:pPr>
              <w:pStyle w:val="Appx"/>
              <w:rPr>
                <w:ins w:id="15547" w:author="aas" w:date="2013-10-14T02:06:00Z"/>
                <w:del w:id="15548" w:author="Anees Shaikh" w:date="2013-10-19T02:16:00Z"/>
              </w:rPr>
              <w:pPrChange w:id="15549" w:author="Anees Shaikh" w:date="2013-10-19T02:16:00Z">
                <w:pPr>
                  <w:pStyle w:val="XML1"/>
                </w:pPr>
              </w:pPrChange>
            </w:pPr>
            <w:ins w:id="15550" w:author="aas" w:date="2013-10-14T02:06:00Z">
              <w:del w:id="15551" w:author="Anees Shaikh" w:date="2013-10-19T02:16:00Z">
                <w:r w:rsidDel="00E067A3">
                  <w:delText xml:space="preserve">                                    &lt;xs:restriction base="xs:string"&gt;</w:delText>
                </w:r>
              </w:del>
            </w:ins>
          </w:p>
          <w:p w14:paraId="32E026E1" w14:textId="5ACFC56A" w:rsidR="00874469" w:rsidDel="00E067A3" w:rsidRDefault="00874469">
            <w:pPr>
              <w:pStyle w:val="Appx"/>
              <w:rPr>
                <w:ins w:id="15552" w:author="aas" w:date="2013-10-14T02:06:00Z"/>
                <w:del w:id="15553" w:author="Anees Shaikh" w:date="2013-10-19T02:16:00Z"/>
              </w:rPr>
              <w:pPrChange w:id="15554" w:author="Anees Shaikh" w:date="2013-10-19T02:16:00Z">
                <w:pPr>
                  <w:pStyle w:val="XML1"/>
                </w:pPr>
              </w:pPrChange>
            </w:pPr>
            <w:ins w:id="15555" w:author="aas" w:date="2013-10-14T02:06:00Z">
              <w:del w:id="15556" w:author="Anees Shaikh" w:date="2013-10-19T02:16:00Z">
                <w:r w:rsidDel="00E067A3">
                  <w:delText xml:space="preserve">                                      &lt;xs:enumeration value="all"/&gt;</w:delText>
                </w:r>
              </w:del>
            </w:ins>
          </w:p>
          <w:p w14:paraId="5C4045CD" w14:textId="6FD5609A" w:rsidR="00874469" w:rsidDel="00E067A3" w:rsidRDefault="00874469">
            <w:pPr>
              <w:pStyle w:val="Appx"/>
              <w:rPr>
                <w:ins w:id="15557" w:author="aas" w:date="2013-10-14T02:06:00Z"/>
                <w:del w:id="15558" w:author="Anees Shaikh" w:date="2013-10-19T02:16:00Z"/>
              </w:rPr>
              <w:pPrChange w:id="15559" w:author="Anees Shaikh" w:date="2013-10-19T02:16:00Z">
                <w:pPr>
                  <w:pStyle w:val="XML1"/>
                </w:pPr>
              </w:pPrChange>
            </w:pPr>
            <w:ins w:id="15560" w:author="aas" w:date="2013-10-14T02:06:00Z">
              <w:del w:id="15561" w:author="Anees Shaikh" w:date="2013-10-19T02:16:00Z">
                <w:r w:rsidDel="00E067A3">
                  <w:delText xml:space="preserve">                                      &lt;xs:enumeration value="controller"/&gt;</w:delText>
                </w:r>
              </w:del>
            </w:ins>
          </w:p>
          <w:p w14:paraId="28C2AEED" w14:textId="45804ABA" w:rsidR="00874469" w:rsidDel="00E067A3" w:rsidRDefault="00874469">
            <w:pPr>
              <w:pStyle w:val="Appx"/>
              <w:rPr>
                <w:ins w:id="15562" w:author="aas" w:date="2013-10-14T02:06:00Z"/>
                <w:del w:id="15563" w:author="Anees Shaikh" w:date="2013-10-19T02:16:00Z"/>
              </w:rPr>
              <w:pPrChange w:id="15564" w:author="Anees Shaikh" w:date="2013-10-19T02:16:00Z">
                <w:pPr>
                  <w:pStyle w:val="XML1"/>
                </w:pPr>
              </w:pPrChange>
            </w:pPr>
            <w:ins w:id="15565" w:author="aas" w:date="2013-10-14T02:06:00Z">
              <w:del w:id="15566" w:author="Anees Shaikh" w:date="2013-10-19T02:16:00Z">
                <w:r w:rsidDel="00E067A3">
                  <w:delText xml:space="preserve">                                      &lt;xs:enumeration value="table"/&gt;</w:delText>
                </w:r>
              </w:del>
            </w:ins>
          </w:p>
          <w:p w14:paraId="4FBD91B0" w14:textId="65BFAA51" w:rsidR="00874469" w:rsidDel="00E067A3" w:rsidRDefault="00874469">
            <w:pPr>
              <w:pStyle w:val="Appx"/>
              <w:rPr>
                <w:ins w:id="15567" w:author="aas" w:date="2013-10-14T02:06:00Z"/>
                <w:del w:id="15568" w:author="Anees Shaikh" w:date="2013-10-19T02:16:00Z"/>
              </w:rPr>
              <w:pPrChange w:id="15569" w:author="Anees Shaikh" w:date="2013-10-19T02:16:00Z">
                <w:pPr>
                  <w:pStyle w:val="XML1"/>
                </w:pPr>
              </w:pPrChange>
            </w:pPr>
            <w:ins w:id="15570" w:author="aas" w:date="2013-10-14T02:06:00Z">
              <w:del w:id="15571" w:author="Anees Shaikh" w:date="2013-10-19T02:16:00Z">
                <w:r w:rsidDel="00E067A3">
                  <w:delText xml:space="preserve">                                      &lt;xs:enumeration value="inport"/&gt;</w:delText>
                </w:r>
              </w:del>
            </w:ins>
          </w:p>
          <w:p w14:paraId="368AF3BD" w14:textId="04F5E316" w:rsidR="00874469" w:rsidDel="00E067A3" w:rsidRDefault="00874469">
            <w:pPr>
              <w:pStyle w:val="Appx"/>
              <w:rPr>
                <w:ins w:id="15572" w:author="aas" w:date="2013-10-14T02:06:00Z"/>
                <w:del w:id="15573" w:author="Anees Shaikh" w:date="2013-10-19T02:16:00Z"/>
              </w:rPr>
              <w:pPrChange w:id="15574" w:author="Anees Shaikh" w:date="2013-10-19T02:16:00Z">
                <w:pPr>
                  <w:pStyle w:val="XML1"/>
                </w:pPr>
              </w:pPrChange>
            </w:pPr>
            <w:ins w:id="15575" w:author="aas" w:date="2013-10-14T02:06:00Z">
              <w:del w:id="15576" w:author="Anees Shaikh" w:date="2013-10-19T02:16:00Z">
                <w:r w:rsidDel="00E067A3">
                  <w:delText xml:space="preserve">                                      &lt;xs:enumeration value="any"/&gt;</w:delText>
                </w:r>
              </w:del>
            </w:ins>
          </w:p>
          <w:p w14:paraId="0BB57B98" w14:textId="6815678E" w:rsidR="00874469" w:rsidDel="00E067A3" w:rsidRDefault="00874469">
            <w:pPr>
              <w:pStyle w:val="Appx"/>
              <w:rPr>
                <w:ins w:id="15577" w:author="aas" w:date="2013-10-14T02:06:00Z"/>
                <w:del w:id="15578" w:author="Anees Shaikh" w:date="2013-10-19T02:16:00Z"/>
              </w:rPr>
              <w:pPrChange w:id="15579" w:author="Anees Shaikh" w:date="2013-10-19T02:16:00Z">
                <w:pPr>
                  <w:pStyle w:val="XML1"/>
                </w:pPr>
              </w:pPrChange>
            </w:pPr>
            <w:ins w:id="15580" w:author="aas" w:date="2013-10-14T02:06:00Z">
              <w:del w:id="15581" w:author="Anees Shaikh" w:date="2013-10-19T02:16:00Z">
                <w:r w:rsidDel="00E067A3">
                  <w:delText xml:space="preserve">                                      &lt;xs:enumeration value="normal"/&gt;</w:delText>
                </w:r>
              </w:del>
            </w:ins>
          </w:p>
          <w:p w14:paraId="4C533934" w14:textId="69F0D8D9" w:rsidR="00874469" w:rsidDel="00E067A3" w:rsidRDefault="00874469">
            <w:pPr>
              <w:pStyle w:val="Appx"/>
              <w:rPr>
                <w:ins w:id="15582" w:author="aas" w:date="2013-10-14T02:06:00Z"/>
                <w:del w:id="15583" w:author="Anees Shaikh" w:date="2013-10-19T02:16:00Z"/>
              </w:rPr>
              <w:pPrChange w:id="15584" w:author="Anees Shaikh" w:date="2013-10-19T02:16:00Z">
                <w:pPr>
                  <w:pStyle w:val="XML1"/>
                </w:pPr>
              </w:pPrChange>
            </w:pPr>
            <w:ins w:id="15585" w:author="aas" w:date="2013-10-14T02:06:00Z">
              <w:del w:id="15586" w:author="Anees Shaikh" w:date="2013-10-19T02:16:00Z">
                <w:r w:rsidDel="00E067A3">
                  <w:delText xml:space="preserve">                                      &lt;xs:enumeration value="flood"/&gt;</w:delText>
                </w:r>
              </w:del>
            </w:ins>
          </w:p>
          <w:p w14:paraId="2FC66891" w14:textId="57BBF398" w:rsidR="00874469" w:rsidDel="00E067A3" w:rsidRDefault="00874469">
            <w:pPr>
              <w:pStyle w:val="Appx"/>
              <w:rPr>
                <w:ins w:id="15587" w:author="aas" w:date="2013-10-14T02:06:00Z"/>
                <w:del w:id="15588" w:author="Anees Shaikh" w:date="2013-10-19T02:16:00Z"/>
              </w:rPr>
              <w:pPrChange w:id="15589" w:author="Anees Shaikh" w:date="2013-10-19T02:16:00Z">
                <w:pPr>
                  <w:pStyle w:val="XML1"/>
                </w:pPr>
              </w:pPrChange>
            </w:pPr>
            <w:ins w:id="15590" w:author="aas" w:date="2013-10-14T02:06:00Z">
              <w:del w:id="15591" w:author="Anees Shaikh" w:date="2013-10-19T02:16:00Z">
                <w:r w:rsidDel="00E067A3">
                  <w:delText xml:space="preserve">                                    &lt;/xs:restriction&gt;</w:delText>
                </w:r>
              </w:del>
            </w:ins>
          </w:p>
          <w:p w14:paraId="69A652FF" w14:textId="607CE43C" w:rsidR="00874469" w:rsidDel="00E067A3" w:rsidRDefault="00874469">
            <w:pPr>
              <w:pStyle w:val="Appx"/>
              <w:rPr>
                <w:ins w:id="15592" w:author="aas" w:date="2013-10-14T02:06:00Z"/>
                <w:del w:id="15593" w:author="Anees Shaikh" w:date="2013-10-19T02:16:00Z"/>
              </w:rPr>
              <w:pPrChange w:id="15594" w:author="Anees Shaikh" w:date="2013-10-19T02:16:00Z">
                <w:pPr>
                  <w:pStyle w:val="XML1"/>
                </w:pPr>
              </w:pPrChange>
            </w:pPr>
            <w:ins w:id="15595" w:author="aas" w:date="2013-10-14T02:06:00Z">
              <w:del w:id="15596" w:author="Anees Shaikh" w:date="2013-10-19T02:16:00Z">
                <w:r w:rsidDel="00E067A3">
                  <w:delText xml:space="preserve">                                  &lt;/xs:simpleType&gt;</w:delText>
                </w:r>
              </w:del>
            </w:ins>
          </w:p>
          <w:p w14:paraId="2CCAF60D" w14:textId="324CBFB8" w:rsidR="00874469" w:rsidDel="00E067A3" w:rsidRDefault="00874469">
            <w:pPr>
              <w:pStyle w:val="Appx"/>
              <w:rPr>
                <w:ins w:id="15597" w:author="aas" w:date="2013-10-14T02:06:00Z"/>
                <w:del w:id="15598" w:author="Anees Shaikh" w:date="2013-10-19T02:16:00Z"/>
              </w:rPr>
              <w:pPrChange w:id="15599" w:author="Anees Shaikh" w:date="2013-10-19T02:16:00Z">
                <w:pPr>
                  <w:pStyle w:val="XML1"/>
                </w:pPr>
              </w:pPrChange>
            </w:pPr>
            <w:ins w:id="15600" w:author="aas" w:date="2013-10-14T02:06:00Z">
              <w:del w:id="15601" w:author="Anees Shaikh" w:date="2013-10-19T02:16:00Z">
                <w:r w:rsidDel="00E067A3">
                  <w:delText xml:space="preserve">                                &lt;/xs:element&gt;</w:delText>
                </w:r>
              </w:del>
            </w:ins>
          </w:p>
          <w:p w14:paraId="014E1C68" w14:textId="4563BB3A" w:rsidR="00874469" w:rsidDel="00E067A3" w:rsidRDefault="00874469">
            <w:pPr>
              <w:pStyle w:val="Appx"/>
              <w:rPr>
                <w:ins w:id="15602" w:author="aas" w:date="2013-10-14T02:06:00Z"/>
                <w:del w:id="15603" w:author="Anees Shaikh" w:date="2013-10-19T02:16:00Z"/>
              </w:rPr>
              <w:pPrChange w:id="15604" w:author="Anees Shaikh" w:date="2013-10-19T02:16:00Z">
                <w:pPr>
                  <w:pStyle w:val="XML1"/>
                </w:pPr>
              </w:pPrChange>
            </w:pPr>
            <w:ins w:id="15605" w:author="aas" w:date="2013-10-14T02:06:00Z">
              <w:del w:id="15606"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07" w:author="aas" w:date="2013-10-14T02:06:00Z"/>
                <w:del w:id="15608" w:author="Anees Shaikh" w:date="2013-10-19T02:16:00Z"/>
              </w:rPr>
              <w:pPrChange w:id="15609" w:author="Anees Shaikh" w:date="2013-10-19T02:16:00Z">
                <w:pPr>
                  <w:pStyle w:val="XML1"/>
                </w:pPr>
              </w:pPrChange>
            </w:pPr>
            <w:ins w:id="15610" w:author="aas" w:date="2013-10-14T02:06:00Z">
              <w:del w:id="15611"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12" w:author="aas" w:date="2013-10-14T02:06:00Z"/>
                <w:del w:id="15613" w:author="Anees Shaikh" w:date="2013-10-19T02:16:00Z"/>
              </w:rPr>
              <w:pPrChange w:id="15614" w:author="Anees Shaikh" w:date="2013-10-19T02:16:00Z">
                <w:pPr>
                  <w:pStyle w:val="XML1"/>
                </w:pPr>
              </w:pPrChange>
            </w:pPr>
            <w:ins w:id="15615" w:author="aas" w:date="2013-10-14T02:06:00Z">
              <w:del w:id="15616" w:author="Anees Shaikh" w:date="2013-10-19T02:16:00Z">
                <w:r w:rsidDel="00E067A3">
                  <w:delText xml:space="preserve">                              &lt;/xs:sequence&gt;</w:delText>
                </w:r>
              </w:del>
            </w:ins>
          </w:p>
          <w:p w14:paraId="534D6597" w14:textId="133A99D6" w:rsidR="00874469" w:rsidDel="00E067A3" w:rsidRDefault="00874469">
            <w:pPr>
              <w:pStyle w:val="Appx"/>
              <w:rPr>
                <w:ins w:id="15617" w:author="aas" w:date="2013-10-14T02:06:00Z"/>
                <w:del w:id="15618" w:author="Anees Shaikh" w:date="2013-10-19T02:16:00Z"/>
              </w:rPr>
              <w:pPrChange w:id="15619" w:author="Anees Shaikh" w:date="2013-10-19T02:16:00Z">
                <w:pPr>
                  <w:pStyle w:val="XML1"/>
                </w:pPr>
              </w:pPrChange>
            </w:pPr>
            <w:ins w:id="15620" w:author="aas" w:date="2013-10-14T02:06:00Z">
              <w:del w:id="15621" w:author="Anees Shaikh" w:date="2013-10-19T02:16:00Z">
                <w:r w:rsidDel="00E067A3">
                  <w:delText xml:space="preserve">                            &lt;/xs:complexType&gt;</w:delText>
                </w:r>
              </w:del>
            </w:ins>
          </w:p>
          <w:p w14:paraId="5B3F39B4" w14:textId="4A2C648F" w:rsidR="00874469" w:rsidDel="00E067A3" w:rsidRDefault="00874469">
            <w:pPr>
              <w:pStyle w:val="Appx"/>
              <w:rPr>
                <w:ins w:id="15622" w:author="aas" w:date="2013-10-14T02:06:00Z"/>
                <w:del w:id="15623" w:author="Anees Shaikh" w:date="2013-10-19T02:16:00Z"/>
              </w:rPr>
              <w:pPrChange w:id="15624" w:author="Anees Shaikh" w:date="2013-10-19T02:16:00Z">
                <w:pPr>
                  <w:pStyle w:val="XML1"/>
                </w:pPr>
              </w:pPrChange>
            </w:pPr>
            <w:ins w:id="15625" w:author="aas" w:date="2013-10-14T02:06:00Z">
              <w:del w:id="15626" w:author="Anees Shaikh" w:date="2013-10-19T02:16:00Z">
                <w:r w:rsidDel="00E067A3">
                  <w:delText xml:space="preserve">                          &lt;/xs:element&gt;</w:delText>
                </w:r>
              </w:del>
            </w:ins>
          </w:p>
          <w:p w14:paraId="2395A527" w14:textId="2AFFCFC1" w:rsidR="00874469" w:rsidDel="00E067A3" w:rsidRDefault="00874469">
            <w:pPr>
              <w:pStyle w:val="Appx"/>
              <w:rPr>
                <w:ins w:id="15627" w:author="aas" w:date="2013-10-14T02:06:00Z"/>
                <w:del w:id="15628" w:author="Anees Shaikh" w:date="2013-10-19T02:16:00Z"/>
              </w:rPr>
              <w:pPrChange w:id="15629" w:author="Anees Shaikh" w:date="2013-10-19T02:16:00Z">
                <w:pPr>
                  <w:pStyle w:val="XML1"/>
                </w:pPr>
              </w:pPrChange>
            </w:pPr>
            <w:ins w:id="15630" w:author="aas" w:date="2013-10-14T02:06:00Z">
              <w:del w:id="15631"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32" w:author="aas" w:date="2013-10-14T02:06:00Z"/>
                <w:del w:id="15633" w:author="Anees Shaikh" w:date="2013-10-19T02:16:00Z"/>
              </w:rPr>
              <w:pPrChange w:id="15634" w:author="Anees Shaikh" w:date="2013-10-19T02:16:00Z">
                <w:pPr>
                  <w:pStyle w:val="XML1"/>
                </w:pPr>
              </w:pPrChange>
            </w:pPr>
            <w:ins w:id="15635" w:author="aas" w:date="2013-10-14T02:06:00Z">
              <w:del w:id="15636" w:author="Anees Shaikh" w:date="2013-10-19T02:16:00Z">
                <w:r w:rsidDel="00E067A3">
                  <w:delText xml:space="preserve">                            &lt;xs:annotation&gt;</w:delText>
                </w:r>
              </w:del>
            </w:ins>
          </w:p>
          <w:p w14:paraId="3D00BBFF" w14:textId="3C8A9757" w:rsidR="00874469" w:rsidDel="00E067A3" w:rsidRDefault="00874469">
            <w:pPr>
              <w:pStyle w:val="Appx"/>
              <w:rPr>
                <w:ins w:id="15637" w:author="aas" w:date="2013-10-14T02:06:00Z"/>
                <w:del w:id="15638" w:author="Anees Shaikh" w:date="2013-10-19T02:16:00Z"/>
              </w:rPr>
              <w:pPrChange w:id="15639" w:author="Anees Shaikh" w:date="2013-10-19T02:16:00Z">
                <w:pPr>
                  <w:pStyle w:val="XML1"/>
                </w:pPr>
              </w:pPrChange>
            </w:pPr>
            <w:ins w:id="15640" w:author="aas" w:date="2013-10-14T02:06:00Z">
              <w:del w:id="15641" w:author="Anees Shaikh" w:date="2013-10-19T02:16:00Z">
                <w:r w:rsidDel="00E067A3">
                  <w:delText xml:space="preserve">                              &lt;xs:documentation&gt;</w:delText>
                </w:r>
              </w:del>
            </w:ins>
          </w:p>
          <w:p w14:paraId="6038EB05" w14:textId="2BDCABF0" w:rsidR="00874469" w:rsidDel="00E067A3" w:rsidRDefault="00874469">
            <w:pPr>
              <w:pStyle w:val="Appx"/>
              <w:rPr>
                <w:ins w:id="15642" w:author="aas" w:date="2013-10-14T02:06:00Z"/>
                <w:del w:id="15643" w:author="Anees Shaikh" w:date="2013-10-19T02:16:00Z"/>
              </w:rPr>
              <w:pPrChange w:id="15644" w:author="Anees Shaikh" w:date="2013-10-19T02:16:00Z">
                <w:pPr>
                  <w:pStyle w:val="XML1"/>
                </w:pPr>
              </w:pPrChange>
            </w:pPr>
            <w:ins w:id="15645" w:author="aas" w:date="2013-10-14T02:06:00Z">
              <w:del w:id="15646"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647" w:author="aas" w:date="2013-10-14T02:06:00Z"/>
                <w:del w:id="15648" w:author="Anees Shaikh" w:date="2013-10-19T02:16:00Z"/>
              </w:rPr>
              <w:pPrChange w:id="15649" w:author="Anees Shaikh" w:date="2013-10-19T02:16:00Z">
                <w:pPr>
                  <w:pStyle w:val="XML1"/>
                </w:pPr>
              </w:pPrChange>
            </w:pPr>
            <w:ins w:id="15650" w:author="aas" w:date="2013-10-14T02:06:00Z">
              <w:del w:id="15651" w:author="Anees Shaikh" w:date="2013-10-19T02:16:00Z">
                <w:r w:rsidDel="00E067A3">
                  <w:delText xml:space="preserve">                              &lt;/xs:documentation&gt;</w:delText>
                </w:r>
              </w:del>
            </w:ins>
          </w:p>
          <w:p w14:paraId="5C214983" w14:textId="479AA1BE" w:rsidR="00874469" w:rsidDel="00E067A3" w:rsidRDefault="00874469">
            <w:pPr>
              <w:pStyle w:val="Appx"/>
              <w:rPr>
                <w:ins w:id="15652" w:author="aas" w:date="2013-10-14T02:06:00Z"/>
                <w:del w:id="15653" w:author="Anees Shaikh" w:date="2013-10-19T02:16:00Z"/>
              </w:rPr>
              <w:pPrChange w:id="15654" w:author="Anees Shaikh" w:date="2013-10-19T02:16:00Z">
                <w:pPr>
                  <w:pStyle w:val="XML1"/>
                </w:pPr>
              </w:pPrChange>
            </w:pPr>
            <w:ins w:id="15655" w:author="aas" w:date="2013-10-14T02:06:00Z">
              <w:del w:id="15656" w:author="Anees Shaikh" w:date="2013-10-19T02:16:00Z">
                <w:r w:rsidDel="00E067A3">
                  <w:delText xml:space="preserve">                            &lt;/xs:annotation&gt;</w:delText>
                </w:r>
              </w:del>
            </w:ins>
          </w:p>
          <w:p w14:paraId="040E01A2" w14:textId="123BDBA1" w:rsidR="00874469" w:rsidDel="00E067A3" w:rsidRDefault="00874469">
            <w:pPr>
              <w:pStyle w:val="Appx"/>
              <w:rPr>
                <w:ins w:id="15657" w:author="aas" w:date="2013-10-14T02:06:00Z"/>
                <w:del w:id="15658" w:author="Anees Shaikh" w:date="2013-10-19T02:16:00Z"/>
              </w:rPr>
              <w:pPrChange w:id="15659" w:author="Anees Shaikh" w:date="2013-10-19T02:16:00Z">
                <w:pPr>
                  <w:pStyle w:val="XML1"/>
                </w:pPr>
              </w:pPrChange>
            </w:pPr>
            <w:ins w:id="15660" w:author="aas" w:date="2013-10-14T02:06:00Z">
              <w:del w:id="15661" w:author="Anees Shaikh" w:date="2013-10-19T02:16:00Z">
                <w:r w:rsidDel="00E067A3">
                  <w:delText xml:space="preserve">                            &lt;xs:complexType&gt;</w:delText>
                </w:r>
              </w:del>
            </w:ins>
          </w:p>
          <w:p w14:paraId="28616291" w14:textId="1D656EA8" w:rsidR="00874469" w:rsidDel="00E067A3" w:rsidRDefault="00874469">
            <w:pPr>
              <w:pStyle w:val="Appx"/>
              <w:rPr>
                <w:ins w:id="15662" w:author="aas" w:date="2013-10-14T02:06:00Z"/>
                <w:del w:id="15663" w:author="Anees Shaikh" w:date="2013-10-19T02:16:00Z"/>
              </w:rPr>
              <w:pPrChange w:id="15664" w:author="Anees Shaikh" w:date="2013-10-19T02:16:00Z">
                <w:pPr>
                  <w:pStyle w:val="XML1"/>
                </w:pPr>
              </w:pPrChange>
            </w:pPr>
            <w:ins w:id="15665" w:author="aas" w:date="2013-10-14T02:06:00Z">
              <w:del w:id="15666" w:author="Anees Shaikh" w:date="2013-10-19T02:16:00Z">
                <w:r w:rsidDel="00E067A3">
                  <w:delText xml:space="preserve">                              &lt;xs:sequence&gt;</w:delText>
                </w:r>
              </w:del>
            </w:ins>
          </w:p>
          <w:p w14:paraId="3B0F2FCA" w14:textId="5752DB3A" w:rsidR="00874469" w:rsidDel="00E067A3" w:rsidRDefault="00874469">
            <w:pPr>
              <w:pStyle w:val="Appx"/>
              <w:rPr>
                <w:ins w:id="15667" w:author="aas" w:date="2013-10-14T02:06:00Z"/>
                <w:del w:id="15668" w:author="Anees Shaikh" w:date="2013-10-19T02:16:00Z"/>
              </w:rPr>
              <w:pPrChange w:id="15669" w:author="Anees Shaikh" w:date="2013-10-19T02:16:00Z">
                <w:pPr>
                  <w:pStyle w:val="XML1"/>
                </w:pPr>
              </w:pPrChange>
            </w:pPr>
            <w:ins w:id="15670" w:author="aas" w:date="2013-10-14T02:06:00Z">
              <w:del w:id="15671"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672" w:author="aas" w:date="2013-10-14T02:06:00Z"/>
                <w:del w:id="15673" w:author="Anees Shaikh" w:date="2013-10-19T02:16:00Z"/>
              </w:rPr>
              <w:pPrChange w:id="15674" w:author="Anees Shaikh" w:date="2013-10-19T02:16:00Z">
                <w:pPr>
                  <w:pStyle w:val="XML1"/>
                </w:pPr>
              </w:pPrChange>
            </w:pPr>
            <w:ins w:id="15675" w:author="aas" w:date="2013-10-14T02:06:00Z">
              <w:del w:id="15676" w:author="Anees Shaikh" w:date="2013-10-19T02:16:00Z">
                <w:r w:rsidDel="00E067A3">
                  <w:delText xml:space="preserve">                                  &lt;xs:simpleType&gt;</w:delText>
                </w:r>
              </w:del>
            </w:ins>
          </w:p>
          <w:p w14:paraId="05408EA9" w14:textId="774EB8E9" w:rsidR="00874469" w:rsidDel="00E067A3" w:rsidRDefault="00874469">
            <w:pPr>
              <w:pStyle w:val="Appx"/>
              <w:rPr>
                <w:ins w:id="15677" w:author="aas" w:date="2013-10-14T02:06:00Z"/>
                <w:del w:id="15678" w:author="Anees Shaikh" w:date="2013-10-19T02:16:00Z"/>
              </w:rPr>
              <w:pPrChange w:id="15679" w:author="Anees Shaikh" w:date="2013-10-19T02:16:00Z">
                <w:pPr>
                  <w:pStyle w:val="XML1"/>
                </w:pPr>
              </w:pPrChange>
            </w:pPr>
            <w:ins w:id="15680" w:author="aas" w:date="2013-10-14T02:06:00Z">
              <w:del w:id="15681" w:author="Anees Shaikh" w:date="2013-10-19T02:16:00Z">
                <w:r w:rsidDel="00E067A3">
                  <w:delText xml:space="preserve">                                    &lt;xs:restriction base="xs:string"&gt;</w:delText>
                </w:r>
              </w:del>
            </w:ins>
          </w:p>
          <w:p w14:paraId="18AD97A1" w14:textId="2218BD14" w:rsidR="00874469" w:rsidDel="00E067A3" w:rsidRDefault="00874469">
            <w:pPr>
              <w:pStyle w:val="Appx"/>
              <w:rPr>
                <w:ins w:id="15682" w:author="aas" w:date="2013-10-14T02:06:00Z"/>
                <w:del w:id="15683" w:author="Anees Shaikh" w:date="2013-10-19T02:16:00Z"/>
              </w:rPr>
              <w:pPrChange w:id="15684" w:author="Anees Shaikh" w:date="2013-10-19T02:16:00Z">
                <w:pPr>
                  <w:pStyle w:val="XML1"/>
                </w:pPr>
              </w:pPrChange>
            </w:pPr>
            <w:ins w:id="15685" w:author="aas" w:date="2013-10-14T02:06:00Z">
              <w:del w:id="15686" w:author="Anees Shaikh" w:date="2013-10-19T02:16:00Z">
                <w:r w:rsidDel="00E067A3">
                  <w:delText xml:space="preserve">                                      &lt;xs:enumeration value="all"/&gt;</w:delText>
                </w:r>
              </w:del>
            </w:ins>
          </w:p>
          <w:p w14:paraId="569EB1BC" w14:textId="2A1A7A9D" w:rsidR="00874469" w:rsidDel="00E067A3" w:rsidRDefault="00874469">
            <w:pPr>
              <w:pStyle w:val="Appx"/>
              <w:rPr>
                <w:ins w:id="15687" w:author="aas" w:date="2013-10-14T02:06:00Z"/>
                <w:del w:id="15688" w:author="Anees Shaikh" w:date="2013-10-19T02:16:00Z"/>
              </w:rPr>
              <w:pPrChange w:id="15689" w:author="Anees Shaikh" w:date="2013-10-19T02:16:00Z">
                <w:pPr>
                  <w:pStyle w:val="XML1"/>
                </w:pPr>
              </w:pPrChange>
            </w:pPr>
            <w:ins w:id="15690" w:author="aas" w:date="2013-10-14T02:06:00Z">
              <w:del w:id="15691" w:author="Anees Shaikh" w:date="2013-10-19T02:16:00Z">
                <w:r w:rsidDel="00E067A3">
                  <w:delText xml:space="preserve">                                      &lt;xs:enumeration value="select"/&gt;</w:delText>
                </w:r>
              </w:del>
            </w:ins>
          </w:p>
          <w:p w14:paraId="2115669F" w14:textId="7C564601" w:rsidR="00874469" w:rsidDel="00E067A3" w:rsidRDefault="00874469">
            <w:pPr>
              <w:pStyle w:val="Appx"/>
              <w:rPr>
                <w:ins w:id="15692" w:author="aas" w:date="2013-10-14T02:06:00Z"/>
                <w:del w:id="15693" w:author="Anees Shaikh" w:date="2013-10-19T02:16:00Z"/>
              </w:rPr>
              <w:pPrChange w:id="15694" w:author="Anees Shaikh" w:date="2013-10-19T02:16:00Z">
                <w:pPr>
                  <w:pStyle w:val="XML1"/>
                </w:pPr>
              </w:pPrChange>
            </w:pPr>
            <w:ins w:id="15695" w:author="aas" w:date="2013-10-14T02:06:00Z">
              <w:del w:id="15696" w:author="Anees Shaikh" w:date="2013-10-19T02:16:00Z">
                <w:r w:rsidDel="00E067A3">
                  <w:delText xml:space="preserve">                                      &lt;xs:enumeration value="indirect"/&gt;</w:delText>
                </w:r>
              </w:del>
            </w:ins>
          </w:p>
          <w:p w14:paraId="4D0E95C3" w14:textId="14C889DB" w:rsidR="00874469" w:rsidDel="00E067A3" w:rsidRDefault="00874469">
            <w:pPr>
              <w:pStyle w:val="Appx"/>
              <w:rPr>
                <w:ins w:id="15697" w:author="aas" w:date="2013-10-14T02:06:00Z"/>
                <w:del w:id="15698" w:author="Anees Shaikh" w:date="2013-10-19T02:16:00Z"/>
              </w:rPr>
              <w:pPrChange w:id="15699" w:author="Anees Shaikh" w:date="2013-10-19T02:16:00Z">
                <w:pPr>
                  <w:pStyle w:val="XML1"/>
                </w:pPr>
              </w:pPrChange>
            </w:pPr>
            <w:ins w:id="15700" w:author="aas" w:date="2013-10-14T02:06:00Z">
              <w:del w:id="15701"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02" w:author="aas" w:date="2013-10-14T02:06:00Z"/>
                <w:del w:id="15703" w:author="Anees Shaikh" w:date="2013-10-19T02:16:00Z"/>
              </w:rPr>
              <w:pPrChange w:id="15704" w:author="Anees Shaikh" w:date="2013-10-19T02:16:00Z">
                <w:pPr>
                  <w:pStyle w:val="XML1"/>
                </w:pPr>
              </w:pPrChange>
            </w:pPr>
            <w:ins w:id="15705" w:author="aas" w:date="2013-10-14T02:06:00Z">
              <w:del w:id="15706" w:author="Anees Shaikh" w:date="2013-10-19T02:16:00Z">
                <w:r w:rsidDel="00E067A3">
                  <w:delText xml:space="preserve">                                    &lt;/xs:restriction&gt;</w:delText>
                </w:r>
              </w:del>
            </w:ins>
          </w:p>
          <w:p w14:paraId="27E5A801" w14:textId="50DA195B" w:rsidR="00874469" w:rsidDel="00E067A3" w:rsidRDefault="00874469">
            <w:pPr>
              <w:pStyle w:val="Appx"/>
              <w:rPr>
                <w:ins w:id="15707" w:author="aas" w:date="2013-10-14T02:06:00Z"/>
                <w:del w:id="15708" w:author="Anees Shaikh" w:date="2013-10-19T02:16:00Z"/>
              </w:rPr>
              <w:pPrChange w:id="15709" w:author="Anees Shaikh" w:date="2013-10-19T02:16:00Z">
                <w:pPr>
                  <w:pStyle w:val="XML1"/>
                </w:pPr>
              </w:pPrChange>
            </w:pPr>
            <w:ins w:id="15710" w:author="aas" w:date="2013-10-14T02:06:00Z">
              <w:del w:id="15711" w:author="Anees Shaikh" w:date="2013-10-19T02:16:00Z">
                <w:r w:rsidDel="00E067A3">
                  <w:delText xml:space="preserve">                                  &lt;/xs:simpleType&gt;</w:delText>
                </w:r>
              </w:del>
            </w:ins>
          </w:p>
          <w:p w14:paraId="306AFF36" w14:textId="0AA9620E" w:rsidR="00874469" w:rsidDel="00E067A3" w:rsidRDefault="00874469">
            <w:pPr>
              <w:pStyle w:val="Appx"/>
              <w:rPr>
                <w:ins w:id="15712" w:author="aas" w:date="2013-10-14T02:06:00Z"/>
                <w:del w:id="15713" w:author="Anees Shaikh" w:date="2013-10-19T02:16:00Z"/>
              </w:rPr>
              <w:pPrChange w:id="15714" w:author="Anees Shaikh" w:date="2013-10-19T02:16:00Z">
                <w:pPr>
                  <w:pStyle w:val="XML1"/>
                </w:pPr>
              </w:pPrChange>
            </w:pPr>
            <w:ins w:id="15715" w:author="aas" w:date="2013-10-14T02:06:00Z">
              <w:del w:id="15716" w:author="Anees Shaikh" w:date="2013-10-19T02:16:00Z">
                <w:r w:rsidDel="00E067A3">
                  <w:delText xml:space="preserve">                                &lt;/xs:element&gt;</w:delText>
                </w:r>
              </w:del>
            </w:ins>
          </w:p>
          <w:p w14:paraId="13CD9416" w14:textId="1F236F68" w:rsidR="00874469" w:rsidDel="00E067A3" w:rsidRDefault="00874469">
            <w:pPr>
              <w:pStyle w:val="Appx"/>
              <w:rPr>
                <w:ins w:id="15717" w:author="aas" w:date="2013-10-14T02:06:00Z"/>
                <w:del w:id="15718" w:author="Anees Shaikh" w:date="2013-10-19T02:16:00Z"/>
              </w:rPr>
              <w:pPrChange w:id="15719" w:author="Anees Shaikh" w:date="2013-10-19T02:16:00Z">
                <w:pPr>
                  <w:pStyle w:val="XML1"/>
                </w:pPr>
              </w:pPrChange>
            </w:pPr>
            <w:ins w:id="15720" w:author="aas" w:date="2013-10-14T02:06:00Z">
              <w:del w:id="15721"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22" w:author="aas" w:date="2013-10-14T02:06:00Z"/>
                <w:del w:id="15723" w:author="Anees Shaikh" w:date="2013-10-19T02:16:00Z"/>
              </w:rPr>
              <w:pPrChange w:id="15724" w:author="Anees Shaikh" w:date="2013-10-19T02:16:00Z">
                <w:pPr>
                  <w:pStyle w:val="XML1"/>
                </w:pPr>
              </w:pPrChange>
            </w:pPr>
            <w:ins w:id="15725" w:author="aas" w:date="2013-10-14T02:06:00Z">
              <w:del w:id="15726"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27" w:author="aas" w:date="2013-10-14T02:06:00Z"/>
                <w:del w:id="15728" w:author="Anees Shaikh" w:date="2013-10-19T02:16:00Z"/>
              </w:rPr>
              <w:pPrChange w:id="15729" w:author="Anees Shaikh" w:date="2013-10-19T02:16:00Z">
                <w:pPr>
                  <w:pStyle w:val="XML1"/>
                </w:pPr>
              </w:pPrChange>
            </w:pPr>
            <w:ins w:id="15730" w:author="aas" w:date="2013-10-14T02:06:00Z">
              <w:del w:id="15731" w:author="Anees Shaikh" w:date="2013-10-19T02:16:00Z">
                <w:r w:rsidDel="00E067A3">
                  <w:delText xml:space="preserve">                              &lt;/xs:sequence&gt;</w:delText>
                </w:r>
              </w:del>
            </w:ins>
          </w:p>
          <w:p w14:paraId="1D1DF8E0" w14:textId="72A23FCD" w:rsidR="00874469" w:rsidDel="00E067A3" w:rsidRDefault="00874469">
            <w:pPr>
              <w:pStyle w:val="Appx"/>
              <w:rPr>
                <w:ins w:id="15732" w:author="aas" w:date="2013-10-14T02:06:00Z"/>
                <w:del w:id="15733" w:author="Anees Shaikh" w:date="2013-10-19T02:16:00Z"/>
              </w:rPr>
              <w:pPrChange w:id="15734" w:author="Anees Shaikh" w:date="2013-10-19T02:16:00Z">
                <w:pPr>
                  <w:pStyle w:val="XML1"/>
                </w:pPr>
              </w:pPrChange>
            </w:pPr>
            <w:ins w:id="15735" w:author="aas" w:date="2013-10-14T02:06:00Z">
              <w:del w:id="15736" w:author="Anees Shaikh" w:date="2013-10-19T02:16:00Z">
                <w:r w:rsidDel="00E067A3">
                  <w:delText xml:space="preserve">                            &lt;/xs:complexType&gt;</w:delText>
                </w:r>
              </w:del>
            </w:ins>
          </w:p>
          <w:p w14:paraId="21E16060" w14:textId="55767F47" w:rsidR="00874469" w:rsidDel="00E067A3" w:rsidRDefault="00874469">
            <w:pPr>
              <w:pStyle w:val="Appx"/>
              <w:rPr>
                <w:ins w:id="15737" w:author="aas" w:date="2013-10-14T02:06:00Z"/>
                <w:del w:id="15738" w:author="Anees Shaikh" w:date="2013-10-19T02:16:00Z"/>
              </w:rPr>
              <w:pPrChange w:id="15739" w:author="Anees Shaikh" w:date="2013-10-19T02:16:00Z">
                <w:pPr>
                  <w:pStyle w:val="XML1"/>
                </w:pPr>
              </w:pPrChange>
            </w:pPr>
            <w:ins w:id="15740" w:author="aas" w:date="2013-10-14T02:06:00Z">
              <w:del w:id="15741" w:author="Anees Shaikh" w:date="2013-10-19T02:16:00Z">
                <w:r w:rsidDel="00E067A3">
                  <w:delText xml:space="preserve">                          &lt;/xs:element&gt;</w:delText>
                </w:r>
              </w:del>
            </w:ins>
          </w:p>
          <w:p w14:paraId="5E3B02CA" w14:textId="3DFD9E89" w:rsidR="00874469" w:rsidDel="00E067A3" w:rsidRDefault="00874469">
            <w:pPr>
              <w:pStyle w:val="Appx"/>
              <w:rPr>
                <w:ins w:id="15742" w:author="aas" w:date="2013-10-14T02:06:00Z"/>
                <w:del w:id="15743" w:author="Anees Shaikh" w:date="2013-10-19T02:16:00Z"/>
              </w:rPr>
              <w:pPrChange w:id="15744" w:author="Anees Shaikh" w:date="2013-10-19T02:16:00Z">
                <w:pPr>
                  <w:pStyle w:val="XML1"/>
                </w:pPr>
              </w:pPrChange>
            </w:pPr>
            <w:ins w:id="15745" w:author="aas" w:date="2013-10-14T02:06:00Z">
              <w:del w:id="15746"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747" w:author="aas" w:date="2013-10-14T02:06:00Z"/>
                <w:del w:id="15748" w:author="Anees Shaikh" w:date="2013-10-19T02:16:00Z"/>
              </w:rPr>
              <w:pPrChange w:id="15749" w:author="Anees Shaikh" w:date="2013-10-19T02:16:00Z">
                <w:pPr>
                  <w:pStyle w:val="XML1"/>
                </w:pPr>
              </w:pPrChange>
            </w:pPr>
            <w:ins w:id="15750" w:author="aas" w:date="2013-10-14T02:06:00Z">
              <w:del w:id="15751" w:author="Anees Shaikh" w:date="2013-10-19T02:16:00Z">
                <w:r w:rsidDel="00E067A3">
                  <w:delText xml:space="preserve">                            &lt;xs:annotation&gt;</w:delText>
                </w:r>
              </w:del>
            </w:ins>
          </w:p>
          <w:p w14:paraId="6ACF1563" w14:textId="34B9B122" w:rsidR="00874469" w:rsidDel="00E067A3" w:rsidRDefault="00874469">
            <w:pPr>
              <w:pStyle w:val="Appx"/>
              <w:rPr>
                <w:ins w:id="15752" w:author="aas" w:date="2013-10-14T02:06:00Z"/>
                <w:del w:id="15753" w:author="Anees Shaikh" w:date="2013-10-19T02:16:00Z"/>
              </w:rPr>
              <w:pPrChange w:id="15754" w:author="Anees Shaikh" w:date="2013-10-19T02:16:00Z">
                <w:pPr>
                  <w:pStyle w:val="XML1"/>
                </w:pPr>
              </w:pPrChange>
            </w:pPr>
            <w:ins w:id="15755" w:author="aas" w:date="2013-10-14T02:06:00Z">
              <w:del w:id="15756" w:author="Anees Shaikh" w:date="2013-10-19T02:16:00Z">
                <w:r w:rsidDel="00E067A3">
                  <w:delText xml:space="preserve">                              &lt;xs:documentation&gt;</w:delText>
                </w:r>
              </w:del>
            </w:ins>
          </w:p>
          <w:p w14:paraId="25745D05" w14:textId="23AE12A0" w:rsidR="00874469" w:rsidDel="00E067A3" w:rsidRDefault="00874469">
            <w:pPr>
              <w:pStyle w:val="Appx"/>
              <w:rPr>
                <w:ins w:id="15757" w:author="aas" w:date="2013-10-14T02:06:00Z"/>
                <w:del w:id="15758" w:author="Anees Shaikh" w:date="2013-10-19T02:16:00Z"/>
              </w:rPr>
              <w:pPrChange w:id="15759" w:author="Anees Shaikh" w:date="2013-10-19T02:16:00Z">
                <w:pPr>
                  <w:pStyle w:val="XML1"/>
                </w:pPr>
              </w:pPrChange>
            </w:pPr>
            <w:ins w:id="15760" w:author="aas" w:date="2013-10-14T02:06:00Z">
              <w:del w:id="15761"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762" w:author="aas" w:date="2013-10-14T02:06:00Z"/>
                <w:del w:id="15763" w:author="Anees Shaikh" w:date="2013-10-19T02:16:00Z"/>
              </w:rPr>
              <w:pPrChange w:id="15764" w:author="Anees Shaikh" w:date="2013-10-19T02:16:00Z">
                <w:pPr>
                  <w:pStyle w:val="XML1"/>
                </w:pPr>
              </w:pPrChange>
            </w:pPr>
            <w:ins w:id="15765" w:author="aas" w:date="2013-10-14T02:06:00Z">
              <w:del w:id="15766" w:author="Anees Shaikh" w:date="2013-10-19T02:16:00Z">
                <w:r w:rsidDel="00E067A3">
                  <w:delText xml:space="preserve">                              &lt;/xs:documentation&gt;</w:delText>
                </w:r>
              </w:del>
            </w:ins>
          </w:p>
          <w:p w14:paraId="245D408A" w14:textId="620053BD" w:rsidR="00874469" w:rsidDel="00E067A3" w:rsidRDefault="00874469">
            <w:pPr>
              <w:pStyle w:val="Appx"/>
              <w:rPr>
                <w:ins w:id="15767" w:author="aas" w:date="2013-10-14T02:06:00Z"/>
                <w:del w:id="15768" w:author="Anees Shaikh" w:date="2013-10-19T02:16:00Z"/>
              </w:rPr>
              <w:pPrChange w:id="15769" w:author="Anees Shaikh" w:date="2013-10-19T02:16:00Z">
                <w:pPr>
                  <w:pStyle w:val="XML1"/>
                </w:pPr>
              </w:pPrChange>
            </w:pPr>
            <w:ins w:id="15770" w:author="aas" w:date="2013-10-14T02:06:00Z">
              <w:del w:id="15771" w:author="Anees Shaikh" w:date="2013-10-19T02:16:00Z">
                <w:r w:rsidDel="00E067A3">
                  <w:delText xml:space="preserve">                            &lt;/xs:annotation&gt;</w:delText>
                </w:r>
              </w:del>
            </w:ins>
          </w:p>
          <w:p w14:paraId="2881A49C" w14:textId="41996ED9" w:rsidR="00874469" w:rsidDel="00E067A3" w:rsidRDefault="00874469">
            <w:pPr>
              <w:pStyle w:val="Appx"/>
              <w:rPr>
                <w:ins w:id="15772" w:author="aas" w:date="2013-10-14T02:06:00Z"/>
                <w:del w:id="15773" w:author="Anees Shaikh" w:date="2013-10-19T02:16:00Z"/>
              </w:rPr>
              <w:pPrChange w:id="15774" w:author="Anees Shaikh" w:date="2013-10-19T02:16:00Z">
                <w:pPr>
                  <w:pStyle w:val="XML1"/>
                </w:pPr>
              </w:pPrChange>
            </w:pPr>
            <w:ins w:id="15775" w:author="aas" w:date="2013-10-14T02:06:00Z">
              <w:del w:id="15776" w:author="Anees Shaikh" w:date="2013-10-19T02:16:00Z">
                <w:r w:rsidDel="00E067A3">
                  <w:delText xml:space="preserve">                            &lt;xs:complexType&gt;</w:delText>
                </w:r>
              </w:del>
            </w:ins>
          </w:p>
          <w:p w14:paraId="1094AA2D" w14:textId="363E57F8" w:rsidR="00874469" w:rsidDel="00E067A3" w:rsidRDefault="00874469">
            <w:pPr>
              <w:pStyle w:val="Appx"/>
              <w:rPr>
                <w:ins w:id="15777" w:author="aas" w:date="2013-10-14T02:06:00Z"/>
                <w:del w:id="15778" w:author="Anees Shaikh" w:date="2013-10-19T02:16:00Z"/>
              </w:rPr>
              <w:pPrChange w:id="15779" w:author="Anees Shaikh" w:date="2013-10-19T02:16:00Z">
                <w:pPr>
                  <w:pStyle w:val="XML1"/>
                </w:pPr>
              </w:pPrChange>
            </w:pPr>
            <w:ins w:id="15780" w:author="aas" w:date="2013-10-14T02:06:00Z">
              <w:del w:id="15781" w:author="Anees Shaikh" w:date="2013-10-19T02:16:00Z">
                <w:r w:rsidDel="00E067A3">
                  <w:delText xml:space="preserve">                              &lt;xs:sequence&gt;</w:delText>
                </w:r>
              </w:del>
            </w:ins>
          </w:p>
          <w:p w14:paraId="325127FC" w14:textId="10C19678" w:rsidR="00874469" w:rsidDel="00E067A3" w:rsidRDefault="00874469">
            <w:pPr>
              <w:pStyle w:val="Appx"/>
              <w:rPr>
                <w:ins w:id="15782" w:author="aas" w:date="2013-10-14T02:06:00Z"/>
                <w:del w:id="15783" w:author="Anees Shaikh" w:date="2013-10-19T02:16:00Z"/>
              </w:rPr>
              <w:pPrChange w:id="15784" w:author="Anees Shaikh" w:date="2013-10-19T02:16:00Z">
                <w:pPr>
                  <w:pStyle w:val="XML1"/>
                </w:pPr>
              </w:pPrChange>
            </w:pPr>
            <w:ins w:id="15785" w:author="aas" w:date="2013-10-14T02:06:00Z">
              <w:del w:id="15786"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787" w:author="aas" w:date="2013-10-14T02:06:00Z"/>
                <w:del w:id="15788" w:author="Anees Shaikh" w:date="2013-10-19T02:16:00Z"/>
              </w:rPr>
              <w:pPrChange w:id="15789" w:author="Anees Shaikh" w:date="2013-10-19T02:16:00Z">
                <w:pPr>
                  <w:pStyle w:val="XML1"/>
                </w:pPr>
              </w:pPrChange>
            </w:pPr>
            <w:ins w:id="15790" w:author="aas" w:date="2013-10-14T02:06:00Z">
              <w:del w:id="15791" w:author="Anees Shaikh" w:date="2013-10-19T02:16:00Z">
                <w:r w:rsidDel="00E067A3">
                  <w:delText xml:space="preserve">                                  &lt;xs:simpleType&gt;</w:delText>
                </w:r>
              </w:del>
            </w:ins>
          </w:p>
          <w:p w14:paraId="04D0A9D2" w14:textId="026D0BE3" w:rsidR="00874469" w:rsidDel="00E067A3" w:rsidRDefault="00874469">
            <w:pPr>
              <w:pStyle w:val="Appx"/>
              <w:rPr>
                <w:ins w:id="15792" w:author="aas" w:date="2013-10-14T02:06:00Z"/>
                <w:del w:id="15793" w:author="Anees Shaikh" w:date="2013-10-19T02:16:00Z"/>
              </w:rPr>
              <w:pPrChange w:id="15794" w:author="Anees Shaikh" w:date="2013-10-19T02:16:00Z">
                <w:pPr>
                  <w:pStyle w:val="XML1"/>
                </w:pPr>
              </w:pPrChange>
            </w:pPr>
            <w:ins w:id="15795" w:author="aas" w:date="2013-10-14T02:06:00Z">
              <w:del w:id="15796" w:author="Anees Shaikh" w:date="2013-10-19T02:16:00Z">
                <w:r w:rsidDel="00E067A3">
                  <w:delText xml:space="preserve">                                    &lt;xs:restriction base="xs:string"&gt;</w:delText>
                </w:r>
              </w:del>
            </w:ins>
          </w:p>
          <w:p w14:paraId="540F96C2" w14:textId="05BA2821" w:rsidR="00874469" w:rsidDel="00E067A3" w:rsidRDefault="00874469">
            <w:pPr>
              <w:pStyle w:val="Appx"/>
              <w:rPr>
                <w:ins w:id="15797" w:author="aas" w:date="2013-10-14T02:06:00Z"/>
                <w:del w:id="15798" w:author="Anees Shaikh" w:date="2013-10-19T02:16:00Z"/>
              </w:rPr>
              <w:pPrChange w:id="15799" w:author="Anees Shaikh" w:date="2013-10-19T02:16:00Z">
                <w:pPr>
                  <w:pStyle w:val="XML1"/>
                </w:pPr>
              </w:pPrChange>
            </w:pPr>
            <w:ins w:id="15800" w:author="aas" w:date="2013-10-14T02:06:00Z">
              <w:del w:id="15801"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02" w:author="aas" w:date="2013-10-14T02:06:00Z"/>
                <w:del w:id="15803" w:author="Anees Shaikh" w:date="2013-10-19T02:16:00Z"/>
              </w:rPr>
              <w:pPrChange w:id="15804" w:author="Anees Shaikh" w:date="2013-10-19T02:16:00Z">
                <w:pPr>
                  <w:pStyle w:val="XML1"/>
                </w:pPr>
              </w:pPrChange>
            </w:pPr>
            <w:ins w:id="15805" w:author="aas" w:date="2013-10-14T02:06:00Z">
              <w:del w:id="15806"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07" w:author="aas" w:date="2013-10-14T02:06:00Z"/>
                <w:del w:id="15808" w:author="Anees Shaikh" w:date="2013-10-19T02:16:00Z"/>
              </w:rPr>
              <w:pPrChange w:id="15809" w:author="Anees Shaikh" w:date="2013-10-19T02:16:00Z">
                <w:pPr>
                  <w:pStyle w:val="XML1"/>
                </w:pPr>
              </w:pPrChange>
            </w:pPr>
            <w:ins w:id="15810" w:author="aas" w:date="2013-10-14T02:06:00Z">
              <w:del w:id="15811" w:author="Anees Shaikh" w:date="2013-10-19T02:16:00Z">
                <w:r w:rsidDel="00E067A3">
                  <w:delText xml:space="preserve">                                      &lt;xs:enumeration value="chaining"/&gt;</w:delText>
                </w:r>
              </w:del>
            </w:ins>
          </w:p>
          <w:p w14:paraId="2CF93FBA" w14:textId="3B831FD4" w:rsidR="00874469" w:rsidDel="00E067A3" w:rsidRDefault="00874469">
            <w:pPr>
              <w:pStyle w:val="Appx"/>
              <w:rPr>
                <w:ins w:id="15812" w:author="aas" w:date="2013-10-14T02:06:00Z"/>
                <w:del w:id="15813" w:author="Anees Shaikh" w:date="2013-10-19T02:16:00Z"/>
              </w:rPr>
              <w:pPrChange w:id="15814" w:author="Anees Shaikh" w:date="2013-10-19T02:16:00Z">
                <w:pPr>
                  <w:pStyle w:val="XML1"/>
                </w:pPr>
              </w:pPrChange>
            </w:pPr>
            <w:ins w:id="15815" w:author="aas" w:date="2013-10-14T02:06:00Z">
              <w:del w:id="15816"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17" w:author="aas" w:date="2013-10-14T02:06:00Z"/>
                <w:del w:id="15818" w:author="Anees Shaikh" w:date="2013-10-19T02:16:00Z"/>
              </w:rPr>
              <w:pPrChange w:id="15819" w:author="Anees Shaikh" w:date="2013-10-19T02:16:00Z">
                <w:pPr>
                  <w:pStyle w:val="XML1"/>
                </w:pPr>
              </w:pPrChange>
            </w:pPr>
            <w:ins w:id="15820" w:author="aas" w:date="2013-10-14T02:06:00Z">
              <w:del w:id="15821" w:author="Anees Shaikh" w:date="2013-10-19T02:16:00Z">
                <w:r w:rsidDel="00E067A3">
                  <w:delText xml:space="preserve">                                    &lt;/xs:restriction&gt;</w:delText>
                </w:r>
              </w:del>
            </w:ins>
          </w:p>
          <w:p w14:paraId="55883CDD" w14:textId="41CA4A73" w:rsidR="00874469" w:rsidDel="00E067A3" w:rsidRDefault="00874469">
            <w:pPr>
              <w:pStyle w:val="Appx"/>
              <w:rPr>
                <w:ins w:id="15822" w:author="aas" w:date="2013-10-14T02:06:00Z"/>
                <w:del w:id="15823" w:author="Anees Shaikh" w:date="2013-10-19T02:16:00Z"/>
              </w:rPr>
              <w:pPrChange w:id="15824" w:author="Anees Shaikh" w:date="2013-10-19T02:16:00Z">
                <w:pPr>
                  <w:pStyle w:val="XML1"/>
                </w:pPr>
              </w:pPrChange>
            </w:pPr>
            <w:ins w:id="15825" w:author="aas" w:date="2013-10-14T02:06:00Z">
              <w:del w:id="15826" w:author="Anees Shaikh" w:date="2013-10-19T02:16:00Z">
                <w:r w:rsidDel="00E067A3">
                  <w:delText xml:space="preserve">                                  &lt;/xs:simpleType&gt;</w:delText>
                </w:r>
              </w:del>
            </w:ins>
          </w:p>
          <w:p w14:paraId="6693C805" w14:textId="0896E377" w:rsidR="00874469" w:rsidDel="00E067A3" w:rsidRDefault="00874469">
            <w:pPr>
              <w:pStyle w:val="Appx"/>
              <w:rPr>
                <w:ins w:id="15827" w:author="aas" w:date="2013-10-14T02:06:00Z"/>
                <w:del w:id="15828" w:author="Anees Shaikh" w:date="2013-10-19T02:16:00Z"/>
              </w:rPr>
              <w:pPrChange w:id="15829" w:author="Anees Shaikh" w:date="2013-10-19T02:16:00Z">
                <w:pPr>
                  <w:pStyle w:val="XML1"/>
                </w:pPr>
              </w:pPrChange>
            </w:pPr>
            <w:ins w:id="15830" w:author="aas" w:date="2013-10-14T02:06:00Z">
              <w:del w:id="15831" w:author="Anees Shaikh" w:date="2013-10-19T02:16:00Z">
                <w:r w:rsidDel="00E067A3">
                  <w:delText xml:space="preserve">                                &lt;/xs:element&gt;</w:delText>
                </w:r>
              </w:del>
            </w:ins>
          </w:p>
          <w:p w14:paraId="4E6D4A92" w14:textId="1FA0FCDC" w:rsidR="00874469" w:rsidDel="00E067A3" w:rsidRDefault="00874469">
            <w:pPr>
              <w:pStyle w:val="Appx"/>
              <w:rPr>
                <w:ins w:id="15832" w:author="aas" w:date="2013-10-14T02:06:00Z"/>
                <w:del w:id="15833" w:author="Anees Shaikh" w:date="2013-10-19T02:16:00Z"/>
              </w:rPr>
              <w:pPrChange w:id="15834" w:author="Anees Shaikh" w:date="2013-10-19T02:16:00Z">
                <w:pPr>
                  <w:pStyle w:val="XML1"/>
                </w:pPr>
              </w:pPrChange>
            </w:pPr>
            <w:ins w:id="15835" w:author="aas" w:date="2013-10-14T02:06:00Z">
              <w:del w:id="15836"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837" w:author="aas" w:date="2013-10-14T02:06:00Z"/>
                <w:del w:id="15838" w:author="Anees Shaikh" w:date="2013-10-19T02:16:00Z"/>
              </w:rPr>
              <w:pPrChange w:id="15839" w:author="Anees Shaikh" w:date="2013-10-19T02:16:00Z">
                <w:pPr>
                  <w:pStyle w:val="XML1"/>
                </w:pPr>
              </w:pPrChange>
            </w:pPr>
            <w:ins w:id="15840" w:author="aas" w:date="2013-10-14T02:06:00Z">
              <w:del w:id="15841" w:author="Anees Shaikh" w:date="2013-10-19T02:16:00Z">
                <w:r w:rsidDel="00E067A3">
                  <w:delText xml:space="preserve">                                        namespace="##other" processContents="lax"/&gt;</w:delText>
                </w:r>
              </w:del>
            </w:ins>
          </w:p>
          <w:p w14:paraId="1A295AC6" w14:textId="7CF2BA80" w:rsidR="00874469" w:rsidDel="00E067A3" w:rsidRDefault="00874469">
            <w:pPr>
              <w:pStyle w:val="Appx"/>
              <w:rPr>
                <w:ins w:id="15842" w:author="aas" w:date="2013-10-14T02:06:00Z"/>
                <w:del w:id="15843" w:author="Anees Shaikh" w:date="2013-10-19T02:16:00Z"/>
              </w:rPr>
              <w:pPrChange w:id="15844" w:author="Anees Shaikh" w:date="2013-10-19T02:16:00Z">
                <w:pPr>
                  <w:pStyle w:val="XML1"/>
                </w:pPr>
              </w:pPrChange>
            </w:pPr>
            <w:ins w:id="15845" w:author="aas" w:date="2013-10-14T02:06:00Z">
              <w:del w:id="15846" w:author="Anees Shaikh" w:date="2013-10-19T02:16:00Z">
                <w:r w:rsidDel="00E067A3">
                  <w:delText xml:space="preserve">                              &lt;/xs:sequence&gt;</w:delText>
                </w:r>
              </w:del>
            </w:ins>
          </w:p>
          <w:p w14:paraId="3F8C0C03" w14:textId="06E9CC65" w:rsidR="00874469" w:rsidDel="00E067A3" w:rsidRDefault="00874469">
            <w:pPr>
              <w:pStyle w:val="Appx"/>
              <w:rPr>
                <w:ins w:id="15847" w:author="aas" w:date="2013-10-14T02:06:00Z"/>
                <w:del w:id="15848" w:author="Anees Shaikh" w:date="2013-10-19T02:16:00Z"/>
              </w:rPr>
              <w:pPrChange w:id="15849" w:author="Anees Shaikh" w:date="2013-10-19T02:16:00Z">
                <w:pPr>
                  <w:pStyle w:val="XML1"/>
                </w:pPr>
              </w:pPrChange>
            </w:pPr>
            <w:ins w:id="15850" w:author="aas" w:date="2013-10-14T02:06:00Z">
              <w:del w:id="15851" w:author="Anees Shaikh" w:date="2013-10-19T02:16:00Z">
                <w:r w:rsidDel="00E067A3">
                  <w:delText xml:space="preserve">                            &lt;/xs:complexType&gt;</w:delText>
                </w:r>
              </w:del>
            </w:ins>
          </w:p>
          <w:p w14:paraId="7AB59DC3" w14:textId="5252F6F6" w:rsidR="00874469" w:rsidDel="00E067A3" w:rsidRDefault="00874469">
            <w:pPr>
              <w:pStyle w:val="Appx"/>
              <w:rPr>
                <w:ins w:id="15852" w:author="aas" w:date="2013-10-14T02:06:00Z"/>
                <w:del w:id="15853" w:author="Anees Shaikh" w:date="2013-10-19T02:16:00Z"/>
              </w:rPr>
              <w:pPrChange w:id="15854" w:author="Anees Shaikh" w:date="2013-10-19T02:16:00Z">
                <w:pPr>
                  <w:pStyle w:val="XML1"/>
                </w:pPr>
              </w:pPrChange>
            </w:pPr>
            <w:ins w:id="15855" w:author="aas" w:date="2013-10-14T02:06:00Z">
              <w:del w:id="15856" w:author="Anees Shaikh" w:date="2013-10-19T02:16:00Z">
                <w:r w:rsidDel="00E067A3">
                  <w:delText xml:space="preserve">                          &lt;/xs:element&gt;</w:delText>
                </w:r>
              </w:del>
            </w:ins>
          </w:p>
          <w:p w14:paraId="24723768" w14:textId="4C6DE8A3" w:rsidR="00874469" w:rsidDel="00E067A3" w:rsidRDefault="00874469">
            <w:pPr>
              <w:pStyle w:val="Appx"/>
              <w:rPr>
                <w:ins w:id="15857" w:author="aas" w:date="2013-10-14T02:06:00Z"/>
                <w:del w:id="15858" w:author="Anees Shaikh" w:date="2013-10-19T02:16:00Z"/>
              </w:rPr>
              <w:pPrChange w:id="15859" w:author="Anees Shaikh" w:date="2013-10-19T02:16:00Z">
                <w:pPr>
                  <w:pStyle w:val="XML1"/>
                </w:pPr>
              </w:pPrChange>
            </w:pPr>
            <w:ins w:id="15860" w:author="aas" w:date="2013-10-14T02:06:00Z">
              <w:del w:id="15861"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862" w:author="aas" w:date="2013-10-14T02:06:00Z"/>
                <w:del w:id="15863" w:author="Anees Shaikh" w:date="2013-10-19T02:16:00Z"/>
              </w:rPr>
              <w:pPrChange w:id="15864" w:author="Anees Shaikh" w:date="2013-10-19T02:16:00Z">
                <w:pPr>
                  <w:pStyle w:val="XML1"/>
                </w:pPr>
              </w:pPrChange>
            </w:pPr>
            <w:ins w:id="15865" w:author="aas" w:date="2013-10-14T02:06:00Z">
              <w:del w:id="15866" w:author="Anees Shaikh" w:date="2013-10-19T02:16:00Z">
                <w:r w:rsidDel="00E067A3">
                  <w:delText xml:space="preserve">                            &lt;xs:annotation&gt;</w:delText>
                </w:r>
              </w:del>
            </w:ins>
          </w:p>
          <w:p w14:paraId="2075A9E9" w14:textId="4091286B" w:rsidR="00874469" w:rsidDel="00E067A3" w:rsidRDefault="00874469">
            <w:pPr>
              <w:pStyle w:val="Appx"/>
              <w:rPr>
                <w:ins w:id="15867" w:author="aas" w:date="2013-10-14T02:06:00Z"/>
                <w:del w:id="15868" w:author="Anees Shaikh" w:date="2013-10-19T02:16:00Z"/>
              </w:rPr>
              <w:pPrChange w:id="15869" w:author="Anees Shaikh" w:date="2013-10-19T02:16:00Z">
                <w:pPr>
                  <w:pStyle w:val="XML1"/>
                </w:pPr>
              </w:pPrChange>
            </w:pPr>
            <w:ins w:id="15870" w:author="aas" w:date="2013-10-14T02:06:00Z">
              <w:del w:id="15871" w:author="Anees Shaikh" w:date="2013-10-19T02:16:00Z">
                <w:r w:rsidDel="00E067A3">
                  <w:delText xml:space="preserve">                              &lt;xs:documentation&gt;</w:delText>
                </w:r>
              </w:del>
            </w:ins>
          </w:p>
          <w:p w14:paraId="5D040AE9" w14:textId="1BC874D4" w:rsidR="00874469" w:rsidDel="00E067A3" w:rsidRDefault="00874469">
            <w:pPr>
              <w:pStyle w:val="Appx"/>
              <w:rPr>
                <w:ins w:id="15872" w:author="aas" w:date="2013-10-14T02:06:00Z"/>
                <w:del w:id="15873" w:author="Anees Shaikh" w:date="2013-10-19T02:16:00Z"/>
              </w:rPr>
              <w:pPrChange w:id="15874" w:author="Anees Shaikh" w:date="2013-10-19T02:16:00Z">
                <w:pPr>
                  <w:pStyle w:val="XML1"/>
                </w:pPr>
              </w:pPrChange>
            </w:pPr>
            <w:ins w:id="15875" w:author="aas" w:date="2013-10-14T02:06:00Z">
              <w:del w:id="15876"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877" w:author="aas" w:date="2013-10-14T02:06:00Z"/>
                <w:del w:id="15878" w:author="Anees Shaikh" w:date="2013-10-19T02:16:00Z"/>
              </w:rPr>
              <w:pPrChange w:id="15879" w:author="Anees Shaikh" w:date="2013-10-19T02:16:00Z">
                <w:pPr>
                  <w:pStyle w:val="XML1"/>
                </w:pPr>
              </w:pPrChange>
            </w:pPr>
            <w:ins w:id="15880" w:author="aas" w:date="2013-10-14T02:06:00Z">
              <w:del w:id="15881" w:author="Anees Shaikh" w:date="2013-10-19T02:16:00Z">
                <w:r w:rsidDel="00E067A3">
                  <w:delText xml:space="preserve">                              &lt;/xs:documentation&gt;</w:delText>
                </w:r>
              </w:del>
            </w:ins>
          </w:p>
          <w:p w14:paraId="1004E7D9" w14:textId="2DB5CC88" w:rsidR="00874469" w:rsidDel="00E067A3" w:rsidRDefault="00874469">
            <w:pPr>
              <w:pStyle w:val="Appx"/>
              <w:rPr>
                <w:ins w:id="15882" w:author="aas" w:date="2013-10-14T02:06:00Z"/>
                <w:del w:id="15883" w:author="Anees Shaikh" w:date="2013-10-19T02:16:00Z"/>
              </w:rPr>
              <w:pPrChange w:id="15884" w:author="Anees Shaikh" w:date="2013-10-19T02:16:00Z">
                <w:pPr>
                  <w:pStyle w:val="XML1"/>
                </w:pPr>
              </w:pPrChange>
            </w:pPr>
            <w:ins w:id="15885" w:author="aas" w:date="2013-10-14T02:06:00Z">
              <w:del w:id="15886" w:author="Anees Shaikh" w:date="2013-10-19T02:16:00Z">
                <w:r w:rsidDel="00E067A3">
                  <w:delText xml:space="preserve">                            &lt;/xs:annotation&gt;</w:delText>
                </w:r>
              </w:del>
            </w:ins>
          </w:p>
          <w:p w14:paraId="273F185F" w14:textId="32743A2D" w:rsidR="00874469" w:rsidDel="00E067A3" w:rsidRDefault="00874469">
            <w:pPr>
              <w:pStyle w:val="Appx"/>
              <w:rPr>
                <w:ins w:id="15887" w:author="aas" w:date="2013-10-14T02:06:00Z"/>
                <w:del w:id="15888" w:author="Anees Shaikh" w:date="2013-10-19T02:16:00Z"/>
              </w:rPr>
              <w:pPrChange w:id="15889" w:author="Anees Shaikh" w:date="2013-10-19T02:16:00Z">
                <w:pPr>
                  <w:pStyle w:val="XML1"/>
                </w:pPr>
              </w:pPrChange>
            </w:pPr>
            <w:ins w:id="15890" w:author="aas" w:date="2013-10-14T02:06:00Z">
              <w:del w:id="15891" w:author="Anees Shaikh" w:date="2013-10-19T02:16:00Z">
                <w:r w:rsidDel="00E067A3">
                  <w:delText xml:space="preserve">                            &lt;xs:complexType&gt;</w:delText>
                </w:r>
              </w:del>
            </w:ins>
          </w:p>
          <w:p w14:paraId="3A96B241" w14:textId="2FE88FBD" w:rsidR="00874469" w:rsidDel="00E067A3" w:rsidRDefault="00874469">
            <w:pPr>
              <w:pStyle w:val="Appx"/>
              <w:rPr>
                <w:ins w:id="15892" w:author="aas" w:date="2013-10-14T02:06:00Z"/>
                <w:del w:id="15893" w:author="Anees Shaikh" w:date="2013-10-19T02:16:00Z"/>
              </w:rPr>
              <w:pPrChange w:id="15894" w:author="Anees Shaikh" w:date="2013-10-19T02:16:00Z">
                <w:pPr>
                  <w:pStyle w:val="XML1"/>
                </w:pPr>
              </w:pPrChange>
            </w:pPr>
            <w:ins w:id="15895" w:author="aas" w:date="2013-10-14T02:06:00Z">
              <w:del w:id="15896" w:author="Anees Shaikh" w:date="2013-10-19T02:16:00Z">
                <w:r w:rsidDel="00E067A3">
                  <w:delText xml:space="preserve">                              &lt;xs:sequence&gt;</w:delText>
                </w:r>
              </w:del>
            </w:ins>
          </w:p>
          <w:p w14:paraId="424134DD" w14:textId="07DF12C4" w:rsidR="00874469" w:rsidDel="00E067A3" w:rsidRDefault="00874469">
            <w:pPr>
              <w:pStyle w:val="Appx"/>
              <w:rPr>
                <w:ins w:id="15897" w:author="aas" w:date="2013-10-14T02:06:00Z"/>
                <w:del w:id="15898" w:author="Anees Shaikh" w:date="2013-10-19T02:16:00Z"/>
              </w:rPr>
              <w:pPrChange w:id="15899" w:author="Anees Shaikh" w:date="2013-10-19T02:16:00Z">
                <w:pPr>
                  <w:pStyle w:val="XML1"/>
                </w:pPr>
              </w:pPrChange>
            </w:pPr>
            <w:ins w:id="15900" w:author="aas" w:date="2013-10-14T02:06:00Z">
              <w:del w:id="15901"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02" w:author="aas" w:date="2013-10-14T02:06:00Z"/>
                <w:del w:id="15903" w:author="Anees Shaikh" w:date="2013-10-19T02:16:00Z"/>
              </w:rPr>
              <w:pPrChange w:id="15904" w:author="Anees Shaikh" w:date="2013-10-19T02:16:00Z">
                <w:pPr>
                  <w:pStyle w:val="XML1"/>
                </w:pPr>
              </w:pPrChange>
            </w:pPr>
            <w:ins w:id="15905" w:author="aas" w:date="2013-10-14T02:06:00Z">
              <w:del w:id="15906"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07" w:author="aas" w:date="2013-10-14T02:06:00Z"/>
                <w:del w:id="15908" w:author="Anees Shaikh" w:date="2013-10-19T02:16:00Z"/>
              </w:rPr>
              <w:pPrChange w:id="15909" w:author="Anees Shaikh" w:date="2013-10-19T02:16:00Z">
                <w:pPr>
                  <w:pStyle w:val="XML1"/>
                </w:pPr>
              </w:pPrChange>
            </w:pPr>
            <w:ins w:id="15910" w:author="aas" w:date="2013-10-14T02:06:00Z">
              <w:del w:id="15911"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12" w:author="aas" w:date="2013-10-14T02:06:00Z"/>
                <w:del w:id="15913" w:author="Anees Shaikh" w:date="2013-10-19T02:16:00Z"/>
              </w:rPr>
              <w:pPrChange w:id="15914" w:author="Anees Shaikh" w:date="2013-10-19T02:16:00Z">
                <w:pPr>
                  <w:pStyle w:val="XML1"/>
                </w:pPr>
              </w:pPrChange>
            </w:pPr>
            <w:ins w:id="15915" w:author="aas" w:date="2013-10-14T02:06:00Z">
              <w:del w:id="15916" w:author="Anees Shaikh" w:date="2013-10-19T02:16:00Z">
                <w:r w:rsidDel="00E067A3">
                  <w:delText xml:space="preserve">                              &lt;/xs:sequence&gt;</w:delText>
                </w:r>
              </w:del>
            </w:ins>
          </w:p>
          <w:p w14:paraId="67E31468" w14:textId="5725B069" w:rsidR="00874469" w:rsidDel="00E067A3" w:rsidRDefault="00874469">
            <w:pPr>
              <w:pStyle w:val="Appx"/>
              <w:rPr>
                <w:ins w:id="15917" w:author="aas" w:date="2013-10-14T02:06:00Z"/>
                <w:del w:id="15918" w:author="Anees Shaikh" w:date="2013-10-19T02:16:00Z"/>
              </w:rPr>
              <w:pPrChange w:id="15919" w:author="Anees Shaikh" w:date="2013-10-19T02:16:00Z">
                <w:pPr>
                  <w:pStyle w:val="XML1"/>
                </w:pPr>
              </w:pPrChange>
            </w:pPr>
            <w:ins w:id="15920" w:author="aas" w:date="2013-10-14T02:06:00Z">
              <w:del w:id="15921" w:author="Anees Shaikh" w:date="2013-10-19T02:16:00Z">
                <w:r w:rsidDel="00E067A3">
                  <w:delText xml:space="preserve">                            &lt;/xs:complexType&gt;</w:delText>
                </w:r>
              </w:del>
            </w:ins>
          </w:p>
          <w:p w14:paraId="0D92D51E" w14:textId="418D6DFA" w:rsidR="00874469" w:rsidDel="00E067A3" w:rsidRDefault="00874469">
            <w:pPr>
              <w:pStyle w:val="Appx"/>
              <w:rPr>
                <w:ins w:id="15922" w:author="aas" w:date="2013-10-14T02:06:00Z"/>
                <w:del w:id="15923" w:author="Anees Shaikh" w:date="2013-10-19T02:16:00Z"/>
              </w:rPr>
              <w:pPrChange w:id="15924" w:author="Anees Shaikh" w:date="2013-10-19T02:16:00Z">
                <w:pPr>
                  <w:pStyle w:val="XML1"/>
                </w:pPr>
              </w:pPrChange>
            </w:pPr>
            <w:ins w:id="15925" w:author="aas" w:date="2013-10-14T02:06:00Z">
              <w:del w:id="15926" w:author="Anees Shaikh" w:date="2013-10-19T02:16:00Z">
                <w:r w:rsidDel="00E067A3">
                  <w:delText xml:space="preserve">                          &lt;/xs:element&gt;</w:delText>
                </w:r>
              </w:del>
            </w:ins>
          </w:p>
          <w:p w14:paraId="550692A0" w14:textId="69C0FA4B" w:rsidR="00874469" w:rsidDel="00E067A3" w:rsidRDefault="00874469">
            <w:pPr>
              <w:pStyle w:val="Appx"/>
              <w:rPr>
                <w:ins w:id="15927" w:author="aas" w:date="2013-10-14T02:06:00Z"/>
                <w:del w:id="15928" w:author="Anees Shaikh" w:date="2013-10-19T02:16:00Z"/>
              </w:rPr>
              <w:pPrChange w:id="15929" w:author="Anees Shaikh" w:date="2013-10-19T02:16:00Z">
                <w:pPr>
                  <w:pStyle w:val="XML1"/>
                </w:pPr>
              </w:pPrChange>
            </w:pPr>
            <w:ins w:id="15930" w:author="aas" w:date="2013-10-14T02:06:00Z">
              <w:del w:id="15931"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32" w:author="aas" w:date="2013-10-14T02:06:00Z"/>
                <w:del w:id="15933" w:author="Anees Shaikh" w:date="2013-10-19T02:16:00Z"/>
              </w:rPr>
              <w:pPrChange w:id="15934" w:author="Anees Shaikh" w:date="2013-10-19T02:16:00Z">
                <w:pPr>
                  <w:pStyle w:val="XML1"/>
                </w:pPr>
              </w:pPrChange>
            </w:pPr>
            <w:ins w:id="15935" w:author="aas" w:date="2013-10-14T02:06:00Z">
              <w:del w:id="15936" w:author="Anees Shaikh" w:date="2013-10-19T02:16:00Z">
                <w:r w:rsidDel="00E067A3">
                  <w:delText xml:space="preserve">                            &lt;xs:annotation&gt;</w:delText>
                </w:r>
              </w:del>
            </w:ins>
          </w:p>
          <w:p w14:paraId="78AC0057" w14:textId="0DF49B4C" w:rsidR="00874469" w:rsidDel="00E067A3" w:rsidRDefault="00874469">
            <w:pPr>
              <w:pStyle w:val="Appx"/>
              <w:rPr>
                <w:ins w:id="15937" w:author="aas" w:date="2013-10-14T02:06:00Z"/>
                <w:del w:id="15938" w:author="Anees Shaikh" w:date="2013-10-19T02:16:00Z"/>
              </w:rPr>
              <w:pPrChange w:id="15939" w:author="Anees Shaikh" w:date="2013-10-19T02:16:00Z">
                <w:pPr>
                  <w:pStyle w:val="XML1"/>
                </w:pPr>
              </w:pPrChange>
            </w:pPr>
            <w:ins w:id="15940" w:author="aas" w:date="2013-10-14T02:06:00Z">
              <w:del w:id="15941" w:author="Anees Shaikh" w:date="2013-10-19T02:16:00Z">
                <w:r w:rsidDel="00E067A3">
                  <w:delText xml:space="preserve">                              &lt;xs:documentation&gt;</w:delText>
                </w:r>
              </w:del>
            </w:ins>
          </w:p>
          <w:p w14:paraId="7995FA85" w14:textId="35F0D497" w:rsidR="00874469" w:rsidDel="00E067A3" w:rsidRDefault="00874469">
            <w:pPr>
              <w:pStyle w:val="Appx"/>
              <w:rPr>
                <w:ins w:id="15942" w:author="aas" w:date="2013-10-14T02:06:00Z"/>
                <w:del w:id="15943" w:author="Anees Shaikh" w:date="2013-10-19T02:16:00Z"/>
              </w:rPr>
              <w:pPrChange w:id="15944" w:author="Anees Shaikh" w:date="2013-10-19T02:16:00Z">
                <w:pPr>
                  <w:pStyle w:val="XML1"/>
                </w:pPr>
              </w:pPrChange>
            </w:pPr>
            <w:ins w:id="15945" w:author="aas" w:date="2013-10-14T02:06:00Z">
              <w:del w:id="15946"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5947" w:author="aas" w:date="2013-10-14T02:06:00Z"/>
                <w:del w:id="15948" w:author="Anees Shaikh" w:date="2013-10-19T02:16:00Z"/>
              </w:rPr>
              <w:pPrChange w:id="15949" w:author="Anees Shaikh" w:date="2013-10-19T02:16:00Z">
                <w:pPr>
                  <w:pStyle w:val="XML1"/>
                </w:pPr>
              </w:pPrChange>
            </w:pPr>
            <w:ins w:id="15950" w:author="aas" w:date="2013-10-14T02:06:00Z">
              <w:del w:id="15951" w:author="Anees Shaikh" w:date="2013-10-19T02:16:00Z">
                <w:r w:rsidDel="00E067A3">
                  <w:delText xml:space="preserve">                              &lt;/xs:documentation&gt;</w:delText>
                </w:r>
              </w:del>
            </w:ins>
          </w:p>
          <w:p w14:paraId="0E3791A8" w14:textId="0A51ABEA" w:rsidR="00874469" w:rsidDel="00E067A3" w:rsidRDefault="00874469">
            <w:pPr>
              <w:pStyle w:val="Appx"/>
              <w:rPr>
                <w:ins w:id="15952" w:author="aas" w:date="2013-10-14T02:06:00Z"/>
                <w:del w:id="15953" w:author="Anees Shaikh" w:date="2013-10-19T02:16:00Z"/>
              </w:rPr>
              <w:pPrChange w:id="15954" w:author="Anees Shaikh" w:date="2013-10-19T02:16:00Z">
                <w:pPr>
                  <w:pStyle w:val="XML1"/>
                </w:pPr>
              </w:pPrChange>
            </w:pPr>
            <w:ins w:id="15955" w:author="aas" w:date="2013-10-14T02:06:00Z">
              <w:del w:id="15956" w:author="Anees Shaikh" w:date="2013-10-19T02:16:00Z">
                <w:r w:rsidDel="00E067A3">
                  <w:delText xml:space="preserve">                            &lt;/xs:annotation&gt;</w:delText>
                </w:r>
              </w:del>
            </w:ins>
          </w:p>
          <w:p w14:paraId="04DB850B" w14:textId="7A3CDE16" w:rsidR="00874469" w:rsidDel="00E067A3" w:rsidRDefault="00874469">
            <w:pPr>
              <w:pStyle w:val="Appx"/>
              <w:rPr>
                <w:ins w:id="15957" w:author="aas" w:date="2013-10-14T02:06:00Z"/>
                <w:del w:id="15958" w:author="Anees Shaikh" w:date="2013-10-19T02:16:00Z"/>
              </w:rPr>
              <w:pPrChange w:id="15959" w:author="Anees Shaikh" w:date="2013-10-19T02:16:00Z">
                <w:pPr>
                  <w:pStyle w:val="XML1"/>
                </w:pPr>
              </w:pPrChange>
            </w:pPr>
            <w:ins w:id="15960" w:author="aas" w:date="2013-10-14T02:06:00Z">
              <w:del w:id="15961" w:author="Anees Shaikh" w:date="2013-10-19T02:16:00Z">
                <w:r w:rsidDel="00E067A3">
                  <w:delText xml:space="preserve">                            &lt;xs:complexType&gt;</w:delText>
                </w:r>
              </w:del>
            </w:ins>
          </w:p>
          <w:p w14:paraId="748BB482" w14:textId="0C20E709" w:rsidR="00874469" w:rsidDel="00E067A3" w:rsidRDefault="00874469">
            <w:pPr>
              <w:pStyle w:val="Appx"/>
              <w:rPr>
                <w:ins w:id="15962" w:author="aas" w:date="2013-10-14T02:06:00Z"/>
                <w:del w:id="15963" w:author="Anees Shaikh" w:date="2013-10-19T02:16:00Z"/>
              </w:rPr>
              <w:pPrChange w:id="15964" w:author="Anees Shaikh" w:date="2013-10-19T02:16:00Z">
                <w:pPr>
                  <w:pStyle w:val="XML1"/>
                </w:pPr>
              </w:pPrChange>
            </w:pPr>
            <w:ins w:id="15965" w:author="aas" w:date="2013-10-14T02:06:00Z">
              <w:del w:id="15966" w:author="Anees Shaikh" w:date="2013-10-19T02:16:00Z">
                <w:r w:rsidDel="00E067A3">
                  <w:delText xml:space="preserve">                              &lt;xs:sequence&gt;</w:delText>
                </w:r>
              </w:del>
            </w:ins>
          </w:p>
          <w:p w14:paraId="2E98E44D" w14:textId="2CD9BE2A" w:rsidR="00874469" w:rsidDel="00E067A3" w:rsidRDefault="00874469">
            <w:pPr>
              <w:pStyle w:val="Appx"/>
              <w:rPr>
                <w:ins w:id="15967" w:author="aas" w:date="2013-10-14T02:06:00Z"/>
                <w:del w:id="15968" w:author="Anees Shaikh" w:date="2013-10-19T02:16:00Z"/>
              </w:rPr>
              <w:pPrChange w:id="15969" w:author="Anees Shaikh" w:date="2013-10-19T02:16:00Z">
                <w:pPr>
                  <w:pStyle w:val="XML1"/>
                </w:pPr>
              </w:pPrChange>
            </w:pPr>
            <w:ins w:id="15970" w:author="aas" w:date="2013-10-14T02:06:00Z">
              <w:del w:id="15971"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5972" w:author="aas" w:date="2013-10-14T02:06:00Z"/>
                <w:del w:id="15973" w:author="Anees Shaikh" w:date="2013-10-19T02:16:00Z"/>
              </w:rPr>
              <w:pPrChange w:id="15974" w:author="Anees Shaikh" w:date="2013-10-19T02:16:00Z">
                <w:pPr>
                  <w:pStyle w:val="XML1"/>
                </w:pPr>
              </w:pPrChange>
            </w:pPr>
            <w:ins w:id="15975" w:author="aas" w:date="2013-10-14T02:06:00Z">
              <w:del w:id="15976"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5977" w:author="aas" w:date="2013-10-14T02:06:00Z"/>
                <w:del w:id="15978" w:author="Anees Shaikh" w:date="2013-10-19T02:16:00Z"/>
              </w:rPr>
              <w:pPrChange w:id="15979" w:author="Anees Shaikh" w:date="2013-10-19T02:16:00Z">
                <w:pPr>
                  <w:pStyle w:val="XML1"/>
                </w:pPr>
              </w:pPrChange>
            </w:pPr>
            <w:ins w:id="15980" w:author="aas" w:date="2013-10-14T02:06:00Z">
              <w:del w:id="15981" w:author="Anees Shaikh" w:date="2013-10-19T02:16:00Z">
                <w:r w:rsidDel="00E067A3">
                  <w:delText xml:space="preserve">                                        namespace="##other" processContents="lax"/&gt;</w:delText>
                </w:r>
              </w:del>
            </w:ins>
          </w:p>
          <w:p w14:paraId="53C1E5ED" w14:textId="3985FDEE" w:rsidR="00874469" w:rsidDel="00E067A3" w:rsidRDefault="00874469">
            <w:pPr>
              <w:pStyle w:val="Appx"/>
              <w:rPr>
                <w:ins w:id="15982" w:author="aas" w:date="2013-10-14T02:06:00Z"/>
                <w:del w:id="15983" w:author="Anees Shaikh" w:date="2013-10-19T02:16:00Z"/>
              </w:rPr>
              <w:pPrChange w:id="15984" w:author="Anees Shaikh" w:date="2013-10-19T02:16:00Z">
                <w:pPr>
                  <w:pStyle w:val="XML1"/>
                </w:pPr>
              </w:pPrChange>
            </w:pPr>
            <w:ins w:id="15985" w:author="aas" w:date="2013-10-14T02:06:00Z">
              <w:del w:id="15986" w:author="Anees Shaikh" w:date="2013-10-19T02:16:00Z">
                <w:r w:rsidDel="00E067A3">
                  <w:delText xml:space="preserve">                              &lt;/xs:sequence&gt;</w:delText>
                </w:r>
              </w:del>
            </w:ins>
          </w:p>
          <w:p w14:paraId="509EA87D" w14:textId="646B6B44" w:rsidR="00874469" w:rsidDel="00E067A3" w:rsidRDefault="00874469">
            <w:pPr>
              <w:pStyle w:val="Appx"/>
              <w:rPr>
                <w:ins w:id="15987" w:author="aas" w:date="2013-10-14T02:06:00Z"/>
                <w:del w:id="15988" w:author="Anees Shaikh" w:date="2013-10-19T02:16:00Z"/>
              </w:rPr>
              <w:pPrChange w:id="15989" w:author="Anees Shaikh" w:date="2013-10-19T02:16:00Z">
                <w:pPr>
                  <w:pStyle w:val="XML1"/>
                </w:pPr>
              </w:pPrChange>
            </w:pPr>
            <w:ins w:id="15990" w:author="aas" w:date="2013-10-14T02:06:00Z">
              <w:del w:id="15991" w:author="Anees Shaikh" w:date="2013-10-19T02:16:00Z">
                <w:r w:rsidDel="00E067A3">
                  <w:delText xml:space="preserve">                            &lt;/xs:complexType&gt;</w:delText>
                </w:r>
              </w:del>
            </w:ins>
          </w:p>
          <w:p w14:paraId="71B292C2" w14:textId="07FEFC21" w:rsidR="00874469" w:rsidDel="00E067A3" w:rsidRDefault="00874469">
            <w:pPr>
              <w:pStyle w:val="Appx"/>
              <w:rPr>
                <w:ins w:id="15992" w:author="aas" w:date="2013-10-14T02:06:00Z"/>
                <w:del w:id="15993" w:author="Anees Shaikh" w:date="2013-10-19T02:16:00Z"/>
              </w:rPr>
              <w:pPrChange w:id="15994" w:author="Anees Shaikh" w:date="2013-10-19T02:16:00Z">
                <w:pPr>
                  <w:pStyle w:val="XML1"/>
                </w:pPr>
              </w:pPrChange>
            </w:pPr>
            <w:ins w:id="15995" w:author="aas" w:date="2013-10-14T02:06:00Z">
              <w:del w:id="15996" w:author="Anees Shaikh" w:date="2013-10-19T02:16:00Z">
                <w:r w:rsidDel="00E067A3">
                  <w:delText xml:space="preserve">                          &lt;/xs:element&gt;</w:delText>
                </w:r>
              </w:del>
            </w:ins>
          </w:p>
          <w:p w14:paraId="6AB50406" w14:textId="5C1B2B18" w:rsidR="00874469" w:rsidDel="00E067A3" w:rsidRDefault="00874469">
            <w:pPr>
              <w:pStyle w:val="Appx"/>
              <w:rPr>
                <w:ins w:id="15997" w:author="aas" w:date="2013-10-14T02:06:00Z"/>
                <w:del w:id="15998" w:author="Anees Shaikh" w:date="2013-10-19T02:16:00Z"/>
              </w:rPr>
              <w:pPrChange w:id="15999" w:author="Anees Shaikh" w:date="2013-10-19T02:16:00Z">
                <w:pPr>
                  <w:pStyle w:val="XML1"/>
                </w:pPr>
              </w:pPrChange>
            </w:pPr>
            <w:ins w:id="16000" w:author="aas" w:date="2013-10-14T02:06:00Z">
              <w:del w:id="16001"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02" w:author="aas" w:date="2013-10-14T02:06:00Z"/>
                <w:del w:id="16003" w:author="Anees Shaikh" w:date="2013-10-19T02:16:00Z"/>
              </w:rPr>
              <w:pPrChange w:id="16004" w:author="Anees Shaikh" w:date="2013-10-19T02:16:00Z">
                <w:pPr>
                  <w:pStyle w:val="XML1"/>
                </w:pPr>
              </w:pPrChange>
            </w:pPr>
            <w:ins w:id="16005" w:author="aas" w:date="2013-10-14T02:06:00Z">
              <w:del w:id="16006"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07" w:author="aas" w:date="2013-10-14T02:06:00Z"/>
                <w:del w:id="16008" w:author="Anees Shaikh" w:date="2013-10-19T02:16:00Z"/>
              </w:rPr>
              <w:pPrChange w:id="16009" w:author="Anees Shaikh" w:date="2013-10-19T02:16:00Z">
                <w:pPr>
                  <w:pStyle w:val="XML1"/>
                </w:pPr>
              </w:pPrChange>
            </w:pPr>
            <w:ins w:id="16010" w:author="aas" w:date="2013-10-14T02:06:00Z">
              <w:del w:id="16011" w:author="Anees Shaikh" w:date="2013-10-19T02:16:00Z">
                <w:r w:rsidDel="00E067A3">
                  <w:delText xml:space="preserve">                        &lt;/xs:sequence&gt;</w:delText>
                </w:r>
              </w:del>
            </w:ins>
          </w:p>
          <w:p w14:paraId="55027C12" w14:textId="22670F7D" w:rsidR="00874469" w:rsidDel="00E067A3" w:rsidRDefault="00874469">
            <w:pPr>
              <w:pStyle w:val="Appx"/>
              <w:rPr>
                <w:ins w:id="16012" w:author="aas" w:date="2013-10-14T02:06:00Z"/>
                <w:del w:id="16013" w:author="Anees Shaikh" w:date="2013-10-19T02:16:00Z"/>
              </w:rPr>
              <w:pPrChange w:id="16014" w:author="Anees Shaikh" w:date="2013-10-19T02:16:00Z">
                <w:pPr>
                  <w:pStyle w:val="XML1"/>
                </w:pPr>
              </w:pPrChange>
            </w:pPr>
            <w:ins w:id="16015" w:author="aas" w:date="2013-10-14T02:06:00Z">
              <w:del w:id="16016" w:author="Anees Shaikh" w:date="2013-10-19T02:16:00Z">
                <w:r w:rsidDel="00E067A3">
                  <w:delText xml:space="preserve">                      &lt;/xs:complexType&gt;</w:delText>
                </w:r>
              </w:del>
            </w:ins>
          </w:p>
          <w:p w14:paraId="5B5E92C2" w14:textId="66C9ED20" w:rsidR="00874469" w:rsidDel="00E067A3" w:rsidRDefault="00874469">
            <w:pPr>
              <w:pStyle w:val="Appx"/>
              <w:rPr>
                <w:ins w:id="16017" w:author="aas" w:date="2013-10-14T02:06:00Z"/>
                <w:del w:id="16018" w:author="Anees Shaikh" w:date="2013-10-19T02:16:00Z"/>
              </w:rPr>
              <w:pPrChange w:id="16019" w:author="Anees Shaikh" w:date="2013-10-19T02:16:00Z">
                <w:pPr>
                  <w:pStyle w:val="XML1"/>
                </w:pPr>
              </w:pPrChange>
            </w:pPr>
            <w:ins w:id="16020" w:author="aas" w:date="2013-10-14T02:06:00Z">
              <w:del w:id="16021" w:author="Anees Shaikh" w:date="2013-10-19T02:16:00Z">
                <w:r w:rsidDel="00E067A3">
                  <w:delText xml:space="preserve">                    &lt;/xs:element&gt;</w:delText>
                </w:r>
              </w:del>
            </w:ins>
          </w:p>
          <w:p w14:paraId="5630FC9C" w14:textId="6B9ABFBC" w:rsidR="00874469" w:rsidDel="00E067A3" w:rsidRDefault="00874469">
            <w:pPr>
              <w:pStyle w:val="Appx"/>
              <w:rPr>
                <w:ins w:id="16022" w:author="aas" w:date="2013-10-14T02:06:00Z"/>
                <w:del w:id="16023" w:author="Anees Shaikh" w:date="2013-10-19T02:16:00Z"/>
              </w:rPr>
              <w:pPrChange w:id="16024" w:author="Anees Shaikh" w:date="2013-10-19T02:16:00Z">
                <w:pPr>
                  <w:pStyle w:val="XML1"/>
                </w:pPr>
              </w:pPrChange>
            </w:pPr>
            <w:ins w:id="16025" w:author="aas" w:date="2013-10-14T02:06:00Z">
              <w:del w:id="16026"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27" w:author="aas" w:date="2013-10-14T02:06:00Z"/>
                <w:del w:id="16028" w:author="Anees Shaikh" w:date="2013-10-19T02:16:00Z"/>
              </w:rPr>
              <w:pPrChange w:id="16029" w:author="Anees Shaikh" w:date="2013-10-19T02:16:00Z">
                <w:pPr>
                  <w:pStyle w:val="XML1"/>
                </w:pPr>
              </w:pPrChange>
            </w:pPr>
            <w:ins w:id="16030" w:author="aas" w:date="2013-10-14T02:06:00Z">
              <w:del w:id="16031" w:author="Anees Shaikh" w:date="2013-10-19T02:16:00Z">
                <w:r w:rsidDel="00E067A3">
                  <w:delText xml:space="preserve">                      &lt;xs:annotation&gt;</w:delText>
                </w:r>
              </w:del>
            </w:ins>
          </w:p>
          <w:p w14:paraId="32A97E4A" w14:textId="1D291F3F" w:rsidR="00874469" w:rsidDel="00E067A3" w:rsidRDefault="00874469">
            <w:pPr>
              <w:pStyle w:val="Appx"/>
              <w:rPr>
                <w:ins w:id="16032" w:author="aas" w:date="2013-10-14T02:06:00Z"/>
                <w:del w:id="16033" w:author="Anees Shaikh" w:date="2013-10-19T02:16:00Z"/>
              </w:rPr>
              <w:pPrChange w:id="16034" w:author="Anees Shaikh" w:date="2013-10-19T02:16:00Z">
                <w:pPr>
                  <w:pStyle w:val="XML1"/>
                </w:pPr>
              </w:pPrChange>
            </w:pPr>
            <w:ins w:id="16035" w:author="aas" w:date="2013-10-14T02:06:00Z">
              <w:del w:id="16036" w:author="Anees Shaikh" w:date="2013-10-19T02:16:00Z">
                <w:r w:rsidDel="00E067A3">
                  <w:delText xml:space="preserve">                        &lt;xs:documentation&gt;</w:delText>
                </w:r>
              </w:del>
            </w:ins>
          </w:p>
          <w:p w14:paraId="2B5EA437" w14:textId="4DA06603" w:rsidR="00874469" w:rsidDel="00E067A3" w:rsidRDefault="00874469">
            <w:pPr>
              <w:pStyle w:val="Appx"/>
              <w:rPr>
                <w:ins w:id="16037" w:author="aas" w:date="2013-10-14T02:06:00Z"/>
                <w:del w:id="16038" w:author="Anees Shaikh" w:date="2013-10-19T02:16:00Z"/>
              </w:rPr>
              <w:pPrChange w:id="16039" w:author="Anees Shaikh" w:date="2013-10-19T02:16:00Z">
                <w:pPr>
                  <w:pStyle w:val="XML1"/>
                </w:pPr>
              </w:pPrChange>
            </w:pPr>
            <w:ins w:id="16040" w:author="aas" w:date="2013-10-14T02:06:00Z">
              <w:del w:id="16041"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042" w:author="aas" w:date="2013-10-14T02:06:00Z"/>
                <w:del w:id="16043" w:author="Anees Shaikh" w:date="2013-10-19T02:16:00Z"/>
              </w:rPr>
              <w:pPrChange w:id="16044" w:author="Anees Shaikh" w:date="2013-10-19T02:16:00Z">
                <w:pPr>
                  <w:pStyle w:val="XML1"/>
                </w:pPr>
              </w:pPrChange>
            </w:pPr>
            <w:ins w:id="16045" w:author="aas" w:date="2013-10-14T02:06:00Z">
              <w:del w:id="16046"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047" w:author="aas" w:date="2013-10-14T02:06:00Z"/>
                <w:del w:id="16048" w:author="Anees Shaikh" w:date="2013-10-19T02:16:00Z"/>
              </w:rPr>
              <w:pPrChange w:id="16049" w:author="Anees Shaikh" w:date="2013-10-19T02:16:00Z">
                <w:pPr>
                  <w:pStyle w:val="XML1"/>
                </w:pPr>
              </w:pPrChange>
            </w:pPr>
            <w:ins w:id="16050" w:author="aas" w:date="2013-10-14T02:06:00Z">
              <w:del w:id="16051"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052" w:author="aas" w:date="2013-10-14T02:06:00Z"/>
                <w:del w:id="16053" w:author="Anees Shaikh" w:date="2013-10-19T02:16:00Z"/>
              </w:rPr>
              <w:pPrChange w:id="16054" w:author="Anees Shaikh" w:date="2013-10-19T02:16:00Z">
                <w:pPr>
                  <w:pStyle w:val="XML1"/>
                </w:pPr>
              </w:pPrChange>
            </w:pPr>
            <w:ins w:id="16055" w:author="aas" w:date="2013-10-14T02:06:00Z">
              <w:del w:id="16056"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057" w:author="aas" w:date="2013-10-14T02:06:00Z"/>
                <w:del w:id="16058" w:author="Anees Shaikh" w:date="2013-10-19T02:16:00Z"/>
              </w:rPr>
              <w:pPrChange w:id="16059" w:author="Anees Shaikh" w:date="2013-10-19T02:16:00Z">
                <w:pPr>
                  <w:pStyle w:val="XML1"/>
                </w:pPr>
              </w:pPrChange>
            </w:pPr>
            <w:ins w:id="16060" w:author="aas" w:date="2013-10-14T02:06:00Z">
              <w:del w:id="16061"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062" w:author="aas" w:date="2013-10-14T02:06:00Z"/>
                <w:del w:id="16063" w:author="Anees Shaikh" w:date="2013-10-19T02:16:00Z"/>
              </w:rPr>
              <w:pPrChange w:id="16064" w:author="Anees Shaikh" w:date="2013-10-19T02:16:00Z">
                <w:pPr>
                  <w:pStyle w:val="XML1"/>
                </w:pPr>
              </w:pPrChange>
            </w:pPr>
            <w:ins w:id="16065" w:author="aas" w:date="2013-10-14T02:06:00Z">
              <w:del w:id="16066"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067" w:author="aas" w:date="2013-10-14T02:06:00Z"/>
                <w:del w:id="16068" w:author="Anees Shaikh" w:date="2013-10-19T02:16:00Z"/>
              </w:rPr>
              <w:pPrChange w:id="16069" w:author="Anees Shaikh" w:date="2013-10-19T02:16:00Z">
                <w:pPr>
                  <w:pStyle w:val="XML1"/>
                </w:pPr>
              </w:pPrChange>
            </w:pPr>
            <w:ins w:id="16070" w:author="aas" w:date="2013-10-14T02:06:00Z">
              <w:del w:id="16071"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072" w:author="aas" w:date="2013-10-14T02:06:00Z"/>
                <w:del w:id="16073" w:author="Anees Shaikh" w:date="2013-10-19T02:16:00Z"/>
              </w:rPr>
              <w:pPrChange w:id="16074" w:author="Anees Shaikh" w:date="2013-10-19T02:16:00Z">
                <w:pPr>
                  <w:pStyle w:val="XML1"/>
                </w:pPr>
              </w:pPrChange>
            </w:pPr>
            <w:ins w:id="16075" w:author="aas" w:date="2013-10-14T02:06:00Z">
              <w:del w:id="16076"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077" w:author="aas" w:date="2013-10-14T02:06:00Z"/>
                <w:del w:id="16078" w:author="Anees Shaikh" w:date="2013-10-19T02:16:00Z"/>
              </w:rPr>
              <w:pPrChange w:id="16079" w:author="Anees Shaikh" w:date="2013-10-19T02:16:00Z">
                <w:pPr>
                  <w:pStyle w:val="XML1"/>
                </w:pPr>
              </w:pPrChange>
            </w:pPr>
            <w:ins w:id="16080" w:author="aas" w:date="2013-10-14T02:06:00Z">
              <w:del w:id="16081" w:author="Anees Shaikh" w:date="2013-10-19T02:16:00Z">
                <w:r w:rsidDel="00E067A3">
                  <w:delText xml:space="preserve">                                 ignored.</w:delText>
                </w:r>
              </w:del>
            </w:ins>
          </w:p>
          <w:p w14:paraId="147EFB75" w14:textId="252C3BE6" w:rsidR="00874469" w:rsidDel="00E067A3" w:rsidRDefault="00874469">
            <w:pPr>
              <w:pStyle w:val="Appx"/>
              <w:rPr>
                <w:ins w:id="16082" w:author="aas" w:date="2013-10-14T02:06:00Z"/>
                <w:del w:id="16083" w:author="Anees Shaikh" w:date="2013-10-19T02:16:00Z"/>
              </w:rPr>
              <w:pPrChange w:id="16084" w:author="Anees Shaikh" w:date="2013-10-19T02:16:00Z">
                <w:pPr>
                  <w:pStyle w:val="XML1"/>
                </w:pPr>
              </w:pPrChange>
            </w:pPr>
            <w:ins w:id="16085" w:author="aas" w:date="2013-10-14T02:06:00Z">
              <w:del w:id="16086" w:author="Anees Shaikh" w:date="2013-10-19T02:16:00Z">
                <w:r w:rsidDel="00E067A3">
                  <w:delText xml:space="preserve">                        &lt;/xs:documentation&gt;</w:delText>
                </w:r>
              </w:del>
            </w:ins>
          </w:p>
          <w:p w14:paraId="66816116" w14:textId="2D02A0C7" w:rsidR="00874469" w:rsidDel="00E067A3" w:rsidRDefault="00874469">
            <w:pPr>
              <w:pStyle w:val="Appx"/>
              <w:rPr>
                <w:ins w:id="16087" w:author="aas" w:date="2013-10-14T02:06:00Z"/>
                <w:del w:id="16088" w:author="Anees Shaikh" w:date="2013-10-19T02:16:00Z"/>
              </w:rPr>
              <w:pPrChange w:id="16089" w:author="Anees Shaikh" w:date="2013-10-19T02:16:00Z">
                <w:pPr>
                  <w:pStyle w:val="XML1"/>
                </w:pPr>
              </w:pPrChange>
            </w:pPr>
            <w:ins w:id="16090" w:author="aas" w:date="2013-10-14T02:06:00Z">
              <w:del w:id="16091" w:author="Anees Shaikh" w:date="2013-10-19T02:16:00Z">
                <w:r w:rsidDel="00E067A3">
                  <w:delText xml:space="preserve">                      &lt;/xs:annotation&gt;</w:delText>
                </w:r>
              </w:del>
            </w:ins>
          </w:p>
          <w:p w14:paraId="0C7681EE" w14:textId="58DEAAF0" w:rsidR="00874469" w:rsidDel="00E067A3" w:rsidRDefault="00874469">
            <w:pPr>
              <w:pStyle w:val="Appx"/>
              <w:rPr>
                <w:ins w:id="16092" w:author="aas" w:date="2013-10-14T02:06:00Z"/>
                <w:del w:id="16093" w:author="Anees Shaikh" w:date="2013-10-19T02:16:00Z"/>
              </w:rPr>
              <w:pPrChange w:id="16094" w:author="Anees Shaikh" w:date="2013-10-19T02:16:00Z">
                <w:pPr>
                  <w:pStyle w:val="XML1"/>
                </w:pPr>
              </w:pPrChange>
            </w:pPr>
            <w:ins w:id="16095" w:author="aas" w:date="2013-10-14T02:06:00Z">
              <w:del w:id="16096" w:author="Anees Shaikh" w:date="2013-10-19T02:16:00Z">
                <w:r w:rsidDel="00E067A3">
                  <w:delText xml:space="preserve">                    &lt;/xs:element&gt;</w:delText>
                </w:r>
              </w:del>
            </w:ins>
          </w:p>
          <w:p w14:paraId="39634162" w14:textId="71509F50" w:rsidR="00874469" w:rsidDel="00E067A3" w:rsidRDefault="00874469">
            <w:pPr>
              <w:pStyle w:val="Appx"/>
              <w:rPr>
                <w:ins w:id="16097" w:author="aas" w:date="2013-10-14T02:06:00Z"/>
                <w:del w:id="16098" w:author="Anees Shaikh" w:date="2013-10-19T02:16:00Z"/>
              </w:rPr>
              <w:pPrChange w:id="16099" w:author="Anees Shaikh" w:date="2013-10-19T02:16:00Z">
                <w:pPr>
                  <w:pStyle w:val="XML1"/>
                </w:pPr>
              </w:pPrChange>
            </w:pPr>
            <w:ins w:id="16100" w:author="aas" w:date="2013-10-14T02:06:00Z">
              <w:del w:id="16101"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02" w:author="aas" w:date="2013-10-14T02:06:00Z"/>
                <w:del w:id="16103" w:author="Anees Shaikh" w:date="2013-10-19T02:16:00Z"/>
              </w:rPr>
              <w:pPrChange w:id="16104" w:author="Anees Shaikh" w:date="2013-10-19T02:16:00Z">
                <w:pPr>
                  <w:pStyle w:val="XML1"/>
                </w:pPr>
              </w:pPrChange>
            </w:pPr>
            <w:ins w:id="16105" w:author="aas" w:date="2013-10-14T02:06:00Z">
              <w:del w:id="16106" w:author="Anees Shaikh" w:date="2013-10-19T02:16:00Z">
                <w:r w:rsidDel="00E067A3">
                  <w:delText xml:space="preserve">                      &lt;xs:annotation&gt;</w:delText>
                </w:r>
              </w:del>
            </w:ins>
          </w:p>
          <w:p w14:paraId="5BF895E8" w14:textId="1F4BB3BC" w:rsidR="00874469" w:rsidDel="00E067A3" w:rsidRDefault="00874469">
            <w:pPr>
              <w:pStyle w:val="Appx"/>
              <w:rPr>
                <w:ins w:id="16107" w:author="aas" w:date="2013-10-14T02:06:00Z"/>
                <w:del w:id="16108" w:author="Anees Shaikh" w:date="2013-10-19T02:16:00Z"/>
              </w:rPr>
              <w:pPrChange w:id="16109" w:author="Anees Shaikh" w:date="2013-10-19T02:16:00Z">
                <w:pPr>
                  <w:pStyle w:val="XML1"/>
                </w:pPr>
              </w:pPrChange>
            </w:pPr>
            <w:ins w:id="16110" w:author="aas" w:date="2013-10-14T02:06:00Z">
              <w:del w:id="16111" w:author="Anees Shaikh" w:date="2013-10-19T02:16:00Z">
                <w:r w:rsidDel="00E067A3">
                  <w:delText xml:space="preserve">                        &lt;xs:documentation&gt;</w:delText>
                </w:r>
              </w:del>
            </w:ins>
          </w:p>
          <w:p w14:paraId="6A9BD3B9" w14:textId="363AF4B6" w:rsidR="00874469" w:rsidDel="00E067A3" w:rsidRDefault="00874469">
            <w:pPr>
              <w:pStyle w:val="Appx"/>
              <w:rPr>
                <w:ins w:id="16112" w:author="aas" w:date="2013-10-14T02:06:00Z"/>
                <w:del w:id="16113" w:author="Anees Shaikh" w:date="2013-10-19T02:16:00Z"/>
              </w:rPr>
              <w:pPrChange w:id="16114" w:author="Anees Shaikh" w:date="2013-10-19T02:16:00Z">
                <w:pPr>
                  <w:pStyle w:val="XML1"/>
                </w:pPr>
              </w:pPrChange>
            </w:pPr>
            <w:ins w:id="16115" w:author="aas" w:date="2013-10-14T02:06:00Z">
              <w:del w:id="16116"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17" w:author="aas" w:date="2013-10-14T02:06:00Z"/>
                <w:del w:id="16118" w:author="Anees Shaikh" w:date="2013-10-19T02:16:00Z"/>
              </w:rPr>
              <w:pPrChange w:id="16119" w:author="Anees Shaikh" w:date="2013-10-19T02:16:00Z">
                <w:pPr>
                  <w:pStyle w:val="XML1"/>
                </w:pPr>
              </w:pPrChange>
            </w:pPr>
            <w:ins w:id="16120" w:author="aas" w:date="2013-10-14T02:06:00Z">
              <w:del w:id="16121"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22" w:author="aas" w:date="2013-10-14T02:06:00Z"/>
                <w:del w:id="16123" w:author="Anees Shaikh" w:date="2013-10-19T02:16:00Z"/>
              </w:rPr>
              <w:pPrChange w:id="16124" w:author="Anees Shaikh" w:date="2013-10-19T02:16:00Z">
                <w:pPr>
                  <w:pStyle w:val="XML1"/>
                </w:pPr>
              </w:pPrChange>
            </w:pPr>
            <w:ins w:id="16125" w:author="aas" w:date="2013-10-14T02:06:00Z">
              <w:del w:id="16126"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27" w:author="aas" w:date="2013-10-14T02:06:00Z"/>
                <w:del w:id="16128" w:author="Anees Shaikh" w:date="2013-10-19T02:16:00Z"/>
              </w:rPr>
              <w:pPrChange w:id="16129" w:author="Anees Shaikh" w:date="2013-10-19T02:16:00Z">
                <w:pPr>
                  <w:pStyle w:val="XML1"/>
                </w:pPr>
              </w:pPrChange>
            </w:pPr>
            <w:ins w:id="16130" w:author="aas" w:date="2013-10-14T02:06:00Z">
              <w:del w:id="16131"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32" w:author="aas" w:date="2013-10-14T02:06:00Z"/>
                <w:del w:id="16133" w:author="Anees Shaikh" w:date="2013-10-19T02:16:00Z"/>
              </w:rPr>
              <w:pPrChange w:id="16134" w:author="Anees Shaikh" w:date="2013-10-19T02:16:00Z">
                <w:pPr>
                  <w:pStyle w:val="XML1"/>
                </w:pPr>
              </w:pPrChange>
            </w:pPr>
            <w:ins w:id="16135" w:author="aas" w:date="2013-10-14T02:06:00Z">
              <w:del w:id="16136"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137" w:author="aas" w:date="2013-10-14T02:06:00Z"/>
                <w:del w:id="16138" w:author="Anees Shaikh" w:date="2013-10-19T02:16:00Z"/>
              </w:rPr>
              <w:pPrChange w:id="16139" w:author="Anees Shaikh" w:date="2013-10-19T02:16:00Z">
                <w:pPr>
                  <w:pStyle w:val="XML1"/>
                </w:pPr>
              </w:pPrChange>
            </w:pPr>
            <w:ins w:id="16140" w:author="aas" w:date="2013-10-14T02:06:00Z">
              <w:del w:id="16141"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142" w:author="aas" w:date="2013-10-14T02:06:00Z"/>
                <w:del w:id="16143" w:author="Anees Shaikh" w:date="2013-10-19T02:16:00Z"/>
              </w:rPr>
              <w:pPrChange w:id="16144" w:author="Anees Shaikh" w:date="2013-10-19T02:16:00Z">
                <w:pPr>
                  <w:pStyle w:val="XML1"/>
                </w:pPr>
              </w:pPrChange>
            </w:pPr>
            <w:ins w:id="16145" w:author="aas" w:date="2013-10-14T02:06:00Z">
              <w:del w:id="16146" w:author="Anees Shaikh" w:date="2013-10-19T02:16:00Z">
                <w:r w:rsidDel="00E067A3">
                  <w:delText xml:space="preserve">                        &lt;/xs:documentation&gt;</w:delText>
                </w:r>
              </w:del>
            </w:ins>
          </w:p>
          <w:p w14:paraId="51082DCD" w14:textId="44A0E386" w:rsidR="00874469" w:rsidDel="00E067A3" w:rsidRDefault="00874469">
            <w:pPr>
              <w:pStyle w:val="Appx"/>
              <w:rPr>
                <w:ins w:id="16147" w:author="aas" w:date="2013-10-14T02:06:00Z"/>
                <w:del w:id="16148" w:author="Anees Shaikh" w:date="2013-10-19T02:16:00Z"/>
              </w:rPr>
              <w:pPrChange w:id="16149" w:author="Anees Shaikh" w:date="2013-10-19T02:16:00Z">
                <w:pPr>
                  <w:pStyle w:val="XML1"/>
                </w:pPr>
              </w:pPrChange>
            </w:pPr>
            <w:ins w:id="16150" w:author="aas" w:date="2013-10-14T02:06:00Z">
              <w:del w:id="16151" w:author="Anees Shaikh" w:date="2013-10-19T02:16:00Z">
                <w:r w:rsidDel="00E067A3">
                  <w:delText xml:space="preserve">                      &lt;/xs:annotation&gt;</w:delText>
                </w:r>
              </w:del>
            </w:ins>
          </w:p>
          <w:p w14:paraId="41D1F953" w14:textId="6B4562F8" w:rsidR="00874469" w:rsidDel="00E067A3" w:rsidRDefault="00874469">
            <w:pPr>
              <w:pStyle w:val="Appx"/>
              <w:rPr>
                <w:ins w:id="16152" w:author="aas" w:date="2013-10-14T02:06:00Z"/>
                <w:del w:id="16153" w:author="Anees Shaikh" w:date="2013-10-19T02:16:00Z"/>
              </w:rPr>
              <w:pPrChange w:id="16154" w:author="Anees Shaikh" w:date="2013-10-19T02:16:00Z">
                <w:pPr>
                  <w:pStyle w:val="XML1"/>
                </w:pPr>
              </w:pPrChange>
            </w:pPr>
            <w:ins w:id="16155" w:author="aas" w:date="2013-10-14T02:06:00Z">
              <w:del w:id="16156" w:author="Anees Shaikh" w:date="2013-10-19T02:16:00Z">
                <w:r w:rsidDel="00E067A3">
                  <w:delText xml:space="preserve">                    &lt;/xs:element&gt;</w:delText>
                </w:r>
              </w:del>
            </w:ins>
          </w:p>
          <w:p w14:paraId="2F56B58D" w14:textId="5FF2B562" w:rsidR="00874469" w:rsidDel="00E067A3" w:rsidRDefault="00874469">
            <w:pPr>
              <w:pStyle w:val="Appx"/>
              <w:rPr>
                <w:ins w:id="16157" w:author="aas" w:date="2013-10-14T02:06:00Z"/>
                <w:del w:id="16158" w:author="Anees Shaikh" w:date="2013-10-19T02:16:00Z"/>
              </w:rPr>
              <w:pPrChange w:id="16159" w:author="Anees Shaikh" w:date="2013-10-19T02:16:00Z">
                <w:pPr>
                  <w:pStyle w:val="XML1"/>
                </w:pPr>
              </w:pPrChange>
            </w:pPr>
            <w:ins w:id="16160" w:author="aas" w:date="2013-10-14T02:06:00Z">
              <w:del w:id="16161"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162" w:author="aas" w:date="2013-10-14T02:06:00Z"/>
                <w:del w:id="16163" w:author="Anees Shaikh" w:date="2013-10-19T02:16:00Z"/>
              </w:rPr>
              <w:pPrChange w:id="16164" w:author="Anees Shaikh" w:date="2013-10-19T02:16:00Z">
                <w:pPr>
                  <w:pStyle w:val="XML1"/>
                </w:pPr>
              </w:pPrChange>
            </w:pPr>
            <w:ins w:id="16165" w:author="aas" w:date="2013-10-14T02:06:00Z">
              <w:del w:id="16166" w:author="Anees Shaikh" w:date="2013-10-19T02:16:00Z">
                <w:r w:rsidDel="00E067A3">
                  <w:delText xml:space="preserve">                      &lt;xs:annotation&gt;</w:delText>
                </w:r>
              </w:del>
            </w:ins>
          </w:p>
          <w:p w14:paraId="3ACBEA15" w14:textId="299818E3" w:rsidR="00874469" w:rsidDel="00E067A3" w:rsidRDefault="00874469">
            <w:pPr>
              <w:pStyle w:val="Appx"/>
              <w:rPr>
                <w:ins w:id="16167" w:author="aas" w:date="2013-10-14T02:06:00Z"/>
                <w:del w:id="16168" w:author="Anees Shaikh" w:date="2013-10-19T02:16:00Z"/>
              </w:rPr>
              <w:pPrChange w:id="16169" w:author="Anees Shaikh" w:date="2013-10-19T02:16:00Z">
                <w:pPr>
                  <w:pStyle w:val="XML1"/>
                </w:pPr>
              </w:pPrChange>
            </w:pPr>
            <w:ins w:id="16170" w:author="aas" w:date="2013-10-14T02:06:00Z">
              <w:del w:id="16171" w:author="Anees Shaikh" w:date="2013-10-19T02:16:00Z">
                <w:r w:rsidDel="00E067A3">
                  <w:delText xml:space="preserve">                        &lt;xs:documentation&gt;</w:delText>
                </w:r>
              </w:del>
            </w:ins>
          </w:p>
          <w:p w14:paraId="3BDFED03" w14:textId="4AFF7A0E" w:rsidR="00874469" w:rsidDel="00E067A3" w:rsidRDefault="00874469">
            <w:pPr>
              <w:pStyle w:val="Appx"/>
              <w:rPr>
                <w:ins w:id="16172" w:author="aas" w:date="2013-10-14T02:06:00Z"/>
                <w:del w:id="16173" w:author="Anees Shaikh" w:date="2013-10-19T02:16:00Z"/>
              </w:rPr>
              <w:pPrChange w:id="16174" w:author="Anees Shaikh" w:date="2013-10-19T02:16:00Z">
                <w:pPr>
                  <w:pStyle w:val="XML1"/>
                </w:pPr>
              </w:pPrChange>
            </w:pPr>
            <w:ins w:id="16175" w:author="aas" w:date="2013-10-14T02:06:00Z">
              <w:del w:id="16176"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177" w:author="aas" w:date="2013-10-14T02:06:00Z"/>
                <w:del w:id="16178" w:author="Anees Shaikh" w:date="2013-10-19T02:16:00Z"/>
              </w:rPr>
              <w:pPrChange w:id="16179" w:author="Anees Shaikh" w:date="2013-10-19T02:16:00Z">
                <w:pPr>
                  <w:pStyle w:val="XML1"/>
                </w:pPr>
              </w:pPrChange>
            </w:pPr>
            <w:ins w:id="16180" w:author="aas" w:date="2013-10-14T02:06:00Z">
              <w:del w:id="16181"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182" w:author="aas" w:date="2013-10-14T02:06:00Z"/>
                <w:del w:id="16183" w:author="Anees Shaikh" w:date="2013-10-19T02:16:00Z"/>
              </w:rPr>
              <w:pPrChange w:id="16184" w:author="Anees Shaikh" w:date="2013-10-19T02:16:00Z">
                <w:pPr>
                  <w:pStyle w:val="XML1"/>
                </w:pPr>
              </w:pPrChange>
            </w:pPr>
            <w:ins w:id="16185" w:author="aas" w:date="2013-10-14T02:06:00Z">
              <w:del w:id="16186" w:author="Anees Shaikh" w:date="2013-10-19T02:16:00Z">
                <w:r w:rsidDel="00E067A3">
                  <w:delText xml:space="preserve">                                 Controller.  </w:delText>
                </w:r>
              </w:del>
            </w:ins>
          </w:p>
          <w:p w14:paraId="54397B96" w14:textId="2E5A3C44" w:rsidR="00874469" w:rsidDel="00E067A3" w:rsidRDefault="00874469">
            <w:pPr>
              <w:pStyle w:val="Appx"/>
              <w:rPr>
                <w:ins w:id="16187" w:author="aas" w:date="2013-10-14T02:06:00Z"/>
                <w:del w:id="16188" w:author="Anees Shaikh" w:date="2013-10-19T02:16:00Z"/>
              </w:rPr>
              <w:pPrChange w:id="16189" w:author="Anees Shaikh" w:date="2013-10-19T02:16:00Z">
                <w:pPr>
                  <w:pStyle w:val="XML1"/>
                </w:pPr>
              </w:pPrChange>
            </w:pPr>
            <w:ins w:id="16190" w:author="aas" w:date="2013-10-14T02:06:00Z">
              <w:del w:id="16191" w:author="Anees Shaikh" w:date="2013-10-19T02:16:00Z">
                <w:r w:rsidDel="00E067A3">
                  <w:delText xml:space="preserve">                              </w:delText>
                </w:r>
              </w:del>
            </w:ins>
          </w:p>
          <w:p w14:paraId="3C471DEE" w14:textId="56C6DB7D" w:rsidR="00874469" w:rsidDel="00E067A3" w:rsidRDefault="00874469">
            <w:pPr>
              <w:pStyle w:val="Appx"/>
              <w:rPr>
                <w:ins w:id="16192" w:author="aas" w:date="2013-10-14T02:06:00Z"/>
                <w:del w:id="16193" w:author="Anees Shaikh" w:date="2013-10-19T02:16:00Z"/>
              </w:rPr>
              <w:pPrChange w:id="16194" w:author="Anees Shaikh" w:date="2013-10-19T02:16:00Z">
                <w:pPr>
                  <w:pStyle w:val="XML1"/>
                </w:pPr>
              </w:pPrChange>
            </w:pPr>
            <w:ins w:id="16195" w:author="aas" w:date="2013-10-14T02:06:00Z">
              <w:del w:id="16196"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197" w:author="aas" w:date="2013-10-14T02:06:00Z"/>
                <w:del w:id="16198" w:author="Anees Shaikh" w:date="2013-10-19T02:16:00Z"/>
              </w:rPr>
              <w:pPrChange w:id="16199" w:author="Anees Shaikh" w:date="2013-10-19T02:16:00Z">
                <w:pPr>
                  <w:pStyle w:val="XML1"/>
                </w:pPr>
              </w:pPrChange>
            </w:pPr>
            <w:ins w:id="16200" w:author="aas" w:date="2013-10-14T02:06:00Z">
              <w:del w:id="16201"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02" w:author="aas" w:date="2013-10-14T02:06:00Z"/>
                <w:del w:id="16203" w:author="Anees Shaikh" w:date="2013-10-19T02:16:00Z"/>
              </w:rPr>
              <w:pPrChange w:id="16204" w:author="Anees Shaikh" w:date="2013-10-19T02:16:00Z">
                <w:pPr>
                  <w:pStyle w:val="XML1"/>
                </w:pPr>
              </w:pPrChange>
            </w:pPr>
            <w:ins w:id="16205" w:author="aas" w:date="2013-10-14T02:06:00Z">
              <w:del w:id="16206" w:author="Anees Shaikh" w:date="2013-10-19T02:16:00Z">
                <w:r w:rsidDel="00E067A3">
                  <w:delText xml:space="preserve">                              </w:delText>
                </w:r>
              </w:del>
            </w:ins>
          </w:p>
          <w:p w14:paraId="4C0CEC3E" w14:textId="4D52E9AE" w:rsidR="00874469" w:rsidDel="00E067A3" w:rsidRDefault="00874469">
            <w:pPr>
              <w:pStyle w:val="Appx"/>
              <w:rPr>
                <w:ins w:id="16207" w:author="aas" w:date="2013-10-14T02:06:00Z"/>
                <w:del w:id="16208" w:author="Anees Shaikh" w:date="2013-10-19T02:16:00Z"/>
              </w:rPr>
              <w:pPrChange w:id="16209" w:author="Anees Shaikh" w:date="2013-10-19T02:16:00Z">
                <w:pPr>
                  <w:pStyle w:val="XML1"/>
                </w:pPr>
              </w:pPrChange>
            </w:pPr>
            <w:ins w:id="16210" w:author="aas" w:date="2013-10-14T02:06:00Z">
              <w:del w:id="16211"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12" w:author="aas" w:date="2013-10-14T02:06:00Z"/>
                <w:del w:id="16213" w:author="Anees Shaikh" w:date="2013-10-19T02:16:00Z"/>
              </w:rPr>
              <w:pPrChange w:id="16214" w:author="Anees Shaikh" w:date="2013-10-19T02:16:00Z">
                <w:pPr>
                  <w:pStyle w:val="XML1"/>
                </w:pPr>
              </w:pPrChange>
            </w:pPr>
            <w:ins w:id="16215" w:author="aas" w:date="2013-10-14T02:06:00Z">
              <w:del w:id="16216"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17" w:author="aas" w:date="2013-10-14T02:06:00Z"/>
                <w:del w:id="16218" w:author="Anees Shaikh" w:date="2013-10-19T02:16:00Z"/>
              </w:rPr>
              <w:pPrChange w:id="16219" w:author="Anees Shaikh" w:date="2013-10-19T02:16:00Z">
                <w:pPr>
                  <w:pStyle w:val="XML1"/>
                </w:pPr>
              </w:pPrChange>
            </w:pPr>
            <w:ins w:id="16220" w:author="aas" w:date="2013-10-14T02:06:00Z">
              <w:del w:id="16221"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22" w:author="aas" w:date="2013-10-14T02:06:00Z"/>
                <w:del w:id="16223" w:author="Anees Shaikh" w:date="2013-10-19T02:16:00Z"/>
              </w:rPr>
              <w:pPrChange w:id="16224" w:author="Anees Shaikh" w:date="2013-10-19T02:16:00Z">
                <w:pPr>
                  <w:pStyle w:val="XML1"/>
                </w:pPr>
              </w:pPrChange>
            </w:pPr>
            <w:ins w:id="16225" w:author="aas" w:date="2013-10-14T02:06:00Z">
              <w:del w:id="16226"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27" w:author="aas" w:date="2013-10-14T02:06:00Z"/>
                <w:del w:id="16228" w:author="Anees Shaikh" w:date="2013-10-19T02:16:00Z"/>
              </w:rPr>
              <w:pPrChange w:id="16229" w:author="Anees Shaikh" w:date="2013-10-19T02:16:00Z">
                <w:pPr>
                  <w:pStyle w:val="XML1"/>
                </w:pPr>
              </w:pPrChange>
            </w:pPr>
            <w:ins w:id="16230" w:author="aas" w:date="2013-10-14T02:06:00Z">
              <w:del w:id="16231"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32" w:author="aas" w:date="2013-10-14T02:06:00Z"/>
                <w:del w:id="16233" w:author="Anees Shaikh" w:date="2013-10-19T02:16:00Z"/>
              </w:rPr>
              <w:pPrChange w:id="16234" w:author="Anees Shaikh" w:date="2013-10-19T02:16:00Z">
                <w:pPr>
                  <w:pStyle w:val="XML1"/>
                </w:pPr>
              </w:pPrChange>
            </w:pPr>
            <w:ins w:id="16235" w:author="aas" w:date="2013-10-14T02:06:00Z">
              <w:del w:id="16236" w:author="Anees Shaikh" w:date="2013-10-19T02:16:00Z">
                <w:r w:rsidDel="00E067A3">
                  <w:delText xml:space="preserve">                                 Switch.  </w:delText>
                </w:r>
              </w:del>
            </w:ins>
          </w:p>
          <w:p w14:paraId="11F8F9F4" w14:textId="15E84EF5" w:rsidR="00874469" w:rsidDel="00E067A3" w:rsidRDefault="00874469">
            <w:pPr>
              <w:pStyle w:val="Appx"/>
              <w:rPr>
                <w:ins w:id="16237" w:author="aas" w:date="2013-10-14T02:06:00Z"/>
                <w:del w:id="16238" w:author="Anees Shaikh" w:date="2013-10-19T02:16:00Z"/>
              </w:rPr>
              <w:pPrChange w:id="16239" w:author="Anees Shaikh" w:date="2013-10-19T02:16:00Z">
                <w:pPr>
                  <w:pStyle w:val="XML1"/>
                </w:pPr>
              </w:pPrChange>
            </w:pPr>
            <w:ins w:id="16240" w:author="aas" w:date="2013-10-14T02:06:00Z">
              <w:del w:id="16241" w:author="Anees Shaikh" w:date="2013-10-19T02:16:00Z">
                <w:r w:rsidDel="00E067A3">
                  <w:delText xml:space="preserve">                              </w:delText>
                </w:r>
              </w:del>
            </w:ins>
          </w:p>
          <w:p w14:paraId="1799C4F5" w14:textId="0C29D8D6" w:rsidR="00874469" w:rsidDel="00E067A3" w:rsidRDefault="00874469">
            <w:pPr>
              <w:pStyle w:val="Appx"/>
              <w:rPr>
                <w:ins w:id="16242" w:author="aas" w:date="2013-10-14T02:06:00Z"/>
                <w:del w:id="16243" w:author="Anees Shaikh" w:date="2013-10-19T02:16:00Z"/>
              </w:rPr>
              <w:pPrChange w:id="16244" w:author="Anees Shaikh" w:date="2013-10-19T02:16:00Z">
                <w:pPr>
                  <w:pStyle w:val="XML1"/>
                </w:pPr>
              </w:pPrChange>
            </w:pPr>
            <w:ins w:id="16245" w:author="aas" w:date="2013-10-14T02:06:00Z">
              <w:del w:id="16246"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247" w:author="aas" w:date="2013-10-14T02:06:00Z"/>
                <w:del w:id="16248" w:author="Anees Shaikh" w:date="2013-10-19T02:16:00Z"/>
              </w:rPr>
              <w:pPrChange w:id="16249" w:author="Anees Shaikh" w:date="2013-10-19T02:16:00Z">
                <w:pPr>
                  <w:pStyle w:val="XML1"/>
                </w:pPr>
              </w:pPrChange>
            </w:pPr>
            <w:ins w:id="16250" w:author="aas" w:date="2013-10-14T02:06:00Z">
              <w:del w:id="16251"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252" w:author="aas" w:date="2013-10-14T02:06:00Z"/>
                <w:del w:id="16253" w:author="Anees Shaikh" w:date="2013-10-19T02:16:00Z"/>
              </w:rPr>
              <w:pPrChange w:id="16254" w:author="Anees Shaikh" w:date="2013-10-19T02:16:00Z">
                <w:pPr>
                  <w:pStyle w:val="XML1"/>
                </w:pPr>
              </w:pPrChange>
            </w:pPr>
            <w:ins w:id="16255" w:author="aas" w:date="2013-10-14T02:06:00Z">
              <w:del w:id="16256"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257" w:author="aas" w:date="2013-10-14T02:06:00Z"/>
                <w:del w:id="16258" w:author="Anees Shaikh" w:date="2013-10-19T02:16:00Z"/>
              </w:rPr>
              <w:pPrChange w:id="16259" w:author="Anees Shaikh" w:date="2013-10-19T02:16:00Z">
                <w:pPr>
                  <w:pStyle w:val="XML1"/>
                </w:pPr>
              </w:pPrChange>
            </w:pPr>
            <w:ins w:id="16260" w:author="aas" w:date="2013-10-14T02:06:00Z">
              <w:del w:id="16261"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262" w:author="aas" w:date="2013-10-14T02:06:00Z"/>
                <w:del w:id="16263" w:author="Anees Shaikh" w:date="2013-10-19T02:16:00Z"/>
              </w:rPr>
              <w:pPrChange w:id="16264" w:author="Anees Shaikh" w:date="2013-10-19T02:16:00Z">
                <w:pPr>
                  <w:pStyle w:val="XML1"/>
                </w:pPr>
              </w:pPrChange>
            </w:pPr>
            <w:ins w:id="16265" w:author="aas" w:date="2013-10-14T02:06:00Z">
              <w:del w:id="16266"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267" w:author="aas" w:date="2013-10-14T02:06:00Z"/>
                <w:del w:id="16268" w:author="Anees Shaikh" w:date="2013-10-19T02:16:00Z"/>
              </w:rPr>
              <w:pPrChange w:id="16269" w:author="Anees Shaikh" w:date="2013-10-19T02:16:00Z">
                <w:pPr>
                  <w:pStyle w:val="XML1"/>
                </w:pPr>
              </w:pPrChange>
            </w:pPr>
            <w:ins w:id="16270" w:author="aas" w:date="2013-10-14T02:06:00Z">
              <w:del w:id="16271"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272" w:author="aas" w:date="2013-10-14T02:06:00Z"/>
                <w:del w:id="16273" w:author="Anees Shaikh" w:date="2013-10-19T02:16:00Z"/>
              </w:rPr>
              <w:pPrChange w:id="16274" w:author="Anees Shaikh" w:date="2013-10-19T02:16:00Z">
                <w:pPr>
                  <w:pStyle w:val="XML1"/>
                </w:pPr>
              </w:pPrChange>
            </w:pPr>
            <w:ins w:id="16275" w:author="aas" w:date="2013-10-14T02:06:00Z">
              <w:del w:id="16276" w:author="Anees Shaikh" w:date="2013-10-19T02:16:00Z">
                <w:r w:rsidDel="00E067A3">
                  <w:delText xml:space="preserve">                              </w:delText>
                </w:r>
              </w:del>
            </w:ins>
          </w:p>
          <w:p w14:paraId="5BBEA4C9" w14:textId="735DEF3D" w:rsidR="00874469" w:rsidDel="00E067A3" w:rsidRDefault="00874469">
            <w:pPr>
              <w:pStyle w:val="Appx"/>
              <w:rPr>
                <w:ins w:id="16277" w:author="aas" w:date="2013-10-14T02:06:00Z"/>
                <w:del w:id="16278" w:author="Anees Shaikh" w:date="2013-10-19T02:16:00Z"/>
              </w:rPr>
              <w:pPrChange w:id="16279" w:author="Anees Shaikh" w:date="2013-10-19T02:16:00Z">
                <w:pPr>
                  <w:pStyle w:val="XML1"/>
                </w:pPr>
              </w:pPrChange>
            </w:pPr>
            <w:ins w:id="16280" w:author="aas" w:date="2013-10-14T02:06:00Z">
              <w:del w:id="16281"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282" w:author="aas" w:date="2013-10-14T02:06:00Z"/>
                <w:del w:id="16283" w:author="Anees Shaikh" w:date="2013-10-19T02:16:00Z"/>
              </w:rPr>
              <w:pPrChange w:id="16284" w:author="Anees Shaikh" w:date="2013-10-19T02:16:00Z">
                <w:pPr>
                  <w:pStyle w:val="XML1"/>
                </w:pPr>
              </w:pPrChange>
            </w:pPr>
            <w:ins w:id="16285" w:author="aas" w:date="2013-10-14T02:06:00Z">
              <w:del w:id="16286"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287" w:author="aas" w:date="2013-10-14T02:06:00Z"/>
                <w:del w:id="16288" w:author="Anees Shaikh" w:date="2013-10-19T02:16:00Z"/>
              </w:rPr>
              <w:pPrChange w:id="16289" w:author="Anees Shaikh" w:date="2013-10-19T02:16:00Z">
                <w:pPr>
                  <w:pStyle w:val="XML1"/>
                </w:pPr>
              </w:pPrChange>
            </w:pPr>
            <w:ins w:id="16290" w:author="aas" w:date="2013-10-14T02:06:00Z">
              <w:del w:id="16291"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292" w:author="aas" w:date="2013-10-14T02:06:00Z"/>
                <w:del w:id="16293" w:author="Anees Shaikh" w:date="2013-10-19T02:16:00Z"/>
              </w:rPr>
              <w:pPrChange w:id="16294" w:author="Anees Shaikh" w:date="2013-10-19T02:16:00Z">
                <w:pPr>
                  <w:pStyle w:val="XML1"/>
                </w:pPr>
              </w:pPrChange>
            </w:pPr>
            <w:ins w:id="16295" w:author="aas" w:date="2013-10-14T02:06:00Z">
              <w:del w:id="16296"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297" w:author="aas" w:date="2013-10-14T02:06:00Z"/>
                <w:del w:id="16298" w:author="Anees Shaikh" w:date="2013-10-19T02:16:00Z"/>
              </w:rPr>
              <w:pPrChange w:id="16299" w:author="Anees Shaikh" w:date="2013-10-19T02:16:00Z">
                <w:pPr>
                  <w:pStyle w:val="XML1"/>
                </w:pPr>
              </w:pPrChange>
            </w:pPr>
            <w:ins w:id="16300" w:author="aas" w:date="2013-10-14T02:06:00Z">
              <w:del w:id="16301"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02" w:author="aas" w:date="2013-10-14T02:06:00Z"/>
                <w:del w:id="16303" w:author="Anees Shaikh" w:date="2013-10-19T02:16:00Z"/>
              </w:rPr>
              <w:pPrChange w:id="16304" w:author="Anees Shaikh" w:date="2013-10-19T02:16:00Z">
                <w:pPr>
                  <w:pStyle w:val="XML1"/>
                </w:pPr>
              </w:pPrChange>
            </w:pPr>
            <w:ins w:id="16305" w:author="aas" w:date="2013-10-14T02:06:00Z">
              <w:del w:id="16306" w:author="Anees Shaikh" w:date="2013-10-19T02:16:00Z">
                <w:r w:rsidDel="00E067A3">
                  <w:delText xml:space="preserve">                                 are possible in this case.</w:delText>
                </w:r>
              </w:del>
            </w:ins>
          </w:p>
          <w:p w14:paraId="58E3EF5F" w14:textId="513C228B" w:rsidR="00874469" w:rsidDel="00E067A3" w:rsidRDefault="00874469">
            <w:pPr>
              <w:pStyle w:val="Appx"/>
              <w:rPr>
                <w:ins w:id="16307" w:author="aas" w:date="2013-10-14T02:06:00Z"/>
                <w:del w:id="16308" w:author="Anees Shaikh" w:date="2013-10-19T02:16:00Z"/>
              </w:rPr>
              <w:pPrChange w:id="16309" w:author="Anees Shaikh" w:date="2013-10-19T02:16:00Z">
                <w:pPr>
                  <w:pStyle w:val="XML1"/>
                </w:pPr>
              </w:pPrChange>
            </w:pPr>
            <w:ins w:id="16310" w:author="aas" w:date="2013-10-14T02:06:00Z">
              <w:del w:id="16311" w:author="Anees Shaikh" w:date="2013-10-19T02:16:00Z">
                <w:r w:rsidDel="00E067A3">
                  <w:delText xml:space="preserve">                        &lt;/xs:documentation&gt;</w:delText>
                </w:r>
              </w:del>
            </w:ins>
          </w:p>
          <w:p w14:paraId="3B62E382" w14:textId="0B0614DA" w:rsidR="00874469" w:rsidDel="00E067A3" w:rsidRDefault="00874469">
            <w:pPr>
              <w:pStyle w:val="Appx"/>
              <w:rPr>
                <w:ins w:id="16312" w:author="aas" w:date="2013-10-14T02:06:00Z"/>
                <w:del w:id="16313" w:author="Anees Shaikh" w:date="2013-10-19T02:16:00Z"/>
              </w:rPr>
              <w:pPrChange w:id="16314" w:author="Anees Shaikh" w:date="2013-10-19T02:16:00Z">
                <w:pPr>
                  <w:pStyle w:val="XML1"/>
                </w:pPr>
              </w:pPrChange>
            </w:pPr>
            <w:ins w:id="16315" w:author="aas" w:date="2013-10-14T02:06:00Z">
              <w:del w:id="16316" w:author="Anees Shaikh" w:date="2013-10-19T02:16:00Z">
                <w:r w:rsidDel="00E067A3">
                  <w:delText xml:space="preserve">                      &lt;/xs:annotation&gt;</w:delText>
                </w:r>
              </w:del>
            </w:ins>
          </w:p>
          <w:p w14:paraId="5BBEBD74" w14:textId="035AA752" w:rsidR="00874469" w:rsidDel="00E067A3" w:rsidRDefault="00874469">
            <w:pPr>
              <w:pStyle w:val="Appx"/>
              <w:rPr>
                <w:ins w:id="16317" w:author="aas" w:date="2013-10-14T02:06:00Z"/>
                <w:del w:id="16318" w:author="Anees Shaikh" w:date="2013-10-19T02:16:00Z"/>
              </w:rPr>
              <w:pPrChange w:id="16319" w:author="Anees Shaikh" w:date="2013-10-19T02:16:00Z">
                <w:pPr>
                  <w:pStyle w:val="XML1"/>
                </w:pPr>
              </w:pPrChange>
            </w:pPr>
            <w:ins w:id="16320" w:author="aas" w:date="2013-10-14T02:06:00Z">
              <w:del w:id="16321" w:author="Anees Shaikh" w:date="2013-10-19T02:16:00Z">
                <w:r w:rsidDel="00E067A3">
                  <w:delText xml:space="preserve">                    &lt;/xs:element&gt;</w:delText>
                </w:r>
              </w:del>
            </w:ins>
          </w:p>
          <w:p w14:paraId="3F76F311" w14:textId="5178E724" w:rsidR="00874469" w:rsidDel="00E067A3" w:rsidRDefault="00874469">
            <w:pPr>
              <w:pStyle w:val="Appx"/>
              <w:rPr>
                <w:ins w:id="16322" w:author="aas" w:date="2013-10-14T02:06:00Z"/>
                <w:del w:id="16323" w:author="Anees Shaikh" w:date="2013-10-19T02:16:00Z"/>
              </w:rPr>
              <w:pPrChange w:id="16324" w:author="Anees Shaikh" w:date="2013-10-19T02:16:00Z">
                <w:pPr>
                  <w:pStyle w:val="XML1"/>
                </w:pPr>
              </w:pPrChange>
            </w:pPr>
            <w:ins w:id="16325" w:author="aas" w:date="2013-10-14T02:06:00Z">
              <w:del w:id="16326"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27" w:author="aas" w:date="2013-10-14T02:06:00Z"/>
                <w:del w:id="16328" w:author="Anees Shaikh" w:date="2013-10-19T02:16:00Z"/>
              </w:rPr>
              <w:pPrChange w:id="16329" w:author="Anees Shaikh" w:date="2013-10-19T02:16:00Z">
                <w:pPr>
                  <w:pStyle w:val="XML1"/>
                </w:pPr>
              </w:pPrChange>
            </w:pPr>
            <w:ins w:id="16330" w:author="aas" w:date="2013-10-14T02:06:00Z">
              <w:del w:id="16331" w:author="Anees Shaikh" w:date="2013-10-19T02:16:00Z">
                <w:r w:rsidDel="00E067A3">
                  <w:delText xml:space="preserve">                      &lt;xs:annotation&gt;</w:delText>
                </w:r>
              </w:del>
            </w:ins>
          </w:p>
          <w:p w14:paraId="2B366865" w14:textId="3B3A79FF" w:rsidR="00874469" w:rsidDel="00E067A3" w:rsidRDefault="00874469">
            <w:pPr>
              <w:pStyle w:val="Appx"/>
              <w:rPr>
                <w:ins w:id="16332" w:author="aas" w:date="2013-10-14T02:06:00Z"/>
                <w:del w:id="16333" w:author="Anees Shaikh" w:date="2013-10-19T02:16:00Z"/>
              </w:rPr>
              <w:pPrChange w:id="16334" w:author="Anees Shaikh" w:date="2013-10-19T02:16:00Z">
                <w:pPr>
                  <w:pStyle w:val="XML1"/>
                </w:pPr>
              </w:pPrChange>
            </w:pPr>
            <w:ins w:id="16335" w:author="aas" w:date="2013-10-14T02:06:00Z">
              <w:del w:id="16336" w:author="Anees Shaikh" w:date="2013-10-19T02:16:00Z">
                <w:r w:rsidDel="00E067A3">
                  <w:delText xml:space="preserve">                        &lt;xs:documentation&gt;</w:delText>
                </w:r>
              </w:del>
            </w:ins>
          </w:p>
          <w:p w14:paraId="614FB29F" w14:textId="4D671270" w:rsidR="00874469" w:rsidDel="00E067A3" w:rsidRDefault="00874469">
            <w:pPr>
              <w:pStyle w:val="Appx"/>
              <w:rPr>
                <w:ins w:id="16337" w:author="aas" w:date="2013-10-14T02:06:00Z"/>
                <w:del w:id="16338" w:author="Anees Shaikh" w:date="2013-10-19T02:16:00Z"/>
              </w:rPr>
              <w:pPrChange w:id="16339" w:author="Anees Shaikh" w:date="2013-10-19T02:16:00Z">
                <w:pPr>
                  <w:pStyle w:val="XML1"/>
                </w:pPr>
              </w:pPrChange>
            </w:pPr>
            <w:ins w:id="16340" w:author="aas" w:date="2013-10-14T02:06:00Z">
              <w:del w:id="16341"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342" w:author="aas" w:date="2013-10-14T02:06:00Z"/>
                <w:del w:id="16343" w:author="Anees Shaikh" w:date="2013-10-19T02:16:00Z"/>
              </w:rPr>
              <w:pPrChange w:id="16344" w:author="Anees Shaikh" w:date="2013-10-19T02:16:00Z">
                <w:pPr>
                  <w:pStyle w:val="XML1"/>
                </w:pPr>
              </w:pPrChange>
            </w:pPr>
            <w:ins w:id="16345" w:author="aas" w:date="2013-10-14T02:06:00Z">
              <w:del w:id="16346"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347" w:author="aas" w:date="2013-10-14T02:06:00Z"/>
                <w:del w:id="16348" w:author="Anees Shaikh" w:date="2013-10-19T02:16:00Z"/>
              </w:rPr>
              <w:pPrChange w:id="16349" w:author="Anees Shaikh" w:date="2013-10-19T02:16:00Z">
                <w:pPr>
                  <w:pStyle w:val="XML1"/>
                </w:pPr>
              </w:pPrChange>
            </w:pPr>
            <w:ins w:id="16350" w:author="aas" w:date="2013-10-14T02:06:00Z">
              <w:del w:id="16351"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352" w:author="aas" w:date="2013-10-14T02:06:00Z"/>
                <w:del w:id="16353" w:author="Anees Shaikh" w:date="2013-10-19T02:16:00Z"/>
              </w:rPr>
              <w:pPrChange w:id="16354" w:author="Anees Shaikh" w:date="2013-10-19T02:16:00Z">
                <w:pPr>
                  <w:pStyle w:val="XML1"/>
                </w:pPr>
              </w:pPrChange>
            </w:pPr>
            <w:ins w:id="16355" w:author="aas" w:date="2013-10-14T02:06:00Z">
              <w:del w:id="16356"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357" w:author="aas" w:date="2013-10-14T02:06:00Z"/>
                <w:del w:id="16358" w:author="Anees Shaikh" w:date="2013-10-19T02:16:00Z"/>
              </w:rPr>
              <w:pPrChange w:id="16359" w:author="Anees Shaikh" w:date="2013-10-19T02:16:00Z">
                <w:pPr>
                  <w:pStyle w:val="XML1"/>
                </w:pPr>
              </w:pPrChange>
            </w:pPr>
            <w:ins w:id="16360" w:author="aas" w:date="2013-10-14T02:06:00Z">
              <w:del w:id="16361"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362" w:author="aas" w:date="2013-10-14T02:06:00Z"/>
                <w:del w:id="16363" w:author="Anees Shaikh" w:date="2013-10-19T02:16:00Z"/>
              </w:rPr>
              <w:pPrChange w:id="16364" w:author="Anees Shaikh" w:date="2013-10-19T02:16:00Z">
                <w:pPr>
                  <w:pStyle w:val="XML1"/>
                </w:pPr>
              </w:pPrChange>
            </w:pPr>
            <w:ins w:id="16365" w:author="aas" w:date="2013-10-14T02:06:00Z">
              <w:del w:id="16366"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367" w:author="aas" w:date="2013-10-14T02:06:00Z"/>
                <w:del w:id="16368" w:author="Anees Shaikh" w:date="2013-10-19T02:16:00Z"/>
              </w:rPr>
              <w:pPrChange w:id="16369" w:author="Anees Shaikh" w:date="2013-10-19T02:16:00Z">
                <w:pPr>
                  <w:pStyle w:val="XML1"/>
                </w:pPr>
              </w:pPrChange>
            </w:pPr>
            <w:ins w:id="16370" w:author="aas" w:date="2013-10-14T02:06:00Z">
              <w:del w:id="16371"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372" w:author="aas" w:date="2013-10-14T02:06:00Z"/>
                <w:del w:id="16373" w:author="Anees Shaikh" w:date="2013-10-19T02:16:00Z"/>
              </w:rPr>
              <w:pPrChange w:id="16374" w:author="Anees Shaikh" w:date="2013-10-19T02:16:00Z">
                <w:pPr>
                  <w:pStyle w:val="XML1"/>
                </w:pPr>
              </w:pPrChange>
            </w:pPr>
            <w:ins w:id="16375" w:author="aas" w:date="2013-10-14T02:06:00Z">
              <w:del w:id="16376" w:author="Anees Shaikh" w:date="2013-10-19T02:16:00Z">
                <w:r w:rsidDel="00E067A3">
                  <w:delText xml:space="preserve">                        &lt;/xs:documentation&gt;</w:delText>
                </w:r>
              </w:del>
            </w:ins>
          </w:p>
          <w:p w14:paraId="02366BCC" w14:textId="10FE3FE0" w:rsidR="00874469" w:rsidDel="00E067A3" w:rsidRDefault="00874469">
            <w:pPr>
              <w:pStyle w:val="Appx"/>
              <w:rPr>
                <w:ins w:id="16377" w:author="aas" w:date="2013-10-14T02:06:00Z"/>
                <w:del w:id="16378" w:author="Anees Shaikh" w:date="2013-10-19T02:16:00Z"/>
              </w:rPr>
              <w:pPrChange w:id="16379" w:author="Anees Shaikh" w:date="2013-10-19T02:16:00Z">
                <w:pPr>
                  <w:pStyle w:val="XML1"/>
                </w:pPr>
              </w:pPrChange>
            </w:pPr>
            <w:ins w:id="16380" w:author="aas" w:date="2013-10-14T02:06:00Z">
              <w:del w:id="16381" w:author="Anees Shaikh" w:date="2013-10-19T02:16:00Z">
                <w:r w:rsidDel="00E067A3">
                  <w:delText xml:space="preserve">                      &lt;/xs:annotation&gt;</w:delText>
                </w:r>
              </w:del>
            </w:ins>
          </w:p>
          <w:p w14:paraId="7CD2282E" w14:textId="04E52622" w:rsidR="00874469" w:rsidDel="00E067A3" w:rsidRDefault="00874469">
            <w:pPr>
              <w:pStyle w:val="Appx"/>
              <w:rPr>
                <w:ins w:id="16382" w:author="aas" w:date="2013-10-14T02:06:00Z"/>
                <w:del w:id="16383" w:author="Anees Shaikh" w:date="2013-10-19T02:16:00Z"/>
              </w:rPr>
              <w:pPrChange w:id="16384" w:author="Anees Shaikh" w:date="2013-10-19T02:16:00Z">
                <w:pPr>
                  <w:pStyle w:val="XML1"/>
                </w:pPr>
              </w:pPrChange>
            </w:pPr>
            <w:ins w:id="16385" w:author="aas" w:date="2013-10-14T02:06:00Z">
              <w:del w:id="16386" w:author="Anees Shaikh" w:date="2013-10-19T02:16:00Z">
                <w:r w:rsidDel="00E067A3">
                  <w:delText xml:space="preserve">                      &lt;xs:simpleType&gt;</w:delText>
                </w:r>
              </w:del>
            </w:ins>
          </w:p>
          <w:p w14:paraId="255C59F6" w14:textId="65F48AD7" w:rsidR="00874469" w:rsidDel="00E067A3" w:rsidRDefault="00874469">
            <w:pPr>
              <w:pStyle w:val="Appx"/>
              <w:rPr>
                <w:ins w:id="16387" w:author="aas" w:date="2013-10-14T02:06:00Z"/>
                <w:del w:id="16388" w:author="Anees Shaikh" w:date="2013-10-19T02:16:00Z"/>
              </w:rPr>
              <w:pPrChange w:id="16389" w:author="Anees Shaikh" w:date="2013-10-19T02:16:00Z">
                <w:pPr>
                  <w:pStyle w:val="XML1"/>
                </w:pPr>
              </w:pPrChange>
            </w:pPr>
            <w:ins w:id="16390" w:author="aas" w:date="2013-10-14T02:06:00Z">
              <w:del w:id="16391" w:author="Anees Shaikh" w:date="2013-10-19T02:16:00Z">
                <w:r w:rsidDel="00E067A3">
                  <w:delText xml:space="preserve">                        &lt;xs:restriction base="xs:string"&gt;</w:delText>
                </w:r>
              </w:del>
            </w:ins>
          </w:p>
          <w:p w14:paraId="62F3F67A" w14:textId="717F458D" w:rsidR="00874469" w:rsidDel="00E067A3" w:rsidRDefault="00874469">
            <w:pPr>
              <w:pStyle w:val="Appx"/>
              <w:rPr>
                <w:ins w:id="16392" w:author="aas" w:date="2013-10-14T02:06:00Z"/>
                <w:del w:id="16393" w:author="Anees Shaikh" w:date="2013-10-19T02:16:00Z"/>
              </w:rPr>
              <w:pPrChange w:id="16394" w:author="Anees Shaikh" w:date="2013-10-19T02:16:00Z">
                <w:pPr>
                  <w:pStyle w:val="XML1"/>
                </w:pPr>
              </w:pPrChange>
            </w:pPr>
            <w:ins w:id="16395" w:author="aas" w:date="2013-10-14T02:06:00Z">
              <w:del w:id="16396"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397" w:author="aas" w:date="2013-10-14T02:06:00Z"/>
                <w:del w:id="16398" w:author="Anees Shaikh" w:date="2013-10-19T02:16:00Z"/>
              </w:rPr>
              <w:pPrChange w:id="16399" w:author="Anees Shaikh" w:date="2013-10-19T02:16:00Z">
                <w:pPr>
                  <w:pStyle w:val="XML1"/>
                </w:pPr>
              </w:pPrChange>
            </w:pPr>
            <w:ins w:id="16400" w:author="aas" w:date="2013-10-14T02:06:00Z">
              <w:del w:id="16401"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02" w:author="aas" w:date="2013-10-14T02:06:00Z"/>
                <w:del w:id="16403" w:author="Anees Shaikh" w:date="2013-10-19T02:16:00Z"/>
              </w:rPr>
              <w:pPrChange w:id="16404" w:author="Anees Shaikh" w:date="2013-10-19T02:16:00Z">
                <w:pPr>
                  <w:pStyle w:val="XML1"/>
                </w:pPr>
              </w:pPrChange>
            </w:pPr>
            <w:ins w:id="16405" w:author="aas" w:date="2013-10-14T02:06:00Z">
              <w:del w:id="16406" w:author="Anees Shaikh" w:date="2013-10-19T02:16:00Z">
                <w:r w:rsidDel="00E067A3">
                  <w:delText xml:space="preserve">                        &lt;/xs:restriction&gt;</w:delText>
                </w:r>
              </w:del>
            </w:ins>
          </w:p>
          <w:p w14:paraId="3DB705D5" w14:textId="224032E0" w:rsidR="00874469" w:rsidDel="00E067A3" w:rsidRDefault="00874469">
            <w:pPr>
              <w:pStyle w:val="Appx"/>
              <w:rPr>
                <w:ins w:id="16407" w:author="aas" w:date="2013-10-14T02:06:00Z"/>
                <w:del w:id="16408" w:author="Anees Shaikh" w:date="2013-10-19T02:16:00Z"/>
              </w:rPr>
              <w:pPrChange w:id="16409" w:author="Anees Shaikh" w:date="2013-10-19T02:16:00Z">
                <w:pPr>
                  <w:pStyle w:val="XML1"/>
                </w:pPr>
              </w:pPrChange>
            </w:pPr>
            <w:ins w:id="16410" w:author="aas" w:date="2013-10-14T02:06:00Z">
              <w:del w:id="16411" w:author="Anees Shaikh" w:date="2013-10-19T02:16:00Z">
                <w:r w:rsidDel="00E067A3">
                  <w:delText xml:space="preserve">                      &lt;/xs:simpleType&gt;</w:delText>
                </w:r>
              </w:del>
            </w:ins>
          </w:p>
          <w:p w14:paraId="3167A01C" w14:textId="13EC7F43" w:rsidR="00874469" w:rsidDel="00E067A3" w:rsidRDefault="00874469">
            <w:pPr>
              <w:pStyle w:val="Appx"/>
              <w:rPr>
                <w:ins w:id="16412" w:author="aas" w:date="2013-10-14T02:06:00Z"/>
                <w:del w:id="16413" w:author="Anees Shaikh" w:date="2013-10-19T02:16:00Z"/>
              </w:rPr>
              <w:pPrChange w:id="16414" w:author="Anees Shaikh" w:date="2013-10-19T02:16:00Z">
                <w:pPr>
                  <w:pStyle w:val="XML1"/>
                </w:pPr>
              </w:pPrChange>
            </w:pPr>
            <w:ins w:id="16415" w:author="aas" w:date="2013-10-14T02:06:00Z">
              <w:del w:id="16416" w:author="Anees Shaikh" w:date="2013-10-19T02:16:00Z">
                <w:r w:rsidDel="00E067A3">
                  <w:delText xml:space="preserve">                    &lt;/xs:element&gt;</w:delText>
                </w:r>
              </w:del>
            </w:ins>
          </w:p>
          <w:p w14:paraId="6F7622F1" w14:textId="72DAF68B" w:rsidR="00874469" w:rsidDel="00E067A3" w:rsidRDefault="00874469">
            <w:pPr>
              <w:pStyle w:val="Appx"/>
              <w:rPr>
                <w:ins w:id="16417" w:author="aas" w:date="2013-10-14T02:06:00Z"/>
                <w:del w:id="16418" w:author="Anees Shaikh" w:date="2013-10-19T02:16:00Z"/>
              </w:rPr>
              <w:pPrChange w:id="16419" w:author="Anees Shaikh" w:date="2013-10-19T02:16:00Z">
                <w:pPr>
                  <w:pStyle w:val="XML1"/>
                </w:pPr>
              </w:pPrChange>
            </w:pPr>
            <w:ins w:id="16420" w:author="aas" w:date="2013-10-14T02:06:00Z">
              <w:del w:id="16421"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22" w:author="aas" w:date="2013-10-14T02:06:00Z"/>
                <w:del w:id="16423" w:author="Anees Shaikh" w:date="2013-10-19T02:16:00Z"/>
              </w:rPr>
              <w:pPrChange w:id="16424" w:author="Anees Shaikh" w:date="2013-10-19T02:16:00Z">
                <w:pPr>
                  <w:pStyle w:val="XML1"/>
                </w:pPr>
              </w:pPrChange>
            </w:pPr>
            <w:ins w:id="16425" w:author="aas" w:date="2013-10-14T02:06:00Z">
              <w:del w:id="16426" w:author="Anees Shaikh" w:date="2013-10-19T02:16:00Z">
                <w:r w:rsidDel="00E067A3">
                  <w:delText xml:space="preserve">                      &lt;xs:annotation&gt;</w:delText>
                </w:r>
              </w:del>
            </w:ins>
          </w:p>
          <w:p w14:paraId="5E104588" w14:textId="585C5243" w:rsidR="00874469" w:rsidDel="00E067A3" w:rsidRDefault="00874469">
            <w:pPr>
              <w:pStyle w:val="Appx"/>
              <w:rPr>
                <w:ins w:id="16427" w:author="aas" w:date="2013-10-14T02:06:00Z"/>
                <w:del w:id="16428" w:author="Anees Shaikh" w:date="2013-10-19T02:16:00Z"/>
              </w:rPr>
              <w:pPrChange w:id="16429" w:author="Anees Shaikh" w:date="2013-10-19T02:16:00Z">
                <w:pPr>
                  <w:pStyle w:val="XML1"/>
                </w:pPr>
              </w:pPrChange>
            </w:pPr>
            <w:ins w:id="16430" w:author="aas" w:date="2013-10-14T02:06:00Z">
              <w:del w:id="16431" w:author="Anees Shaikh" w:date="2013-10-19T02:16:00Z">
                <w:r w:rsidDel="00E067A3">
                  <w:delText xml:space="preserve">                        &lt;xs:documentation&gt;</w:delText>
                </w:r>
              </w:del>
            </w:ins>
          </w:p>
          <w:p w14:paraId="314866FF" w14:textId="124DE957" w:rsidR="00874469" w:rsidDel="00E067A3" w:rsidRDefault="00874469">
            <w:pPr>
              <w:pStyle w:val="Appx"/>
              <w:rPr>
                <w:ins w:id="16432" w:author="aas" w:date="2013-10-14T02:06:00Z"/>
                <w:del w:id="16433" w:author="Anees Shaikh" w:date="2013-10-19T02:16:00Z"/>
              </w:rPr>
              <w:pPrChange w:id="16434" w:author="Anees Shaikh" w:date="2013-10-19T02:16:00Z">
                <w:pPr>
                  <w:pStyle w:val="XML1"/>
                </w:pPr>
              </w:pPrChange>
            </w:pPr>
            <w:ins w:id="16435" w:author="aas" w:date="2013-10-14T02:06:00Z">
              <w:del w:id="16436"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437" w:author="aas" w:date="2013-10-14T02:06:00Z"/>
                <w:del w:id="16438" w:author="Anees Shaikh" w:date="2013-10-19T02:16:00Z"/>
              </w:rPr>
              <w:pPrChange w:id="16439" w:author="Anees Shaikh" w:date="2013-10-19T02:16:00Z">
                <w:pPr>
                  <w:pStyle w:val="XML1"/>
                </w:pPr>
              </w:pPrChange>
            </w:pPr>
            <w:ins w:id="16440" w:author="aas" w:date="2013-10-14T02:06:00Z">
              <w:del w:id="16441" w:author="Anees Shaikh" w:date="2013-10-19T02:16:00Z">
                <w:r w:rsidDel="00E067A3">
                  <w:delText xml:space="preserve">                        &lt;/xs:documentation&gt;</w:delText>
                </w:r>
              </w:del>
            </w:ins>
          </w:p>
          <w:p w14:paraId="4E15984E" w14:textId="7FF37972" w:rsidR="00874469" w:rsidDel="00E067A3" w:rsidRDefault="00874469">
            <w:pPr>
              <w:pStyle w:val="Appx"/>
              <w:rPr>
                <w:ins w:id="16442" w:author="aas" w:date="2013-10-14T02:06:00Z"/>
                <w:del w:id="16443" w:author="Anees Shaikh" w:date="2013-10-19T02:16:00Z"/>
              </w:rPr>
              <w:pPrChange w:id="16444" w:author="Anees Shaikh" w:date="2013-10-19T02:16:00Z">
                <w:pPr>
                  <w:pStyle w:val="XML1"/>
                </w:pPr>
              </w:pPrChange>
            </w:pPr>
            <w:ins w:id="16445" w:author="aas" w:date="2013-10-14T02:06:00Z">
              <w:del w:id="16446" w:author="Anees Shaikh" w:date="2013-10-19T02:16:00Z">
                <w:r w:rsidDel="00E067A3">
                  <w:delText xml:space="preserve">                      &lt;/xs:annotation&gt;</w:delText>
                </w:r>
              </w:del>
            </w:ins>
          </w:p>
          <w:p w14:paraId="2D80C938" w14:textId="3A870140" w:rsidR="00874469" w:rsidDel="00E067A3" w:rsidRDefault="00874469">
            <w:pPr>
              <w:pStyle w:val="Appx"/>
              <w:rPr>
                <w:ins w:id="16447" w:author="aas" w:date="2013-10-14T02:06:00Z"/>
                <w:del w:id="16448" w:author="Anees Shaikh" w:date="2013-10-19T02:16:00Z"/>
              </w:rPr>
              <w:pPrChange w:id="16449" w:author="Anees Shaikh" w:date="2013-10-19T02:16:00Z">
                <w:pPr>
                  <w:pStyle w:val="XML1"/>
                </w:pPr>
              </w:pPrChange>
            </w:pPr>
            <w:ins w:id="16450" w:author="aas" w:date="2013-10-14T02:06:00Z">
              <w:del w:id="16451" w:author="Anees Shaikh" w:date="2013-10-19T02:16:00Z">
                <w:r w:rsidDel="00E067A3">
                  <w:delText xml:space="preserve">                      &lt;xs:complexType&gt;</w:delText>
                </w:r>
              </w:del>
            </w:ins>
          </w:p>
          <w:p w14:paraId="40B43DDD" w14:textId="6847D162" w:rsidR="00874469" w:rsidDel="00E067A3" w:rsidRDefault="00874469">
            <w:pPr>
              <w:pStyle w:val="Appx"/>
              <w:rPr>
                <w:ins w:id="16452" w:author="aas" w:date="2013-10-14T02:06:00Z"/>
                <w:del w:id="16453" w:author="Anees Shaikh" w:date="2013-10-19T02:16:00Z"/>
              </w:rPr>
              <w:pPrChange w:id="16454" w:author="Anees Shaikh" w:date="2013-10-19T02:16:00Z">
                <w:pPr>
                  <w:pStyle w:val="XML1"/>
                </w:pPr>
              </w:pPrChange>
            </w:pPr>
            <w:ins w:id="16455" w:author="aas" w:date="2013-10-14T02:06:00Z">
              <w:del w:id="16456" w:author="Anees Shaikh" w:date="2013-10-19T02:16:00Z">
                <w:r w:rsidDel="00E067A3">
                  <w:delText xml:space="preserve">                        &lt;xs:sequence&gt;</w:delText>
                </w:r>
              </w:del>
            </w:ins>
          </w:p>
          <w:p w14:paraId="5DB61CED" w14:textId="639F8B1F" w:rsidR="00874469" w:rsidDel="00E067A3" w:rsidRDefault="00874469">
            <w:pPr>
              <w:pStyle w:val="Appx"/>
              <w:rPr>
                <w:ins w:id="16457" w:author="aas" w:date="2013-10-14T02:06:00Z"/>
                <w:del w:id="16458" w:author="Anees Shaikh" w:date="2013-10-19T02:16:00Z"/>
              </w:rPr>
              <w:pPrChange w:id="16459" w:author="Anees Shaikh" w:date="2013-10-19T02:16:00Z">
                <w:pPr>
                  <w:pStyle w:val="XML1"/>
                </w:pPr>
              </w:pPrChange>
            </w:pPr>
            <w:ins w:id="16460" w:author="aas" w:date="2013-10-14T02:06:00Z">
              <w:del w:id="16461"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462" w:author="aas" w:date="2013-10-14T02:06:00Z"/>
                <w:del w:id="16463" w:author="Anees Shaikh" w:date="2013-10-19T02:16:00Z"/>
              </w:rPr>
              <w:pPrChange w:id="16464" w:author="Anees Shaikh" w:date="2013-10-19T02:16:00Z">
                <w:pPr>
                  <w:pStyle w:val="XML1"/>
                </w:pPr>
              </w:pPrChange>
            </w:pPr>
            <w:ins w:id="16465" w:author="aas" w:date="2013-10-14T02:06:00Z">
              <w:del w:id="16466" w:author="Anees Shaikh" w:date="2013-10-19T02:16:00Z">
                <w:r w:rsidDel="00E067A3">
                  <w:delText xml:space="preserve">                            &lt;xs:annotation&gt;</w:delText>
                </w:r>
              </w:del>
            </w:ins>
          </w:p>
          <w:p w14:paraId="17C20520" w14:textId="40E3D4B6" w:rsidR="00874469" w:rsidDel="00E067A3" w:rsidRDefault="00874469">
            <w:pPr>
              <w:pStyle w:val="Appx"/>
              <w:rPr>
                <w:ins w:id="16467" w:author="aas" w:date="2013-10-14T02:06:00Z"/>
                <w:del w:id="16468" w:author="Anees Shaikh" w:date="2013-10-19T02:16:00Z"/>
              </w:rPr>
              <w:pPrChange w:id="16469" w:author="Anees Shaikh" w:date="2013-10-19T02:16:00Z">
                <w:pPr>
                  <w:pStyle w:val="XML1"/>
                </w:pPr>
              </w:pPrChange>
            </w:pPr>
            <w:ins w:id="16470" w:author="aas" w:date="2013-10-14T02:06:00Z">
              <w:del w:id="16471" w:author="Anees Shaikh" w:date="2013-10-19T02:16:00Z">
                <w:r w:rsidDel="00E067A3">
                  <w:delText xml:space="preserve">                              &lt;xs:documentation&gt;</w:delText>
                </w:r>
              </w:del>
            </w:ins>
          </w:p>
          <w:p w14:paraId="094B55E0" w14:textId="7F642441" w:rsidR="00874469" w:rsidDel="00E067A3" w:rsidRDefault="00874469">
            <w:pPr>
              <w:pStyle w:val="Appx"/>
              <w:rPr>
                <w:ins w:id="16472" w:author="aas" w:date="2013-10-14T02:06:00Z"/>
                <w:del w:id="16473" w:author="Anees Shaikh" w:date="2013-10-19T02:16:00Z"/>
              </w:rPr>
              <w:pPrChange w:id="16474" w:author="Anees Shaikh" w:date="2013-10-19T02:16:00Z">
                <w:pPr>
                  <w:pStyle w:val="XML1"/>
                </w:pPr>
              </w:pPrChange>
            </w:pPr>
            <w:ins w:id="16475" w:author="aas" w:date="2013-10-14T02:06:00Z">
              <w:del w:id="16476"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477" w:author="aas" w:date="2013-10-14T02:06:00Z"/>
                <w:del w:id="16478" w:author="Anees Shaikh" w:date="2013-10-19T02:16:00Z"/>
              </w:rPr>
              <w:pPrChange w:id="16479" w:author="Anees Shaikh" w:date="2013-10-19T02:16:00Z">
                <w:pPr>
                  <w:pStyle w:val="XML1"/>
                </w:pPr>
              </w:pPrChange>
            </w:pPr>
            <w:ins w:id="16480" w:author="aas" w:date="2013-10-14T02:06:00Z">
              <w:del w:id="16481"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482" w:author="aas" w:date="2013-10-14T02:06:00Z"/>
                <w:del w:id="16483" w:author="Anees Shaikh" w:date="2013-10-19T02:16:00Z"/>
              </w:rPr>
              <w:pPrChange w:id="16484" w:author="Anees Shaikh" w:date="2013-10-19T02:16:00Z">
                <w:pPr>
                  <w:pStyle w:val="XML1"/>
                </w:pPr>
              </w:pPrChange>
            </w:pPr>
            <w:ins w:id="16485" w:author="aas" w:date="2013-10-14T02:06:00Z">
              <w:del w:id="16486"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487" w:author="aas" w:date="2013-10-14T02:06:00Z"/>
                <w:del w:id="16488" w:author="Anees Shaikh" w:date="2013-10-19T02:16:00Z"/>
              </w:rPr>
              <w:pPrChange w:id="16489" w:author="Anees Shaikh" w:date="2013-10-19T02:16:00Z">
                <w:pPr>
                  <w:pStyle w:val="XML1"/>
                </w:pPr>
              </w:pPrChange>
            </w:pPr>
            <w:ins w:id="16490" w:author="aas" w:date="2013-10-14T02:06:00Z">
              <w:del w:id="16491" w:author="Anees Shaikh" w:date="2013-10-19T02:16:00Z">
                <w:r w:rsidDel="00E067A3">
                  <w:delText xml:space="preserve">                                       contained in this list.</w:delText>
                </w:r>
              </w:del>
            </w:ins>
          </w:p>
          <w:p w14:paraId="02ABF157" w14:textId="5DAF4A87" w:rsidR="00874469" w:rsidDel="00E067A3" w:rsidRDefault="00874469">
            <w:pPr>
              <w:pStyle w:val="Appx"/>
              <w:rPr>
                <w:ins w:id="16492" w:author="aas" w:date="2013-10-14T02:06:00Z"/>
                <w:del w:id="16493" w:author="Anees Shaikh" w:date="2013-10-19T02:16:00Z"/>
              </w:rPr>
              <w:pPrChange w:id="16494" w:author="Anees Shaikh" w:date="2013-10-19T02:16:00Z">
                <w:pPr>
                  <w:pStyle w:val="XML1"/>
                </w:pPr>
              </w:pPrChange>
            </w:pPr>
            <w:ins w:id="16495" w:author="aas" w:date="2013-10-14T02:06:00Z">
              <w:del w:id="16496" w:author="Anees Shaikh" w:date="2013-10-19T02:16:00Z">
                <w:r w:rsidDel="00E067A3">
                  <w:delText xml:space="preserve">                              &lt;/xs:documentation&gt;</w:delText>
                </w:r>
              </w:del>
            </w:ins>
          </w:p>
          <w:p w14:paraId="195654E0" w14:textId="28CAF503" w:rsidR="00874469" w:rsidDel="00E067A3" w:rsidRDefault="00874469">
            <w:pPr>
              <w:pStyle w:val="Appx"/>
              <w:rPr>
                <w:ins w:id="16497" w:author="aas" w:date="2013-10-14T02:06:00Z"/>
                <w:del w:id="16498" w:author="Anees Shaikh" w:date="2013-10-19T02:16:00Z"/>
              </w:rPr>
              <w:pPrChange w:id="16499" w:author="Anees Shaikh" w:date="2013-10-19T02:16:00Z">
                <w:pPr>
                  <w:pStyle w:val="XML1"/>
                </w:pPr>
              </w:pPrChange>
            </w:pPr>
            <w:ins w:id="16500" w:author="aas" w:date="2013-10-14T02:06:00Z">
              <w:del w:id="16501" w:author="Anees Shaikh" w:date="2013-10-19T02:16:00Z">
                <w:r w:rsidDel="00E067A3">
                  <w:delText xml:space="preserve">                            &lt;/xs:annotation&gt;</w:delText>
                </w:r>
              </w:del>
            </w:ins>
          </w:p>
          <w:p w14:paraId="2002C6AF" w14:textId="0D263103" w:rsidR="00874469" w:rsidDel="00E067A3" w:rsidRDefault="00874469">
            <w:pPr>
              <w:pStyle w:val="Appx"/>
              <w:rPr>
                <w:ins w:id="16502" w:author="aas" w:date="2013-10-14T02:06:00Z"/>
                <w:del w:id="16503" w:author="Anees Shaikh" w:date="2013-10-19T02:16:00Z"/>
              </w:rPr>
              <w:pPrChange w:id="16504" w:author="Anees Shaikh" w:date="2013-10-19T02:16:00Z">
                <w:pPr>
                  <w:pStyle w:val="XML1"/>
                </w:pPr>
              </w:pPrChange>
            </w:pPr>
            <w:ins w:id="16505" w:author="aas" w:date="2013-10-14T02:06:00Z">
              <w:del w:id="16506" w:author="Anees Shaikh" w:date="2013-10-19T02:16:00Z">
                <w:r w:rsidDel="00E067A3">
                  <w:delText xml:space="preserve">                            &lt;xs:complexType&gt;</w:delText>
                </w:r>
              </w:del>
            </w:ins>
          </w:p>
          <w:p w14:paraId="258CDF9F" w14:textId="0D32E70E" w:rsidR="00874469" w:rsidDel="00E067A3" w:rsidRDefault="00874469">
            <w:pPr>
              <w:pStyle w:val="Appx"/>
              <w:rPr>
                <w:ins w:id="16507" w:author="aas" w:date="2013-10-14T02:06:00Z"/>
                <w:del w:id="16508" w:author="Anees Shaikh" w:date="2013-10-19T02:16:00Z"/>
              </w:rPr>
              <w:pPrChange w:id="16509" w:author="Anees Shaikh" w:date="2013-10-19T02:16:00Z">
                <w:pPr>
                  <w:pStyle w:val="XML1"/>
                </w:pPr>
              </w:pPrChange>
            </w:pPr>
            <w:ins w:id="16510" w:author="aas" w:date="2013-10-14T02:06:00Z">
              <w:del w:id="16511" w:author="Anees Shaikh" w:date="2013-10-19T02:16:00Z">
                <w:r w:rsidDel="00E067A3">
                  <w:delText xml:space="preserve">                              &lt;xs:sequence&gt;</w:delText>
                </w:r>
              </w:del>
            </w:ins>
          </w:p>
          <w:p w14:paraId="286BAB82" w14:textId="74D6C8F1" w:rsidR="00874469" w:rsidDel="00E067A3" w:rsidRDefault="00874469">
            <w:pPr>
              <w:pStyle w:val="Appx"/>
              <w:rPr>
                <w:ins w:id="16512" w:author="aas" w:date="2013-10-14T02:06:00Z"/>
                <w:del w:id="16513" w:author="Anees Shaikh" w:date="2013-10-19T02:16:00Z"/>
              </w:rPr>
              <w:pPrChange w:id="16514" w:author="Anees Shaikh" w:date="2013-10-19T02:16:00Z">
                <w:pPr>
                  <w:pStyle w:val="XML1"/>
                </w:pPr>
              </w:pPrChange>
            </w:pPr>
            <w:ins w:id="16515" w:author="aas" w:date="2013-10-14T02:06:00Z">
              <w:del w:id="16516"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17" w:author="aas" w:date="2013-10-14T02:06:00Z"/>
                <w:del w:id="16518" w:author="Anees Shaikh" w:date="2013-10-19T02:16:00Z"/>
              </w:rPr>
              <w:pPrChange w:id="16519" w:author="Anees Shaikh" w:date="2013-10-19T02:16:00Z">
                <w:pPr>
                  <w:pStyle w:val="XML1"/>
                </w:pPr>
              </w:pPrChange>
            </w:pPr>
            <w:ins w:id="16520" w:author="aas" w:date="2013-10-14T02:06:00Z">
              <w:del w:id="16521" w:author="Anees Shaikh" w:date="2013-10-19T02:16:00Z">
                <w:r w:rsidDel="00E067A3">
                  <w:delText xml:space="preserve">                                  &lt;xs:annotation&gt;</w:delText>
                </w:r>
              </w:del>
            </w:ins>
          </w:p>
          <w:p w14:paraId="0DF5C73A" w14:textId="66A5C045" w:rsidR="00874469" w:rsidDel="00E067A3" w:rsidRDefault="00874469">
            <w:pPr>
              <w:pStyle w:val="Appx"/>
              <w:rPr>
                <w:ins w:id="16522" w:author="aas" w:date="2013-10-14T02:06:00Z"/>
                <w:del w:id="16523" w:author="Anees Shaikh" w:date="2013-10-19T02:16:00Z"/>
              </w:rPr>
              <w:pPrChange w:id="16524" w:author="Anees Shaikh" w:date="2013-10-19T02:16:00Z">
                <w:pPr>
                  <w:pStyle w:val="XML1"/>
                </w:pPr>
              </w:pPrChange>
            </w:pPr>
            <w:ins w:id="16525" w:author="aas" w:date="2013-10-14T02:06:00Z">
              <w:del w:id="16526" w:author="Anees Shaikh" w:date="2013-10-19T02:16:00Z">
                <w:r w:rsidDel="00E067A3">
                  <w:delText xml:space="preserve">                                    &lt;xs:documentation&gt;</w:delText>
                </w:r>
              </w:del>
            </w:ins>
          </w:p>
          <w:p w14:paraId="28E8B0D2" w14:textId="7FCDFC84" w:rsidR="00874469" w:rsidDel="00E067A3" w:rsidRDefault="00874469">
            <w:pPr>
              <w:pStyle w:val="Appx"/>
              <w:rPr>
                <w:ins w:id="16527" w:author="aas" w:date="2013-10-14T02:06:00Z"/>
                <w:del w:id="16528" w:author="Anees Shaikh" w:date="2013-10-19T02:16:00Z"/>
              </w:rPr>
              <w:pPrChange w:id="16529" w:author="Anees Shaikh" w:date="2013-10-19T02:16:00Z">
                <w:pPr>
                  <w:pStyle w:val="XML1"/>
                </w:pPr>
              </w:pPrChange>
            </w:pPr>
            <w:ins w:id="16530" w:author="aas" w:date="2013-10-14T02:06:00Z">
              <w:del w:id="16531"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32" w:author="aas" w:date="2013-10-14T02:06:00Z"/>
                <w:del w:id="16533" w:author="Anees Shaikh" w:date="2013-10-19T02:16:00Z"/>
              </w:rPr>
              <w:pPrChange w:id="16534" w:author="Anees Shaikh" w:date="2013-10-19T02:16:00Z">
                <w:pPr>
                  <w:pStyle w:val="XML1"/>
                </w:pPr>
              </w:pPrChange>
            </w:pPr>
            <w:ins w:id="16535" w:author="aas" w:date="2013-10-14T02:06:00Z">
              <w:del w:id="16536"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537" w:author="aas" w:date="2013-10-14T02:06:00Z"/>
                <w:del w:id="16538" w:author="Anees Shaikh" w:date="2013-10-19T02:16:00Z"/>
              </w:rPr>
              <w:pPrChange w:id="16539" w:author="Anees Shaikh" w:date="2013-10-19T02:16:00Z">
                <w:pPr>
                  <w:pStyle w:val="XML1"/>
                </w:pPr>
              </w:pPrChange>
            </w:pPr>
            <w:ins w:id="16540" w:author="aas" w:date="2013-10-14T02:06:00Z">
              <w:del w:id="16541"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542" w:author="aas" w:date="2013-10-14T02:06:00Z"/>
                <w:del w:id="16543" w:author="Anees Shaikh" w:date="2013-10-19T02:16:00Z"/>
              </w:rPr>
              <w:pPrChange w:id="16544" w:author="Anees Shaikh" w:date="2013-10-19T02:16:00Z">
                <w:pPr>
                  <w:pStyle w:val="XML1"/>
                </w:pPr>
              </w:pPrChange>
            </w:pPr>
            <w:ins w:id="16545" w:author="aas" w:date="2013-10-14T02:06:00Z">
              <w:del w:id="16546" w:author="Anees Shaikh" w:date="2013-10-19T02:16:00Z">
                <w:r w:rsidDel="00E067A3">
                  <w:delText xml:space="preserve">                                             Capable Switch.</w:delText>
                </w:r>
              </w:del>
            </w:ins>
          </w:p>
          <w:p w14:paraId="6D1B5845" w14:textId="0F653E37" w:rsidR="00874469" w:rsidDel="00E067A3" w:rsidRDefault="00874469">
            <w:pPr>
              <w:pStyle w:val="Appx"/>
              <w:rPr>
                <w:ins w:id="16547" w:author="aas" w:date="2013-10-14T02:06:00Z"/>
                <w:del w:id="16548" w:author="Anees Shaikh" w:date="2013-10-19T02:16:00Z"/>
              </w:rPr>
              <w:pPrChange w:id="16549" w:author="Anees Shaikh" w:date="2013-10-19T02:16:00Z">
                <w:pPr>
                  <w:pStyle w:val="XML1"/>
                </w:pPr>
              </w:pPrChange>
            </w:pPr>
            <w:ins w:id="16550" w:author="aas" w:date="2013-10-14T02:06:00Z">
              <w:del w:id="16551" w:author="Anees Shaikh" w:date="2013-10-19T02:16:00Z">
                <w:r w:rsidDel="00E067A3">
                  <w:delText xml:space="preserve">                                    &lt;/xs:documentation&gt;</w:delText>
                </w:r>
              </w:del>
            </w:ins>
          </w:p>
          <w:p w14:paraId="4D163352" w14:textId="3A107E80" w:rsidR="00874469" w:rsidDel="00E067A3" w:rsidRDefault="00874469">
            <w:pPr>
              <w:pStyle w:val="Appx"/>
              <w:rPr>
                <w:ins w:id="16552" w:author="aas" w:date="2013-10-14T02:06:00Z"/>
                <w:del w:id="16553" w:author="Anees Shaikh" w:date="2013-10-19T02:16:00Z"/>
              </w:rPr>
              <w:pPrChange w:id="16554" w:author="Anees Shaikh" w:date="2013-10-19T02:16:00Z">
                <w:pPr>
                  <w:pStyle w:val="XML1"/>
                </w:pPr>
              </w:pPrChange>
            </w:pPr>
            <w:ins w:id="16555" w:author="aas" w:date="2013-10-14T02:06:00Z">
              <w:del w:id="16556" w:author="Anees Shaikh" w:date="2013-10-19T02:16:00Z">
                <w:r w:rsidDel="00E067A3">
                  <w:delText xml:space="preserve">                                  &lt;/xs:annotation&gt;</w:delText>
                </w:r>
              </w:del>
            </w:ins>
          </w:p>
          <w:p w14:paraId="67BBAC20" w14:textId="25D1C905" w:rsidR="00874469" w:rsidDel="00E067A3" w:rsidRDefault="00874469">
            <w:pPr>
              <w:pStyle w:val="Appx"/>
              <w:rPr>
                <w:ins w:id="16557" w:author="aas" w:date="2013-10-14T02:06:00Z"/>
                <w:del w:id="16558" w:author="Anees Shaikh" w:date="2013-10-19T02:16:00Z"/>
              </w:rPr>
              <w:pPrChange w:id="16559" w:author="Anees Shaikh" w:date="2013-10-19T02:16:00Z">
                <w:pPr>
                  <w:pStyle w:val="XML1"/>
                </w:pPr>
              </w:pPrChange>
            </w:pPr>
            <w:ins w:id="16560" w:author="aas" w:date="2013-10-14T02:06:00Z">
              <w:del w:id="16561" w:author="Anees Shaikh" w:date="2013-10-19T02:16:00Z">
                <w:r w:rsidDel="00E067A3">
                  <w:delText xml:space="preserve">                                &lt;/xs:element&gt;</w:delText>
                </w:r>
              </w:del>
            </w:ins>
          </w:p>
          <w:p w14:paraId="25C73193" w14:textId="7C199A75" w:rsidR="00874469" w:rsidDel="00E067A3" w:rsidRDefault="00874469">
            <w:pPr>
              <w:pStyle w:val="Appx"/>
              <w:rPr>
                <w:ins w:id="16562" w:author="aas" w:date="2013-10-14T02:06:00Z"/>
                <w:del w:id="16563" w:author="Anees Shaikh" w:date="2013-10-19T02:16:00Z"/>
              </w:rPr>
              <w:pPrChange w:id="16564" w:author="Anees Shaikh" w:date="2013-10-19T02:16:00Z">
                <w:pPr>
                  <w:pStyle w:val="XML1"/>
                </w:pPr>
              </w:pPrChange>
            </w:pPr>
            <w:ins w:id="16565" w:author="aas" w:date="2013-10-14T02:06:00Z">
              <w:del w:id="16566" w:author="Anees Shaikh" w:date="2013-10-19T02:16:00Z">
                <w:r w:rsidDel="00E067A3">
                  <w:delText xml:space="preserve">                                &lt;xs:element name="role" minOccurs="0"&gt;</w:delText>
                </w:r>
              </w:del>
            </w:ins>
          </w:p>
          <w:p w14:paraId="65C5A818" w14:textId="7D476BF1" w:rsidR="00874469" w:rsidDel="00E067A3" w:rsidRDefault="00874469">
            <w:pPr>
              <w:pStyle w:val="Appx"/>
              <w:rPr>
                <w:ins w:id="16567" w:author="aas" w:date="2013-10-14T02:06:00Z"/>
                <w:del w:id="16568" w:author="Anees Shaikh" w:date="2013-10-19T02:16:00Z"/>
              </w:rPr>
              <w:pPrChange w:id="16569" w:author="Anees Shaikh" w:date="2013-10-19T02:16:00Z">
                <w:pPr>
                  <w:pStyle w:val="XML1"/>
                </w:pPr>
              </w:pPrChange>
            </w:pPr>
            <w:ins w:id="16570" w:author="aas" w:date="2013-10-14T02:06:00Z">
              <w:del w:id="16571" w:author="Anees Shaikh" w:date="2013-10-19T02:16:00Z">
                <w:r w:rsidDel="00E067A3">
                  <w:delText xml:space="preserve">                                  &lt;xs:annotation&gt;</w:delText>
                </w:r>
              </w:del>
            </w:ins>
          </w:p>
          <w:p w14:paraId="6ACE9CCC" w14:textId="326CC958" w:rsidR="00874469" w:rsidDel="00E067A3" w:rsidRDefault="00874469">
            <w:pPr>
              <w:pStyle w:val="Appx"/>
              <w:rPr>
                <w:ins w:id="16572" w:author="aas" w:date="2013-10-14T02:06:00Z"/>
                <w:del w:id="16573" w:author="Anees Shaikh" w:date="2013-10-19T02:16:00Z"/>
              </w:rPr>
              <w:pPrChange w:id="16574" w:author="Anees Shaikh" w:date="2013-10-19T02:16:00Z">
                <w:pPr>
                  <w:pStyle w:val="XML1"/>
                </w:pPr>
              </w:pPrChange>
            </w:pPr>
            <w:ins w:id="16575" w:author="aas" w:date="2013-10-14T02:06:00Z">
              <w:del w:id="16576" w:author="Anees Shaikh" w:date="2013-10-19T02:16:00Z">
                <w:r w:rsidDel="00E067A3">
                  <w:delText xml:space="preserve">                                    &lt;xs:documentation&gt;</w:delText>
                </w:r>
              </w:del>
            </w:ins>
          </w:p>
          <w:p w14:paraId="13623686" w14:textId="127504D8" w:rsidR="00874469" w:rsidDel="00E067A3" w:rsidRDefault="00874469">
            <w:pPr>
              <w:pStyle w:val="Appx"/>
              <w:rPr>
                <w:ins w:id="16577" w:author="aas" w:date="2013-10-14T02:06:00Z"/>
                <w:del w:id="16578" w:author="Anees Shaikh" w:date="2013-10-19T02:16:00Z"/>
              </w:rPr>
              <w:pPrChange w:id="16579" w:author="Anees Shaikh" w:date="2013-10-19T02:16:00Z">
                <w:pPr>
                  <w:pStyle w:val="XML1"/>
                </w:pPr>
              </w:pPrChange>
            </w:pPr>
            <w:ins w:id="16580" w:author="aas" w:date="2013-10-14T02:06:00Z">
              <w:del w:id="16581"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582" w:author="aas" w:date="2013-10-14T02:06:00Z"/>
                <w:del w:id="16583" w:author="Anees Shaikh" w:date="2013-10-19T02:16:00Z"/>
              </w:rPr>
              <w:pPrChange w:id="16584" w:author="Anees Shaikh" w:date="2013-10-19T02:16:00Z">
                <w:pPr>
                  <w:pStyle w:val="XML1"/>
                </w:pPr>
              </w:pPrChange>
            </w:pPr>
            <w:ins w:id="16585" w:author="aas" w:date="2013-10-14T02:06:00Z">
              <w:del w:id="16586"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587" w:author="aas" w:date="2013-10-14T02:06:00Z"/>
                <w:del w:id="16588" w:author="Anees Shaikh" w:date="2013-10-19T02:16:00Z"/>
              </w:rPr>
              <w:pPrChange w:id="16589" w:author="Anees Shaikh" w:date="2013-10-19T02:16:00Z">
                <w:pPr>
                  <w:pStyle w:val="XML1"/>
                </w:pPr>
              </w:pPrChange>
            </w:pPr>
            <w:ins w:id="16590" w:author="aas" w:date="2013-10-14T02:06:00Z">
              <w:del w:id="16591"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592" w:author="aas" w:date="2013-10-14T02:06:00Z"/>
                <w:del w:id="16593" w:author="Anees Shaikh" w:date="2013-10-19T02:16:00Z"/>
              </w:rPr>
              <w:pPrChange w:id="16594" w:author="Anees Shaikh" w:date="2013-10-19T02:16:00Z">
                <w:pPr>
                  <w:pStyle w:val="XML1"/>
                </w:pPr>
              </w:pPrChange>
            </w:pPr>
            <w:ins w:id="16595" w:author="aas" w:date="2013-10-14T02:06:00Z">
              <w:del w:id="16596"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597" w:author="aas" w:date="2013-10-14T02:06:00Z"/>
                <w:del w:id="16598" w:author="Anees Shaikh" w:date="2013-10-19T02:16:00Z"/>
              </w:rPr>
              <w:pPrChange w:id="16599" w:author="Anees Shaikh" w:date="2013-10-19T02:16:00Z">
                <w:pPr>
                  <w:pStyle w:val="XML1"/>
                </w:pPr>
              </w:pPrChange>
            </w:pPr>
            <w:ins w:id="16600" w:author="aas" w:date="2013-10-14T02:06:00Z">
              <w:del w:id="16601"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02" w:author="aas" w:date="2013-10-14T02:06:00Z"/>
                <w:del w:id="16603" w:author="Anees Shaikh" w:date="2013-10-19T02:16:00Z"/>
              </w:rPr>
              <w:pPrChange w:id="16604" w:author="Anees Shaikh" w:date="2013-10-19T02:16:00Z">
                <w:pPr>
                  <w:pStyle w:val="XML1"/>
                </w:pPr>
              </w:pPrChange>
            </w:pPr>
            <w:ins w:id="16605" w:author="aas" w:date="2013-10-14T02:06:00Z">
              <w:del w:id="16606"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07" w:author="aas" w:date="2013-10-14T02:06:00Z"/>
                <w:del w:id="16608" w:author="Anees Shaikh" w:date="2013-10-19T02:16:00Z"/>
              </w:rPr>
              <w:pPrChange w:id="16609" w:author="Anees Shaikh" w:date="2013-10-19T02:16:00Z">
                <w:pPr>
                  <w:pStyle w:val="XML1"/>
                </w:pPr>
              </w:pPrChange>
            </w:pPr>
            <w:ins w:id="16610" w:author="aas" w:date="2013-10-14T02:06:00Z">
              <w:del w:id="16611"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12" w:author="aas" w:date="2013-10-14T02:06:00Z"/>
                <w:del w:id="16613" w:author="Anees Shaikh" w:date="2013-10-19T02:16:00Z"/>
              </w:rPr>
              <w:pPrChange w:id="16614" w:author="Anees Shaikh" w:date="2013-10-19T02:16:00Z">
                <w:pPr>
                  <w:pStyle w:val="XML1"/>
                </w:pPr>
              </w:pPrChange>
            </w:pPr>
            <w:ins w:id="16615" w:author="aas" w:date="2013-10-14T02:06:00Z">
              <w:del w:id="16616"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17" w:author="aas" w:date="2013-10-14T02:06:00Z"/>
                <w:del w:id="16618" w:author="Anees Shaikh" w:date="2013-10-19T02:16:00Z"/>
              </w:rPr>
              <w:pPrChange w:id="16619" w:author="Anees Shaikh" w:date="2013-10-19T02:16:00Z">
                <w:pPr>
                  <w:pStyle w:val="XML1"/>
                </w:pPr>
              </w:pPrChange>
            </w:pPr>
            <w:ins w:id="16620" w:author="aas" w:date="2013-10-14T02:06:00Z">
              <w:del w:id="16621"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22" w:author="aas" w:date="2013-10-14T02:06:00Z"/>
                <w:del w:id="16623" w:author="Anees Shaikh" w:date="2013-10-19T02:16:00Z"/>
              </w:rPr>
              <w:pPrChange w:id="16624" w:author="Anees Shaikh" w:date="2013-10-19T02:16:00Z">
                <w:pPr>
                  <w:pStyle w:val="XML1"/>
                </w:pPr>
              </w:pPrChange>
            </w:pPr>
            <w:ins w:id="16625" w:author="aas" w:date="2013-10-14T02:06:00Z">
              <w:del w:id="16626" w:author="Anees Shaikh" w:date="2013-10-19T02:16:00Z">
                <w:r w:rsidDel="00E067A3">
                  <w:delText xml:space="preserve">                                    &lt;/xs:documentation&gt;</w:delText>
                </w:r>
              </w:del>
            </w:ins>
          </w:p>
          <w:p w14:paraId="77946D7C" w14:textId="38E6D5EB" w:rsidR="00874469" w:rsidDel="00E067A3" w:rsidRDefault="00874469">
            <w:pPr>
              <w:pStyle w:val="Appx"/>
              <w:rPr>
                <w:ins w:id="16627" w:author="aas" w:date="2013-10-14T02:06:00Z"/>
                <w:del w:id="16628" w:author="Anees Shaikh" w:date="2013-10-19T02:16:00Z"/>
              </w:rPr>
              <w:pPrChange w:id="16629" w:author="Anees Shaikh" w:date="2013-10-19T02:16:00Z">
                <w:pPr>
                  <w:pStyle w:val="XML1"/>
                </w:pPr>
              </w:pPrChange>
            </w:pPr>
            <w:ins w:id="16630" w:author="aas" w:date="2013-10-14T02:06:00Z">
              <w:del w:id="16631" w:author="Anees Shaikh" w:date="2013-10-19T02:16:00Z">
                <w:r w:rsidDel="00E067A3">
                  <w:delText xml:space="preserve">                                  &lt;/xs:annotation&gt;</w:delText>
                </w:r>
              </w:del>
            </w:ins>
          </w:p>
          <w:p w14:paraId="143914ED" w14:textId="0AA96BB2" w:rsidR="00874469" w:rsidDel="00E067A3" w:rsidRDefault="00874469">
            <w:pPr>
              <w:pStyle w:val="Appx"/>
              <w:rPr>
                <w:ins w:id="16632" w:author="aas" w:date="2013-10-14T02:06:00Z"/>
                <w:del w:id="16633" w:author="Anees Shaikh" w:date="2013-10-19T02:16:00Z"/>
              </w:rPr>
              <w:pPrChange w:id="16634" w:author="Anees Shaikh" w:date="2013-10-19T02:16:00Z">
                <w:pPr>
                  <w:pStyle w:val="XML1"/>
                </w:pPr>
              </w:pPrChange>
            </w:pPr>
            <w:ins w:id="16635" w:author="aas" w:date="2013-10-14T02:06:00Z">
              <w:del w:id="16636" w:author="Anees Shaikh" w:date="2013-10-19T02:16:00Z">
                <w:r w:rsidDel="00E067A3">
                  <w:delText xml:space="preserve">                                  &lt;xs:simpleType&gt;</w:delText>
                </w:r>
              </w:del>
            </w:ins>
          </w:p>
          <w:p w14:paraId="6CE48AB5" w14:textId="20953E8B" w:rsidR="00874469" w:rsidDel="00E067A3" w:rsidRDefault="00874469">
            <w:pPr>
              <w:pStyle w:val="Appx"/>
              <w:rPr>
                <w:ins w:id="16637" w:author="aas" w:date="2013-10-14T02:06:00Z"/>
                <w:del w:id="16638" w:author="Anees Shaikh" w:date="2013-10-19T02:16:00Z"/>
              </w:rPr>
              <w:pPrChange w:id="16639" w:author="Anees Shaikh" w:date="2013-10-19T02:16:00Z">
                <w:pPr>
                  <w:pStyle w:val="XML1"/>
                </w:pPr>
              </w:pPrChange>
            </w:pPr>
            <w:ins w:id="16640" w:author="aas" w:date="2013-10-14T02:06:00Z">
              <w:del w:id="16641" w:author="Anees Shaikh" w:date="2013-10-19T02:16:00Z">
                <w:r w:rsidDel="00E067A3">
                  <w:delText xml:space="preserve">                                    &lt;xs:restriction base="xs:string"&gt;</w:delText>
                </w:r>
              </w:del>
            </w:ins>
          </w:p>
          <w:p w14:paraId="16AA2DF4" w14:textId="188D1ACA" w:rsidR="00874469" w:rsidDel="00E067A3" w:rsidRDefault="00874469">
            <w:pPr>
              <w:pStyle w:val="Appx"/>
              <w:rPr>
                <w:ins w:id="16642" w:author="aas" w:date="2013-10-14T02:06:00Z"/>
                <w:del w:id="16643" w:author="Anees Shaikh" w:date="2013-10-19T02:16:00Z"/>
              </w:rPr>
              <w:pPrChange w:id="16644" w:author="Anees Shaikh" w:date="2013-10-19T02:16:00Z">
                <w:pPr>
                  <w:pStyle w:val="XML1"/>
                </w:pPr>
              </w:pPrChange>
            </w:pPr>
            <w:ins w:id="16645" w:author="aas" w:date="2013-10-14T02:06:00Z">
              <w:del w:id="16646" w:author="Anees Shaikh" w:date="2013-10-19T02:16:00Z">
                <w:r w:rsidDel="00E067A3">
                  <w:delText xml:space="preserve">                                      &lt;xs:enumeration value="master"/&gt;</w:delText>
                </w:r>
              </w:del>
            </w:ins>
          </w:p>
          <w:p w14:paraId="19B1A835" w14:textId="32B515AF" w:rsidR="00874469" w:rsidDel="00E067A3" w:rsidRDefault="00874469">
            <w:pPr>
              <w:pStyle w:val="Appx"/>
              <w:rPr>
                <w:ins w:id="16647" w:author="aas" w:date="2013-10-14T02:06:00Z"/>
                <w:del w:id="16648" w:author="Anees Shaikh" w:date="2013-10-19T02:16:00Z"/>
              </w:rPr>
              <w:pPrChange w:id="16649" w:author="Anees Shaikh" w:date="2013-10-19T02:16:00Z">
                <w:pPr>
                  <w:pStyle w:val="XML1"/>
                </w:pPr>
              </w:pPrChange>
            </w:pPr>
            <w:ins w:id="16650" w:author="aas" w:date="2013-10-14T02:06:00Z">
              <w:del w:id="16651" w:author="Anees Shaikh" w:date="2013-10-19T02:16:00Z">
                <w:r w:rsidDel="00E067A3">
                  <w:delText xml:space="preserve">                                      &lt;xs:enumeration value="slave"/&gt;</w:delText>
                </w:r>
              </w:del>
            </w:ins>
          </w:p>
          <w:p w14:paraId="4F8EC66E" w14:textId="680D9C22" w:rsidR="00874469" w:rsidDel="00E067A3" w:rsidRDefault="00874469">
            <w:pPr>
              <w:pStyle w:val="Appx"/>
              <w:rPr>
                <w:ins w:id="16652" w:author="aas" w:date="2013-10-14T02:06:00Z"/>
                <w:del w:id="16653" w:author="Anees Shaikh" w:date="2013-10-19T02:16:00Z"/>
              </w:rPr>
              <w:pPrChange w:id="16654" w:author="Anees Shaikh" w:date="2013-10-19T02:16:00Z">
                <w:pPr>
                  <w:pStyle w:val="XML1"/>
                </w:pPr>
              </w:pPrChange>
            </w:pPr>
            <w:ins w:id="16655" w:author="aas" w:date="2013-10-14T02:06:00Z">
              <w:del w:id="16656" w:author="Anees Shaikh" w:date="2013-10-19T02:16:00Z">
                <w:r w:rsidDel="00E067A3">
                  <w:delText xml:space="preserve">                                      &lt;xs:enumeration value="equal"/&gt;</w:delText>
                </w:r>
              </w:del>
            </w:ins>
          </w:p>
          <w:p w14:paraId="335F473F" w14:textId="6D2BC214" w:rsidR="00874469" w:rsidDel="00E067A3" w:rsidRDefault="00874469">
            <w:pPr>
              <w:pStyle w:val="Appx"/>
              <w:rPr>
                <w:ins w:id="16657" w:author="aas" w:date="2013-10-14T02:06:00Z"/>
                <w:del w:id="16658" w:author="Anees Shaikh" w:date="2013-10-19T02:16:00Z"/>
              </w:rPr>
              <w:pPrChange w:id="16659" w:author="Anees Shaikh" w:date="2013-10-19T02:16:00Z">
                <w:pPr>
                  <w:pStyle w:val="XML1"/>
                </w:pPr>
              </w:pPrChange>
            </w:pPr>
            <w:ins w:id="16660" w:author="aas" w:date="2013-10-14T02:06:00Z">
              <w:del w:id="16661" w:author="Anees Shaikh" w:date="2013-10-19T02:16:00Z">
                <w:r w:rsidDel="00E067A3">
                  <w:delText xml:space="preserve">                                    &lt;/xs:restriction&gt;</w:delText>
                </w:r>
              </w:del>
            </w:ins>
          </w:p>
          <w:p w14:paraId="693D1B31" w14:textId="42C17187" w:rsidR="00874469" w:rsidDel="00E067A3" w:rsidRDefault="00874469">
            <w:pPr>
              <w:pStyle w:val="Appx"/>
              <w:rPr>
                <w:ins w:id="16662" w:author="aas" w:date="2013-10-14T02:06:00Z"/>
                <w:del w:id="16663" w:author="Anees Shaikh" w:date="2013-10-19T02:16:00Z"/>
              </w:rPr>
              <w:pPrChange w:id="16664" w:author="Anees Shaikh" w:date="2013-10-19T02:16:00Z">
                <w:pPr>
                  <w:pStyle w:val="XML1"/>
                </w:pPr>
              </w:pPrChange>
            </w:pPr>
            <w:ins w:id="16665" w:author="aas" w:date="2013-10-14T02:06:00Z">
              <w:del w:id="16666" w:author="Anees Shaikh" w:date="2013-10-19T02:16:00Z">
                <w:r w:rsidDel="00E067A3">
                  <w:delText xml:space="preserve">                                  &lt;/xs:simpleType&gt;</w:delText>
                </w:r>
              </w:del>
            </w:ins>
          </w:p>
          <w:p w14:paraId="684928CD" w14:textId="65CD8B8D" w:rsidR="00874469" w:rsidDel="00E067A3" w:rsidRDefault="00874469">
            <w:pPr>
              <w:pStyle w:val="Appx"/>
              <w:rPr>
                <w:ins w:id="16667" w:author="aas" w:date="2013-10-14T02:06:00Z"/>
                <w:del w:id="16668" w:author="Anees Shaikh" w:date="2013-10-19T02:16:00Z"/>
              </w:rPr>
              <w:pPrChange w:id="16669" w:author="Anees Shaikh" w:date="2013-10-19T02:16:00Z">
                <w:pPr>
                  <w:pStyle w:val="XML1"/>
                </w:pPr>
              </w:pPrChange>
            </w:pPr>
            <w:ins w:id="16670" w:author="aas" w:date="2013-10-14T02:06:00Z">
              <w:del w:id="16671" w:author="Anees Shaikh" w:date="2013-10-19T02:16:00Z">
                <w:r w:rsidDel="00E067A3">
                  <w:delText xml:space="preserve">                                &lt;/xs:element&gt;</w:delText>
                </w:r>
              </w:del>
            </w:ins>
          </w:p>
          <w:p w14:paraId="59AF1FEE" w14:textId="196F8F58" w:rsidR="00874469" w:rsidDel="00E067A3" w:rsidRDefault="00874469">
            <w:pPr>
              <w:pStyle w:val="Appx"/>
              <w:rPr>
                <w:ins w:id="16672" w:author="aas" w:date="2013-10-14T02:06:00Z"/>
                <w:del w:id="16673" w:author="Anees Shaikh" w:date="2013-10-19T02:16:00Z"/>
              </w:rPr>
              <w:pPrChange w:id="16674" w:author="Anees Shaikh" w:date="2013-10-19T02:16:00Z">
                <w:pPr>
                  <w:pStyle w:val="XML1"/>
                </w:pPr>
              </w:pPrChange>
            </w:pPr>
            <w:ins w:id="16675" w:author="aas" w:date="2013-10-14T02:06:00Z">
              <w:del w:id="16676"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677" w:author="aas" w:date="2013-10-14T02:06:00Z"/>
                <w:del w:id="16678" w:author="Anees Shaikh" w:date="2013-10-19T02:16:00Z"/>
              </w:rPr>
              <w:pPrChange w:id="16679" w:author="Anees Shaikh" w:date="2013-10-19T02:16:00Z">
                <w:pPr>
                  <w:pStyle w:val="XML1"/>
                </w:pPr>
              </w:pPrChange>
            </w:pPr>
            <w:ins w:id="16680" w:author="aas" w:date="2013-10-14T02:06:00Z">
              <w:del w:id="16681" w:author="Anees Shaikh" w:date="2013-10-19T02:16:00Z">
                <w:r w:rsidDel="00E067A3">
                  <w:delText xml:space="preserve">                                  &lt;xs:annotation&gt;</w:delText>
                </w:r>
              </w:del>
            </w:ins>
          </w:p>
          <w:p w14:paraId="070E4B7D" w14:textId="5386AC62" w:rsidR="00874469" w:rsidDel="00E067A3" w:rsidRDefault="00874469">
            <w:pPr>
              <w:pStyle w:val="Appx"/>
              <w:rPr>
                <w:ins w:id="16682" w:author="aas" w:date="2013-10-14T02:06:00Z"/>
                <w:del w:id="16683" w:author="Anees Shaikh" w:date="2013-10-19T02:16:00Z"/>
              </w:rPr>
              <w:pPrChange w:id="16684" w:author="Anees Shaikh" w:date="2013-10-19T02:16:00Z">
                <w:pPr>
                  <w:pStyle w:val="XML1"/>
                </w:pPr>
              </w:pPrChange>
            </w:pPr>
            <w:ins w:id="16685" w:author="aas" w:date="2013-10-14T02:06:00Z">
              <w:del w:id="16686" w:author="Anees Shaikh" w:date="2013-10-19T02:16:00Z">
                <w:r w:rsidDel="00E067A3">
                  <w:delText xml:space="preserve">                                    &lt;xs:documentation&gt;</w:delText>
                </w:r>
              </w:del>
            </w:ins>
          </w:p>
          <w:p w14:paraId="4A72BE5F" w14:textId="62E2528E" w:rsidR="00874469" w:rsidDel="00E067A3" w:rsidRDefault="00874469">
            <w:pPr>
              <w:pStyle w:val="Appx"/>
              <w:rPr>
                <w:ins w:id="16687" w:author="aas" w:date="2013-10-14T02:06:00Z"/>
                <w:del w:id="16688" w:author="Anees Shaikh" w:date="2013-10-19T02:16:00Z"/>
              </w:rPr>
              <w:pPrChange w:id="16689" w:author="Anees Shaikh" w:date="2013-10-19T02:16:00Z">
                <w:pPr>
                  <w:pStyle w:val="XML1"/>
                </w:pPr>
              </w:pPrChange>
            </w:pPr>
            <w:ins w:id="16690" w:author="aas" w:date="2013-10-14T02:06:00Z">
              <w:del w:id="16691"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692" w:author="aas" w:date="2013-10-14T02:06:00Z"/>
                <w:del w:id="16693" w:author="Anees Shaikh" w:date="2013-10-19T02:16:00Z"/>
              </w:rPr>
              <w:pPrChange w:id="16694" w:author="Anees Shaikh" w:date="2013-10-19T02:16:00Z">
                <w:pPr>
                  <w:pStyle w:val="XML1"/>
                </w:pPr>
              </w:pPrChange>
            </w:pPr>
            <w:ins w:id="16695" w:author="aas" w:date="2013-10-14T02:06:00Z">
              <w:del w:id="16696"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697" w:author="aas" w:date="2013-10-14T02:06:00Z"/>
                <w:del w:id="16698" w:author="Anees Shaikh" w:date="2013-10-19T02:16:00Z"/>
              </w:rPr>
              <w:pPrChange w:id="16699" w:author="Anees Shaikh" w:date="2013-10-19T02:16:00Z">
                <w:pPr>
                  <w:pStyle w:val="XML1"/>
                </w:pPr>
              </w:pPrChange>
            </w:pPr>
            <w:ins w:id="16700" w:author="aas" w:date="2013-10-14T02:06:00Z">
              <w:del w:id="16701" w:author="Anees Shaikh" w:date="2013-10-19T02:16:00Z">
                <w:r w:rsidDel="00E067A3">
                  <w:delText xml:space="preserve">                                             Controller.</w:delText>
                </w:r>
              </w:del>
            </w:ins>
          </w:p>
          <w:p w14:paraId="2DF1E5A5" w14:textId="660F4759" w:rsidR="00874469" w:rsidDel="00E067A3" w:rsidRDefault="00874469">
            <w:pPr>
              <w:pStyle w:val="Appx"/>
              <w:rPr>
                <w:ins w:id="16702" w:author="aas" w:date="2013-10-14T02:06:00Z"/>
                <w:del w:id="16703" w:author="Anees Shaikh" w:date="2013-10-19T02:16:00Z"/>
              </w:rPr>
              <w:pPrChange w:id="16704" w:author="Anees Shaikh" w:date="2013-10-19T02:16:00Z">
                <w:pPr>
                  <w:pStyle w:val="XML1"/>
                </w:pPr>
              </w:pPrChange>
            </w:pPr>
            <w:ins w:id="16705" w:author="aas" w:date="2013-10-14T02:06:00Z">
              <w:del w:id="16706" w:author="Anees Shaikh" w:date="2013-10-19T02:16:00Z">
                <w:r w:rsidDel="00E067A3">
                  <w:delText xml:space="preserve">                                    &lt;/xs:documentation&gt;</w:delText>
                </w:r>
              </w:del>
            </w:ins>
          </w:p>
          <w:p w14:paraId="3403AF34" w14:textId="7330FCBE" w:rsidR="00874469" w:rsidDel="00E067A3" w:rsidRDefault="00874469">
            <w:pPr>
              <w:pStyle w:val="Appx"/>
              <w:rPr>
                <w:ins w:id="16707" w:author="aas" w:date="2013-10-14T02:06:00Z"/>
                <w:del w:id="16708" w:author="Anees Shaikh" w:date="2013-10-19T02:16:00Z"/>
              </w:rPr>
              <w:pPrChange w:id="16709" w:author="Anees Shaikh" w:date="2013-10-19T02:16:00Z">
                <w:pPr>
                  <w:pStyle w:val="XML1"/>
                </w:pPr>
              </w:pPrChange>
            </w:pPr>
            <w:ins w:id="16710" w:author="aas" w:date="2013-10-14T02:06:00Z">
              <w:del w:id="16711" w:author="Anees Shaikh" w:date="2013-10-19T02:16:00Z">
                <w:r w:rsidDel="00E067A3">
                  <w:delText xml:space="preserve">                                  &lt;/xs:annotation&gt;</w:delText>
                </w:r>
              </w:del>
            </w:ins>
          </w:p>
          <w:p w14:paraId="0C652394" w14:textId="395CF5F1" w:rsidR="00874469" w:rsidDel="00E067A3" w:rsidRDefault="00874469">
            <w:pPr>
              <w:pStyle w:val="Appx"/>
              <w:rPr>
                <w:ins w:id="16712" w:author="aas" w:date="2013-10-14T02:06:00Z"/>
                <w:del w:id="16713" w:author="Anees Shaikh" w:date="2013-10-19T02:16:00Z"/>
              </w:rPr>
              <w:pPrChange w:id="16714" w:author="Anees Shaikh" w:date="2013-10-19T02:16:00Z">
                <w:pPr>
                  <w:pStyle w:val="XML1"/>
                </w:pPr>
              </w:pPrChange>
            </w:pPr>
            <w:ins w:id="16715" w:author="aas" w:date="2013-10-14T02:06:00Z">
              <w:del w:id="16716" w:author="Anees Shaikh" w:date="2013-10-19T02:16:00Z">
                <w:r w:rsidDel="00E067A3">
                  <w:delText xml:space="preserve">                                &lt;/xs:element&gt;</w:delText>
                </w:r>
              </w:del>
            </w:ins>
          </w:p>
          <w:p w14:paraId="1F129565" w14:textId="3E53EE33" w:rsidR="00874469" w:rsidDel="00E067A3" w:rsidRDefault="00874469">
            <w:pPr>
              <w:pStyle w:val="Appx"/>
              <w:rPr>
                <w:ins w:id="16717" w:author="aas" w:date="2013-10-14T02:06:00Z"/>
                <w:del w:id="16718" w:author="Anees Shaikh" w:date="2013-10-19T02:16:00Z"/>
              </w:rPr>
              <w:pPrChange w:id="16719" w:author="Anees Shaikh" w:date="2013-10-19T02:16:00Z">
                <w:pPr>
                  <w:pStyle w:val="XML1"/>
                </w:pPr>
              </w:pPrChange>
            </w:pPr>
            <w:ins w:id="16720" w:author="aas" w:date="2013-10-14T02:06:00Z">
              <w:del w:id="16721"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22" w:author="aas" w:date="2013-10-14T02:06:00Z"/>
                <w:del w:id="16723" w:author="Anees Shaikh" w:date="2013-10-19T02:16:00Z"/>
              </w:rPr>
              <w:pPrChange w:id="16724" w:author="Anees Shaikh" w:date="2013-10-19T02:16:00Z">
                <w:pPr>
                  <w:pStyle w:val="XML1"/>
                </w:pPr>
              </w:pPrChange>
            </w:pPr>
            <w:ins w:id="16725" w:author="aas" w:date="2013-10-14T02:06:00Z">
              <w:del w:id="16726" w:author="Anees Shaikh" w:date="2013-10-19T02:16:00Z">
                <w:r w:rsidDel="00E067A3">
                  <w:delText xml:space="preserve">                                  &lt;xs:annotation&gt;</w:delText>
                </w:r>
              </w:del>
            </w:ins>
          </w:p>
          <w:p w14:paraId="63A223B5" w14:textId="51C099FA" w:rsidR="00874469" w:rsidDel="00E067A3" w:rsidRDefault="00874469">
            <w:pPr>
              <w:pStyle w:val="Appx"/>
              <w:rPr>
                <w:ins w:id="16727" w:author="aas" w:date="2013-10-14T02:06:00Z"/>
                <w:del w:id="16728" w:author="Anees Shaikh" w:date="2013-10-19T02:16:00Z"/>
              </w:rPr>
              <w:pPrChange w:id="16729" w:author="Anees Shaikh" w:date="2013-10-19T02:16:00Z">
                <w:pPr>
                  <w:pStyle w:val="XML1"/>
                </w:pPr>
              </w:pPrChange>
            </w:pPr>
            <w:ins w:id="16730" w:author="aas" w:date="2013-10-14T02:06:00Z">
              <w:del w:id="16731" w:author="Anees Shaikh" w:date="2013-10-19T02:16:00Z">
                <w:r w:rsidDel="00E067A3">
                  <w:delText xml:space="preserve">                                    &lt;xs:documentation&gt;</w:delText>
                </w:r>
              </w:del>
            </w:ins>
          </w:p>
          <w:p w14:paraId="5E40BD1B" w14:textId="64DFEA27" w:rsidR="00874469" w:rsidDel="00E067A3" w:rsidRDefault="00874469">
            <w:pPr>
              <w:pStyle w:val="Appx"/>
              <w:rPr>
                <w:ins w:id="16732" w:author="aas" w:date="2013-10-14T02:06:00Z"/>
                <w:del w:id="16733" w:author="Anees Shaikh" w:date="2013-10-19T02:16:00Z"/>
              </w:rPr>
              <w:pPrChange w:id="16734" w:author="Anees Shaikh" w:date="2013-10-19T02:16:00Z">
                <w:pPr>
                  <w:pStyle w:val="XML1"/>
                </w:pPr>
              </w:pPrChange>
            </w:pPr>
            <w:ins w:id="16735" w:author="aas" w:date="2013-10-14T02:06:00Z">
              <w:del w:id="16736"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737" w:author="aas" w:date="2013-10-14T02:06:00Z"/>
                <w:del w:id="16738" w:author="Anees Shaikh" w:date="2013-10-19T02:16:00Z"/>
              </w:rPr>
              <w:pPrChange w:id="16739" w:author="Anees Shaikh" w:date="2013-10-19T02:16:00Z">
                <w:pPr>
                  <w:pStyle w:val="XML1"/>
                </w:pPr>
              </w:pPrChange>
            </w:pPr>
            <w:ins w:id="16740" w:author="aas" w:date="2013-10-14T02:06:00Z">
              <w:del w:id="16741"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742" w:author="aas" w:date="2013-10-14T02:06:00Z"/>
                <w:del w:id="16743" w:author="Anees Shaikh" w:date="2013-10-19T02:16:00Z"/>
              </w:rPr>
              <w:pPrChange w:id="16744" w:author="Anees Shaikh" w:date="2013-10-19T02:16:00Z">
                <w:pPr>
                  <w:pStyle w:val="XML1"/>
                </w:pPr>
              </w:pPrChange>
            </w:pPr>
            <w:ins w:id="16745" w:author="aas" w:date="2013-10-14T02:06:00Z">
              <w:del w:id="16746"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747" w:author="aas" w:date="2013-10-14T02:06:00Z"/>
                <w:del w:id="16748" w:author="Anees Shaikh" w:date="2013-10-19T02:16:00Z"/>
              </w:rPr>
              <w:pPrChange w:id="16749" w:author="Anees Shaikh" w:date="2013-10-19T02:16:00Z">
                <w:pPr>
                  <w:pStyle w:val="XML1"/>
                </w:pPr>
              </w:pPrChange>
            </w:pPr>
            <w:ins w:id="16750" w:author="aas" w:date="2013-10-14T02:06:00Z">
              <w:del w:id="16751" w:author="Anees Shaikh" w:date="2013-10-19T02:16:00Z">
                <w:r w:rsidDel="00E067A3">
                  <w:delText xml:space="preserve">                                             6633.</w:delText>
                </w:r>
              </w:del>
            </w:ins>
          </w:p>
          <w:p w14:paraId="0C1E216B" w14:textId="1567C6BE" w:rsidR="00874469" w:rsidDel="00E067A3" w:rsidRDefault="00874469">
            <w:pPr>
              <w:pStyle w:val="Appx"/>
              <w:rPr>
                <w:ins w:id="16752" w:author="aas" w:date="2013-10-14T02:06:00Z"/>
                <w:del w:id="16753" w:author="Anees Shaikh" w:date="2013-10-19T02:16:00Z"/>
              </w:rPr>
              <w:pPrChange w:id="16754" w:author="Anees Shaikh" w:date="2013-10-19T02:16:00Z">
                <w:pPr>
                  <w:pStyle w:val="XML1"/>
                </w:pPr>
              </w:pPrChange>
            </w:pPr>
            <w:ins w:id="16755" w:author="aas" w:date="2013-10-14T02:06:00Z">
              <w:del w:id="16756" w:author="Anees Shaikh" w:date="2013-10-19T02:16:00Z">
                <w:r w:rsidDel="00E067A3">
                  <w:delText xml:space="preserve">                                    &lt;/xs:documentation&gt;</w:delText>
                </w:r>
              </w:del>
            </w:ins>
          </w:p>
          <w:p w14:paraId="7AF4B719" w14:textId="3BFD69E5" w:rsidR="00874469" w:rsidDel="00E067A3" w:rsidRDefault="00874469">
            <w:pPr>
              <w:pStyle w:val="Appx"/>
              <w:rPr>
                <w:ins w:id="16757" w:author="aas" w:date="2013-10-14T02:06:00Z"/>
                <w:del w:id="16758" w:author="Anees Shaikh" w:date="2013-10-19T02:16:00Z"/>
              </w:rPr>
              <w:pPrChange w:id="16759" w:author="Anees Shaikh" w:date="2013-10-19T02:16:00Z">
                <w:pPr>
                  <w:pStyle w:val="XML1"/>
                </w:pPr>
              </w:pPrChange>
            </w:pPr>
            <w:ins w:id="16760" w:author="aas" w:date="2013-10-14T02:06:00Z">
              <w:del w:id="16761" w:author="Anees Shaikh" w:date="2013-10-19T02:16:00Z">
                <w:r w:rsidDel="00E067A3">
                  <w:delText xml:space="preserve">                                  &lt;/xs:annotation&gt;</w:delText>
                </w:r>
              </w:del>
            </w:ins>
          </w:p>
          <w:p w14:paraId="192120E3" w14:textId="03D45461" w:rsidR="00874469" w:rsidDel="00E067A3" w:rsidRDefault="00874469">
            <w:pPr>
              <w:pStyle w:val="Appx"/>
              <w:rPr>
                <w:ins w:id="16762" w:author="aas" w:date="2013-10-14T02:06:00Z"/>
                <w:del w:id="16763" w:author="Anees Shaikh" w:date="2013-10-19T02:16:00Z"/>
              </w:rPr>
              <w:pPrChange w:id="16764" w:author="Anees Shaikh" w:date="2013-10-19T02:16:00Z">
                <w:pPr>
                  <w:pStyle w:val="XML1"/>
                </w:pPr>
              </w:pPrChange>
            </w:pPr>
            <w:ins w:id="16765" w:author="aas" w:date="2013-10-14T02:06:00Z">
              <w:del w:id="16766" w:author="Anees Shaikh" w:date="2013-10-19T02:16:00Z">
                <w:r w:rsidDel="00E067A3">
                  <w:delText xml:space="preserve">                                &lt;/xs:element&gt;</w:delText>
                </w:r>
              </w:del>
            </w:ins>
          </w:p>
          <w:p w14:paraId="26F76009" w14:textId="03B5CD15" w:rsidR="00874469" w:rsidDel="00E067A3" w:rsidRDefault="00874469">
            <w:pPr>
              <w:pStyle w:val="Appx"/>
              <w:rPr>
                <w:ins w:id="16767" w:author="aas" w:date="2013-10-14T02:06:00Z"/>
                <w:del w:id="16768" w:author="Anees Shaikh" w:date="2013-10-19T02:16:00Z"/>
              </w:rPr>
              <w:pPrChange w:id="16769" w:author="Anees Shaikh" w:date="2013-10-19T02:16:00Z">
                <w:pPr>
                  <w:pStyle w:val="XML1"/>
                </w:pPr>
              </w:pPrChange>
            </w:pPr>
            <w:ins w:id="16770" w:author="aas" w:date="2013-10-14T02:06:00Z">
              <w:del w:id="16771"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772" w:author="aas" w:date="2013-10-14T02:06:00Z"/>
                <w:del w:id="16773" w:author="Anees Shaikh" w:date="2013-10-19T02:16:00Z"/>
              </w:rPr>
              <w:pPrChange w:id="16774" w:author="Anees Shaikh" w:date="2013-10-19T02:16:00Z">
                <w:pPr>
                  <w:pStyle w:val="XML1"/>
                </w:pPr>
              </w:pPrChange>
            </w:pPr>
            <w:ins w:id="16775" w:author="aas" w:date="2013-10-14T02:06:00Z">
              <w:del w:id="16776" w:author="Anees Shaikh" w:date="2013-10-19T02:16:00Z">
                <w:r w:rsidDel="00E067A3">
                  <w:delText xml:space="preserve">                                  &lt;xs:annotation&gt;</w:delText>
                </w:r>
              </w:del>
            </w:ins>
          </w:p>
          <w:p w14:paraId="61793249" w14:textId="724DA8C7" w:rsidR="00874469" w:rsidDel="00E067A3" w:rsidRDefault="00874469">
            <w:pPr>
              <w:pStyle w:val="Appx"/>
              <w:rPr>
                <w:ins w:id="16777" w:author="aas" w:date="2013-10-14T02:06:00Z"/>
                <w:del w:id="16778" w:author="Anees Shaikh" w:date="2013-10-19T02:16:00Z"/>
              </w:rPr>
              <w:pPrChange w:id="16779" w:author="Anees Shaikh" w:date="2013-10-19T02:16:00Z">
                <w:pPr>
                  <w:pStyle w:val="XML1"/>
                </w:pPr>
              </w:pPrChange>
            </w:pPr>
            <w:ins w:id="16780" w:author="aas" w:date="2013-10-14T02:06:00Z">
              <w:del w:id="16781" w:author="Anees Shaikh" w:date="2013-10-19T02:16:00Z">
                <w:r w:rsidDel="00E067A3">
                  <w:delText xml:space="preserve">                                    &lt;xs:documentation&gt;</w:delText>
                </w:r>
              </w:del>
            </w:ins>
          </w:p>
          <w:p w14:paraId="018B1149" w14:textId="2850D4BA" w:rsidR="00874469" w:rsidDel="00E067A3" w:rsidRDefault="00874469">
            <w:pPr>
              <w:pStyle w:val="Appx"/>
              <w:rPr>
                <w:ins w:id="16782" w:author="aas" w:date="2013-10-14T02:06:00Z"/>
                <w:del w:id="16783" w:author="Anees Shaikh" w:date="2013-10-19T02:16:00Z"/>
              </w:rPr>
              <w:pPrChange w:id="16784" w:author="Anees Shaikh" w:date="2013-10-19T02:16:00Z">
                <w:pPr>
                  <w:pStyle w:val="XML1"/>
                </w:pPr>
              </w:pPrChange>
            </w:pPr>
            <w:ins w:id="16785" w:author="aas" w:date="2013-10-14T02:06:00Z">
              <w:del w:id="16786"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787" w:author="aas" w:date="2013-10-14T02:06:00Z"/>
                <w:del w:id="16788" w:author="Anees Shaikh" w:date="2013-10-19T02:16:00Z"/>
              </w:rPr>
              <w:pPrChange w:id="16789" w:author="Anees Shaikh" w:date="2013-10-19T02:16:00Z">
                <w:pPr>
                  <w:pStyle w:val="XML1"/>
                </w:pPr>
              </w:pPrChange>
            </w:pPr>
            <w:ins w:id="16790" w:author="aas" w:date="2013-10-14T02:06:00Z">
              <w:del w:id="16791"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792" w:author="aas" w:date="2013-10-14T02:06:00Z"/>
                <w:del w:id="16793" w:author="Anees Shaikh" w:date="2013-10-19T02:16:00Z"/>
              </w:rPr>
              <w:pPrChange w:id="16794" w:author="Anees Shaikh" w:date="2013-10-19T02:16:00Z">
                <w:pPr>
                  <w:pStyle w:val="XML1"/>
                </w:pPr>
              </w:pPrChange>
            </w:pPr>
            <w:ins w:id="16795" w:author="aas" w:date="2013-10-14T02:06:00Z">
              <w:del w:id="16796"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797" w:author="aas" w:date="2013-10-14T02:06:00Z"/>
                <w:del w:id="16798" w:author="Anees Shaikh" w:date="2013-10-19T02:16:00Z"/>
              </w:rPr>
              <w:pPrChange w:id="16799" w:author="Anees Shaikh" w:date="2013-10-19T02:16:00Z">
                <w:pPr>
                  <w:pStyle w:val="XML1"/>
                </w:pPr>
              </w:pPrChange>
            </w:pPr>
            <w:ins w:id="16800" w:author="aas" w:date="2013-10-14T02:06:00Z">
              <w:del w:id="16801"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02" w:author="aas" w:date="2013-10-14T02:06:00Z"/>
                <w:del w:id="16803" w:author="Anees Shaikh" w:date="2013-10-19T02:16:00Z"/>
              </w:rPr>
              <w:pPrChange w:id="16804" w:author="Anees Shaikh" w:date="2013-10-19T02:16:00Z">
                <w:pPr>
                  <w:pStyle w:val="XML1"/>
                </w:pPr>
              </w:pPrChange>
            </w:pPr>
            <w:ins w:id="16805" w:author="aas" w:date="2013-10-14T02:06:00Z">
              <w:del w:id="16806" w:author="Anees Shaikh" w:date="2013-10-19T02:16:00Z">
                <w:r w:rsidDel="00E067A3">
                  <w:delText xml:space="preserve">                                            </w:delText>
                </w:r>
              </w:del>
            </w:ins>
          </w:p>
          <w:p w14:paraId="5B41E955" w14:textId="5362C47D" w:rsidR="00874469" w:rsidDel="00E067A3" w:rsidRDefault="00874469">
            <w:pPr>
              <w:pStyle w:val="Appx"/>
              <w:rPr>
                <w:ins w:id="16807" w:author="aas" w:date="2013-10-14T02:06:00Z"/>
                <w:del w:id="16808" w:author="Anees Shaikh" w:date="2013-10-19T02:16:00Z"/>
              </w:rPr>
              <w:pPrChange w:id="16809" w:author="Anees Shaikh" w:date="2013-10-19T02:16:00Z">
                <w:pPr>
                  <w:pStyle w:val="XML1"/>
                </w:pPr>
              </w:pPrChange>
            </w:pPr>
            <w:ins w:id="16810" w:author="aas" w:date="2013-10-14T02:06:00Z">
              <w:del w:id="16811"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12" w:author="aas" w:date="2013-10-14T02:06:00Z"/>
                <w:del w:id="16813" w:author="Anees Shaikh" w:date="2013-10-19T02:16:00Z"/>
              </w:rPr>
              <w:pPrChange w:id="16814" w:author="Anees Shaikh" w:date="2013-10-19T02:16:00Z">
                <w:pPr>
                  <w:pStyle w:val="XML1"/>
                </w:pPr>
              </w:pPrChange>
            </w:pPr>
            <w:ins w:id="16815" w:author="aas" w:date="2013-10-14T02:06:00Z">
              <w:del w:id="16816"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17" w:author="aas" w:date="2013-10-14T02:06:00Z"/>
                <w:del w:id="16818" w:author="Anees Shaikh" w:date="2013-10-19T02:16:00Z"/>
              </w:rPr>
              <w:pPrChange w:id="16819" w:author="Anees Shaikh" w:date="2013-10-19T02:16:00Z">
                <w:pPr>
                  <w:pStyle w:val="XML1"/>
                </w:pPr>
              </w:pPrChange>
            </w:pPr>
            <w:ins w:id="16820" w:author="aas" w:date="2013-10-14T02:06:00Z">
              <w:del w:id="16821"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22" w:author="aas" w:date="2013-10-14T02:06:00Z"/>
                <w:del w:id="16823" w:author="Anees Shaikh" w:date="2013-10-19T02:16:00Z"/>
              </w:rPr>
              <w:pPrChange w:id="16824" w:author="Anees Shaikh" w:date="2013-10-19T02:16:00Z">
                <w:pPr>
                  <w:pStyle w:val="XML1"/>
                </w:pPr>
              </w:pPrChange>
            </w:pPr>
            <w:ins w:id="16825" w:author="aas" w:date="2013-10-14T02:06:00Z">
              <w:del w:id="16826"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27" w:author="aas" w:date="2013-10-14T02:06:00Z"/>
                <w:del w:id="16828" w:author="Anees Shaikh" w:date="2013-10-19T02:16:00Z"/>
              </w:rPr>
              <w:pPrChange w:id="16829" w:author="Anees Shaikh" w:date="2013-10-19T02:16:00Z">
                <w:pPr>
                  <w:pStyle w:val="XML1"/>
                </w:pPr>
              </w:pPrChange>
            </w:pPr>
            <w:ins w:id="16830" w:author="aas" w:date="2013-10-14T02:06:00Z">
              <w:del w:id="16831" w:author="Anees Shaikh" w:date="2013-10-19T02:16:00Z">
                <w:r w:rsidDel="00E067A3">
                  <w:delText xml:space="preserve">                                            the &amp;lt;bad-element&amp;gt; element.</w:delText>
                </w:r>
              </w:del>
            </w:ins>
          </w:p>
          <w:p w14:paraId="36FF662D" w14:textId="38F59C7E" w:rsidR="00874469" w:rsidDel="00E067A3" w:rsidRDefault="00874469">
            <w:pPr>
              <w:pStyle w:val="Appx"/>
              <w:rPr>
                <w:ins w:id="16832" w:author="aas" w:date="2013-10-14T02:06:00Z"/>
                <w:del w:id="16833" w:author="Anees Shaikh" w:date="2013-10-19T02:16:00Z"/>
              </w:rPr>
              <w:pPrChange w:id="16834" w:author="Anees Shaikh" w:date="2013-10-19T02:16:00Z">
                <w:pPr>
                  <w:pStyle w:val="XML1"/>
                </w:pPr>
              </w:pPrChange>
            </w:pPr>
            <w:ins w:id="16835" w:author="aas" w:date="2013-10-14T02:06:00Z">
              <w:del w:id="16836" w:author="Anees Shaikh" w:date="2013-10-19T02:16:00Z">
                <w:r w:rsidDel="00E067A3">
                  <w:delText xml:space="preserve">                                    &lt;/xs:documentation&gt;</w:delText>
                </w:r>
              </w:del>
            </w:ins>
          </w:p>
          <w:p w14:paraId="7EFFAC2D" w14:textId="41816CEF" w:rsidR="00874469" w:rsidDel="00E067A3" w:rsidRDefault="00874469">
            <w:pPr>
              <w:pStyle w:val="Appx"/>
              <w:rPr>
                <w:ins w:id="16837" w:author="aas" w:date="2013-10-14T02:06:00Z"/>
                <w:del w:id="16838" w:author="Anees Shaikh" w:date="2013-10-19T02:16:00Z"/>
              </w:rPr>
              <w:pPrChange w:id="16839" w:author="Anees Shaikh" w:date="2013-10-19T02:16:00Z">
                <w:pPr>
                  <w:pStyle w:val="XML1"/>
                </w:pPr>
              </w:pPrChange>
            </w:pPr>
            <w:ins w:id="16840" w:author="aas" w:date="2013-10-14T02:06:00Z">
              <w:del w:id="16841" w:author="Anees Shaikh" w:date="2013-10-19T02:16:00Z">
                <w:r w:rsidDel="00E067A3">
                  <w:delText xml:space="preserve">                                  &lt;/xs:annotation&gt;</w:delText>
                </w:r>
              </w:del>
            </w:ins>
          </w:p>
          <w:p w14:paraId="317D46C4" w14:textId="1D3CF188" w:rsidR="00874469" w:rsidDel="00E067A3" w:rsidRDefault="00874469">
            <w:pPr>
              <w:pStyle w:val="Appx"/>
              <w:rPr>
                <w:ins w:id="16842" w:author="aas" w:date="2013-10-14T02:06:00Z"/>
                <w:del w:id="16843" w:author="Anees Shaikh" w:date="2013-10-19T02:16:00Z"/>
              </w:rPr>
              <w:pPrChange w:id="16844" w:author="Anees Shaikh" w:date="2013-10-19T02:16:00Z">
                <w:pPr>
                  <w:pStyle w:val="XML1"/>
                </w:pPr>
              </w:pPrChange>
            </w:pPr>
            <w:ins w:id="16845" w:author="aas" w:date="2013-10-14T02:06:00Z">
              <w:del w:id="16846" w:author="Anees Shaikh" w:date="2013-10-19T02:16:00Z">
                <w:r w:rsidDel="00E067A3">
                  <w:delText xml:space="preserve">                                &lt;/xs:element&gt;</w:delText>
                </w:r>
              </w:del>
            </w:ins>
          </w:p>
          <w:p w14:paraId="2E108FF7" w14:textId="460AA6AD" w:rsidR="00874469" w:rsidDel="00E067A3" w:rsidRDefault="00874469">
            <w:pPr>
              <w:pStyle w:val="Appx"/>
              <w:rPr>
                <w:ins w:id="16847" w:author="aas" w:date="2013-10-14T02:06:00Z"/>
                <w:del w:id="16848" w:author="Anees Shaikh" w:date="2013-10-19T02:16:00Z"/>
              </w:rPr>
              <w:pPrChange w:id="16849" w:author="Anees Shaikh" w:date="2013-10-19T02:16:00Z">
                <w:pPr>
                  <w:pStyle w:val="XML1"/>
                </w:pPr>
              </w:pPrChange>
            </w:pPr>
            <w:ins w:id="16850" w:author="aas" w:date="2013-10-14T02:06:00Z">
              <w:del w:id="16851"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852" w:author="aas" w:date="2013-10-14T02:06:00Z"/>
                <w:del w:id="16853" w:author="Anees Shaikh" w:date="2013-10-19T02:16:00Z"/>
              </w:rPr>
              <w:pPrChange w:id="16854" w:author="Anees Shaikh" w:date="2013-10-19T02:16:00Z">
                <w:pPr>
                  <w:pStyle w:val="XML1"/>
                </w:pPr>
              </w:pPrChange>
            </w:pPr>
            <w:ins w:id="16855" w:author="aas" w:date="2013-10-14T02:06:00Z">
              <w:del w:id="16856" w:author="Anees Shaikh" w:date="2013-10-19T02:16:00Z">
                <w:r w:rsidDel="00E067A3">
                  <w:delText xml:space="preserve">                                  &lt;xs:annotation&gt;</w:delText>
                </w:r>
              </w:del>
            </w:ins>
          </w:p>
          <w:p w14:paraId="77B86D2F" w14:textId="5B3501FD" w:rsidR="00874469" w:rsidDel="00E067A3" w:rsidRDefault="00874469">
            <w:pPr>
              <w:pStyle w:val="Appx"/>
              <w:rPr>
                <w:ins w:id="16857" w:author="aas" w:date="2013-10-14T02:06:00Z"/>
                <w:del w:id="16858" w:author="Anees Shaikh" w:date="2013-10-19T02:16:00Z"/>
              </w:rPr>
              <w:pPrChange w:id="16859" w:author="Anees Shaikh" w:date="2013-10-19T02:16:00Z">
                <w:pPr>
                  <w:pStyle w:val="XML1"/>
                </w:pPr>
              </w:pPrChange>
            </w:pPr>
            <w:ins w:id="16860" w:author="aas" w:date="2013-10-14T02:06:00Z">
              <w:del w:id="16861" w:author="Anees Shaikh" w:date="2013-10-19T02:16:00Z">
                <w:r w:rsidDel="00E067A3">
                  <w:delText xml:space="preserve">                                    &lt;xs:documentation&gt;</w:delText>
                </w:r>
              </w:del>
            </w:ins>
          </w:p>
          <w:p w14:paraId="7941985C" w14:textId="1B9A3DD3" w:rsidR="00874469" w:rsidDel="00E067A3" w:rsidRDefault="00874469">
            <w:pPr>
              <w:pStyle w:val="Appx"/>
              <w:rPr>
                <w:ins w:id="16862" w:author="aas" w:date="2013-10-14T02:06:00Z"/>
                <w:del w:id="16863" w:author="Anees Shaikh" w:date="2013-10-19T02:16:00Z"/>
              </w:rPr>
              <w:pPrChange w:id="16864" w:author="Anees Shaikh" w:date="2013-10-19T02:16:00Z">
                <w:pPr>
                  <w:pStyle w:val="XML1"/>
                </w:pPr>
              </w:pPrChange>
            </w:pPr>
            <w:ins w:id="16865" w:author="aas" w:date="2013-10-14T02:06:00Z">
              <w:del w:id="16866"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867" w:author="aas" w:date="2013-10-14T02:06:00Z"/>
                <w:del w:id="16868" w:author="Anees Shaikh" w:date="2013-10-19T02:16:00Z"/>
              </w:rPr>
              <w:pPrChange w:id="16869" w:author="Anees Shaikh" w:date="2013-10-19T02:16:00Z">
                <w:pPr>
                  <w:pStyle w:val="XML1"/>
                </w:pPr>
              </w:pPrChange>
            </w:pPr>
            <w:ins w:id="16870" w:author="aas" w:date="2013-10-14T02:06:00Z">
              <w:del w:id="16871"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872" w:author="aas" w:date="2013-10-14T02:06:00Z"/>
                <w:del w:id="16873" w:author="Anees Shaikh" w:date="2013-10-19T02:16:00Z"/>
              </w:rPr>
              <w:pPrChange w:id="16874" w:author="Anees Shaikh" w:date="2013-10-19T02:16:00Z">
                <w:pPr>
                  <w:pStyle w:val="XML1"/>
                </w:pPr>
              </w:pPrChange>
            </w:pPr>
            <w:ins w:id="16875" w:author="aas" w:date="2013-10-14T02:06:00Z">
              <w:del w:id="16876"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877" w:author="aas" w:date="2013-10-14T02:06:00Z"/>
                <w:del w:id="16878" w:author="Anees Shaikh" w:date="2013-10-19T02:16:00Z"/>
              </w:rPr>
              <w:pPrChange w:id="16879" w:author="Anees Shaikh" w:date="2013-10-19T02:16:00Z">
                <w:pPr>
                  <w:pStyle w:val="XML1"/>
                </w:pPr>
              </w:pPrChange>
            </w:pPr>
            <w:ins w:id="16880" w:author="aas" w:date="2013-10-14T02:06:00Z">
              <w:del w:id="16881"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882" w:author="aas" w:date="2013-10-14T02:06:00Z"/>
                <w:del w:id="16883" w:author="Anees Shaikh" w:date="2013-10-19T02:16:00Z"/>
              </w:rPr>
              <w:pPrChange w:id="16884" w:author="Anees Shaikh" w:date="2013-10-19T02:16:00Z">
                <w:pPr>
                  <w:pStyle w:val="XML1"/>
                </w:pPr>
              </w:pPrChange>
            </w:pPr>
            <w:ins w:id="16885" w:author="aas" w:date="2013-10-14T02:06:00Z">
              <w:del w:id="16886" w:author="Anees Shaikh" w:date="2013-10-19T02:16:00Z">
                <w:r w:rsidDel="00E067A3">
                  <w:delText xml:space="preserve">                                             OpenFlow Logical Switch.</w:delText>
                </w:r>
              </w:del>
            </w:ins>
          </w:p>
          <w:p w14:paraId="0ED5B08F" w14:textId="11723353" w:rsidR="00874469" w:rsidDel="00E067A3" w:rsidRDefault="00874469">
            <w:pPr>
              <w:pStyle w:val="Appx"/>
              <w:rPr>
                <w:ins w:id="16887" w:author="aas" w:date="2013-10-14T02:06:00Z"/>
                <w:del w:id="16888" w:author="Anees Shaikh" w:date="2013-10-19T02:16:00Z"/>
              </w:rPr>
              <w:pPrChange w:id="16889" w:author="Anees Shaikh" w:date="2013-10-19T02:16:00Z">
                <w:pPr>
                  <w:pStyle w:val="XML1"/>
                </w:pPr>
              </w:pPrChange>
            </w:pPr>
            <w:ins w:id="16890" w:author="aas" w:date="2013-10-14T02:06:00Z">
              <w:del w:id="16891" w:author="Anees Shaikh" w:date="2013-10-19T02:16:00Z">
                <w:r w:rsidDel="00E067A3">
                  <w:delText xml:space="preserve">                                          </w:delText>
                </w:r>
              </w:del>
            </w:ins>
          </w:p>
          <w:p w14:paraId="36E315C6" w14:textId="6527A6BB" w:rsidR="00874469" w:rsidDel="00E067A3" w:rsidRDefault="00874469">
            <w:pPr>
              <w:pStyle w:val="Appx"/>
              <w:rPr>
                <w:ins w:id="16892" w:author="aas" w:date="2013-10-14T02:06:00Z"/>
                <w:del w:id="16893" w:author="Anees Shaikh" w:date="2013-10-19T02:16:00Z"/>
              </w:rPr>
              <w:pPrChange w:id="16894" w:author="Anees Shaikh" w:date="2013-10-19T02:16:00Z">
                <w:pPr>
                  <w:pStyle w:val="XML1"/>
                </w:pPr>
              </w:pPrChange>
            </w:pPr>
            <w:ins w:id="16895" w:author="aas" w:date="2013-10-14T02:06:00Z">
              <w:del w:id="16896"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897" w:author="aas" w:date="2013-10-14T02:06:00Z"/>
                <w:del w:id="16898" w:author="Anees Shaikh" w:date="2013-10-19T02:16:00Z"/>
              </w:rPr>
              <w:pPrChange w:id="16899" w:author="Anees Shaikh" w:date="2013-10-19T02:16:00Z">
                <w:pPr>
                  <w:pStyle w:val="XML1"/>
                </w:pPr>
              </w:pPrChange>
            </w:pPr>
            <w:ins w:id="16900" w:author="aas" w:date="2013-10-14T02:06:00Z">
              <w:del w:id="16901"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02" w:author="aas" w:date="2013-10-14T02:06:00Z"/>
                <w:del w:id="16903" w:author="Anees Shaikh" w:date="2013-10-19T02:16:00Z"/>
              </w:rPr>
              <w:pPrChange w:id="16904" w:author="Anees Shaikh" w:date="2013-10-19T02:16:00Z">
                <w:pPr>
                  <w:pStyle w:val="XML1"/>
                </w:pPr>
              </w:pPrChange>
            </w:pPr>
            <w:ins w:id="16905" w:author="aas" w:date="2013-10-14T02:06:00Z">
              <w:del w:id="16906"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07" w:author="aas" w:date="2013-10-14T02:06:00Z"/>
                <w:del w:id="16908" w:author="Anees Shaikh" w:date="2013-10-19T02:16:00Z"/>
              </w:rPr>
              <w:pPrChange w:id="16909" w:author="Anees Shaikh" w:date="2013-10-19T02:16:00Z">
                <w:pPr>
                  <w:pStyle w:val="XML1"/>
                </w:pPr>
              </w:pPrChange>
            </w:pPr>
            <w:ins w:id="16910" w:author="aas" w:date="2013-10-14T02:06:00Z">
              <w:del w:id="16911"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12" w:author="aas" w:date="2013-10-14T02:06:00Z"/>
                <w:del w:id="16913" w:author="Anees Shaikh" w:date="2013-10-19T02:16:00Z"/>
              </w:rPr>
              <w:pPrChange w:id="16914" w:author="Anees Shaikh" w:date="2013-10-19T02:16:00Z">
                <w:pPr>
                  <w:pStyle w:val="XML1"/>
                </w:pPr>
              </w:pPrChange>
            </w:pPr>
            <w:ins w:id="16915" w:author="aas" w:date="2013-10-14T02:06:00Z">
              <w:del w:id="16916"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17" w:author="aas" w:date="2013-10-14T02:06:00Z"/>
                <w:del w:id="16918" w:author="Anees Shaikh" w:date="2013-10-19T02:16:00Z"/>
              </w:rPr>
              <w:pPrChange w:id="16919" w:author="Anees Shaikh" w:date="2013-10-19T02:16:00Z">
                <w:pPr>
                  <w:pStyle w:val="XML1"/>
                </w:pPr>
              </w:pPrChange>
            </w:pPr>
            <w:ins w:id="16920" w:author="aas" w:date="2013-10-14T02:06:00Z">
              <w:del w:id="16921" w:author="Anees Shaikh" w:date="2013-10-19T02:16:00Z">
                <w:r w:rsidDel="00E067A3">
                  <w:delText xml:space="preserve">                                    &lt;/xs:documentation&gt;</w:delText>
                </w:r>
              </w:del>
            </w:ins>
          </w:p>
          <w:p w14:paraId="527CD4D9" w14:textId="620F3E30" w:rsidR="00874469" w:rsidDel="00E067A3" w:rsidRDefault="00874469">
            <w:pPr>
              <w:pStyle w:val="Appx"/>
              <w:rPr>
                <w:ins w:id="16922" w:author="aas" w:date="2013-10-14T02:06:00Z"/>
                <w:del w:id="16923" w:author="Anees Shaikh" w:date="2013-10-19T02:16:00Z"/>
              </w:rPr>
              <w:pPrChange w:id="16924" w:author="Anees Shaikh" w:date="2013-10-19T02:16:00Z">
                <w:pPr>
                  <w:pStyle w:val="XML1"/>
                </w:pPr>
              </w:pPrChange>
            </w:pPr>
            <w:ins w:id="16925" w:author="aas" w:date="2013-10-14T02:06:00Z">
              <w:del w:id="16926" w:author="Anees Shaikh" w:date="2013-10-19T02:16:00Z">
                <w:r w:rsidDel="00E067A3">
                  <w:delText xml:space="preserve">                                  &lt;/xs:annotation&gt;</w:delText>
                </w:r>
              </w:del>
            </w:ins>
          </w:p>
          <w:p w14:paraId="19FE6BE4" w14:textId="7109058D" w:rsidR="00874469" w:rsidDel="00E067A3" w:rsidRDefault="00874469">
            <w:pPr>
              <w:pStyle w:val="Appx"/>
              <w:rPr>
                <w:ins w:id="16927" w:author="aas" w:date="2013-10-14T02:06:00Z"/>
                <w:del w:id="16928" w:author="Anees Shaikh" w:date="2013-10-19T02:16:00Z"/>
              </w:rPr>
              <w:pPrChange w:id="16929" w:author="Anees Shaikh" w:date="2013-10-19T02:16:00Z">
                <w:pPr>
                  <w:pStyle w:val="XML1"/>
                </w:pPr>
              </w:pPrChange>
            </w:pPr>
            <w:ins w:id="16930" w:author="aas" w:date="2013-10-14T02:06:00Z">
              <w:del w:id="16931" w:author="Anees Shaikh" w:date="2013-10-19T02:16:00Z">
                <w:r w:rsidDel="00E067A3">
                  <w:delText xml:space="preserve">                                &lt;/xs:element&gt;</w:delText>
                </w:r>
              </w:del>
            </w:ins>
          </w:p>
          <w:p w14:paraId="507DC240" w14:textId="0226DB34" w:rsidR="00874469" w:rsidDel="00E067A3" w:rsidRDefault="00874469">
            <w:pPr>
              <w:pStyle w:val="Appx"/>
              <w:rPr>
                <w:ins w:id="16932" w:author="aas" w:date="2013-10-14T02:06:00Z"/>
                <w:del w:id="16933" w:author="Anees Shaikh" w:date="2013-10-19T02:16:00Z"/>
              </w:rPr>
              <w:pPrChange w:id="16934" w:author="Anees Shaikh" w:date="2013-10-19T02:16:00Z">
                <w:pPr>
                  <w:pStyle w:val="XML1"/>
                </w:pPr>
              </w:pPrChange>
            </w:pPr>
            <w:ins w:id="16935" w:author="aas" w:date="2013-10-14T02:06:00Z">
              <w:del w:id="16936"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6937" w:author="aas" w:date="2013-10-14T02:06:00Z"/>
                <w:del w:id="16938" w:author="Anees Shaikh" w:date="2013-10-19T02:16:00Z"/>
              </w:rPr>
              <w:pPrChange w:id="16939" w:author="Anees Shaikh" w:date="2013-10-19T02:16:00Z">
                <w:pPr>
                  <w:pStyle w:val="XML1"/>
                </w:pPr>
              </w:pPrChange>
            </w:pPr>
            <w:ins w:id="16940" w:author="aas" w:date="2013-10-14T02:06:00Z">
              <w:del w:id="16941" w:author="Anees Shaikh" w:date="2013-10-19T02:16:00Z">
                <w:r w:rsidDel="00E067A3">
                  <w:delText xml:space="preserve">                                  &lt;xs:annotation&gt;</w:delText>
                </w:r>
              </w:del>
            </w:ins>
          </w:p>
          <w:p w14:paraId="0EAA11E7" w14:textId="3E750339" w:rsidR="00874469" w:rsidDel="00E067A3" w:rsidRDefault="00874469">
            <w:pPr>
              <w:pStyle w:val="Appx"/>
              <w:rPr>
                <w:ins w:id="16942" w:author="aas" w:date="2013-10-14T02:06:00Z"/>
                <w:del w:id="16943" w:author="Anees Shaikh" w:date="2013-10-19T02:16:00Z"/>
              </w:rPr>
              <w:pPrChange w:id="16944" w:author="Anees Shaikh" w:date="2013-10-19T02:16:00Z">
                <w:pPr>
                  <w:pStyle w:val="XML1"/>
                </w:pPr>
              </w:pPrChange>
            </w:pPr>
            <w:ins w:id="16945" w:author="aas" w:date="2013-10-14T02:06:00Z">
              <w:del w:id="16946" w:author="Anees Shaikh" w:date="2013-10-19T02:16:00Z">
                <w:r w:rsidDel="00E067A3">
                  <w:delText xml:space="preserve">                                    &lt;xs:documentation&gt;</w:delText>
                </w:r>
              </w:del>
            </w:ins>
          </w:p>
          <w:p w14:paraId="2D7D8B82" w14:textId="49C410CC" w:rsidR="00874469" w:rsidDel="00E067A3" w:rsidRDefault="00874469">
            <w:pPr>
              <w:pStyle w:val="Appx"/>
              <w:rPr>
                <w:ins w:id="16947" w:author="aas" w:date="2013-10-14T02:06:00Z"/>
                <w:del w:id="16948" w:author="Anees Shaikh" w:date="2013-10-19T02:16:00Z"/>
              </w:rPr>
              <w:pPrChange w:id="16949" w:author="Anees Shaikh" w:date="2013-10-19T02:16:00Z">
                <w:pPr>
                  <w:pStyle w:val="XML1"/>
                </w:pPr>
              </w:pPrChange>
            </w:pPr>
            <w:ins w:id="16950" w:author="aas" w:date="2013-10-14T02:06:00Z">
              <w:del w:id="16951"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6952" w:author="aas" w:date="2013-10-14T02:06:00Z"/>
                <w:del w:id="16953" w:author="Anees Shaikh" w:date="2013-10-19T02:16:00Z"/>
              </w:rPr>
              <w:pPrChange w:id="16954" w:author="Anees Shaikh" w:date="2013-10-19T02:16:00Z">
                <w:pPr>
                  <w:pStyle w:val="XML1"/>
                </w:pPr>
              </w:pPrChange>
            </w:pPr>
            <w:ins w:id="16955" w:author="aas" w:date="2013-10-14T02:06:00Z">
              <w:del w:id="16956" w:author="Anees Shaikh" w:date="2013-10-19T02:16:00Z">
                <w:r w:rsidDel="00E067A3">
                  <w:delText xml:space="preserve">                                             this OpenFlow Controller.</w:delText>
                </w:r>
              </w:del>
            </w:ins>
          </w:p>
          <w:p w14:paraId="5C2ABE0A" w14:textId="0704062B" w:rsidR="00874469" w:rsidDel="00E067A3" w:rsidRDefault="00874469">
            <w:pPr>
              <w:pStyle w:val="Appx"/>
              <w:rPr>
                <w:ins w:id="16957" w:author="aas" w:date="2013-10-14T02:06:00Z"/>
                <w:del w:id="16958" w:author="Anees Shaikh" w:date="2013-10-19T02:16:00Z"/>
              </w:rPr>
              <w:pPrChange w:id="16959" w:author="Anees Shaikh" w:date="2013-10-19T02:16:00Z">
                <w:pPr>
                  <w:pStyle w:val="XML1"/>
                </w:pPr>
              </w:pPrChange>
            </w:pPr>
            <w:ins w:id="16960" w:author="aas" w:date="2013-10-14T02:06:00Z">
              <w:del w:id="16961" w:author="Anees Shaikh" w:date="2013-10-19T02:16:00Z">
                <w:r w:rsidDel="00E067A3">
                  <w:delText xml:space="preserve">                                    &lt;/xs:documentation&gt;</w:delText>
                </w:r>
              </w:del>
            </w:ins>
          </w:p>
          <w:p w14:paraId="6EC96F0E" w14:textId="406D53A0" w:rsidR="00874469" w:rsidDel="00E067A3" w:rsidRDefault="00874469">
            <w:pPr>
              <w:pStyle w:val="Appx"/>
              <w:rPr>
                <w:ins w:id="16962" w:author="aas" w:date="2013-10-14T02:06:00Z"/>
                <w:del w:id="16963" w:author="Anees Shaikh" w:date="2013-10-19T02:16:00Z"/>
              </w:rPr>
              <w:pPrChange w:id="16964" w:author="Anees Shaikh" w:date="2013-10-19T02:16:00Z">
                <w:pPr>
                  <w:pStyle w:val="XML1"/>
                </w:pPr>
              </w:pPrChange>
            </w:pPr>
            <w:ins w:id="16965" w:author="aas" w:date="2013-10-14T02:06:00Z">
              <w:del w:id="16966" w:author="Anees Shaikh" w:date="2013-10-19T02:16:00Z">
                <w:r w:rsidDel="00E067A3">
                  <w:delText xml:space="preserve">                                  &lt;/xs:annotation&gt;</w:delText>
                </w:r>
              </w:del>
            </w:ins>
          </w:p>
          <w:p w14:paraId="40B65BBB" w14:textId="260A4206" w:rsidR="00874469" w:rsidDel="00E067A3" w:rsidRDefault="00874469">
            <w:pPr>
              <w:pStyle w:val="Appx"/>
              <w:rPr>
                <w:ins w:id="16967" w:author="aas" w:date="2013-10-14T02:06:00Z"/>
                <w:del w:id="16968" w:author="Anees Shaikh" w:date="2013-10-19T02:16:00Z"/>
              </w:rPr>
              <w:pPrChange w:id="16969" w:author="Anees Shaikh" w:date="2013-10-19T02:16:00Z">
                <w:pPr>
                  <w:pStyle w:val="XML1"/>
                </w:pPr>
              </w:pPrChange>
            </w:pPr>
            <w:ins w:id="16970" w:author="aas" w:date="2013-10-14T02:06:00Z">
              <w:del w:id="16971" w:author="Anees Shaikh" w:date="2013-10-19T02:16:00Z">
                <w:r w:rsidDel="00E067A3">
                  <w:delText xml:space="preserve">                                  &lt;xs:simpleType&gt;</w:delText>
                </w:r>
              </w:del>
            </w:ins>
          </w:p>
          <w:p w14:paraId="2EE9E149" w14:textId="7293AFC0" w:rsidR="00874469" w:rsidDel="00E067A3" w:rsidRDefault="00874469">
            <w:pPr>
              <w:pStyle w:val="Appx"/>
              <w:rPr>
                <w:ins w:id="16972" w:author="aas" w:date="2013-10-14T02:06:00Z"/>
                <w:del w:id="16973" w:author="Anees Shaikh" w:date="2013-10-19T02:16:00Z"/>
              </w:rPr>
              <w:pPrChange w:id="16974" w:author="Anees Shaikh" w:date="2013-10-19T02:16:00Z">
                <w:pPr>
                  <w:pStyle w:val="XML1"/>
                </w:pPr>
              </w:pPrChange>
            </w:pPr>
            <w:ins w:id="16975" w:author="aas" w:date="2013-10-14T02:06:00Z">
              <w:del w:id="16976" w:author="Anees Shaikh" w:date="2013-10-19T02:16:00Z">
                <w:r w:rsidDel="00E067A3">
                  <w:delText xml:space="preserve">                                    &lt;xs:restriction base="xs:string"&gt;</w:delText>
                </w:r>
              </w:del>
            </w:ins>
          </w:p>
          <w:p w14:paraId="5D748AE1" w14:textId="26CA5535" w:rsidR="00874469" w:rsidDel="00E067A3" w:rsidRDefault="00874469">
            <w:pPr>
              <w:pStyle w:val="Appx"/>
              <w:rPr>
                <w:ins w:id="16977" w:author="aas" w:date="2013-10-14T02:06:00Z"/>
                <w:del w:id="16978" w:author="Anees Shaikh" w:date="2013-10-19T02:16:00Z"/>
              </w:rPr>
              <w:pPrChange w:id="16979" w:author="Anees Shaikh" w:date="2013-10-19T02:16:00Z">
                <w:pPr>
                  <w:pStyle w:val="XML1"/>
                </w:pPr>
              </w:pPrChange>
            </w:pPr>
            <w:ins w:id="16980" w:author="aas" w:date="2013-10-14T02:06:00Z">
              <w:del w:id="16981" w:author="Anees Shaikh" w:date="2013-10-19T02:16:00Z">
                <w:r w:rsidDel="00E067A3">
                  <w:delText xml:space="preserve">                                      &lt;xs:enumeration value="tcp"/&gt;</w:delText>
                </w:r>
              </w:del>
            </w:ins>
          </w:p>
          <w:p w14:paraId="5B00C004" w14:textId="3B33A0DB" w:rsidR="00874469" w:rsidDel="00E067A3" w:rsidRDefault="00874469">
            <w:pPr>
              <w:pStyle w:val="Appx"/>
              <w:rPr>
                <w:ins w:id="16982" w:author="aas" w:date="2013-10-14T02:06:00Z"/>
                <w:del w:id="16983" w:author="Anees Shaikh" w:date="2013-10-19T02:16:00Z"/>
              </w:rPr>
              <w:pPrChange w:id="16984" w:author="Anees Shaikh" w:date="2013-10-19T02:16:00Z">
                <w:pPr>
                  <w:pStyle w:val="XML1"/>
                </w:pPr>
              </w:pPrChange>
            </w:pPr>
            <w:ins w:id="16985" w:author="aas" w:date="2013-10-14T02:06:00Z">
              <w:del w:id="16986" w:author="Anees Shaikh" w:date="2013-10-19T02:16:00Z">
                <w:r w:rsidDel="00E067A3">
                  <w:delText xml:space="preserve">                                      &lt;xs:enumeration value="tls"/&gt;</w:delText>
                </w:r>
              </w:del>
            </w:ins>
          </w:p>
          <w:p w14:paraId="46D330F8" w14:textId="381A581E" w:rsidR="00874469" w:rsidDel="00E067A3" w:rsidRDefault="00874469">
            <w:pPr>
              <w:pStyle w:val="Appx"/>
              <w:rPr>
                <w:ins w:id="16987" w:author="aas" w:date="2013-10-14T02:06:00Z"/>
                <w:del w:id="16988" w:author="Anees Shaikh" w:date="2013-10-19T02:16:00Z"/>
              </w:rPr>
              <w:pPrChange w:id="16989" w:author="Anees Shaikh" w:date="2013-10-19T02:16:00Z">
                <w:pPr>
                  <w:pStyle w:val="XML1"/>
                </w:pPr>
              </w:pPrChange>
            </w:pPr>
            <w:ins w:id="16990" w:author="aas" w:date="2013-10-14T02:06:00Z">
              <w:del w:id="16991" w:author="Anees Shaikh" w:date="2013-10-19T02:16:00Z">
                <w:r w:rsidDel="00E067A3">
                  <w:delText xml:space="preserve">                                    &lt;/xs:restriction&gt;</w:delText>
                </w:r>
              </w:del>
            </w:ins>
          </w:p>
          <w:p w14:paraId="2F0A79EE" w14:textId="65B359A7" w:rsidR="00874469" w:rsidDel="00E067A3" w:rsidRDefault="00874469">
            <w:pPr>
              <w:pStyle w:val="Appx"/>
              <w:rPr>
                <w:ins w:id="16992" w:author="aas" w:date="2013-10-14T02:06:00Z"/>
                <w:del w:id="16993" w:author="Anees Shaikh" w:date="2013-10-19T02:16:00Z"/>
              </w:rPr>
              <w:pPrChange w:id="16994" w:author="Anees Shaikh" w:date="2013-10-19T02:16:00Z">
                <w:pPr>
                  <w:pStyle w:val="XML1"/>
                </w:pPr>
              </w:pPrChange>
            </w:pPr>
            <w:ins w:id="16995" w:author="aas" w:date="2013-10-14T02:06:00Z">
              <w:del w:id="16996" w:author="Anees Shaikh" w:date="2013-10-19T02:16:00Z">
                <w:r w:rsidDel="00E067A3">
                  <w:delText xml:space="preserve">                                  &lt;/xs:simpleType&gt;</w:delText>
                </w:r>
              </w:del>
            </w:ins>
          </w:p>
          <w:p w14:paraId="3FF45F26" w14:textId="2C8344F2" w:rsidR="00874469" w:rsidDel="00E067A3" w:rsidRDefault="00874469">
            <w:pPr>
              <w:pStyle w:val="Appx"/>
              <w:rPr>
                <w:ins w:id="16997" w:author="aas" w:date="2013-10-14T02:06:00Z"/>
                <w:del w:id="16998" w:author="Anees Shaikh" w:date="2013-10-19T02:16:00Z"/>
              </w:rPr>
              <w:pPrChange w:id="16999" w:author="Anees Shaikh" w:date="2013-10-19T02:16:00Z">
                <w:pPr>
                  <w:pStyle w:val="XML1"/>
                </w:pPr>
              </w:pPrChange>
            </w:pPr>
            <w:ins w:id="17000" w:author="aas" w:date="2013-10-14T02:06:00Z">
              <w:del w:id="17001" w:author="Anees Shaikh" w:date="2013-10-19T02:16:00Z">
                <w:r w:rsidDel="00E067A3">
                  <w:delText xml:space="preserve">                                &lt;/xs:element&gt;</w:delText>
                </w:r>
              </w:del>
            </w:ins>
          </w:p>
          <w:p w14:paraId="1CF31DC8" w14:textId="42F8B342" w:rsidR="00874469" w:rsidDel="00E067A3" w:rsidRDefault="00874469">
            <w:pPr>
              <w:pStyle w:val="Appx"/>
              <w:rPr>
                <w:ins w:id="17002" w:author="aas" w:date="2013-10-14T02:06:00Z"/>
                <w:del w:id="17003" w:author="Anees Shaikh" w:date="2013-10-19T02:16:00Z"/>
              </w:rPr>
              <w:pPrChange w:id="17004" w:author="Anees Shaikh" w:date="2013-10-19T02:16:00Z">
                <w:pPr>
                  <w:pStyle w:val="XML1"/>
                </w:pPr>
              </w:pPrChange>
            </w:pPr>
            <w:ins w:id="17005" w:author="aas" w:date="2013-10-14T02:06:00Z">
              <w:del w:id="17006" w:author="Anees Shaikh" w:date="2013-10-19T02:16:00Z">
                <w:r w:rsidDel="00E067A3">
                  <w:delText xml:space="preserve">                                &lt;xs:element name="state" minOccurs="0"&gt;</w:delText>
                </w:r>
              </w:del>
            </w:ins>
          </w:p>
          <w:p w14:paraId="35CA477E" w14:textId="5A01BF6B" w:rsidR="00874469" w:rsidDel="00E067A3" w:rsidRDefault="00874469">
            <w:pPr>
              <w:pStyle w:val="Appx"/>
              <w:rPr>
                <w:ins w:id="17007" w:author="aas" w:date="2013-10-14T02:06:00Z"/>
                <w:del w:id="17008" w:author="Anees Shaikh" w:date="2013-10-19T02:16:00Z"/>
              </w:rPr>
              <w:pPrChange w:id="17009" w:author="Anees Shaikh" w:date="2013-10-19T02:16:00Z">
                <w:pPr>
                  <w:pStyle w:val="XML1"/>
                </w:pPr>
              </w:pPrChange>
            </w:pPr>
            <w:ins w:id="17010" w:author="aas" w:date="2013-10-14T02:06:00Z">
              <w:del w:id="17011" w:author="Anees Shaikh" w:date="2013-10-19T02:16:00Z">
                <w:r w:rsidDel="00E067A3">
                  <w:delText xml:space="preserve">                                  &lt;xs:annotation&gt;</w:delText>
                </w:r>
              </w:del>
            </w:ins>
          </w:p>
          <w:p w14:paraId="2C256B57" w14:textId="38A799D8" w:rsidR="00874469" w:rsidDel="00E067A3" w:rsidRDefault="00874469">
            <w:pPr>
              <w:pStyle w:val="Appx"/>
              <w:rPr>
                <w:ins w:id="17012" w:author="aas" w:date="2013-10-14T02:06:00Z"/>
                <w:del w:id="17013" w:author="Anees Shaikh" w:date="2013-10-19T02:16:00Z"/>
              </w:rPr>
              <w:pPrChange w:id="17014" w:author="Anees Shaikh" w:date="2013-10-19T02:16:00Z">
                <w:pPr>
                  <w:pStyle w:val="XML1"/>
                </w:pPr>
              </w:pPrChange>
            </w:pPr>
            <w:ins w:id="17015" w:author="aas" w:date="2013-10-14T02:06:00Z">
              <w:del w:id="17016" w:author="Anees Shaikh" w:date="2013-10-19T02:16:00Z">
                <w:r w:rsidDel="00E067A3">
                  <w:delText xml:space="preserve">                                    &lt;xs:documentation&gt;</w:delText>
                </w:r>
              </w:del>
            </w:ins>
          </w:p>
          <w:p w14:paraId="3293B5C8" w14:textId="10C5CD16" w:rsidR="00874469" w:rsidDel="00E067A3" w:rsidRDefault="00874469">
            <w:pPr>
              <w:pStyle w:val="Appx"/>
              <w:rPr>
                <w:ins w:id="17017" w:author="aas" w:date="2013-10-14T02:06:00Z"/>
                <w:del w:id="17018" w:author="Anees Shaikh" w:date="2013-10-19T02:16:00Z"/>
              </w:rPr>
              <w:pPrChange w:id="17019" w:author="Anees Shaikh" w:date="2013-10-19T02:16:00Z">
                <w:pPr>
                  <w:pStyle w:val="XML1"/>
                </w:pPr>
              </w:pPrChange>
            </w:pPr>
            <w:ins w:id="17020" w:author="aas" w:date="2013-10-14T02:06:00Z">
              <w:del w:id="17021"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22" w:author="aas" w:date="2013-10-14T02:06:00Z"/>
                <w:del w:id="17023" w:author="Anees Shaikh" w:date="2013-10-19T02:16:00Z"/>
              </w:rPr>
              <w:pPrChange w:id="17024" w:author="Anees Shaikh" w:date="2013-10-19T02:16:00Z">
                <w:pPr>
                  <w:pStyle w:val="XML1"/>
                </w:pPr>
              </w:pPrChange>
            </w:pPr>
            <w:ins w:id="17025" w:author="aas" w:date="2013-10-14T02:06:00Z">
              <w:del w:id="17026"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27" w:author="aas" w:date="2013-10-14T02:06:00Z"/>
                <w:del w:id="17028" w:author="Anees Shaikh" w:date="2013-10-19T02:16:00Z"/>
              </w:rPr>
              <w:pPrChange w:id="17029" w:author="Anees Shaikh" w:date="2013-10-19T02:16:00Z">
                <w:pPr>
                  <w:pStyle w:val="XML1"/>
                </w:pPr>
              </w:pPrChange>
            </w:pPr>
            <w:ins w:id="17030" w:author="aas" w:date="2013-10-14T02:06:00Z">
              <w:del w:id="17031"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32" w:author="aas" w:date="2013-10-14T02:06:00Z"/>
                <w:del w:id="17033" w:author="Anees Shaikh" w:date="2013-10-19T02:16:00Z"/>
              </w:rPr>
              <w:pPrChange w:id="17034" w:author="Anees Shaikh" w:date="2013-10-19T02:16:00Z">
                <w:pPr>
                  <w:pStyle w:val="XML1"/>
                </w:pPr>
              </w:pPrChange>
            </w:pPr>
            <w:ins w:id="17035" w:author="aas" w:date="2013-10-14T02:06:00Z">
              <w:del w:id="17036" w:author="Anees Shaikh" w:date="2013-10-19T02:16:00Z">
                <w:r w:rsidDel="00E067A3">
                  <w:delText xml:space="preserve">                                    &lt;/xs:documentation&gt;</w:delText>
                </w:r>
              </w:del>
            </w:ins>
          </w:p>
          <w:p w14:paraId="3543BE69" w14:textId="68C3224A" w:rsidR="00874469" w:rsidDel="00E067A3" w:rsidRDefault="00874469">
            <w:pPr>
              <w:pStyle w:val="Appx"/>
              <w:rPr>
                <w:ins w:id="17037" w:author="aas" w:date="2013-10-14T02:06:00Z"/>
                <w:del w:id="17038" w:author="Anees Shaikh" w:date="2013-10-19T02:16:00Z"/>
              </w:rPr>
              <w:pPrChange w:id="17039" w:author="Anees Shaikh" w:date="2013-10-19T02:16:00Z">
                <w:pPr>
                  <w:pStyle w:val="XML1"/>
                </w:pPr>
              </w:pPrChange>
            </w:pPr>
            <w:ins w:id="17040" w:author="aas" w:date="2013-10-14T02:06:00Z">
              <w:del w:id="17041" w:author="Anees Shaikh" w:date="2013-10-19T02:16:00Z">
                <w:r w:rsidDel="00E067A3">
                  <w:delText xml:space="preserve">                                  &lt;/xs:annotation&gt;</w:delText>
                </w:r>
              </w:del>
            </w:ins>
          </w:p>
          <w:p w14:paraId="02EC855C" w14:textId="21076E64" w:rsidR="00874469" w:rsidDel="00E067A3" w:rsidRDefault="00874469">
            <w:pPr>
              <w:pStyle w:val="Appx"/>
              <w:rPr>
                <w:ins w:id="17042" w:author="aas" w:date="2013-10-14T02:06:00Z"/>
                <w:del w:id="17043" w:author="Anees Shaikh" w:date="2013-10-19T02:16:00Z"/>
              </w:rPr>
              <w:pPrChange w:id="17044" w:author="Anees Shaikh" w:date="2013-10-19T02:16:00Z">
                <w:pPr>
                  <w:pStyle w:val="XML1"/>
                </w:pPr>
              </w:pPrChange>
            </w:pPr>
            <w:ins w:id="17045" w:author="aas" w:date="2013-10-14T02:06:00Z">
              <w:del w:id="17046" w:author="Anees Shaikh" w:date="2013-10-19T02:16:00Z">
                <w:r w:rsidDel="00E067A3">
                  <w:delText xml:space="preserve">                                  &lt;xs:complexType&gt;</w:delText>
                </w:r>
              </w:del>
            </w:ins>
          </w:p>
          <w:p w14:paraId="46C4CB46" w14:textId="0EACB116" w:rsidR="00874469" w:rsidDel="00E067A3" w:rsidRDefault="00874469">
            <w:pPr>
              <w:pStyle w:val="Appx"/>
              <w:rPr>
                <w:ins w:id="17047" w:author="aas" w:date="2013-10-14T02:06:00Z"/>
                <w:del w:id="17048" w:author="Anees Shaikh" w:date="2013-10-19T02:16:00Z"/>
              </w:rPr>
              <w:pPrChange w:id="17049" w:author="Anees Shaikh" w:date="2013-10-19T02:16:00Z">
                <w:pPr>
                  <w:pStyle w:val="XML1"/>
                </w:pPr>
              </w:pPrChange>
            </w:pPr>
            <w:ins w:id="17050" w:author="aas" w:date="2013-10-14T02:06:00Z">
              <w:del w:id="17051" w:author="Anees Shaikh" w:date="2013-10-19T02:16:00Z">
                <w:r w:rsidDel="00E067A3">
                  <w:delText xml:space="preserve">                                    &lt;xs:sequence&gt;</w:delText>
                </w:r>
              </w:del>
            </w:ins>
          </w:p>
          <w:p w14:paraId="06B726C2" w14:textId="121259BC" w:rsidR="00874469" w:rsidDel="00E067A3" w:rsidRDefault="00874469">
            <w:pPr>
              <w:pStyle w:val="Appx"/>
              <w:rPr>
                <w:ins w:id="17052" w:author="aas" w:date="2013-10-14T02:06:00Z"/>
                <w:del w:id="17053" w:author="Anees Shaikh" w:date="2013-10-19T02:16:00Z"/>
              </w:rPr>
              <w:pPrChange w:id="17054" w:author="Anees Shaikh" w:date="2013-10-19T02:16:00Z">
                <w:pPr>
                  <w:pStyle w:val="XML1"/>
                </w:pPr>
              </w:pPrChange>
            </w:pPr>
            <w:ins w:id="17055" w:author="aas" w:date="2013-10-14T02:06:00Z">
              <w:del w:id="17056"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057" w:author="aas" w:date="2013-10-14T02:06:00Z"/>
                <w:del w:id="17058" w:author="Anees Shaikh" w:date="2013-10-19T02:16:00Z"/>
              </w:rPr>
              <w:pPrChange w:id="17059" w:author="Anees Shaikh" w:date="2013-10-19T02:16:00Z">
                <w:pPr>
                  <w:pStyle w:val="XML1"/>
                </w:pPr>
              </w:pPrChange>
            </w:pPr>
            <w:ins w:id="17060" w:author="aas" w:date="2013-10-14T02:06:00Z">
              <w:del w:id="17061" w:author="Anees Shaikh" w:date="2013-10-19T02:16:00Z">
                <w:r w:rsidDel="00E067A3">
                  <w:delText xml:space="preserve">                                        &lt;xs:annotation&gt;</w:delText>
                </w:r>
              </w:del>
            </w:ins>
          </w:p>
          <w:p w14:paraId="0576724C" w14:textId="6AF1EDD5" w:rsidR="00874469" w:rsidDel="00E067A3" w:rsidRDefault="00874469">
            <w:pPr>
              <w:pStyle w:val="Appx"/>
              <w:rPr>
                <w:ins w:id="17062" w:author="aas" w:date="2013-10-14T02:06:00Z"/>
                <w:del w:id="17063" w:author="Anees Shaikh" w:date="2013-10-19T02:16:00Z"/>
              </w:rPr>
              <w:pPrChange w:id="17064" w:author="Anees Shaikh" w:date="2013-10-19T02:16:00Z">
                <w:pPr>
                  <w:pStyle w:val="XML1"/>
                </w:pPr>
              </w:pPrChange>
            </w:pPr>
            <w:ins w:id="17065" w:author="aas" w:date="2013-10-14T02:06:00Z">
              <w:del w:id="17066" w:author="Anees Shaikh" w:date="2013-10-19T02:16:00Z">
                <w:r w:rsidDel="00E067A3">
                  <w:delText xml:space="preserve">                                          &lt;xs:documentation&gt;</w:delText>
                </w:r>
              </w:del>
            </w:ins>
          </w:p>
          <w:p w14:paraId="2C0B7BFE" w14:textId="5E3DECFA" w:rsidR="00874469" w:rsidDel="00E067A3" w:rsidRDefault="00874469">
            <w:pPr>
              <w:pStyle w:val="Appx"/>
              <w:rPr>
                <w:ins w:id="17067" w:author="aas" w:date="2013-10-14T02:06:00Z"/>
                <w:del w:id="17068" w:author="Anees Shaikh" w:date="2013-10-19T02:16:00Z"/>
              </w:rPr>
              <w:pPrChange w:id="17069" w:author="Anees Shaikh" w:date="2013-10-19T02:16:00Z">
                <w:pPr>
                  <w:pStyle w:val="XML1"/>
                </w:pPr>
              </w:pPrChange>
            </w:pPr>
            <w:ins w:id="17070" w:author="aas" w:date="2013-10-14T02:06:00Z">
              <w:del w:id="17071"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072" w:author="aas" w:date="2013-10-14T02:06:00Z"/>
                <w:del w:id="17073" w:author="Anees Shaikh" w:date="2013-10-19T02:16:00Z"/>
              </w:rPr>
              <w:pPrChange w:id="17074" w:author="Anees Shaikh" w:date="2013-10-19T02:16:00Z">
                <w:pPr>
                  <w:pStyle w:val="XML1"/>
                </w:pPr>
              </w:pPrChange>
            </w:pPr>
            <w:ins w:id="17075" w:author="aas" w:date="2013-10-14T02:06:00Z">
              <w:del w:id="17076" w:author="Anees Shaikh" w:date="2013-10-19T02:16:00Z">
                <w:r w:rsidDel="00E067A3">
                  <w:delText xml:space="preserve">                                                   Switch to this controller.</w:delText>
                </w:r>
              </w:del>
            </w:ins>
          </w:p>
          <w:p w14:paraId="5BE00495" w14:textId="54E00AA3" w:rsidR="00874469" w:rsidDel="00E067A3" w:rsidRDefault="00874469">
            <w:pPr>
              <w:pStyle w:val="Appx"/>
              <w:rPr>
                <w:ins w:id="17077" w:author="aas" w:date="2013-10-14T02:06:00Z"/>
                <w:del w:id="17078" w:author="Anees Shaikh" w:date="2013-10-19T02:16:00Z"/>
              </w:rPr>
              <w:pPrChange w:id="17079" w:author="Anees Shaikh" w:date="2013-10-19T02:16:00Z">
                <w:pPr>
                  <w:pStyle w:val="XML1"/>
                </w:pPr>
              </w:pPrChange>
            </w:pPr>
            <w:ins w:id="17080" w:author="aas" w:date="2013-10-14T02:06:00Z">
              <w:del w:id="17081" w:author="Anees Shaikh" w:date="2013-10-19T02:16:00Z">
                <w:r w:rsidDel="00E067A3">
                  <w:delText xml:space="preserve">                                          &lt;/xs:documentation&gt;</w:delText>
                </w:r>
              </w:del>
            </w:ins>
          </w:p>
          <w:p w14:paraId="3C1CA33E" w14:textId="3204FE1C" w:rsidR="00874469" w:rsidDel="00E067A3" w:rsidRDefault="00874469">
            <w:pPr>
              <w:pStyle w:val="Appx"/>
              <w:rPr>
                <w:ins w:id="17082" w:author="aas" w:date="2013-10-14T02:06:00Z"/>
                <w:del w:id="17083" w:author="Anees Shaikh" w:date="2013-10-19T02:16:00Z"/>
              </w:rPr>
              <w:pPrChange w:id="17084" w:author="Anees Shaikh" w:date="2013-10-19T02:16:00Z">
                <w:pPr>
                  <w:pStyle w:val="XML1"/>
                </w:pPr>
              </w:pPrChange>
            </w:pPr>
            <w:ins w:id="17085" w:author="aas" w:date="2013-10-14T02:06:00Z">
              <w:del w:id="17086" w:author="Anees Shaikh" w:date="2013-10-19T02:16:00Z">
                <w:r w:rsidDel="00E067A3">
                  <w:delText xml:space="preserve">                                        &lt;/xs:annotation&gt;</w:delText>
                </w:r>
              </w:del>
            </w:ins>
          </w:p>
          <w:p w14:paraId="31AF5691" w14:textId="04954B6C" w:rsidR="00874469" w:rsidDel="00E067A3" w:rsidRDefault="00874469">
            <w:pPr>
              <w:pStyle w:val="Appx"/>
              <w:rPr>
                <w:ins w:id="17087" w:author="aas" w:date="2013-10-14T02:06:00Z"/>
                <w:del w:id="17088" w:author="Anees Shaikh" w:date="2013-10-19T02:16:00Z"/>
              </w:rPr>
              <w:pPrChange w:id="17089" w:author="Anees Shaikh" w:date="2013-10-19T02:16:00Z">
                <w:pPr>
                  <w:pStyle w:val="XML1"/>
                </w:pPr>
              </w:pPrChange>
            </w:pPr>
            <w:ins w:id="17090" w:author="aas" w:date="2013-10-14T02:06:00Z">
              <w:del w:id="17091" w:author="Anees Shaikh" w:date="2013-10-19T02:16:00Z">
                <w:r w:rsidDel="00E067A3">
                  <w:delText xml:space="preserve">                                      &lt;/xs:element&gt;</w:delText>
                </w:r>
              </w:del>
            </w:ins>
          </w:p>
          <w:p w14:paraId="2E98D8BC" w14:textId="6E7B1A24" w:rsidR="00874469" w:rsidDel="00E067A3" w:rsidRDefault="00874469">
            <w:pPr>
              <w:pStyle w:val="Appx"/>
              <w:rPr>
                <w:ins w:id="17092" w:author="aas" w:date="2013-10-14T02:06:00Z"/>
                <w:del w:id="17093" w:author="Anees Shaikh" w:date="2013-10-19T02:16:00Z"/>
              </w:rPr>
              <w:pPrChange w:id="17094" w:author="Anees Shaikh" w:date="2013-10-19T02:16:00Z">
                <w:pPr>
                  <w:pStyle w:val="XML1"/>
                </w:pPr>
              </w:pPrChange>
            </w:pPr>
            <w:ins w:id="17095" w:author="aas" w:date="2013-10-14T02:06:00Z">
              <w:del w:id="17096"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097" w:author="aas" w:date="2013-10-14T02:06:00Z"/>
                <w:del w:id="17098" w:author="Anees Shaikh" w:date="2013-10-19T02:16:00Z"/>
              </w:rPr>
              <w:pPrChange w:id="17099" w:author="Anees Shaikh" w:date="2013-10-19T02:16:00Z">
                <w:pPr>
                  <w:pStyle w:val="XML1"/>
                </w:pPr>
              </w:pPrChange>
            </w:pPr>
            <w:ins w:id="17100" w:author="aas" w:date="2013-10-14T02:06:00Z">
              <w:del w:id="17101" w:author="Anees Shaikh" w:date="2013-10-19T02:16:00Z">
                <w:r w:rsidDel="00E067A3">
                  <w:delText xml:space="preserve">                                        &lt;xs:annotation&gt;</w:delText>
                </w:r>
              </w:del>
            </w:ins>
          </w:p>
          <w:p w14:paraId="248D9F71" w14:textId="34D44F8C" w:rsidR="00874469" w:rsidDel="00E067A3" w:rsidRDefault="00874469">
            <w:pPr>
              <w:pStyle w:val="Appx"/>
              <w:rPr>
                <w:ins w:id="17102" w:author="aas" w:date="2013-10-14T02:06:00Z"/>
                <w:del w:id="17103" w:author="Anees Shaikh" w:date="2013-10-19T02:16:00Z"/>
              </w:rPr>
              <w:pPrChange w:id="17104" w:author="Anees Shaikh" w:date="2013-10-19T02:16:00Z">
                <w:pPr>
                  <w:pStyle w:val="XML1"/>
                </w:pPr>
              </w:pPrChange>
            </w:pPr>
            <w:ins w:id="17105" w:author="aas" w:date="2013-10-14T02:06:00Z">
              <w:del w:id="17106" w:author="Anees Shaikh" w:date="2013-10-19T02:16:00Z">
                <w:r w:rsidDel="00E067A3">
                  <w:delText xml:space="preserve">                                          &lt;xs:documentation&gt;</w:delText>
                </w:r>
              </w:del>
            </w:ins>
          </w:p>
          <w:p w14:paraId="682A7901" w14:textId="4FFC7FE8" w:rsidR="00874469" w:rsidDel="00E067A3" w:rsidRDefault="00874469">
            <w:pPr>
              <w:pStyle w:val="Appx"/>
              <w:rPr>
                <w:ins w:id="17107" w:author="aas" w:date="2013-10-14T02:06:00Z"/>
                <w:del w:id="17108" w:author="Anees Shaikh" w:date="2013-10-19T02:16:00Z"/>
              </w:rPr>
              <w:pPrChange w:id="17109" w:author="Anees Shaikh" w:date="2013-10-19T02:16:00Z">
                <w:pPr>
                  <w:pStyle w:val="XML1"/>
                </w:pPr>
              </w:pPrChange>
            </w:pPr>
            <w:ins w:id="17110" w:author="aas" w:date="2013-10-14T02:06:00Z">
              <w:del w:id="17111"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12" w:author="aas" w:date="2013-10-14T02:06:00Z"/>
                <w:del w:id="17113" w:author="Anees Shaikh" w:date="2013-10-19T02:16:00Z"/>
              </w:rPr>
              <w:pPrChange w:id="17114" w:author="Anees Shaikh" w:date="2013-10-19T02:16:00Z">
                <w:pPr>
                  <w:pStyle w:val="XML1"/>
                </w:pPr>
              </w:pPrChange>
            </w:pPr>
            <w:ins w:id="17115" w:author="aas" w:date="2013-10-14T02:06:00Z">
              <w:del w:id="17116"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17" w:author="aas" w:date="2013-10-14T02:06:00Z"/>
                <w:del w:id="17118" w:author="Anees Shaikh" w:date="2013-10-19T02:16:00Z"/>
              </w:rPr>
              <w:pPrChange w:id="17119" w:author="Anees Shaikh" w:date="2013-10-19T02:16:00Z">
                <w:pPr>
                  <w:pStyle w:val="XML1"/>
                </w:pPr>
              </w:pPrChange>
            </w:pPr>
            <w:ins w:id="17120" w:author="aas" w:date="2013-10-14T02:06:00Z">
              <w:del w:id="17121"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22" w:author="aas" w:date="2013-10-14T02:06:00Z"/>
                <w:del w:id="17123" w:author="Anees Shaikh" w:date="2013-10-19T02:16:00Z"/>
              </w:rPr>
              <w:pPrChange w:id="17124" w:author="Anees Shaikh" w:date="2013-10-19T02:16:00Z">
                <w:pPr>
                  <w:pStyle w:val="XML1"/>
                </w:pPr>
              </w:pPrChange>
            </w:pPr>
            <w:ins w:id="17125" w:author="aas" w:date="2013-10-14T02:06:00Z">
              <w:del w:id="17126"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27" w:author="aas" w:date="2013-10-14T02:06:00Z"/>
                <w:del w:id="17128" w:author="Anees Shaikh" w:date="2013-10-19T02:16:00Z"/>
              </w:rPr>
              <w:pPrChange w:id="17129" w:author="Anees Shaikh" w:date="2013-10-19T02:16:00Z">
                <w:pPr>
                  <w:pStyle w:val="XML1"/>
                </w:pPr>
              </w:pPrChange>
            </w:pPr>
            <w:ins w:id="17130" w:author="aas" w:date="2013-10-14T02:06:00Z">
              <w:del w:id="17131"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32" w:author="aas" w:date="2013-10-14T02:06:00Z"/>
                <w:del w:id="17133" w:author="Anees Shaikh" w:date="2013-10-19T02:16:00Z"/>
              </w:rPr>
              <w:pPrChange w:id="17134" w:author="Anees Shaikh" w:date="2013-10-19T02:16:00Z">
                <w:pPr>
                  <w:pStyle w:val="XML1"/>
                </w:pPr>
              </w:pPrChange>
            </w:pPr>
            <w:ins w:id="17135" w:author="aas" w:date="2013-10-14T02:06:00Z">
              <w:del w:id="17136"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137" w:author="aas" w:date="2013-10-14T02:06:00Z"/>
                <w:del w:id="17138" w:author="Anees Shaikh" w:date="2013-10-19T02:16:00Z"/>
              </w:rPr>
              <w:pPrChange w:id="17139" w:author="Anees Shaikh" w:date="2013-10-19T02:16:00Z">
                <w:pPr>
                  <w:pStyle w:val="XML1"/>
                </w:pPr>
              </w:pPrChange>
            </w:pPr>
            <w:ins w:id="17140" w:author="aas" w:date="2013-10-14T02:06:00Z">
              <w:del w:id="17141"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142" w:author="aas" w:date="2013-10-14T02:06:00Z"/>
                <w:del w:id="17143" w:author="Anees Shaikh" w:date="2013-10-19T02:16:00Z"/>
              </w:rPr>
              <w:pPrChange w:id="17144" w:author="Anees Shaikh" w:date="2013-10-19T02:16:00Z">
                <w:pPr>
                  <w:pStyle w:val="XML1"/>
                </w:pPr>
              </w:pPrChange>
            </w:pPr>
            <w:ins w:id="17145" w:author="aas" w:date="2013-10-14T02:06:00Z">
              <w:del w:id="17146"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147" w:author="aas" w:date="2013-10-14T02:06:00Z"/>
                <w:del w:id="17148" w:author="Anees Shaikh" w:date="2013-10-19T02:16:00Z"/>
              </w:rPr>
              <w:pPrChange w:id="17149" w:author="Anees Shaikh" w:date="2013-10-19T02:16:00Z">
                <w:pPr>
                  <w:pStyle w:val="XML1"/>
                </w:pPr>
              </w:pPrChange>
            </w:pPr>
            <w:ins w:id="17150" w:author="aas" w:date="2013-10-14T02:06:00Z">
              <w:del w:id="17151"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152" w:author="aas" w:date="2013-10-14T02:06:00Z"/>
                <w:del w:id="17153" w:author="Anees Shaikh" w:date="2013-10-19T02:16:00Z"/>
              </w:rPr>
              <w:pPrChange w:id="17154" w:author="Anees Shaikh" w:date="2013-10-19T02:16:00Z">
                <w:pPr>
                  <w:pStyle w:val="XML1"/>
                </w:pPr>
              </w:pPrChange>
            </w:pPr>
            <w:ins w:id="17155" w:author="aas" w:date="2013-10-14T02:06:00Z">
              <w:del w:id="17156"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157" w:author="aas" w:date="2013-10-14T02:06:00Z"/>
                <w:del w:id="17158" w:author="Anees Shaikh" w:date="2013-10-19T02:16:00Z"/>
              </w:rPr>
              <w:pPrChange w:id="17159" w:author="Anees Shaikh" w:date="2013-10-19T02:16:00Z">
                <w:pPr>
                  <w:pStyle w:val="XML1"/>
                </w:pPr>
              </w:pPrChange>
            </w:pPr>
            <w:ins w:id="17160" w:author="aas" w:date="2013-10-14T02:06:00Z">
              <w:del w:id="17161"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162" w:author="aas" w:date="2013-10-14T02:06:00Z"/>
                <w:del w:id="17163" w:author="Anees Shaikh" w:date="2013-10-19T02:16:00Z"/>
              </w:rPr>
              <w:pPrChange w:id="17164" w:author="Anees Shaikh" w:date="2013-10-19T02:16:00Z">
                <w:pPr>
                  <w:pStyle w:val="XML1"/>
                </w:pPr>
              </w:pPrChange>
            </w:pPr>
            <w:ins w:id="17165" w:author="aas" w:date="2013-10-14T02:06:00Z">
              <w:del w:id="17166" w:author="Anees Shaikh" w:date="2013-10-19T02:16:00Z">
                <w:r w:rsidDel="00E067A3">
                  <w:delText xml:space="preserve">                                                   '0'.</w:delText>
                </w:r>
              </w:del>
            </w:ins>
          </w:p>
          <w:p w14:paraId="1E077B88" w14:textId="4060ABD8" w:rsidR="00874469" w:rsidDel="00E067A3" w:rsidRDefault="00874469">
            <w:pPr>
              <w:pStyle w:val="Appx"/>
              <w:rPr>
                <w:ins w:id="17167" w:author="aas" w:date="2013-10-14T02:06:00Z"/>
                <w:del w:id="17168" w:author="Anees Shaikh" w:date="2013-10-19T02:16:00Z"/>
              </w:rPr>
              <w:pPrChange w:id="17169" w:author="Anees Shaikh" w:date="2013-10-19T02:16:00Z">
                <w:pPr>
                  <w:pStyle w:val="XML1"/>
                </w:pPr>
              </w:pPrChange>
            </w:pPr>
            <w:ins w:id="17170" w:author="aas" w:date="2013-10-14T02:06:00Z">
              <w:del w:id="17171" w:author="Anees Shaikh" w:date="2013-10-19T02:16:00Z">
                <w:r w:rsidDel="00E067A3">
                  <w:delText xml:space="preserve">                                          &lt;/xs:documentation&gt;</w:delText>
                </w:r>
              </w:del>
            </w:ins>
          </w:p>
          <w:p w14:paraId="201AD019" w14:textId="57AD5CDA" w:rsidR="00874469" w:rsidDel="00E067A3" w:rsidRDefault="00874469">
            <w:pPr>
              <w:pStyle w:val="Appx"/>
              <w:rPr>
                <w:ins w:id="17172" w:author="aas" w:date="2013-10-14T02:06:00Z"/>
                <w:del w:id="17173" w:author="Anees Shaikh" w:date="2013-10-19T02:16:00Z"/>
              </w:rPr>
              <w:pPrChange w:id="17174" w:author="Anees Shaikh" w:date="2013-10-19T02:16:00Z">
                <w:pPr>
                  <w:pStyle w:val="XML1"/>
                </w:pPr>
              </w:pPrChange>
            </w:pPr>
            <w:ins w:id="17175" w:author="aas" w:date="2013-10-14T02:06:00Z">
              <w:del w:id="17176" w:author="Anees Shaikh" w:date="2013-10-19T02:16:00Z">
                <w:r w:rsidDel="00E067A3">
                  <w:delText xml:space="preserve">                                        &lt;/xs:annotation&gt;</w:delText>
                </w:r>
              </w:del>
            </w:ins>
          </w:p>
          <w:p w14:paraId="3FAE11B2" w14:textId="35AF08D0" w:rsidR="00874469" w:rsidDel="00E067A3" w:rsidRDefault="00874469">
            <w:pPr>
              <w:pStyle w:val="Appx"/>
              <w:rPr>
                <w:ins w:id="17177" w:author="aas" w:date="2013-10-14T02:06:00Z"/>
                <w:del w:id="17178" w:author="Anees Shaikh" w:date="2013-10-19T02:16:00Z"/>
              </w:rPr>
              <w:pPrChange w:id="17179" w:author="Anees Shaikh" w:date="2013-10-19T02:16:00Z">
                <w:pPr>
                  <w:pStyle w:val="XML1"/>
                </w:pPr>
              </w:pPrChange>
            </w:pPr>
            <w:ins w:id="17180" w:author="aas" w:date="2013-10-14T02:06:00Z">
              <w:del w:id="17181" w:author="Anees Shaikh" w:date="2013-10-19T02:16:00Z">
                <w:r w:rsidDel="00E067A3">
                  <w:delText xml:space="preserve">                                      &lt;/xs:element&gt;</w:delText>
                </w:r>
              </w:del>
            </w:ins>
          </w:p>
          <w:p w14:paraId="13E99F80" w14:textId="16F1D727" w:rsidR="00874469" w:rsidDel="00E067A3" w:rsidRDefault="00874469">
            <w:pPr>
              <w:pStyle w:val="Appx"/>
              <w:rPr>
                <w:ins w:id="17182" w:author="aas" w:date="2013-10-14T02:06:00Z"/>
                <w:del w:id="17183" w:author="Anees Shaikh" w:date="2013-10-19T02:16:00Z"/>
              </w:rPr>
              <w:pPrChange w:id="17184" w:author="Anees Shaikh" w:date="2013-10-19T02:16:00Z">
                <w:pPr>
                  <w:pStyle w:val="XML1"/>
                </w:pPr>
              </w:pPrChange>
            </w:pPr>
            <w:ins w:id="17185" w:author="aas" w:date="2013-10-14T02:06:00Z">
              <w:del w:id="17186"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187" w:author="aas" w:date="2013-10-14T02:06:00Z"/>
                <w:del w:id="17188" w:author="Anees Shaikh" w:date="2013-10-19T02:16:00Z"/>
              </w:rPr>
              <w:pPrChange w:id="17189" w:author="Anees Shaikh" w:date="2013-10-19T02:16:00Z">
                <w:pPr>
                  <w:pStyle w:val="XML1"/>
                </w:pPr>
              </w:pPrChange>
            </w:pPr>
            <w:ins w:id="17190" w:author="aas" w:date="2013-10-14T02:06:00Z">
              <w:del w:id="17191" w:author="Anees Shaikh" w:date="2013-10-19T02:16:00Z">
                <w:r w:rsidDel="00E067A3">
                  <w:delText xml:space="preserve">                                        &lt;xs:annotation&gt;</w:delText>
                </w:r>
              </w:del>
            </w:ins>
          </w:p>
          <w:p w14:paraId="70A74959" w14:textId="76BB4A63" w:rsidR="00874469" w:rsidDel="00E067A3" w:rsidRDefault="00874469">
            <w:pPr>
              <w:pStyle w:val="Appx"/>
              <w:rPr>
                <w:ins w:id="17192" w:author="aas" w:date="2013-10-14T02:06:00Z"/>
                <w:del w:id="17193" w:author="Anees Shaikh" w:date="2013-10-19T02:16:00Z"/>
              </w:rPr>
              <w:pPrChange w:id="17194" w:author="Anees Shaikh" w:date="2013-10-19T02:16:00Z">
                <w:pPr>
                  <w:pStyle w:val="XML1"/>
                </w:pPr>
              </w:pPrChange>
            </w:pPr>
            <w:ins w:id="17195" w:author="aas" w:date="2013-10-14T02:06:00Z">
              <w:del w:id="17196" w:author="Anees Shaikh" w:date="2013-10-19T02:16:00Z">
                <w:r w:rsidDel="00E067A3">
                  <w:delText xml:space="preserve">                                          &lt;xs:documentation&gt;</w:delText>
                </w:r>
              </w:del>
            </w:ins>
          </w:p>
          <w:p w14:paraId="5CB5DEFB" w14:textId="0A21B433" w:rsidR="00874469" w:rsidDel="00E067A3" w:rsidRDefault="00874469">
            <w:pPr>
              <w:pStyle w:val="Appx"/>
              <w:rPr>
                <w:ins w:id="17197" w:author="aas" w:date="2013-10-14T02:06:00Z"/>
                <w:del w:id="17198" w:author="Anees Shaikh" w:date="2013-10-19T02:16:00Z"/>
              </w:rPr>
              <w:pPrChange w:id="17199" w:author="Anees Shaikh" w:date="2013-10-19T02:16:00Z">
                <w:pPr>
                  <w:pStyle w:val="XML1"/>
                </w:pPr>
              </w:pPrChange>
            </w:pPr>
            <w:ins w:id="17200" w:author="aas" w:date="2013-10-14T02:06:00Z">
              <w:del w:id="17201"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02" w:author="aas" w:date="2013-10-14T02:06:00Z"/>
                <w:del w:id="17203" w:author="Anees Shaikh" w:date="2013-10-19T02:16:00Z"/>
              </w:rPr>
              <w:pPrChange w:id="17204" w:author="Anees Shaikh" w:date="2013-10-19T02:16:00Z">
                <w:pPr>
                  <w:pStyle w:val="XML1"/>
                </w:pPr>
              </w:pPrChange>
            </w:pPr>
            <w:ins w:id="17205" w:author="aas" w:date="2013-10-14T02:06:00Z">
              <w:del w:id="17206"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07" w:author="aas" w:date="2013-10-14T02:06:00Z"/>
                <w:del w:id="17208" w:author="Anees Shaikh" w:date="2013-10-19T02:16:00Z"/>
              </w:rPr>
              <w:pPrChange w:id="17209" w:author="Anees Shaikh" w:date="2013-10-19T02:16:00Z">
                <w:pPr>
                  <w:pStyle w:val="XML1"/>
                </w:pPr>
              </w:pPrChange>
            </w:pPr>
            <w:ins w:id="17210" w:author="aas" w:date="2013-10-14T02:06:00Z">
              <w:del w:id="17211" w:author="Anees Shaikh" w:date="2013-10-19T02:16:00Z">
                <w:r w:rsidDel="00E067A3">
                  <w:delText xml:space="preserve">                                                   contain all</w:delText>
                </w:r>
              </w:del>
            </w:ins>
          </w:p>
          <w:p w14:paraId="1D25607F" w14:textId="412100A7" w:rsidR="00874469" w:rsidDel="00E067A3" w:rsidRDefault="00874469">
            <w:pPr>
              <w:pStyle w:val="Appx"/>
              <w:rPr>
                <w:ins w:id="17212" w:author="aas" w:date="2013-10-14T02:06:00Z"/>
                <w:del w:id="17213" w:author="Anees Shaikh" w:date="2013-10-19T02:16:00Z"/>
              </w:rPr>
              <w:pPrChange w:id="17214" w:author="Anees Shaikh" w:date="2013-10-19T02:16:00Z">
                <w:pPr>
                  <w:pStyle w:val="XML1"/>
                </w:pPr>
              </w:pPrChange>
            </w:pPr>
            <w:ins w:id="17215" w:author="aas" w:date="2013-10-14T02:06:00Z">
              <w:del w:id="17216" w:author="Anees Shaikh" w:date="2013-10-19T02:16:00Z">
                <w:r w:rsidDel="00E067A3">
                  <w:delText xml:space="preserve">                                          &lt;/xs:documentation&gt;</w:delText>
                </w:r>
              </w:del>
            </w:ins>
          </w:p>
          <w:p w14:paraId="3DF3ABB9" w14:textId="2A22DD83" w:rsidR="00874469" w:rsidDel="00E067A3" w:rsidRDefault="00874469">
            <w:pPr>
              <w:pStyle w:val="Appx"/>
              <w:rPr>
                <w:ins w:id="17217" w:author="aas" w:date="2013-10-14T02:06:00Z"/>
                <w:del w:id="17218" w:author="Anees Shaikh" w:date="2013-10-19T02:16:00Z"/>
              </w:rPr>
              <w:pPrChange w:id="17219" w:author="Anees Shaikh" w:date="2013-10-19T02:16:00Z">
                <w:pPr>
                  <w:pStyle w:val="XML1"/>
                </w:pPr>
              </w:pPrChange>
            </w:pPr>
            <w:ins w:id="17220" w:author="aas" w:date="2013-10-14T02:06:00Z">
              <w:del w:id="17221" w:author="Anees Shaikh" w:date="2013-10-19T02:16:00Z">
                <w:r w:rsidDel="00E067A3">
                  <w:delText xml:space="preserve">                                        &lt;/xs:annotation&gt;</w:delText>
                </w:r>
              </w:del>
            </w:ins>
          </w:p>
          <w:p w14:paraId="480FABE7" w14:textId="1698B213" w:rsidR="00874469" w:rsidDel="00E067A3" w:rsidRDefault="00874469">
            <w:pPr>
              <w:pStyle w:val="Appx"/>
              <w:rPr>
                <w:ins w:id="17222" w:author="aas" w:date="2013-10-14T02:06:00Z"/>
                <w:del w:id="17223" w:author="Anees Shaikh" w:date="2013-10-19T02:16:00Z"/>
              </w:rPr>
              <w:pPrChange w:id="17224" w:author="Anees Shaikh" w:date="2013-10-19T02:16:00Z">
                <w:pPr>
                  <w:pStyle w:val="XML1"/>
                </w:pPr>
              </w:pPrChange>
            </w:pPr>
            <w:ins w:id="17225" w:author="aas" w:date="2013-10-14T02:06:00Z">
              <w:del w:id="17226" w:author="Anees Shaikh" w:date="2013-10-19T02:16:00Z">
                <w:r w:rsidDel="00E067A3">
                  <w:delText xml:space="preserve">                                      &lt;/xs:element&gt;</w:delText>
                </w:r>
              </w:del>
            </w:ins>
          </w:p>
          <w:p w14:paraId="1C4292A3" w14:textId="077AA608" w:rsidR="00874469" w:rsidDel="00E067A3" w:rsidRDefault="00874469">
            <w:pPr>
              <w:pStyle w:val="Appx"/>
              <w:rPr>
                <w:ins w:id="17227" w:author="aas" w:date="2013-10-14T02:06:00Z"/>
                <w:del w:id="17228" w:author="Anees Shaikh" w:date="2013-10-19T02:16:00Z"/>
              </w:rPr>
              <w:pPrChange w:id="17229" w:author="Anees Shaikh" w:date="2013-10-19T02:16:00Z">
                <w:pPr>
                  <w:pStyle w:val="XML1"/>
                </w:pPr>
              </w:pPrChange>
            </w:pPr>
            <w:ins w:id="17230" w:author="aas" w:date="2013-10-14T02:06:00Z">
              <w:del w:id="17231"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32" w:author="aas" w:date="2013-10-14T02:06:00Z"/>
                <w:del w:id="17233" w:author="Anees Shaikh" w:date="2013-10-19T02:16:00Z"/>
              </w:rPr>
              <w:pPrChange w:id="17234" w:author="Anees Shaikh" w:date="2013-10-19T02:16:00Z">
                <w:pPr>
                  <w:pStyle w:val="XML1"/>
                </w:pPr>
              </w:pPrChange>
            </w:pPr>
            <w:ins w:id="17235" w:author="aas" w:date="2013-10-14T02:06:00Z">
              <w:del w:id="17236" w:author="Anees Shaikh" w:date="2013-10-19T02:16:00Z">
                <w:r w:rsidDel="00E067A3">
                  <w:delText xml:space="preserve">                                        &lt;xs:annotation&gt;</w:delText>
                </w:r>
              </w:del>
            </w:ins>
          </w:p>
          <w:p w14:paraId="43076535" w14:textId="46E6D119" w:rsidR="00874469" w:rsidDel="00E067A3" w:rsidRDefault="00874469">
            <w:pPr>
              <w:pStyle w:val="Appx"/>
              <w:rPr>
                <w:ins w:id="17237" w:author="aas" w:date="2013-10-14T02:06:00Z"/>
                <w:del w:id="17238" w:author="Anees Shaikh" w:date="2013-10-19T02:16:00Z"/>
              </w:rPr>
              <w:pPrChange w:id="17239" w:author="Anees Shaikh" w:date="2013-10-19T02:16:00Z">
                <w:pPr>
                  <w:pStyle w:val="XML1"/>
                </w:pPr>
              </w:pPrChange>
            </w:pPr>
            <w:ins w:id="17240" w:author="aas" w:date="2013-10-14T02:06:00Z">
              <w:del w:id="17241" w:author="Anees Shaikh" w:date="2013-10-19T02:16:00Z">
                <w:r w:rsidDel="00E067A3">
                  <w:delText xml:space="preserve">                                          &lt;xs:documentation&gt;</w:delText>
                </w:r>
              </w:del>
            </w:ins>
          </w:p>
          <w:p w14:paraId="0DC2823E" w14:textId="6AA1B125" w:rsidR="00874469" w:rsidDel="00E067A3" w:rsidRDefault="00874469">
            <w:pPr>
              <w:pStyle w:val="Appx"/>
              <w:rPr>
                <w:ins w:id="17242" w:author="aas" w:date="2013-10-14T02:06:00Z"/>
                <w:del w:id="17243" w:author="Anees Shaikh" w:date="2013-10-19T02:16:00Z"/>
              </w:rPr>
              <w:pPrChange w:id="17244" w:author="Anees Shaikh" w:date="2013-10-19T02:16:00Z">
                <w:pPr>
                  <w:pStyle w:val="XML1"/>
                </w:pPr>
              </w:pPrChange>
            </w:pPr>
            <w:ins w:id="17245" w:author="aas" w:date="2013-10-14T02:06:00Z">
              <w:del w:id="17246"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247" w:author="aas" w:date="2013-10-14T02:06:00Z"/>
                <w:del w:id="17248" w:author="Anees Shaikh" w:date="2013-10-19T02:16:00Z"/>
              </w:rPr>
              <w:pPrChange w:id="17249" w:author="Anees Shaikh" w:date="2013-10-19T02:16:00Z">
                <w:pPr>
                  <w:pStyle w:val="XML1"/>
                </w:pPr>
              </w:pPrChange>
            </w:pPr>
            <w:ins w:id="17250" w:author="aas" w:date="2013-10-14T02:06:00Z">
              <w:del w:id="17251"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252" w:author="aas" w:date="2013-10-14T02:06:00Z"/>
                <w:del w:id="17253" w:author="Anees Shaikh" w:date="2013-10-19T02:16:00Z"/>
              </w:rPr>
              <w:pPrChange w:id="17254" w:author="Anees Shaikh" w:date="2013-10-19T02:16:00Z">
                <w:pPr>
                  <w:pStyle w:val="XML1"/>
                </w:pPr>
              </w:pPrChange>
            </w:pPr>
            <w:ins w:id="17255" w:author="aas" w:date="2013-10-14T02:06:00Z">
              <w:del w:id="17256"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257" w:author="aas" w:date="2013-10-14T02:06:00Z"/>
                <w:del w:id="17258" w:author="Anees Shaikh" w:date="2013-10-19T02:16:00Z"/>
              </w:rPr>
              <w:pPrChange w:id="17259" w:author="Anees Shaikh" w:date="2013-10-19T02:16:00Z">
                <w:pPr>
                  <w:pStyle w:val="XML1"/>
                </w:pPr>
              </w:pPrChange>
            </w:pPr>
            <w:ins w:id="17260" w:author="aas" w:date="2013-10-14T02:06:00Z">
              <w:del w:id="17261"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262" w:author="aas" w:date="2013-10-14T02:06:00Z"/>
                <w:del w:id="17263" w:author="Anees Shaikh" w:date="2013-10-19T02:16:00Z"/>
              </w:rPr>
              <w:pPrChange w:id="17264" w:author="Anees Shaikh" w:date="2013-10-19T02:16:00Z">
                <w:pPr>
                  <w:pStyle w:val="XML1"/>
                </w:pPr>
              </w:pPrChange>
            </w:pPr>
            <w:ins w:id="17265" w:author="aas" w:date="2013-10-14T02:06:00Z">
              <w:del w:id="17266" w:author="Anees Shaikh" w:date="2013-10-19T02:16:00Z">
                <w:r w:rsidDel="00E067A3">
                  <w:delText xml:space="preserve">                                          &lt;/xs:documentation&gt;</w:delText>
                </w:r>
              </w:del>
            </w:ins>
          </w:p>
          <w:p w14:paraId="7CE24F71" w14:textId="0D38B2B2" w:rsidR="00874469" w:rsidDel="00E067A3" w:rsidRDefault="00874469">
            <w:pPr>
              <w:pStyle w:val="Appx"/>
              <w:rPr>
                <w:ins w:id="17267" w:author="aas" w:date="2013-10-14T02:06:00Z"/>
                <w:del w:id="17268" w:author="Anees Shaikh" w:date="2013-10-19T02:16:00Z"/>
              </w:rPr>
              <w:pPrChange w:id="17269" w:author="Anees Shaikh" w:date="2013-10-19T02:16:00Z">
                <w:pPr>
                  <w:pStyle w:val="XML1"/>
                </w:pPr>
              </w:pPrChange>
            </w:pPr>
            <w:ins w:id="17270" w:author="aas" w:date="2013-10-14T02:06:00Z">
              <w:del w:id="17271" w:author="Anees Shaikh" w:date="2013-10-19T02:16:00Z">
                <w:r w:rsidDel="00E067A3">
                  <w:delText xml:space="preserve">                                        &lt;/xs:annotation&gt;</w:delText>
                </w:r>
              </w:del>
            </w:ins>
          </w:p>
          <w:p w14:paraId="110E9A74" w14:textId="5B881902" w:rsidR="00874469" w:rsidDel="00E067A3" w:rsidRDefault="00874469">
            <w:pPr>
              <w:pStyle w:val="Appx"/>
              <w:rPr>
                <w:ins w:id="17272" w:author="aas" w:date="2013-10-14T02:06:00Z"/>
                <w:del w:id="17273" w:author="Anees Shaikh" w:date="2013-10-19T02:16:00Z"/>
              </w:rPr>
              <w:pPrChange w:id="17274" w:author="Anees Shaikh" w:date="2013-10-19T02:16:00Z">
                <w:pPr>
                  <w:pStyle w:val="XML1"/>
                </w:pPr>
              </w:pPrChange>
            </w:pPr>
            <w:ins w:id="17275" w:author="aas" w:date="2013-10-14T02:06:00Z">
              <w:del w:id="17276" w:author="Anees Shaikh" w:date="2013-10-19T02:16:00Z">
                <w:r w:rsidDel="00E067A3">
                  <w:delText xml:space="preserve">                                      &lt;/xs:element&gt;</w:delText>
                </w:r>
              </w:del>
            </w:ins>
          </w:p>
          <w:p w14:paraId="78481ACB" w14:textId="0F34435D" w:rsidR="00874469" w:rsidDel="00E067A3" w:rsidRDefault="00874469">
            <w:pPr>
              <w:pStyle w:val="Appx"/>
              <w:rPr>
                <w:ins w:id="17277" w:author="aas" w:date="2013-10-14T02:06:00Z"/>
                <w:del w:id="17278" w:author="Anees Shaikh" w:date="2013-10-19T02:16:00Z"/>
              </w:rPr>
              <w:pPrChange w:id="17279" w:author="Anees Shaikh" w:date="2013-10-19T02:16:00Z">
                <w:pPr>
                  <w:pStyle w:val="XML1"/>
                </w:pPr>
              </w:pPrChange>
            </w:pPr>
            <w:ins w:id="17280" w:author="aas" w:date="2013-10-14T02:06:00Z">
              <w:del w:id="17281"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282" w:author="aas" w:date="2013-10-14T02:06:00Z"/>
                <w:del w:id="17283" w:author="Anees Shaikh" w:date="2013-10-19T02:16:00Z"/>
              </w:rPr>
              <w:pPrChange w:id="17284" w:author="Anees Shaikh" w:date="2013-10-19T02:16:00Z">
                <w:pPr>
                  <w:pStyle w:val="XML1"/>
                </w:pPr>
              </w:pPrChange>
            </w:pPr>
            <w:ins w:id="17285" w:author="aas" w:date="2013-10-14T02:06:00Z">
              <w:del w:id="17286" w:author="Anees Shaikh" w:date="2013-10-19T02:16:00Z">
                <w:r w:rsidDel="00E067A3">
                  <w:delText xml:space="preserve">                                        &lt;xs:annotation&gt;</w:delText>
                </w:r>
              </w:del>
            </w:ins>
          </w:p>
          <w:p w14:paraId="7F4E1216" w14:textId="2C3F4285" w:rsidR="00874469" w:rsidDel="00E067A3" w:rsidRDefault="00874469">
            <w:pPr>
              <w:pStyle w:val="Appx"/>
              <w:rPr>
                <w:ins w:id="17287" w:author="aas" w:date="2013-10-14T02:06:00Z"/>
                <w:del w:id="17288" w:author="Anees Shaikh" w:date="2013-10-19T02:16:00Z"/>
              </w:rPr>
              <w:pPrChange w:id="17289" w:author="Anees Shaikh" w:date="2013-10-19T02:16:00Z">
                <w:pPr>
                  <w:pStyle w:val="XML1"/>
                </w:pPr>
              </w:pPrChange>
            </w:pPr>
            <w:ins w:id="17290" w:author="aas" w:date="2013-10-14T02:06:00Z">
              <w:del w:id="17291" w:author="Anees Shaikh" w:date="2013-10-19T02:16:00Z">
                <w:r w:rsidDel="00E067A3">
                  <w:delText xml:space="preserve">                                          &lt;xs:documentation&gt;</w:delText>
                </w:r>
              </w:del>
            </w:ins>
          </w:p>
          <w:p w14:paraId="7118C556" w14:textId="11E7C575" w:rsidR="00874469" w:rsidDel="00E067A3" w:rsidRDefault="00874469">
            <w:pPr>
              <w:pStyle w:val="Appx"/>
              <w:rPr>
                <w:ins w:id="17292" w:author="aas" w:date="2013-10-14T02:06:00Z"/>
                <w:del w:id="17293" w:author="Anees Shaikh" w:date="2013-10-19T02:16:00Z"/>
              </w:rPr>
              <w:pPrChange w:id="17294" w:author="Anees Shaikh" w:date="2013-10-19T02:16:00Z">
                <w:pPr>
                  <w:pStyle w:val="XML1"/>
                </w:pPr>
              </w:pPrChange>
            </w:pPr>
            <w:ins w:id="17295" w:author="aas" w:date="2013-10-14T02:06:00Z">
              <w:del w:id="17296"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297" w:author="aas" w:date="2013-10-14T02:06:00Z"/>
                <w:del w:id="17298" w:author="Anees Shaikh" w:date="2013-10-19T02:16:00Z"/>
              </w:rPr>
              <w:pPrChange w:id="17299" w:author="Anees Shaikh" w:date="2013-10-19T02:16:00Z">
                <w:pPr>
                  <w:pStyle w:val="XML1"/>
                </w:pPr>
              </w:pPrChange>
            </w:pPr>
            <w:ins w:id="17300" w:author="aas" w:date="2013-10-14T02:06:00Z">
              <w:del w:id="17301"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02" w:author="aas" w:date="2013-10-14T02:06:00Z"/>
                <w:del w:id="17303" w:author="Anees Shaikh" w:date="2013-10-19T02:16:00Z"/>
              </w:rPr>
              <w:pPrChange w:id="17304" w:author="Anees Shaikh" w:date="2013-10-19T02:16:00Z">
                <w:pPr>
                  <w:pStyle w:val="XML1"/>
                </w:pPr>
              </w:pPrChange>
            </w:pPr>
            <w:ins w:id="17305" w:author="aas" w:date="2013-10-14T02:06:00Z">
              <w:del w:id="17306"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07" w:author="aas" w:date="2013-10-14T02:06:00Z"/>
                <w:del w:id="17308" w:author="Anees Shaikh" w:date="2013-10-19T02:16:00Z"/>
              </w:rPr>
              <w:pPrChange w:id="17309" w:author="Anees Shaikh" w:date="2013-10-19T02:16:00Z">
                <w:pPr>
                  <w:pStyle w:val="XML1"/>
                </w:pPr>
              </w:pPrChange>
            </w:pPr>
            <w:ins w:id="17310" w:author="aas" w:date="2013-10-14T02:06:00Z">
              <w:del w:id="17311"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12" w:author="aas" w:date="2013-10-14T02:06:00Z"/>
                <w:del w:id="17313" w:author="Anees Shaikh" w:date="2013-10-19T02:16:00Z"/>
              </w:rPr>
              <w:pPrChange w:id="17314" w:author="Anees Shaikh" w:date="2013-10-19T02:16:00Z">
                <w:pPr>
                  <w:pStyle w:val="XML1"/>
                </w:pPr>
              </w:pPrChange>
            </w:pPr>
            <w:ins w:id="17315" w:author="aas" w:date="2013-10-14T02:06:00Z">
              <w:del w:id="17316"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17" w:author="aas" w:date="2013-10-14T02:06:00Z"/>
                <w:del w:id="17318" w:author="Anees Shaikh" w:date="2013-10-19T02:16:00Z"/>
              </w:rPr>
              <w:pPrChange w:id="17319" w:author="Anees Shaikh" w:date="2013-10-19T02:16:00Z">
                <w:pPr>
                  <w:pStyle w:val="XML1"/>
                </w:pPr>
              </w:pPrChange>
            </w:pPr>
            <w:ins w:id="17320" w:author="aas" w:date="2013-10-14T02:06:00Z">
              <w:del w:id="17321"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22" w:author="aas" w:date="2013-10-14T02:06:00Z"/>
                <w:del w:id="17323" w:author="Anees Shaikh" w:date="2013-10-19T02:16:00Z"/>
              </w:rPr>
              <w:pPrChange w:id="17324" w:author="Anees Shaikh" w:date="2013-10-19T02:16:00Z">
                <w:pPr>
                  <w:pStyle w:val="XML1"/>
                </w:pPr>
              </w:pPrChange>
            </w:pPr>
            <w:ins w:id="17325" w:author="aas" w:date="2013-10-14T02:06:00Z">
              <w:del w:id="17326"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27" w:author="aas" w:date="2013-10-14T02:06:00Z"/>
                <w:del w:id="17328" w:author="Anees Shaikh" w:date="2013-10-19T02:16:00Z"/>
              </w:rPr>
              <w:pPrChange w:id="17329" w:author="Anees Shaikh" w:date="2013-10-19T02:16:00Z">
                <w:pPr>
                  <w:pStyle w:val="XML1"/>
                </w:pPr>
              </w:pPrChange>
            </w:pPr>
            <w:ins w:id="17330" w:author="aas" w:date="2013-10-14T02:06:00Z">
              <w:del w:id="17331"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32" w:author="aas" w:date="2013-10-14T02:06:00Z"/>
                <w:del w:id="17333" w:author="Anees Shaikh" w:date="2013-10-19T02:16:00Z"/>
              </w:rPr>
              <w:pPrChange w:id="17334" w:author="Anees Shaikh" w:date="2013-10-19T02:16:00Z">
                <w:pPr>
                  <w:pStyle w:val="XML1"/>
                </w:pPr>
              </w:pPrChange>
            </w:pPr>
            <w:ins w:id="17335" w:author="aas" w:date="2013-10-14T02:06:00Z">
              <w:del w:id="17336"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337" w:author="aas" w:date="2013-10-14T02:06:00Z"/>
                <w:del w:id="17338" w:author="Anees Shaikh" w:date="2013-10-19T02:16:00Z"/>
              </w:rPr>
              <w:pPrChange w:id="17339" w:author="Anees Shaikh" w:date="2013-10-19T02:16:00Z">
                <w:pPr>
                  <w:pStyle w:val="XML1"/>
                </w:pPr>
              </w:pPrChange>
            </w:pPr>
            <w:ins w:id="17340" w:author="aas" w:date="2013-10-14T02:06:00Z">
              <w:del w:id="17341" w:author="Anees Shaikh" w:date="2013-10-19T02:16:00Z">
                <w:r w:rsidDel="00E067A3">
                  <w:delText xml:space="preserve">                                                   OpenFlow Logical Switch.</w:delText>
                </w:r>
              </w:del>
            </w:ins>
          </w:p>
          <w:p w14:paraId="66DC0211" w14:textId="7E888803" w:rsidR="00874469" w:rsidDel="00E067A3" w:rsidRDefault="00874469">
            <w:pPr>
              <w:pStyle w:val="Appx"/>
              <w:rPr>
                <w:ins w:id="17342" w:author="aas" w:date="2013-10-14T02:06:00Z"/>
                <w:del w:id="17343" w:author="Anees Shaikh" w:date="2013-10-19T02:16:00Z"/>
              </w:rPr>
              <w:pPrChange w:id="17344" w:author="Anees Shaikh" w:date="2013-10-19T02:16:00Z">
                <w:pPr>
                  <w:pStyle w:val="XML1"/>
                </w:pPr>
              </w:pPrChange>
            </w:pPr>
            <w:ins w:id="17345" w:author="aas" w:date="2013-10-14T02:06:00Z">
              <w:del w:id="17346" w:author="Anees Shaikh" w:date="2013-10-19T02:16:00Z">
                <w:r w:rsidDel="00E067A3">
                  <w:delText xml:space="preserve">                                          &lt;/xs:documentation&gt;</w:delText>
                </w:r>
              </w:del>
            </w:ins>
          </w:p>
          <w:p w14:paraId="21482543" w14:textId="56D6DFDD" w:rsidR="00874469" w:rsidDel="00E067A3" w:rsidRDefault="00874469">
            <w:pPr>
              <w:pStyle w:val="Appx"/>
              <w:rPr>
                <w:ins w:id="17347" w:author="aas" w:date="2013-10-14T02:06:00Z"/>
                <w:del w:id="17348" w:author="Anees Shaikh" w:date="2013-10-19T02:16:00Z"/>
              </w:rPr>
              <w:pPrChange w:id="17349" w:author="Anees Shaikh" w:date="2013-10-19T02:16:00Z">
                <w:pPr>
                  <w:pStyle w:val="XML1"/>
                </w:pPr>
              </w:pPrChange>
            </w:pPr>
            <w:ins w:id="17350" w:author="aas" w:date="2013-10-14T02:06:00Z">
              <w:del w:id="17351" w:author="Anees Shaikh" w:date="2013-10-19T02:16:00Z">
                <w:r w:rsidDel="00E067A3">
                  <w:delText xml:space="preserve">                                        &lt;/xs:annotation&gt;</w:delText>
                </w:r>
              </w:del>
            </w:ins>
          </w:p>
          <w:p w14:paraId="67CA4212" w14:textId="0C570192" w:rsidR="00874469" w:rsidDel="00E067A3" w:rsidRDefault="00874469">
            <w:pPr>
              <w:pStyle w:val="Appx"/>
              <w:rPr>
                <w:ins w:id="17352" w:author="aas" w:date="2013-10-14T02:06:00Z"/>
                <w:del w:id="17353" w:author="Anees Shaikh" w:date="2013-10-19T02:16:00Z"/>
              </w:rPr>
              <w:pPrChange w:id="17354" w:author="Anees Shaikh" w:date="2013-10-19T02:16:00Z">
                <w:pPr>
                  <w:pStyle w:val="XML1"/>
                </w:pPr>
              </w:pPrChange>
            </w:pPr>
            <w:ins w:id="17355" w:author="aas" w:date="2013-10-14T02:06:00Z">
              <w:del w:id="17356" w:author="Anees Shaikh" w:date="2013-10-19T02:16:00Z">
                <w:r w:rsidDel="00E067A3">
                  <w:delText xml:space="preserve">                                      &lt;/xs:element&gt;</w:delText>
                </w:r>
              </w:del>
            </w:ins>
          </w:p>
          <w:p w14:paraId="5555985C" w14:textId="460DEB99" w:rsidR="00874469" w:rsidDel="00E067A3" w:rsidRDefault="00874469">
            <w:pPr>
              <w:pStyle w:val="Appx"/>
              <w:rPr>
                <w:ins w:id="17357" w:author="aas" w:date="2013-10-14T02:06:00Z"/>
                <w:del w:id="17358" w:author="Anees Shaikh" w:date="2013-10-19T02:16:00Z"/>
              </w:rPr>
              <w:pPrChange w:id="17359" w:author="Anees Shaikh" w:date="2013-10-19T02:16:00Z">
                <w:pPr>
                  <w:pStyle w:val="XML1"/>
                </w:pPr>
              </w:pPrChange>
            </w:pPr>
            <w:ins w:id="17360" w:author="aas" w:date="2013-10-14T02:06:00Z">
              <w:del w:id="17361"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362" w:author="aas" w:date="2013-10-14T02:06:00Z"/>
                <w:del w:id="17363" w:author="Anees Shaikh" w:date="2013-10-19T02:16:00Z"/>
              </w:rPr>
              <w:pPrChange w:id="17364" w:author="Anees Shaikh" w:date="2013-10-19T02:16:00Z">
                <w:pPr>
                  <w:pStyle w:val="XML1"/>
                </w:pPr>
              </w:pPrChange>
            </w:pPr>
            <w:ins w:id="17365" w:author="aas" w:date="2013-10-14T02:06:00Z">
              <w:del w:id="17366" w:author="Anees Shaikh" w:date="2013-10-19T02:16:00Z">
                <w:r w:rsidDel="00E067A3">
                  <w:delText xml:space="preserve">                                              namespace="##other" processContents="lax"/&gt;</w:delText>
                </w:r>
              </w:del>
            </w:ins>
          </w:p>
          <w:p w14:paraId="0392F1CC" w14:textId="60699905" w:rsidR="00874469" w:rsidDel="00E067A3" w:rsidRDefault="00874469">
            <w:pPr>
              <w:pStyle w:val="Appx"/>
              <w:rPr>
                <w:ins w:id="17367" w:author="aas" w:date="2013-10-14T02:06:00Z"/>
                <w:del w:id="17368" w:author="Anees Shaikh" w:date="2013-10-19T02:16:00Z"/>
              </w:rPr>
              <w:pPrChange w:id="17369" w:author="Anees Shaikh" w:date="2013-10-19T02:16:00Z">
                <w:pPr>
                  <w:pStyle w:val="XML1"/>
                </w:pPr>
              </w:pPrChange>
            </w:pPr>
            <w:ins w:id="17370" w:author="aas" w:date="2013-10-14T02:06:00Z">
              <w:del w:id="17371" w:author="Anees Shaikh" w:date="2013-10-19T02:16:00Z">
                <w:r w:rsidDel="00E067A3">
                  <w:delText xml:space="preserve">                                    &lt;/xs:sequence&gt;</w:delText>
                </w:r>
              </w:del>
            </w:ins>
          </w:p>
          <w:p w14:paraId="3752D429" w14:textId="4E2037CC" w:rsidR="00874469" w:rsidDel="00E067A3" w:rsidRDefault="00874469">
            <w:pPr>
              <w:pStyle w:val="Appx"/>
              <w:rPr>
                <w:ins w:id="17372" w:author="aas" w:date="2013-10-14T02:06:00Z"/>
                <w:del w:id="17373" w:author="Anees Shaikh" w:date="2013-10-19T02:16:00Z"/>
              </w:rPr>
              <w:pPrChange w:id="17374" w:author="Anees Shaikh" w:date="2013-10-19T02:16:00Z">
                <w:pPr>
                  <w:pStyle w:val="XML1"/>
                </w:pPr>
              </w:pPrChange>
            </w:pPr>
            <w:ins w:id="17375" w:author="aas" w:date="2013-10-14T02:06:00Z">
              <w:del w:id="17376" w:author="Anees Shaikh" w:date="2013-10-19T02:16:00Z">
                <w:r w:rsidDel="00E067A3">
                  <w:delText xml:space="preserve">                                  &lt;/xs:complexType&gt;</w:delText>
                </w:r>
              </w:del>
            </w:ins>
          </w:p>
          <w:p w14:paraId="7FA1F372" w14:textId="1471AD72" w:rsidR="00874469" w:rsidDel="00E067A3" w:rsidRDefault="00874469">
            <w:pPr>
              <w:pStyle w:val="Appx"/>
              <w:rPr>
                <w:ins w:id="17377" w:author="aas" w:date="2013-10-14T02:06:00Z"/>
                <w:del w:id="17378" w:author="Anees Shaikh" w:date="2013-10-19T02:16:00Z"/>
              </w:rPr>
              <w:pPrChange w:id="17379" w:author="Anees Shaikh" w:date="2013-10-19T02:16:00Z">
                <w:pPr>
                  <w:pStyle w:val="XML1"/>
                </w:pPr>
              </w:pPrChange>
            </w:pPr>
            <w:ins w:id="17380" w:author="aas" w:date="2013-10-14T02:06:00Z">
              <w:del w:id="17381" w:author="Anees Shaikh" w:date="2013-10-19T02:16:00Z">
                <w:r w:rsidDel="00E067A3">
                  <w:delText xml:space="preserve">                                &lt;/xs:element&gt;</w:delText>
                </w:r>
              </w:del>
            </w:ins>
          </w:p>
          <w:p w14:paraId="0305525B" w14:textId="68179D9E" w:rsidR="00874469" w:rsidDel="00E067A3" w:rsidRDefault="00874469">
            <w:pPr>
              <w:pStyle w:val="Appx"/>
              <w:rPr>
                <w:ins w:id="17382" w:author="aas" w:date="2013-10-14T02:06:00Z"/>
                <w:del w:id="17383" w:author="Anees Shaikh" w:date="2013-10-19T02:16:00Z"/>
              </w:rPr>
              <w:pPrChange w:id="17384" w:author="Anees Shaikh" w:date="2013-10-19T02:16:00Z">
                <w:pPr>
                  <w:pStyle w:val="XML1"/>
                </w:pPr>
              </w:pPrChange>
            </w:pPr>
            <w:ins w:id="17385" w:author="aas" w:date="2013-10-14T02:06:00Z">
              <w:del w:id="17386"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387" w:author="aas" w:date="2013-10-14T02:06:00Z"/>
                <w:del w:id="17388" w:author="Anees Shaikh" w:date="2013-10-19T02:16:00Z"/>
              </w:rPr>
              <w:pPrChange w:id="17389" w:author="Anees Shaikh" w:date="2013-10-19T02:16:00Z">
                <w:pPr>
                  <w:pStyle w:val="XML1"/>
                </w:pPr>
              </w:pPrChange>
            </w:pPr>
            <w:ins w:id="17390" w:author="aas" w:date="2013-10-14T02:06:00Z">
              <w:del w:id="17391" w:author="Anees Shaikh" w:date="2013-10-19T02:16:00Z">
                <w:r w:rsidDel="00E067A3">
                  <w:delText xml:space="preserve">                                        namespace="##other" processContents="lax"/&gt;</w:delText>
                </w:r>
              </w:del>
            </w:ins>
          </w:p>
          <w:p w14:paraId="56A3FFA6" w14:textId="3256691F" w:rsidR="00874469" w:rsidDel="00E067A3" w:rsidRDefault="00874469">
            <w:pPr>
              <w:pStyle w:val="Appx"/>
              <w:rPr>
                <w:ins w:id="17392" w:author="aas" w:date="2013-10-14T02:06:00Z"/>
                <w:del w:id="17393" w:author="Anees Shaikh" w:date="2013-10-19T02:16:00Z"/>
              </w:rPr>
              <w:pPrChange w:id="17394" w:author="Anees Shaikh" w:date="2013-10-19T02:16:00Z">
                <w:pPr>
                  <w:pStyle w:val="XML1"/>
                </w:pPr>
              </w:pPrChange>
            </w:pPr>
            <w:ins w:id="17395" w:author="aas" w:date="2013-10-14T02:06:00Z">
              <w:del w:id="17396" w:author="Anees Shaikh" w:date="2013-10-19T02:16:00Z">
                <w:r w:rsidDel="00E067A3">
                  <w:delText xml:space="preserve">                              &lt;/xs:sequence&gt;</w:delText>
                </w:r>
              </w:del>
            </w:ins>
          </w:p>
          <w:p w14:paraId="6C9379C4" w14:textId="327241CF" w:rsidR="00874469" w:rsidDel="00E067A3" w:rsidRDefault="00874469">
            <w:pPr>
              <w:pStyle w:val="Appx"/>
              <w:rPr>
                <w:ins w:id="17397" w:author="aas" w:date="2013-10-14T02:06:00Z"/>
                <w:del w:id="17398" w:author="Anees Shaikh" w:date="2013-10-19T02:16:00Z"/>
              </w:rPr>
              <w:pPrChange w:id="17399" w:author="Anees Shaikh" w:date="2013-10-19T02:16:00Z">
                <w:pPr>
                  <w:pStyle w:val="XML1"/>
                </w:pPr>
              </w:pPrChange>
            </w:pPr>
            <w:ins w:id="17400" w:author="aas" w:date="2013-10-14T02:06:00Z">
              <w:del w:id="17401" w:author="Anees Shaikh" w:date="2013-10-19T02:16:00Z">
                <w:r w:rsidDel="00E067A3">
                  <w:delText xml:space="preserve">                            &lt;/xs:complexType&gt;</w:delText>
                </w:r>
              </w:del>
            </w:ins>
          </w:p>
          <w:p w14:paraId="70B334B5" w14:textId="64535F6A" w:rsidR="00874469" w:rsidDel="00E067A3" w:rsidRDefault="00874469">
            <w:pPr>
              <w:pStyle w:val="Appx"/>
              <w:rPr>
                <w:ins w:id="17402" w:author="aas" w:date="2013-10-14T02:06:00Z"/>
                <w:del w:id="17403" w:author="Anees Shaikh" w:date="2013-10-19T02:16:00Z"/>
              </w:rPr>
              <w:pPrChange w:id="17404" w:author="Anees Shaikh" w:date="2013-10-19T02:16:00Z">
                <w:pPr>
                  <w:pStyle w:val="XML1"/>
                </w:pPr>
              </w:pPrChange>
            </w:pPr>
            <w:ins w:id="17405" w:author="aas" w:date="2013-10-14T02:06:00Z">
              <w:del w:id="17406" w:author="Anees Shaikh" w:date="2013-10-19T02:16:00Z">
                <w:r w:rsidDel="00E067A3">
                  <w:delText xml:space="preserve">                          &lt;/xs:element&gt;</w:delText>
                </w:r>
              </w:del>
            </w:ins>
          </w:p>
          <w:p w14:paraId="25FA0229" w14:textId="6D804EB4" w:rsidR="00874469" w:rsidDel="00E067A3" w:rsidRDefault="00874469">
            <w:pPr>
              <w:pStyle w:val="Appx"/>
              <w:rPr>
                <w:ins w:id="17407" w:author="aas" w:date="2013-10-14T02:06:00Z"/>
                <w:del w:id="17408" w:author="Anees Shaikh" w:date="2013-10-19T02:16:00Z"/>
              </w:rPr>
              <w:pPrChange w:id="17409" w:author="Anees Shaikh" w:date="2013-10-19T02:16:00Z">
                <w:pPr>
                  <w:pStyle w:val="XML1"/>
                </w:pPr>
              </w:pPrChange>
            </w:pPr>
            <w:ins w:id="17410" w:author="aas" w:date="2013-10-14T02:06:00Z">
              <w:del w:id="17411"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12" w:author="aas" w:date="2013-10-14T02:06:00Z"/>
                <w:del w:id="17413" w:author="Anees Shaikh" w:date="2013-10-19T02:16:00Z"/>
              </w:rPr>
              <w:pPrChange w:id="17414" w:author="Anees Shaikh" w:date="2013-10-19T02:16:00Z">
                <w:pPr>
                  <w:pStyle w:val="XML1"/>
                </w:pPr>
              </w:pPrChange>
            </w:pPr>
            <w:ins w:id="17415" w:author="aas" w:date="2013-10-14T02:06:00Z">
              <w:del w:id="17416"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17" w:author="aas" w:date="2013-10-14T02:06:00Z"/>
                <w:del w:id="17418" w:author="Anees Shaikh" w:date="2013-10-19T02:16:00Z"/>
              </w:rPr>
              <w:pPrChange w:id="17419" w:author="Anees Shaikh" w:date="2013-10-19T02:16:00Z">
                <w:pPr>
                  <w:pStyle w:val="XML1"/>
                </w:pPr>
              </w:pPrChange>
            </w:pPr>
            <w:ins w:id="17420" w:author="aas" w:date="2013-10-14T02:06:00Z">
              <w:del w:id="17421" w:author="Anees Shaikh" w:date="2013-10-19T02:16:00Z">
                <w:r w:rsidDel="00E067A3">
                  <w:delText xml:space="preserve">                        &lt;/xs:sequence&gt;</w:delText>
                </w:r>
              </w:del>
            </w:ins>
          </w:p>
          <w:p w14:paraId="45349C69" w14:textId="4C3A95C3" w:rsidR="00874469" w:rsidDel="00E067A3" w:rsidRDefault="00874469">
            <w:pPr>
              <w:pStyle w:val="Appx"/>
              <w:rPr>
                <w:ins w:id="17422" w:author="aas" w:date="2013-10-14T02:06:00Z"/>
                <w:del w:id="17423" w:author="Anees Shaikh" w:date="2013-10-19T02:16:00Z"/>
              </w:rPr>
              <w:pPrChange w:id="17424" w:author="Anees Shaikh" w:date="2013-10-19T02:16:00Z">
                <w:pPr>
                  <w:pStyle w:val="XML1"/>
                </w:pPr>
              </w:pPrChange>
            </w:pPr>
            <w:ins w:id="17425" w:author="aas" w:date="2013-10-14T02:06:00Z">
              <w:del w:id="17426" w:author="Anees Shaikh" w:date="2013-10-19T02:16:00Z">
                <w:r w:rsidDel="00E067A3">
                  <w:delText xml:space="preserve">                      &lt;/xs:complexType&gt;</w:delText>
                </w:r>
              </w:del>
            </w:ins>
          </w:p>
          <w:p w14:paraId="0E615312" w14:textId="7E90444F" w:rsidR="00874469" w:rsidDel="00E067A3" w:rsidRDefault="00874469">
            <w:pPr>
              <w:pStyle w:val="Appx"/>
              <w:rPr>
                <w:ins w:id="17427" w:author="aas" w:date="2013-10-14T02:06:00Z"/>
                <w:del w:id="17428" w:author="Anees Shaikh" w:date="2013-10-19T02:16:00Z"/>
              </w:rPr>
              <w:pPrChange w:id="17429" w:author="Anees Shaikh" w:date="2013-10-19T02:16:00Z">
                <w:pPr>
                  <w:pStyle w:val="XML1"/>
                </w:pPr>
              </w:pPrChange>
            </w:pPr>
            <w:ins w:id="17430" w:author="aas" w:date="2013-10-14T02:06:00Z">
              <w:del w:id="17431"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32" w:author="aas" w:date="2013-10-14T02:06:00Z"/>
                <w:del w:id="17433" w:author="Anees Shaikh" w:date="2013-10-19T02:16:00Z"/>
              </w:rPr>
              <w:pPrChange w:id="17434" w:author="Anees Shaikh" w:date="2013-10-19T02:16:00Z">
                <w:pPr>
                  <w:pStyle w:val="XML1"/>
                </w:pPr>
              </w:pPrChange>
            </w:pPr>
            <w:ins w:id="17435" w:author="aas" w:date="2013-10-14T02:06:00Z">
              <w:del w:id="17436"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437" w:author="aas" w:date="2013-10-14T02:06:00Z"/>
                <w:del w:id="17438" w:author="Anees Shaikh" w:date="2013-10-19T02:16:00Z"/>
              </w:rPr>
              <w:pPrChange w:id="17439" w:author="Anees Shaikh" w:date="2013-10-19T02:16:00Z">
                <w:pPr>
                  <w:pStyle w:val="XML1"/>
                </w:pPr>
              </w:pPrChange>
            </w:pPr>
            <w:ins w:id="17440" w:author="aas" w:date="2013-10-14T02:06:00Z">
              <w:del w:id="17441" w:author="Anees Shaikh" w:date="2013-10-19T02:16:00Z">
                <w:r w:rsidDel="00E067A3">
                  <w:delText xml:space="preserve">                        &lt;xs:field xpath="of-config:id"/&gt;</w:delText>
                </w:r>
              </w:del>
            </w:ins>
          </w:p>
          <w:p w14:paraId="3C4BD3C1" w14:textId="5517258A" w:rsidR="00874469" w:rsidDel="00E067A3" w:rsidRDefault="00874469">
            <w:pPr>
              <w:pStyle w:val="Appx"/>
              <w:rPr>
                <w:ins w:id="17442" w:author="aas" w:date="2013-10-14T02:06:00Z"/>
                <w:del w:id="17443" w:author="Anees Shaikh" w:date="2013-10-19T02:16:00Z"/>
              </w:rPr>
              <w:pPrChange w:id="17444" w:author="Anees Shaikh" w:date="2013-10-19T02:16:00Z">
                <w:pPr>
                  <w:pStyle w:val="XML1"/>
                </w:pPr>
              </w:pPrChange>
            </w:pPr>
            <w:ins w:id="17445" w:author="aas" w:date="2013-10-14T02:06:00Z">
              <w:del w:id="17446" w:author="Anees Shaikh" w:date="2013-10-19T02:16:00Z">
                <w:r w:rsidDel="00E067A3">
                  <w:delText xml:space="preserve">                      &lt;/xs:key&gt;</w:delText>
                </w:r>
              </w:del>
            </w:ins>
          </w:p>
          <w:p w14:paraId="44076190" w14:textId="74080435" w:rsidR="00874469" w:rsidDel="00E067A3" w:rsidRDefault="00874469">
            <w:pPr>
              <w:pStyle w:val="Appx"/>
              <w:rPr>
                <w:ins w:id="17447" w:author="aas" w:date="2013-10-14T02:06:00Z"/>
                <w:del w:id="17448" w:author="Anees Shaikh" w:date="2013-10-19T02:16:00Z"/>
              </w:rPr>
              <w:pPrChange w:id="17449" w:author="Anees Shaikh" w:date="2013-10-19T02:16:00Z">
                <w:pPr>
                  <w:pStyle w:val="XML1"/>
                </w:pPr>
              </w:pPrChange>
            </w:pPr>
            <w:ins w:id="17450" w:author="aas" w:date="2013-10-14T02:06:00Z">
              <w:del w:id="17451" w:author="Anees Shaikh" w:date="2013-10-19T02:16:00Z">
                <w:r w:rsidDel="00E067A3">
                  <w:delText xml:space="preserve">                    &lt;/xs:element&gt;</w:delText>
                </w:r>
              </w:del>
            </w:ins>
          </w:p>
          <w:p w14:paraId="6A36B1F8" w14:textId="729666BA" w:rsidR="00874469" w:rsidDel="00E067A3" w:rsidRDefault="00874469">
            <w:pPr>
              <w:pStyle w:val="Appx"/>
              <w:rPr>
                <w:ins w:id="17452" w:author="aas" w:date="2013-10-14T02:06:00Z"/>
                <w:del w:id="17453" w:author="Anees Shaikh" w:date="2013-10-19T02:16:00Z"/>
              </w:rPr>
              <w:pPrChange w:id="17454" w:author="Anees Shaikh" w:date="2013-10-19T02:16:00Z">
                <w:pPr>
                  <w:pStyle w:val="XML1"/>
                </w:pPr>
              </w:pPrChange>
            </w:pPr>
            <w:ins w:id="17455" w:author="aas" w:date="2013-10-14T02:06:00Z">
              <w:del w:id="17456"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457" w:author="aas" w:date="2013-10-14T02:06:00Z"/>
                <w:del w:id="17458" w:author="Anees Shaikh" w:date="2013-10-19T02:16:00Z"/>
              </w:rPr>
              <w:pPrChange w:id="17459" w:author="Anees Shaikh" w:date="2013-10-19T02:16:00Z">
                <w:pPr>
                  <w:pStyle w:val="XML1"/>
                </w:pPr>
              </w:pPrChange>
            </w:pPr>
            <w:ins w:id="17460" w:author="aas" w:date="2013-10-14T02:06:00Z">
              <w:del w:id="17461" w:author="Anees Shaikh" w:date="2013-10-19T02:16:00Z">
                <w:r w:rsidDel="00E067A3">
                  <w:delText xml:space="preserve">                      &lt;xs:annotation&gt;</w:delText>
                </w:r>
              </w:del>
            </w:ins>
          </w:p>
          <w:p w14:paraId="3F3D5D8C" w14:textId="24C99EF5" w:rsidR="00874469" w:rsidDel="00E067A3" w:rsidRDefault="00874469">
            <w:pPr>
              <w:pStyle w:val="Appx"/>
              <w:rPr>
                <w:ins w:id="17462" w:author="aas" w:date="2013-10-14T02:06:00Z"/>
                <w:del w:id="17463" w:author="Anees Shaikh" w:date="2013-10-19T02:16:00Z"/>
              </w:rPr>
              <w:pPrChange w:id="17464" w:author="Anees Shaikh" w:date="2013-10-19T02:16:00Z">
                <w:pPr>
                  <w:pStyle w:val="XML1"/>
                </w:pPr>
              </w:pPrChange>
            </w:pPr>
            <w:ins w:id="17465" w:author="aas" w:date="2013-10-14T02:06:00Z">
              <w:del w:id="17466" w:author="Anees Shaikh" w:date="2013-10-19T02:16:00Z">
                <w:r w:rsidDel="00E067A3">
                  <w:delText xml:space="preserve">                        &lt;xs:documentation&gt;</w:delText>
                </w:r>
              </w:del>
            </w:ins>
          </w:p>
          <w:p w14:paraId="303A8DD1" w14:textId="7003ED61" w:rsidR="00874469" w:rsidDel="00E067A3" w:rsidRDefault="00874469">
            <w:pPr>
              <w:pStyle w:val="Appx"/>
              <w:rPr>
                <w:ins w:id="17467" w:author="aas" w:date="2013-10-14T02:06:00Z"/>
                <w:del w:id="17468" w:author="Anees Shaikh" w:date="2013-10-19T02:16:00Z"/>
              </w:rPr>
              <w:pPrChange w:id="17469" w:author="Anees Shaikh" w:date="2013-10-19T02:16:00Z">
                <w:pPr>
                  <w:pStyle w:val="XML1"/>
                </w:pPr>
              </w:pPrChange>
            </w:pPr>
            <w:ins w:id="17470" w:author="aas" w:date="2013-10-14T02:06:00Z">
              <w:del w:id="17471"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472" w:author="aas" w:date="2013-10-14T02:06:00Z"/>
                <w:del w:id="17473" w:author="Anees Shaikh" w:date="2013-10-19T02:16:00Z"/>
              </w:rPr>
              <w:pPrChange w:id="17474" w:author="Anees Shaikh" w:date="2013-10-19T02:16:00Z">
                <w:pPr>
                  <w:pStyle w:val="XML1"/>
                </w:pPr>
              </w:pPrChange>
            </w:pPr>
            <w:ins w:id="17475" w:author="aas" w:date="2013-10-14T02:06:00Z">
              <w:del w:id="17476"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477" w:author="aas" w:date="2013-10-14T02:06:00Z"/>
                <w:del w:id="17478" w:author="Anees Shaikh" w:date="2013-10-19T02:16:00Z"/>
              </w:rPr>
              <w:pPrChange w:id="17479" w:author="Anees Shaikh" w:date="2013-10-19T02:16:00Z">
                <w:pPr>
                  <w:pStyle w:val="XML1"/>
                </w:pPr>
              </w:pPrChange>
            </w:pPr>
            <w:ins w:id="17480" w:author="aas" w:date="2013-10-14T02:06:00Z">
              <w:del w:id="17481"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482" w:author="aas" w:date="2013-10-14T02:06:00Z"/>
                <w:del w:id="17483" w:author="Anees Shaikh" w:date="2013-10-19T02:16:00Z"/>
              </w:rPr>
              <w:pPrChange w:id="17484" w:author="Anees Shaikh" w:date="2013-10-19T02:16:00Z">
                <w:pPr>
                  <w:pStyle w:val="XML1"/>
                </w:pPr>
              </w:pPrChange>
            </w:pPr>
            <w:ins w:id="17485" w:author="aas" w:date="2013-10-14T02:06:00Z">
              <w:del w:id="17486"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487" w:author="aas" w:date="2013-10-14T02:06:00Z"/>
                <w:del w:id="17488" w:author="Anees Shaikh" w:date="2013-10-19T02:16:00Z"/>
              </w:rPr>
              <w:pPrChange w:id="17489" w:author="Anees Shaikh" w:date="2013-10-19T02:16:00Z">
                <w:pPr>
                  <w:pStyle w:val="XML1"/>
                </w:pPr>
              </w:pPrChange>
            </w:pPr>
            <w:ins w:id="17490" w:author="aas" w:date="2013-10-14T02:06:00Z">
              <w:del w:id="17491"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492" w:author="aas" w:date="2013-10-14T02:06:00Z"/>
                <w:del w:id="17493" w:author="Anees Shaikh" w:date="2013-10-19T02:16:00Z"/>
              </w:rPr>
              <w:pPrChange w:id="17494" w:author="Anees Shaikh" w:date="2013-10-19T02:16:00Z">
                <w:pPr>
                  <w:pStyle w:val="XML1"/>
                </w:pPr>
              </w:pPrChange>
            </w:pPr>
            <w:ins w:id="17495" w:author="aas" w:date="2013-10-14T02:06:00Z">
              <w:del w:id="17496"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497" w:author="aas" w:date="2013-10-14T02:06:00Z"/>
                <w:del w:id="17498" w:author="Anees Shaikh" w:date="2013-10-19T02:16:00Z"/>
              </w:rPr>
              <w:pPrChange w:id="17499" w:author="Anees Shaikh" w:date="2013-10-19T02:16:00Z">
                <w:pPr>
                  <w:pStyle w:val="XML1"/>
                </w:pPr>
              </w:pPrChange>
            </w:pPr>
            <w:ins w:id="17500" w:author="aas" w:date="2013-10-14T02:06:00Z">
              <w:del w:id="17501"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02" w:author="aas" w:date="2013-10-14T02:06:00Z"/>
                <w:del w:id="17503" w:author="Anees Shaikh" w:date="2013-10-19T02:16:00Z"/>
              </w:rPr>
              <w:pPrChange w:id="17504" w:author="Anees Shaikh" w:date="2013-10-19T02:16:00Z">
                <w:pPr>
                  <w:pStyle w:val="XML1"/>
                </w:pPr>
              </w:pPrChange>
            </w:pPr>
            <w:ins w:id="17505" w:author="aas" w:date="2013-10-14T02:06:00Z">
              <w:del w:id="17506" w:author="Anees Shaikh" w:date="2013-10-19T02:16:00Z">
                <w:r w:rsidDel="00E067A3">
                  <w:delText xml:space="preserve">                              </w:delText>
                </w:r>
              </w:del>
            </w:ins>
          </w:p>
          <w:p w14:paraId="67D080A3" w14:textId="3447746D" w:rsidR="00874469" w:rsidDel="00E067A3" w:rsidRDefault="00874469">
            <w:pPr>
              <w:pStyle w:val="Appx"/>
              <w:rPr>
                <w:ins w:id="17507" w:author="aas" w:date="2013-10-14T02:06:00Z"/>
                <w:del w:id="17508" w:author="Anees Shaikh" w:date="2013-10-19T02:16:00Z"/>
              </w:rPr>
              <w:pPrChange w:id="17509" w:author="Anees Shaikh" w:date="2013-10-19T02:16:00Z">
                <w:pPr>
                  <w:pStyle w:val="XML1"/>
                </w:pPr>
              </w:pPrChange>
            </w:pPr>
            <w:ins w:id="17510" w:author="aas" w:date="2013-10-14T02:06:00Z">
              <w:del w:id="17511"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12" w:author="aas" w:date="2013-10-14T02:06:00Z"/>
                <w:del w:id="17513" w:author="Anees Shaikh" w:date="2013-10-19T02:16:00Z"/>
              </w:rPr>
              <w:pPrChange w:id="17514" w:author="Anees Shaikh" w:date="2013-10-19T02:16:00Z">
                <w:pPr>
                  <w:pStyle w:val="XML1"/>
                </w:pPr>
              </w:pPrChange>
            </w:pPr>
            <w:ins w:id="17515" w:author="aas" w:date="2013-10-14T02:06:00Z">
              <w:del w:id="17516"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17" w:author="aas" w:date="2013-10-14T02:06:00Z"/>
                <w:del w:id="17518" w:author="Anees Shaikh" w:date="2013-10-19T02:16:00Z"/>
              </w:rPr>
              <w:pPrChange w:id="17519" w:author="Anees Shaikh" w:date="2013-10-19T02:16:00Z">
                <w:pPr>
                  <w:pStyle w:val="XML1"/>
                </w:pPr>
              </w:pPrChange>
            </w:pPr>
            <w:ins w:id="17520" w:author="aas" w:date="2013-10-14T02:06:00Z">
              <w:del w:id="17521"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22" w:author="aas" w:date="2013-10-14T02:06:00Z"/>
                <w:del w:id="17523" w:author="Anees Shaikh" w:date="2013-10-19T02:16:00Z"/>
              </w:rPr>
              <w:pPrChange w:id="17524" w:author="Anees Shaikh" w:date="2013-10-19T02:16:00Z">
                <w:pPr>
                  <w:pStyle w:val="XML1"/>
                </w:pPr>
              </w:pPrChange>
            </w:pPr>
            <w:ins w:id="17525" w:author="aas" w:date="2013-10-14T02:06:00Z">
              <w:del w:id="17526"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27" w:author="aas" w:date="2013-10-14T02:06:00Z"/>
                <w:del w:id="17528" w:author="Anees Shaikh" w:date="2013-10-19T02:16:00Z"/>
              </w:rPr>
              <w:pPrChange w:id="17529" w:author="Anees Shaikh" w:date="2013-10-19T02:16:00Z">
                <w:pPr>
                  <w:pStyle w:val="XML1"/>
                </w:pPr>
              </w:pPrChange>
            </w:pPr>
            <w:ins w:id="17530" w:author="aas" w:date="2013-10-14T02:06:00Z">
              <w:del w:id="17531" w:author="Anees Shaikh" w:date="2013-10-19T02:16:00Z">
                <w:r w:rsidDel="00E067A3">
                  <w:delText xml:space="preserve">                                 separate descriptions per type.</w:delText>
                </w:r>
              </w:del>
            </w:ins>
          </w:p>
          <w:p w14:paraId="5C3FEF8C" w14:textId="3ED82208" w:rsidR="00874469" w:rsidDel="00E067A3" w:rsidRDefault="00874469">
            <w:pPr>
              <w:pStyle w:val="Appx"/>
              <w:rPr>
                <w:ins w:id="17532" w:author="aas" w:date="2013-10-14T02:06:00Z"/>
                <w:del w:id="17533" w:author="Anees Shaikh" w:date="2013-10-19T02:16:00Z"/>
              </w:rPr>
              <w:pPrChange w:id="17534" w:author="Anees Shaikh" w:date="2013-10-19T02:16:00Z">
                <w:pPr>
                  <w:pStyle w:val="XML1"/>
                </w:pPr>
              </w:pPrChange>
            </w:pPr>
            <w:ins w:id="17535" w:author="aas" w:date="2013-10-14T02:06:00Z">
              <w:del w:id="17536" w:author="Anees Shaikh" w:date="2013-10-19T02:16:00Z">
                <w:r w:rsidDel="00E067A3">
                  <w:delText xml:space="preserve">                        &lt;/xs:documentation&gt;</w:delText>
                </w:r>
              </w:del>
            </w:ins>
          </w:p>
          <w:p w14:paraId="1BD5B1BE" w14:textId="049E664D" w:rsidR="00874469" w:rsidDel="00E067A3" w:rsidRDefault="00874469">
            <w:pPr>
              <w:pStyle w:val="Appx"/>
              <w:rPr>
                <w:ins w:id="17537" w:author="aas" w:date="2013-10-14T02:06:00Z"/>
                <w:del w:id="17538" w:author="Anees Shaikh" w:date="2013-10-19T02:16:00Z"/>
              </w:rPr>
              <w:pPrChange w:id="17539" w:author="Anees Shaikh" w:date="2013-10-19T02:16:00Z">
                <w:pPr>
                  <w:pStyle w:val="XML1"/>
                </w:pPr>
              </w:pPrChange>
            </w:pPr>
            <w:ins w:id="17540" w:author="aas" w:date="2013-10-14T02:06:00Z">
              <w:del w:id="17541" w:author="Anees Shaikh" w:date="2013-10-19T02:16:00Z">
                <w:r w:rsidDel="00E067A3">
                  <w:delText xml:space="preserve">                      &lt;/xs:annotation&gt;</w:delText>
                </w:r>
              </w:del>
            </w:ins>
          </w:p>
          <w:p w14:paraId="70107E5E" w14:textId="4BC73FD6" w:rsidR="00874469" w:rsidDel="00E067A3" w:rsidRDefault="00874469">
            <w:pPr>
              <w:pStyle w:val="Appx"/>
              <w:rPr>
                <w:ins w:id="17542" w:author="aas" w:date="2013-10-14T02:06:00Z"/>
                <w:del w:id="17543" w:author="Anees Shaikh" w:date="2013-10-19T02:16:00Z"/>
              </w:rPr>
              <w:pPrChange w:id="17544" w:author="Anees Shaikh" w:date="2013-10-19T02:16:00Z">
                <w:pPr>
                  <w:pStyle w:val="XML1"/>
                </w:pPr>
              </w:pPrChange>
            </w:pPr>
            <w:ins w:id="17545" w:author="aas" w:date="2013-10-14T02:06:00Z">
              <w:del w:id="17546" w:author="Anees Shaikh" w:date="2013-10-19T02:16:00Z">
                <w:r w:rsidDel="00E067A3">
                  <w:delText xml:space="preserve">                      &lt;xs:complexType&gt;</w:delText>
                </w:r>
              </w:del>
            </w:ins>
          </w:p>
          <w:p w14:paraId="43CCCCC4" w14:textId="35E8C07F" w:rsidR="00874469" w:rsidDel="00E067A3" w:rsidRDefault="00874469">
            <w:pPr>
              <w:pStyle w:val="Appx"/>
              <w:rPr>
                <w:ins w:id="17547" w:author="aas" w:date="2013-10-14T02:06:00Z"/>
                <w:del w:id="17548" w:author="Anees Shaikh" w:date="2013-10-19T02:16:00Z"/>
              </w:rPr>
              <w:pPrChange w:id="17549" w:author="Anees Shaikh" w:date="2013-10-19T02:16:00Z">
                <w:pPr>
                  <w:pStyle w:val="XML1"/>
                </w:pPr>
              </w:pPrChange>
            </w:pPr>
            <w:ins w:id="17550" w:author="aas" w:date="2013-10-14T02:06:00Z">
              <w:del w:id="17551" w:author="Anees Shaikh" w:date="2013-10-19T02:16:00Z">
                <w:r w:rsidDel="00E067A3">
                  <w:delText xml:space="preserve">                        &lt;xs:sequence&gt;</w:delText>
                </w:r>
              </w:del>
            </w:ins>
          </w:p>
          <w:p w14:paraId="22D85558" w14:textId="1897FD6C" w:rsidR="00874469" w:rsidDel="00E067A3" w:rsidRDefault="00874469">
            <w:pPr>
              <w:pStyle w:val="Appx"/>
              <w:rPr>
                <w:ins w:id="17552" w:author="aas" w:date="2013-10-14T02:06:00Z"/>
                <w:del w:id="17553" w:author="Anees Shaikh" w:date="2013-10-19T02:16:00Z"/>
              </w:rPr>
              <w:pPrChange w:id="17554" w:author="Anees Shaikh" w:date="2013-10-19T02:16:00Z">
                <w:pPr>
                  <w:pStyle w:val="XML1"/>
                </w:pPr>
              </w:pPrChange>
            </w:pPr>
            <w:ins w:id="17555" w:author="aas" w:date="2013-10-14T02:06:00Z">
              <w:del w:id="17556"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557" w:author="aas" w:date="2013-10-14T02:06:00Z"/>
                <w:del w:id="17558" w:author="Anees Shaikh" w:date="2013-10-19T02:16:00Z"/>
              </w:rPr>
              <w:pPrChange w:id="17559" w:author="Anees Shaikh" w:date="2013-10-19T02:16:00Z">
                <w:pPr>
                  <w:pStyle w:val="XML1"/>
                </w:pPr>
              </w:pPrChange>
            </w:pPr>
            <w:ins w:id="17560" w:author="aas" w:date="2013-10-14T02:06:00Z">
              <w:del w:id="17561" w:author="Anees Shaikh" w:date="2013-10-19T02:16:00Z">
                <w:r w:rsidDel="00E067A3">
                  <w:delText xml:space="preserve">                            &lt;xs:annotation&gt;</w:delText>
                </w:r>
              </w:del>
            </w:ins>
          </w:p>
          <w:p w14:paraId="4BC71913" w14:textId="0584BFFA" w:rsidR="00874469" w:rsidDel="00E067A3" w:rsidRDefault="00874469">
            <w:pPr>
              <w:pStyle w:val="Appx"/>
              <w:rPr>
                <w:ins w:id="17562" w:author="aas" w:date="2013-10-14T02:06:00Z"/>
                <w:del w:id="17563" w:author="Anees Shaikh" w:date="2013-10-19T02:16:00Z"/>
              </w:rPr>
              <w:pPrChange w:id="17564" w:author="Anees Shaikh" w:date="2013-10-19T02:16:00Z">
                <w:pPr>
                  <w:pStyle w:val="XML1"/>
                </w:pPr>
              </w:pPrChange>
            </w:pPr>
            <w:ins w:id="17565" w:author="aas" w:date="2013-10-14T02:06:00Z">
              <w:del w:id="17566" w:author="Anees Shaikh" w:date="2013-10-19T02:16:00Z">
                <w:r w:rsidDel="00E067A3">
                  <w:delText xml:space="preserve">                              &lt;xs:documentation&gt;</w:delText>
                </w:r>
              </w:del>
            </w:ins>
          </w:p>
          <w:p w14:paraId="3019BDA1" w14:textId="50C57E89" w:rsidR="00874469" w:rsidDel="00E067A3" w:rsidRDefault="00874469">
            <w:pPr>
              <w:pStyle w:val="Appx"/>
              <w:rPr>
                <w:ins w:id="17567" w:author="aas" w:date="2013-10-14T02:06:00Z"/>
                <w:del w:id="17568" w:author="Anees Shaikh" w:date="2013-10-19T02:16:00Z"/>
              </w:rPr>
              <w:pPrChange w:id="17569" w:author="Anees Shaikh" w:date="2013-10-19T02:16:00Z">
                <w:pPr>
                  <w:pStyle w:val="XML1"/>
                </w:pPr>
              </w:pPrChange>
            </w:pPr>
            <w:ins w:id="17570" w:author="aas" w:date="2013-10-14T02:06:00Z">
              <w:del w:id="17571"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572" w:author="aas" w:date="2013-10-14T02:06:00Z"/>
                <w:del w:id="17573" w:author="Anees Shaikh" w:date="2013-10-19T02:16:00Z"/>
              </w:rPr>
              <w:pPrChange w:id="17574" w:author="Anees Shaikh" w:date="2013-10-19T02:16:00Z">
                <w:pPr>
                  <w:pStyle w:val="XML1"/>
                </w:pPr>
              </w:pPrChange>
            </w:pPr>
            <w:ins w:id="17575" w:author="aas" w:date="2013-10-14T02:06:00Z">
              <w:del w:id="17576"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577" w:author="aas" w:date="2013-10-14T02:06:00Z"/>
                <w:del w:id="17578" w:author="Anees Shaikh" w:date="2013-10-19T02:16:00Z"/>
              </w:rPr>
              <w:pPrChange w:id="17579" w:author="Anees Shaikh" w:date="2013-10-19T02:16:00Z">
                <w:pPr>
                  <w:pStyle w:val="XML1"/>
                </w:pPr>
              </w:pPrChange>
            </w:pPr>
          </w:p>
          <w:p w14:paraId="371646F0" w14:textId="6330820D" w:rsidR="00874469" w:rsidDel="00E067A3" w:rsidRDefault="00874469">
            <w:pPr>
              <w:pStyle w:val="Appx"/>
              <w:rPr>
                <w:ins w:id="17580" w:author="aas" w:date="2013-10-14T02:06:00Z"/>
                <w:del w:id="17581" w:author="Anees Shaikh" w:date="2013-10-19T02:16:00Z"/>
              </w:rPr>
              <w:pPrChange w:id="17582" w:author="Anees Shaikh" w:date="2013-10-19T02:16:00Z">
                <w:pPr>
                  <w:pStyle w:val="XML1"/>
                </w:pPr>
              </w:pPrChange>
            </w:pPr>
            <w:ins w:id="17583" w:author="aas" w:date="2013-10-14T02:06:00Z">
              <w:del w:id="17584"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585" w:author="aas" w:date="2013-10-14T02:06:00Z"/>
                <w:del w:id="17586" w:author="Anees Shaikh" w:date="2013-10-19T02:16:00Z"/>
              </w:rPr>
              <w:pPrChange w:id="17587" w:author="Anees Shaikh" w:date="2013-10-19T02:16:00Z">
                <w:pPr>
                  <w:pStyle w:val="XML1"/>
                </w:pPr>
              </w:pPrChange>
            </w:pPr>
            <w:ins w:id="17588" w:author="aas" w:date="2013-10-14T02:06:00Z">
              <w:del w:id="17589"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590" w:author="aas" w:date="2013-10-14T02:06:00Z"/>
                <w:del w:id="17591" w:author="Anees Shaikh" w:date="2013-10-19T02:16:00Z"/>
              </w:rPr>
              <w:pPrChange w:id="17592" w:author="Anees Shaikh" w:date="2013-10-19T02:16:00Z">
                <w:pPr>
                  <w:pStyle w:val="XML1"/>
                </w:pPr>
              </w:pPrChange>
            </w:pPr>
            <w:ins w:id="17593" w:author="aas" w:date="2013-10-14T02:06:00Z">
              <w:del w:id="17594" w:author="Anees Shaikh" w:date="2013-10-19T02:16:00Z">
                <w:r w:rsidDel="00E067A3">
                  <w:delText xml:space="preserve">                              &lt;/xs:documentation&gt;</w:delText>
                </w:r>
              </w:del>
            </w:ins>
          </w:p>
          <w:p w14:paraId="16669507" w14:textId="7D6FEB0C" w:rsidR="00874469" w:rsidDel="00E067A3" w:rsidRDefault="00874469">
            <w:pPr>
              <w:pStyle w:val="Appx"/>
              <w:rPr>
                <w:ins w:id="17595" w:author="aas" w:date="2013-10-14T02:06:00Z"/>
                <w:del w:id="17596" w:author="Anees Shaikh" w:date="2013-10-19T02:16:00Z"/>
              </w:rPr>
              <w:pPrChange w:id="17597" w:author="Anees Shaikh" w:date="2013-10-19T02:16:00Z">
                <w:pPr>
                  <w:pStyle w:val="XML1"/>
                </w:pPr>
              </w:pPrChange>
            </w:pPr>
            <w:ins w:id="17598" w:author="aas" w:date="2013-10-14T02:06:00Z">
              <w:del w:id="17599" w:author="Anees Shaikh" w:date="2013-10-19T02:16:00Z">
                <w:r w:rsidDel="00E067A3">
                  <w:delText xml:space="preserve">                            &lt;/xs:annotation&gt;</w:delText>
                </w:r>
              </w:del>
            </w:ins>
          </w:p>
          <w:p w14:paraId="786FE13E" w14:textId="49991947" w:rsidR="00874469" w:rsidDel="00E067A3" w:rsidRDefault="00874469">
            <w:pPr>
              <w:pStyle w:val="Appx"/>
              <w:rPr>
                <w:ins w:id="17600" w:author="aas" w:date="2013-10-14T02:06:00Z"/>
                <w:del w:id="17601" w:author="Anees Shaikh" w:date="2013-10-19T02:16:00Z"/>
              </w:rPr>
              <w:pPrChange w:id="17602" w:author="Anees Shaikh" w:date="2013-10-19T02:16:00Z">
                <w:pPr>
                  <w:pStyle w:val="XML1"/>
                </w:pPr>
              </w:pPrChange>
            </w:pPr>
            <w:ins w:id="17603" w:author="aas" w:date="2013-10-14T02:06:00Z">
              <w:del w:id="17604" w:author="Anees Shaikh" w:date="2013-10-19T02:16:00Z">
                <w:r w:rsidDel="00E067A3">
                  <w:delText xml:space="preserve">                            &lt;xs:simpleType&gt;</w:delText>
                </w:r>
              </w:del>
            </w:ins>
          </w:p>
          <w:p w14:paraId="7720EE19" w14:textId="116BA49E" w:rsidR="00874469" w:rsidDel="00E067A3" w:rsidRDefault="00874469">
            <w:pPr>
              <w:pStyle w:val="Appx"/>
              <w:rPr>
                <w:ins w:id="17605" w:author="aas" w:date="2013-10-14T02:06:00Z"/>
                <w:del w:id="17606" w:author="Anees Shaikh" w:date="2013-10-19T02:16:00Z"/>
              </w:rPr>
              <w:pPrChange w:id="17607" w:author="Anees Shaikh" w:date="2013-10-19T02:16:00Z">
                <w:pPr>
                  <w:pStyle w:val="XML1"/>
                </w:pPr>
              </w:pPrChange>
            </w:pPr>
            <w:ins w:id="17608" w:author="aas" w:date="2013-10-14T02:06:00Z">
              <w:del w:id="17609" w:author="Anees Shaikh" w:date="2013-10-19T02:16:00Z">
                <w:r w:rsidDel="00E067A3">
                  <w:delText xml:space="preserve">                              &lt;xs:restriction base="inet:uri"&gt;</w:delText>
                </w:r>
              </w:del>
            </w:ins>
          </w:p>
          <w:p w14:paraId="455B288C" w14:textId="6997037C" w:rsidR="00874469" w:rsidDel="00E067A3" w:rsidRDefault="00874469">
            <w:pPr>
              <w:pStyle w:val="Appx"/>
              <w:rPr>
                <w:ins w:id="17610" w:author="aas" w:date="2013-10-14T02:06:00Z"/>
                <w:del w:id="17611" w:author="Anees Shaikh" w:date="2013-10-19T02:16:00Z"/>
              </w:rPr>
              <w:pPrChange w:id="17612" w:author="Anees Shaikh" w:date="2013-10-19T02:16:00Z">
                <w:pPr>
                  <w:pStyle w:val="XML1"/>
                </w:pPr>
              </w:pPrChange>
            </w:pPr>
            <w:ins w:id="17613" w:author="aas" w:date="2013-10-14T02:06:00Z">
              <w:del w:id="17614" w:author="Anees Shaikh" w:date="2013-10-19T02:16:00Z">
                <w:r w:rsidDel="00E067A3">
                  <w:delText xml:space="preserve">                              &lt;/xs:restriction&gt;</w:delText>
                </w:r>
              </w:del>
            </w:ins>
          </w:p>
          <w:p w14:paraId="552F5940" w14:textId="616D8DD4" w:rsidR="00874469" w:rsidDel="00E067A3" w:rsidRDefault="00874469">
            <w:pPr>
              <w:pStyle w:val="Appx"/>
              <w:rPr>
                <w:ins w:id="17615" w:author="aas" w:date="2013-10-14T02:06:00Z"/>
                <w:del w:id="17616" w:author="Anees Shaikh" w:date="2013-10-19T02:16:00Z"/>
              </w:rPr>
              <w:pPrChange w:id="17617" w:author="Anees Shaikh" w:date="2013-10-19T02:16:00Z">
                <w:pPr>
                  <w:pStyle w:val="XML1"/>
                </w:pPr>
              </w:pPrChange>
            </w:pPr>
            <w:ins w:id="17618" w:author="aas" w:date="2013-10-14T02:06:00Z">
              <w:del w:id="17619" w:author="Anees Shaikh" w:date="2013-10-19T02:16:00Z">
                <w:r w:rsidDel="00E067A3">
                  <w:delText xml:space="preserve">                            &lt;/xs:simpleType&gt;</w:delText>
                </w:r>
              </w:del>
            </w:ins>
          </w:p>
          <w:p w14:paraId="147FD6A7" w14:textId="2D301B84" w:rsidR="00874469" w:rsidDel="00E067A3" w:rsidRDefault="00874469">
            <w:pPr>
              <w:pStyle w:val="Appx"/>
              <w:rPr>
                <w:ins w:id="17620" w:author="aas" w:date="2013-10-14T02:06:00Z"/>
                <w:del w:id="17621" w:author="Anees Shaikh" w:date="2013-10-19T02:16:00Z"/>
              </w:rPr>
              <w:pPrChange w:id="17622" w:author="Anees Shaikh" w:date="2013-10-19T02:16:00Z">
                <w:pPr>
                  <w:pStyle w:val="XML1"/>
                </w:pPr>
              </w:pPrChange>
            </w:pPr>
            <w:ins w:id="17623" w:author="aas" w:date="2013-10-14T02:06:00Z">
              <w:del w:id="17624" w:author="Anees Shaikh" w:date="2013-10-19T02:16:00Z">
                <w:r w:rsidDel="00E067A3">
                  <w:delText xml:space="preserve">                          &lt;/xs:element&gt;</w:delText>
                </w:r>
              </w:del>
            </w:ins>
          </w:p>
          <w:p w14:paraId="075A7573" w14:textId="299C6687" w:rsidR="00874469" w:rsidDel="00E067A3" w:rsidRDefault="00874469">
            <w:pPr>
              <w:pStyle w:val="Appx"/>
              <w:rPr>
                <w:ins w:id="17625" w:author="aas" w:date="2013-10-14T02:06:00Z"/>
                <w:del w:id="17626" w:author="Anees Shaikh" w:date="2013-10-19T02:16:00Z"/>
              </w:rPr>
              <w:pPrChange w:id="17627" w:author="Anees Shaikh" w:date="2013-10-19T02:16:00Z">
                <w:pPr>
                  <w:pStyle w:val="XML1"/>
                </w:pPr>
              </w:pPrChange>
            </w:pPr>
            <w:ins w:id="17628" w:author="aas" w:date="2013-10-14T02:06:00Z">
              <w:del w:id="17629"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30" w:author="aas" w:date="2013-10-14T02:06:00Z"/>
                <w:del w:id="17631" w:author="Anees Shaikh" w:date="2013-10-19T02:16:00Z"/>
              </w:rPr>
              <w:pPrChange w:id="17632" w:author="Anees Shaikh" w:date="2013-10-19T02:16:00Z">
                <w:pPr>
                  <w:pStyle w:val="XML1"/>
                </w:pPr>
              </w:pPrChange>
            </w:pPr>
            <w:ins w:id="17633" w:author="aas" w:date="2013-10-14T02:06:00Z">
              <w:del w:id="17634" w:author="Anees Shaikh" w:date="2013-10-19T02:16:00Z">
                <w:r w:rsidDel="00E067A3">
                  <w:delText xml:space="preserve">                            &lt;xs:annotation&gt;</w:delText>
                </w:r>
              </w:del>
            </w:ins>
          </w:p>
          <w:p w14:paraId="41444EDC" w14:textId="1BB5503E" w:rsidR="00874469" w:rsidDel="00E067A3" w:rsidRDefault="00874469">
            <w:pPr>
              <w:pStyle w:val="Appx"/>
              <w:rPr>
                <w:ins w:id="17635" w:author="aas" w:date="2013-10-14T02:06:00Z"/>
                <w:del w:id="17636" w:author="Anees Shaikh" w:date="2013-10-19T02:16:00Z"/>
              </w:rPr>
              <w:pPrChange w:id="17637" w:author="Anees Shaikh" w:date="2013-10-19T02:16:00Z">
                <w:pPr>
                  <w:pStyle w:val="XML1"/>
                </w:pPr>
              </w:pPrChange>
            </w:pPr>
            <w:ins w:id="17638" w:author="aas" w:date="2013-10-14T02:06:00Z">
              <w:del w:id="17639" w:author="Anees Shaikh" w:date="2013-10-19T02:16:00Z">
                <w:r w:rsidDel="00E067A3">
                  <w:delText xml:space="preserve">                              &lt;xs:documentation&gt;</w:delText>
                </w:r>
              </w:del>
            </w:ins>
          </w:p>
          <w:p w14:paraId="74923505" w14:textId="053ACFE1" w:rsidR="00874469" w:rsidDel="00E067A3" w:rsidRDefault="00874469">
            <w:pPr>
              <w:pStyle w:val="Appx"/>
              <w:rPr>
                <w:ins w:id="17640" w:author="aas" w:date="2013-10-14T02:06:00Z"/>
                <w:del w:id="17641" w:author="Anees Shaikh" w:date="2013-10-19T02:16:00Z"/>
              </w:rPr>
              <w:pPrChange w:id="17642" w:author="Anees Shaikh" w:date="2013-10-19T02:16:00Z">
                <w:pPr>
                  <w:pStyle w:val="XML1"/>
                </w:pPr>
              </w:pPrChange>
            </w:pPr>
            <w:ins w:id="17643" w:author="aas" w:date="2013-10-14T02:06:00Z">
              <w:del w:id="17644"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645" w:author="aas" w:date="2013-10-14T02:06:00Z"/>
                <w:del w:id="17646" w:author="Anees Shaikh" w:date="2013-10-19T02:16:00Z"/>
              </w:rPr>
              <w:pPrChange w:id="17647" w:author="Anees Shaikh" w:date="2013-10-19T02:16:00Z">
                <w:pPr>
                  <w:pStyle w:val="XML1"/>
                </w:pPr>
              </w:pPrChange>
            </w:pPr>
            <w:ins w:id="17648" w:author="aas" w:date="2013-10-14T02:06:00Z">
              <w:del w:id="17649"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650" w:author="aas" w:date="2013-10-14T02:06:00Z"/>
                <w:del w:id="17651" w:author="Anees Shaikh" w:date="2013-10-19T02:16:00Z"/>
              </w:rPr>
              <w:pPrChange w:id="17652" w:author="Anees Shaikh" w:date="2013-10-19T02:16:00Z">
                <w:pPr>
                  <w:pStyle w:val="XML1"/>
                </w:pPr>
              </w:pPrChange>
            </w:pPr>
          </w:p>
          <w:p w14:paraId="7D97AE2A" w14:textId="47B08898" w:rsidR="00874469" w:rsidDel="00E067A3" w:rsidRDefault="00874469">
            <w:pPr>
              <w:pStyle w:val="Appx"/>
              <w:rPr>
                <w:ins w:id="17653" w:author="aas" w:date="2013-10-14T02:06:00Z"/>
                <w:del w:id="17654" w:author="Anees Shaikh" w:date="2013-10-19T02:16:00Z"/>
              </w:rPr>
              <w:pPrChange w:id="17655" w:author="Anees Shaikh" w:date="2013-10-19T02:16:00Z">
                <w:pPr>
                  <w:pStyle w:val="XML1"/>
                </w:pPr>
              </w:pPrChange>
            </w:pPr>
            <w:ins w:id="17656" w:author="aas" w:date="2013-10-14T02:06:00Z">
              <w:del w:id="17657"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658" w:author="aas" w:date="2013-10-14T02:06:00Z"/>
                <w:del w:id="17659" w:author="Anees Shaikh" w:date="2013-10-19T02:16:00Z"/>
              </w:rPr>
              <w:pPrChange w:id="17660" w:author="Anees Shaikh" w:date="2013-10-19T02:16:00Z">
                <w:pPr>
                  <w:pStyle w:val="XML1"/>
                </w:pPr>
              </w:pPrChange>
            </w:pPr>
            <w:ins w:id="17661" w:author="aas" w:date="2013-10-14T02:06:00Z">
              <w:del w:id="17662"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663" w:author="aas" w:date="2013-10-14T02:06:00Z"/>
                <w:del w:id="17664" w:author="Anees Shaikh" w:date="2013-10-19T02:16:00Z"/>
              </w:rPr>
              <w:pPrChange w:id="17665" w:author="Anees Shaikh" w:date="2013-10-19T02:16:00Z">
                <w:pPr>
                  <w:pStyle w:val="XML1"/>
                </w:pPr>
              </w:pPrChange>
            </w:pPr>
            <w:ins w:id="17666" w:author="aas" w:date="2013-10-14T02:06:00Z">
              <w:del w:id="17667" w:author="Anees Shaikh" w:date="2013-10-19T02:16:00Z">
                <w:r w:rsidDel="00E067A3">
                  <w:delText xml:space="preserve">                              &lt;/xs:documentation&gt;</w:delText>
                </w:r>
              </w:del>
            </w:ins>
          </w:p>
          <w:p w14:paraId="573FC0A6" w14:textId="74FCBD39" w:rsidR="00874469" w:rsidDel="00E067A3" w:rsidRDefault="00874469">
            <w:pPr>
              <w:pStyle w:val="Appx"/>
              <w:rPr>
                <w:ins w:id="17668" w:author="aas" w:date="2013-10-14T02:06:00Z"/>
                <w:del w:id="17669" w:author="Anees Shaikh" w:date="2013-10-19T02:16:00Z"/>
              </w:rPr>
              <w:pPrChange w:id="17670" w:author="Anees Shaikh" w:date="2013-10-19T02:16:00Z">
                <w:pPr>
                  <w:pStyle w:val="XML1"/>
                </w:pPr>
              </w:pPrChange>
            </w:pPr>
            <w:ins w:id="17671" w:author="aas" w:date="2013-10-14T02:06:00Z">
              <w:del w:id="17672" w:author="Anees Shaikh" w:date="2013-10-19T02:16:00Z">
                <w:r w:rsidDel="00E067A3">
                  <w:delText xml:space="preserve">                            &lt;/xs:annotation&gt;</w:delText>
                </w:r>
              </w:del>
            </w:ins>
          </w:p>
          <w:p w14:paraId="43CE79FE" w14:textId="1EF42227" w:rsidR="00874469" w:rsidDel="00E067A3" w:rsidRDefault="00874469">
            <w:pPr>
              <w:pStyle w:val="Appx"/>
              <w:rPr>
                <w:ins w:id="17673" w:author="aas" w:date="2013-10-14T02:06:00Z"/>
                <w:del w:id="17674" w:author="Anees Shaikh" w:date="2013-10-19T02:16:00Z"/>
              </w:rPr>
              <w:pPrChange w:id="17675" w:author="Anees Shaikh" w:date="2013-10-19T02:16:00Z">
                <w:pPr>
                  <w:pStyle w:val="XML1"/>
                </w:pPr>
              </w:pPrChange>
            </w:pPr>
            <w:ins w:id="17676" w:author="aas" w:date="2013-10-14T02:06:00Z">
              <w:del w:id="17677" w:author="Anees Shaikh" w:date="2013-10-19T02:16:00Z">
                <w:r w:rsidDel="00E067A3">
                  <w:delText xml:space="preserve">                            &lt;xs:simpleType&gt;</w:delText>
                </w:r>
              </w:del>
            </w:ins>
          </w:p>
          <w:p w14:paraId="632AEF5F" w14:textId="1E910B79" w:rsidR="00874469" w:rsidDel="00E067A3" w:rsidRDefault="00874469">
            <w:pPr>
              <w:pStyle w:val="Appx"/>
              <w:rPr>
                <w:ins w:id="17678" w:author="aas" w:date="2013-10-14T02:06:00Z"/>
                <w:del w:id="17679" w:author="Anees Shaikh" w:date="2013-10-19T02:16:00Z"/>
              </w:rPr>
              <w:pPrChange w:id="17680" w:author="Anees Shaikh" w:date="2013-10-19T02:16:00Z">
                <w:pPr>
                  <w:pStyle w:val="XML1"/>
                </w:pPr>
              </w:pPrChange>
            </w:pPr>
            <w:ins w:id="17681" w:author="aas" w:date="2013-10-14T02:06:00Z">
              <w:del w:id="17682" w:author="Anees Shaikh" w:date="2013-10-19T02:16:00Z">
                <w:r w:rsidDel="00E067A3">
                  <w:delText xml:space="preserve">                              &lt;xs:restriction base="inet:uri"&gt;</w:delText>
                </w:r>
              </w:del>
            </w:ins>
          </w:p>
          <w:p w14:paraId="012DF126" w14:textId="3D71DAE1" w:rsidR="00874469" w:rsidDel="00E067A3" w:rsidRDefault="00874469">
            <w:pPr>
              <w:pStyle w:val="Appx"/>
              <w:rPr>
                <w:ins w:id="17683" w:author="aas" w:date="2013-10-14T02:06:00Z"/>
                <w:del w:id="17684" w:author="Anees Shaikh" w:date="2013-10-19T02:16:00Z"/>
              </w:rPr>
              <w:pPrChange w:id="17685" w:author="Anees Shaikh" w:date="2013-10-19T02:16:00Z">
                <w:pPr>
                  <w:pStyle w:val="XML1"/>
                </w:pPr>
              </w:pPrChange>
            </w:pPr>
            <w:ins w:id="17686" w:author="aas" w:date="2013-10-14T02:06:00Z">
              <w:del w:id="17687" w:author="Anees Shaikh" w:date="2013-10-19T02:16:00Z">
                <w:r w:rsidDel="00E067A3">
                  <w:delText xml:space="preserve">                              &lt;/xs:restriction&gt;</w:delText>
                </w:r>
              </w:del>
            </w:ins>
          </w:p>
          <w:p w14:paraId="5A88E5EA" w14:textId="53E6ACE0" w:rsidR="00874469" w:rsidDel="00E067A3" w:rsidRDefault="00874469">
            <w:pPr>
              <w:pStyle w:val="Appx"/>
              <w:rPr>
                <w:ins w:id="17688" w:author="aas" w:date="2013-10-14T02:06:00Z"/>
                <w:del w:id="17689" w:author="Anees Shaikh" w:date="2013-10-19T02:16:00Z"/>
              </w:rPr>
              <w:pPrChange w:id="17690" w:author="Anees Shaikh" w:date="2013-10-19T02:16:00Z">
                <w:pPr>
                  <w:pStyle w:val="XML1"/>
                </w:pPr>
              </w:pPrChange>
            </w:pPr>
            <w:ins w:id="17691" w:author="aas" w:date="2013-10-14T02:06:00Z">
              <w:del w:id="17692" w:author="Anees Shaikh" w:date="2013-10-19T02:16:00Z">
                <w:r w:rsidDel="00E067A3">
                  <w:delText xml:space="preserve">                            &lt;/xs:simpleType&gt;</w:delText>
                </w:r>
              </w:del>
            </w:ins>
          </w:p>
          <w:p w14:paraId="50E93B2B" w14:textId="5382DD9F" w:rsidR="00874469" w:rsidDel="00E067A3" w:rsidRDefault="00874469">
            <w:pPr>
              <w:pStyle w:val="Appx"/>
              <w:rPr>
                <w:ins w:id="17693" w:author="aas" w:date="2013-10-14T02:06:00Z"/>
                <w:del w:id="17694" w:author="Anees Shaikh" w:date="2013-10-19T02:16:00Z"/>
              </w:rPr>
              <w:pPrChange w:id="17695" w:author="Anees Shaikh" w:date="2013-10-19T02:16:00Z">
                <w:pPr>
                  <w:pStyle w:val="XML1"/>
                </w:pPr>
              </w:pPrChange>
            </w:pPr>
            <w:ins w:id="17696" w:author="aas" w:date="2013-10-14T02:06:00Z">
              <w:del w:id="17697" w:author="Anees Shaikh" w:date="2013-10-19T02:16:00Z">
                <w:r w:rsidDel="00E067A3">
                  <w:delText xml:space="preserve">                          &lt;/xs:element&gt;</w:delText>
                </w:r>
              </w:del>
            </w:ins>
          </w:p>
          <w:p w14:paraId="1E8FBAE9" w14:textId="5E7D0B34" w:rsidR="00874469" w:rsidDel="00E067A3" w:rsidRDefault="00874469">
            <w:pPr>
              <w:pStyle w:val="Appx"/>
              <w:rPr>
                <w:ins w:id="17698" w:author="aas" w:date="2013-10-14T02:06:00Z"/>
                <w:del w:id="17699" w:author="Anees Shaikh" w:date="2013-10-19T02:16:00Z"/>
              </w:rPr>
              <w:pPrChange w:id="17700" w:author="Anees Shaikh" w:date="2013-10-19T02:16:00Z">
                <w:pPr>
                  <w:pStyle w:val="XML1"/>
                </w:pPr>
              </w:pPrChange>
            </w:pPr>
            <w:ins w:id="17701" w:author="aas" w:date="2013-10-14T02:06:00Z">
              <w:del w:id="17702"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03" w:author="aas" w:date="2013-10-14T02:06:00Z"/>
                <w:del w:id="17704" w:author="Anees Shaikh" w:date="2013-10-19T02:16:00Z"/>
              </w:rPr>
              <w:pPrChange w:id="17705" w:author="Anees Shaikh" w:date="2013-10-19T02:16:00Z">
                <w:pPr>
                  <w:pStyle w:val="XML1"/>
                </w:pPr>
              </w:pPrChange>
            </w:pPr>
            <w:ins w:id="17706" w:author="aas" w:date="2013-10-14T02:06:00Z">
              <w:del w:id="17707" w:author="Anees Shaikh" w:date="2013-10-19T02:16:00Z">
                <w:r w:rsidDel="00E067A3">
                  <w:delText xml:space="preserve">                            &lt;xs:annotation&gt;</w:delText>
                </w:r>
              </w:del>
            </w:ins>
          </w:p>
          <w:p w14:paraId="73078CDD" w14:textId="532E845E" w:rsidR="00874469" w:rsidDel="00E067A3" w:rsidRDefault="00874469">
            <w:pPr>
              <w:pStyle w:val="Appx"/>
              <w:rPr>
                <w:ins w:id="17708" w:author="aas" w:date="2013-10-14T02:06:00Z"/>
                <w:del w:id="17709" w:author="Anees Shaikh" w:date="2013-10-19T02:16:00Z"/>
              </w:rPr>
              <w:pPrChange w:id="17710" w:author="Anees Shaikh" w:date="2013-10-19T02:16:00Z">
                <w:pPr>
                  <w:pStyle w:val="XML1"/>
                </w:pPr>
              </w:pPrChange>
            </w:pPr>
            <w:ins w:id="17711" w:author="aas" w:date="2013-10-14T02:06:00Z">
              <w:del w:id="17712" w:author="Anees Shaikh" w:date="2013-10-19T02:16:00Z">
                <w:r w:rsidDel="00E067A3">
                  <w:delText xml:space="preserve">                              &lt;xs:documentation&gt;</w:delText>
                </w:r>
              </w:del>
            </w:ins>
          </w:p>
          <w:p w14:paraId="03B3F120" w14:textId="3A98F2E6" w:rsidR="00874469" w:rsidDel="00E067A3" w:rsidRDefault="00874469">
            <w:pPr>
              <w:pStyle w:val="Appx"/>
              <w:rPr>
                <w:ins w:id="17713" w:author="aas" w:date="2013-10-14T02:06:00Z"/>
                <w:del w:id="17714" w:author="Anees Shaikh" w:date="2013-10-19T02:16:00Z"/>
              </w:rPr>
              <w:pPrChange w:id="17715" w:author="Anees Shaikh" w:date="2013-10-19T02:16:00Z">
                <w:pPr>
                  <w:pStyle w:val="XML1"/>
                </w:pPr>
              </w:pPrChange>
            </w:pPr>
            <w:ins w:id="17716" w:author="aas" w:date="2013-10-14T02:06:00Z">
              <w:del w:id="17717"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18" w:author="aas" w:date="2013-10-14T02:06:00Z"/>
                <w:del w:id="17719" w:author="Anees Shaikh" w:date="2013-10-19T02:16:00Z"/>
              </w:rPr>
              <w:pPrChange w:id="17720" w:author="Anees Shaikh" w:date="2013-10-19T02:16:00Z">
                <w:pPr>
                  <w:pStyle w:val="XML1"/>
                </w:pPr>
              </w:pPrChange>
            </w:pPr>
            <w:ins w:id="17721" w:author="aas" w:date="2013-10-14T02:06:00Z">
              <w:del w:id="17722"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23" w:author="aas" w:date="2013-10-14T02:06:00Z"/>
                <w:del w:id="17724" w:author="Anees Shaikh" w:date="2013-10-19T02:16:00Z"/>
              </w:rPr>
              <w:pPrChange w:id="17725" w:author="Anees Shaikh" w:date="2013-10-19T02:16:00Z">
                <w:pPr>
                  <w:pStyle w:val="XML1"/>
                </w:pPr>
              </w:pPrChange>
            </w:pPr>
            <w:ins w:id="17726" w:author="aas" w:date="2013-10-14T02:06:00Z">
              <w:del w:id="17727"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28" w:author="aas" w:date="2013-10-14T02:06:00Z"/>
                <w:del w:id="17729" w:author="Anees Shaikh" w:date="2013-10-19T02:16:00Z"/>
              </w:rPr>
              <w:pPrChange w:id="17730" w:author="Anees Shaikh" w:date="2013-10-19T02:16:00Z">
                <w:pPr>
                  <w:pStyle w:val="XML1"/>
                </w:pPr>
              </w:pPrChange>
            </w:pPr>
            <w:ins w:id="17731" w:author="aas" w:date="2013-10-14T02:06:00Z">
              <w:del w:id="17732"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33" w:author="aas" w:date="2013-10-14T02:06:00Z"/>
                <w:del w:id="17734" w:author="Anees Shaikh" w:date="2013-10-19T02:16:00Z"/>
              </w:rPr>
              <w:pPrChange w:id="17735" w:author="Anees Shaikh" w:date="2013-10-19T02:16:00Z">
                <w:pPr>
                  <w:pStyle w:val="XML1"/>
                </w:pPr>
              </w:pPrChange>
            </w:pPr>
            <w:ins w:id="17736" w:author="aas" w:date="2013-10-14T02:06:00Z">
              <w:del w:id="17737" w:author="Anees Shaikh" w:date="2013-10-19T02:16:00Z">
                <w:r w:rsidDel="00E067A3">
                  <w:delText xml:space="preserve">                                    </w:delText>
                </w:r>
              </w:del>
            </w:ins>
          </w:p>
          <w:p w14:paraId="2837AA29" w14:textId="47D7A494" w:rsidR="00874469" w:rsidDel="00E067A3" w:rsidRDefault="00874469">
            <w:pPr>
              <w:pStyle w:val="Appx"/>
              <w:rPr>
                <w:ins w:id="17738" w:author="aas" w:date="2013-10-14T02:06:00Z"/>
                <w:del w:id="17739" w:author="Anees Shaikh" w:date="2013-10-19T02:16:00Z"/>
              </w:rPr>
              <w:pPrChange w:id="17740" w:author="Anees Shaikh" w:date="2013-10-19T02:16:00Z">
                <w:pPr>
                  <w:pStyle w:val="XML1"/>
                </w:pPr>
              </w:pPrChange>
            </w:pPr>
            <w:ins w:id="17741" w:author="aas" w:date="2013-10-14T02:06:00Z">
              <w:del w:id="17742"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743" w:author="aas" w:date="2013-10-14T02:06:00Z"/>
                <w:del w:id="17744" w:author="Anees Shaikh" w:date="2013-10-19T02:16:00Z"/>
              </w:rPr>
              <w:pPrChange w:id="17745" w:author="Anees Shaikh" w:date="2013-10-19T02:16:00Z">
                <w:pPr>
                  <w:pStyle w:val="XML1"/>
                </w:pPr>
              </w:pPrChange>
            </w:pPr>
            <w:ins w:id="17746" w:author="aas" w:date="2013-10-14T02:06:00Z">
              <w:del w:id="17747"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748" w:author="aas" w:date="2013-10-14T02:06:00Z"/>
                <w:del w:id="17749" w:author="Anees Shaikh" w:date="2013-10-19T02:16:00Z"/>
              </w:rPr>
              <w:pPrChange w:id="17750" w:author="Anees Shaikh" w:date="2013-10-19T02:16:00Z">
                <w:pPr>
                  <w:pStyle w:val="XML1"/>
                </w:pPr>
              </w:pPrChange>
            </w:pPr>
            <w:ins w:id="17751" w:author="aas" w:date="2013-10-14T02:06:00Z">
              <w:del w:id="17752"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753" w:author="aas" w:date="2013-10-14T02:06:00Z"/>
                <w:del w:id="17754" w:author="Anees Shaikh" w:date="2013-10-19T02:16:00Z"/>
              </w:rPr>
              <w:pPrChange w:id="17755" w:author="Anees Shaikh" w:date="2013-10-19T02:16:00Z">
                <w:pPr>
                  <w:pStyle w:val="XML1"/>
                </w:pPr>
              </w:pPrChange>
            </w:pPr>
            <w:ins w:id="17756" w:author="aas" w:date="2013-10-14T02:06:00Z">
              <w:del w:id="17757"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758" w:author="aas" w:date="2013-10-14T02:06:00Z"/>
                <w:del w:id="17759" w:author="Anees Shaikh" w:date="2013-10-19T02:16:00Z"/>
              </w:rPr>
              <w:pPrChange w:id="17760" w:author="Anees Shaikh" w:date="2013-10-19T02:16:00Z">
                <w:pPr>
                  <w:pStyle w:val="XML1"/>
                </w:pPr>
              </w:pPrChange>
            </w:pPr>
            <w:ins w:id="17761" w:author="aas" w:date="2013-10-14T02:06:00Z">
              <w:del w:id="17762"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763" w:author="aas" w:date="2013-10-14T02:06:00Z"/>
                <w:del w:id="17764" w:author="Anees Shaikh" w:date="2013-10-19T02:16:00Z"/>
              </w:rPr>
              <w:pPrChange w:id="17765" w:author="Anees Shaikh" w:date="2013-10-19T02:16:00Z">
                <w:pPr>
                  <w:pStyle w:val="XML1"/>
                </w:pPr>
              </w:pPrChange>
            </w:pPr>
            <w:ins w:id="17766" w:author="aas" w:date="2013-10-14T02:06:00Z">
              <w:del w:id="17767"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768" w:author="aas" w:date="2013-10-14T02:06:00Z"/>
                <w:del w:id="17769" w:author="Anees Shaikh" w:date="2013-10-19T02:16:00Z"/>
              </w:rPr>
              <w:pPrChange w:id="17770" w:author="Anees Shaikh" w:date="2013-10-19T02:16:00Z">
                <w:pPr>
                  <w:pStyle w:val="XML1"/>
                </w:pPr>
              </w:pPrChange>
            </w:pPr>
            <w:ins w:id="17771" w:author="aas" w:date="2013-10-14T02:06:00Z">
              <w:del w:id="17772" w:author="Anees Shaikh" w:date="2013-10-19T02:16:00Z">
                <w:r w:rsidDel="00E067A3">
                  <w:delText xml:space="preserve">                                    </w:delText>
                </w:r>
              </w:del>
            </w:ins>
          </w:p>
          <w:p w14:paraId="593B924F" w14:textId="345E2E21" w:rsidR="00874469" w:rsidDel="00E067A3" w:rsidRDefault="00874469">
            <w:pPr>
              <w:pStyle w:val="Appx"/>
              <w:rPr>
                <w:ins w:id="17773" w:author="aas" w:date="2013-10-14T02:06:00Z"/>
                <w:del w:id="17774" w:author="Anees Shaikh" w:date="2013-10-19T02:16:00Z"/>
              </w:rPr>
              <w:pPrChange w:id="17775" w:author="Anees Shaikh" w:date="2013-10-19T02:16:00Z">
                <w:pPr>
                  <w:pStyle w:val="XML1"/>
                </w:pPr>
              </w:pPrChange>
            </w:pPr>
            <w:ins w:id="17776" w:author="aas" w:date="2013-10-14T02:06:00Z">
              <w:del w:id="17777"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778" w:author="aas" w:date="2013-10-14T02:06:00Z"/>
                <w:del w:id="17779" w:author="Anees Shaikh" w:date="2013-10-19T02:16:00Z"/>
              </w:rPr>
              <w:pPrChange w:id="17780" w:author="Anees Shaikh" w:date="2013-10-19T02:16:00Z">
                <w:pPr>
                  <w:pStyle w:val="XML1"/>
                </w:pPr>
              </w:pPrChange>
            </w:pPr>
            <w:ins w:id="17781" w:author="aas" w:date="2013-10-14T02:06:00Z">
              <w:del w:id="17782" w:author="Anees Shaikh" w:date="2013-10-19T02:16:00Z">
                <w:r w:rsidDel="00E067A3">
                  <w:delText xml:space="preserve">                              &lt;/xs:documentation&gt;</w:delText>
                </w:r>
              </w:del>
            </w:ins>
          </w:p>
          <w:p w14:paraId="14DD5C6A" w14:textId="0B2C4505" w:rsidR="00874469" w:rsidDel="00E067A3" w:rsidRDefault="00874469">
            <w:pPr>
              <w:pStyle w:val="Appx"/>
              <w:rPr>
                <w:ins w:id="17783" w:author="aas" w:date="2013-10-14T02:06:00Z"/>
                <w:del w:id="17784" w:author="Anees Shaikh" w:date="2013-10-19T02:16:00Z"/>
              </w:rPr>
              <w:pPrChange w:id="17785" w:author="Anees Shaikh" w:date="2013-10-19T02:16:00Z">
                <w:pPr>
                  <w:pStyle w:val="XML1"/>
                </w:pPr>
              </w:pPrChange>
            </w:pPr>
            <w:ins w:id="17786" w:author="aas" w:date="2013-10-14T02:06:00Z">
              <w:del w:id="17787" w:author="Anees Shaikh" w:date="2013-10-19T02:16:00Z">
                <w:r w:rsidDel="00E067A3">
                  <w:delText xml:space="preserve">                            &lt;/xs:annotation&gt;</w:delText>
                </w:r>
              </w:del>
            </w:ins>
          </w:p>
          <w:p w14:paraId="0B2EFA32" w14:textId="5FF36992" w:rsidR="00874469" w:rsidDel="00E067A3" w:rsidRDefault="00874469">
            <w:pPr>
              <w:pStyle w:val="Appx"/>
              <w:rPr>
                <w:ins w:id="17788" w:author="aas" w:date="2013-10-14T02:06:00Z"/>
                <w:del w:id="17789" w:author="Anees Shaikh" w:date="2013-10-19T02:16:00Z"/>
              </w:rPr>
              <w:pPrChange w:id="17790" w:author="Anees Shaikh" w:date="2013-10-19T02:16:00Z">
                <w:pPr>
                  <w:pStyle w:val="XML1"/>
                </w:pPr>
              </w:pPrChange>
            </w:pPr>
            <w:ins w:id="17791" w:author="aas" w:date="2013-10-14T02:06:00Z">
              <w:del w:id="17792" w:author="Anees Shaikh" w:date="2013-10-19T02:16:00Z">
                <w:r w:rsidDel="00E067A3">
                  <w:delText xml:space="preserve">                            &lt;xs:simpleType&gt;</w:delText>
                </w:r>
              </w:del>
            </w:ins>
          </w:p>
          <w:p w14:paraId="2440FFAC" w14:textId="1825DD55" w:rsidR="00874469" w:rsidDel="00E067A3" w:rsidRDefault="00874469">
            <w:pPr>
              <w:pStyle w:val="Appx"/>
              <w:rPr>
                <w:ins w:id="17793" w:author="aas" w:date="2013-10-14T02:06:00Z"/>
                <w:del w:id="17794" w:author="Anees Shaikh" w:date="2013-10-19T02:16:00Z"/>
              </w:rPr>
              <w:pPrChange w:id="17795" w:author="Anees Shaikh" w:date="2013-10-19T02:16:00Z">
                <w:pPr>
                  <w:pStyle w:val="XML1"/>
                </w:pPr>
              </w:pPrChange>
            </w:pPr>
            <w:ins w:id="17796" w:author="aas" w:date="2013-10-14T02:06:00Z">
              <w:del w:id="17797" w:author="Anees Shaikh" w:date="2013-10-19T02:16:00Z">
                <w:r w:rsidDel="00E067A3">
                  <w:delText xml:space="preserve">                              &lt;xs:restriction base="inet:uri"&gt;</w:delText>
                </w:r>
              </w:del>
            </w:ins>
          </w:p>
          <w:p w14:paraId="6C9D231A" w14:textId="7FA8D0CE" w:rsidR="00874469" w:rsidDel="00E067A3" w:rsidRDefault="00874469">
            <w:pPr>
              <w:pStyle w:val="Appx"/>
              <w:rPr>
                <w:ins w:id="17798" w:author="aas" w:date="2013-10-14T02:06:00Z"/>
                <w:del w:id="17799" w:author="Anees Shaikh" w:date="2013-10-19T02:16:00Z"/>
              </w:rPr>
              <w:pPrChange w:id="17800" w:author="Anees Shaikh" w:date="2013-10-19T02:16:00Z">
                <w:pPr>
                  <w:pStyle w:val="XML1"/>
                </w:pPr>
              </w:pPrChange>
            </w:pPr>
            <w:ins w:id="17801" w:author="aas" w:date="2013-10-14T02:06:00Z">
              <w:del w:id="17802" w:author="Anees Shaikh" w:date="2013-10-19T02:16:00Z">
                <w:r w:rsidDel="00E067A3">
                  <w:delText xml:space="preserve">                              &lt;/xs:restriction&gt;</w:delText>
                </w:r>
              </w:del>
            </w:ins>
          </w:p>
          <w:p w14:paraId="6358906F" w14:textId="0A5F6141" w:rsidR="00874469" w:rsidDel="00E067A3" w:rsidRDefault="00874469">
            <w:pPr>
              <w:pStyle w:val="Appx"/>
              <w:rPr>
                <w:ins w:id="17803" w:author="aas" w:date="2013-10-14T02:06:00Z"/>
                <w:del w:id="17804" w:author="Anees Shaikh" w:date="2013-10-19T02:16:00Z"/>
              </w:rPr>
              <w:pPrChange w:id="17805" w:author="Anees Shaikh" w:date="2013-10-19T02:16:00Z">
                <w:pPr>
                  <w:pStyle w:val="XML1"/>
                </w:pPr>
              </w:pPrChange>
            </w:pPr>
            <w:ins w:id="17806" w:author="aas" w:date="2013-10-14T02:06:00Z">
              <w:del w:id="17807" w:author="Anees Shaikh" w:date="2013-10-19T02:16:00Z">
                <w:r w:rsidDel="00E067A3">
                  <w:delText xml:space="preserve">                            &lt;/xs:simpleType&gt;</w:delText>
                </w:r>
              </w:del>
            </w:ins>
          </w:p>
          <w:p w14:paraId="57A9D30E" w14:textId="0822BC2E" w:rsidR="00874469" w:rsidDel="00E067A3" w:rsidRDefault="00874469">
            <w:pPr>
              <w:pStyle w:val="Appx"/>
              <w:rPr>
                <w:ins w:id="17808" w:author="aas" w:date="2013-10-14T02:06:00Z"/>
                <w:del w:id="17809" w:author="Anees Shaikh" w:date="2013-10-19T02:16:00Z"/>
              </w:rPr>
              <w:pPrChange w:id="17810" w:author="Anees Shaikh" w:date="2013-10-19T02:16:00Z">
                <w:pPr>
                  <w:pStyle w:val="XML1"/>
                </w:pPr>
              </w:pPrChange>
            </w:pPr>
            <w:ins w:id="17811" w:author="aas" w:date="2013-10-14T02:06:00Z">
              <w:del w:id="17812" w:author="Anees Shaikh" w:date="2013-10-19T02:16:00Z">
                <w:r w:rsidDel="00E067A3">
                  <w:delText xml:space="preserve">                          &lt;/xs:element&gt;</w:delText>
                </w:r>
              </w:del>
            </w:ins>
          </w:p>
          <w:p w14:paraId="2912AD09" w14:textId="2574FB61" w:rsidR="00874469" w:rsidDel="00E067A3" w:rsidRDefault="00874469">
            <w:pPr>
              <w:pStyle w:val="Appx"/>
              <w:rPr>
                <w:ins w:id="17813" w:author="aas" w:date="2013-10-14T02:06:00Z"/>
                <w:del w:id="17814" w:author="Anees Shaikh" w:date="2013-10-19T02:16:00Z"/>
              </w:rPr>
              <w:pPrChange w:id="17815" w:author="Anees Shaikh" w:date="2013-10-19T02:16:00Z">
                <w:pPr>
                  <w:pStyle w:val="XML1"/>
                </w:pPr>
              </w:pPrChange>
            </w:pPr>
            <w:ins w:id="17816" w:author="aas" w:date="2013-10-14T02:06:00Z">
              <w:del w:id="17817"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18" w:author="aas" w:date="2013-10-14T02:06:00Z"/>
                <w:del w:id="17819" w:author="Anees Shaikh" w:date="2013-10-19T02:16:00Z"/>
              </w:rPr>
              <w:pPrChange w:id="17820" w:author="Anees Shaikh" w:date="2013-10-19T02:16:00Z">
                <w:pPr>
                  <w:pStyle w:val="XML1"/>
                </w:pPr>
              </w:pPrChange>
            </w:pPr>
            <w:ins w:id="17821" w:author="aas" w:date="2013-10-14T02:06:00Z">
              <w:del w:id="17822" w:author="Anees Shaikh" w:date="2013-10-19T02:16:00Z">
                <w:r w:rsidDel="00E067A3">
                  <w:delText xml:space="preserve">                            &lt;xs:annotation&gt;</w:delText>
                </w:r>
              </w:del>
            </w:ins>
          </w:p>
          <w:p w14:paraId="2209DB14" w14:textId="0D2DD9DA" w:rsidR="00874469" w:rsidDel="00E067A3" w:rsidRDefault="00874469">
            <w:pPr>
              <w:pStyle w:val="Appx"/>
              <w:rPr>
                <w:ins w:id="17823" w:author="aas" w:date="2013-10-14T02:06:00Z"/>
                <w:del w:id="17824" w:author="Anees Shaikh" w:date="2013-10-19T02:16:00Z"/>
              </w:rPr>
              <w:pPrChange w:id="17825" w:author="Anees Shaikh" w:date="2013-10-19T02:16:00Z">
                <w:pPr>
                  <w:pStyle w:val="XML1"/>
                </w:pPr>
              </w:pPrChange>
            </w:pPr>
            <w:ins w:id="17826" w:author="aas" w:date="2013-10-14T02:06:00Z">
              <w:del w:id="17827" w:author="Anees Shaikh" w:date="2013-10-19T02:16:00Z">
                <w:r w:rsidDel="00E067A3">
                  <w:delText xml:space="preserve">                              &lt;xs:documentation&gt;</w:delText>
                </w:r>
              </w:del>
            </w:ins>
          </w:p>
          <w:p w14:paraId="6F2648EF" w14:textId="330B26B6" w:rsidR="00874469" w:rsidDel="00E067A3" w:rsidRDefault="00874469">
            <w:pPr>
              <w:pStyle w:val="Appx"/>
              <w:rPr>
                <w:ins w:id="17828" w:author="aas" w:date="2013-10-14T02:06:00Z"/>
                <w:del w:id="17829" w:author="Anees Shaikh" w:date="2013-10-19T02:16:00Z"/>
              </w:rPr>
              <w:pPrChange w:id="17830" w:author="Anees Shaikh" w:date="2013-10-19T02:16:00Z">
                <w:pPr>
                  <w:pStyle w:val="XML1"/>
                </w:pPr>
              </w:pPrChange>
            </w:pPr>
            <w:ins w:id="17831" w:author="aas" w:date="2013-10-14T02:06:00Z">
              <w:del w:id="17832"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33" w:author="aas" w:date="2013-10-14T02:06:00Z"/>
                <w:del w:id="17834" w:author="Anees Shaikh" w:date="2013-10-19T02:16:00Z"/>
              </w:rPr>
              <w:pPrChange w:id="17835" w:author="Anees Shaikh" w:date="2013-10-19T02:16:00Z">
                <w:pPr>
                  <w:pStyle w:val="XML1"/>
                </w:pPr>
              </w:pPrChange>
            </w:pPr>
            <w:ins w:id="17836" w:author="aas" w:date="2013-10-14T02:06:00Z">
              <w:del w:id="17837"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838" w:author="aas" w:date="2013-10-14T02:06:00Z"/>
                <w:del w:id="17839" w:author="Anees Shaikh" w:date="2013-10-19T02:16:00Z"/>
              </w:rPr>
              <w:pPrChange w:id="17840" w:author="Anees Shaikh" w:date="2013-10-19T02:16:00Z">
                <w:pPr>
                  <w:pStyle w:val="XML1"/>
                </w:pPr>
              </w:pPrChange>
            </w:pPr>
          </w:p>
          <w:p w14:paraId="3986C785" w14:textId="3F122749" w:rsidR="00874469" w:rsidDel="00E067A3" w:rsidRDefault="00874469">
            <w:pPr>
              <w:pStyle w:val="Appx"/>
              <w:rPr>
                <w:ins w:id="17841" w:author="aas" w:date="2013-10-14T02:06:00Z"/>
                <w:del w:id="17842" w:author="Anees Shaikh" w:date="2013-10-19T02:16:00Z"/>
              </w:rPr>
              <w:pPrChange w:id="17843" w:author="Anees Shaikh" w:date="2013-10-19T02:16:00Z">
                <w:pPr>
                  <w:pStyle w:val="XML1"/>
                </w:pPr>
              </w:pPrChange>
            </w:pPr>
            <w:ins w:id="17844" w:author="aas" w:date="2013-10-14T02:06:00Z">
              <w:del w:id="17845"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846" w:author="aas" w:date="2013-10-14T02:06:00Z"/>
                <w:del w:id="17847" w:author="Anees Shaikh" w:date="2013-10-19T02:16:00Z"/>
              </w:rPr>
              <w:pPrChange w:id="17848" w:author="Anees Shaikh" w:date="2013-10-19T02:16:00Z">
                <w:pPr>
                  <w:pStyle w:val="XML1"/>
                </w:pPr>
              </w:pPrChange>
            </w:pPr>
            <w:ins w:id="17849" w:author="aas" w:date="2013-10-14T02:06:00Z">
              <w:del w:id="17850"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851" w:author="aas" w:date="2013-10-14T02:06:00Z"/>
                <w:del w:id="17852" w:author="Anees Shaikh" w:date="2013-10-19T02:16:00Z"/>
              </w:rPr>
              <w:pPrChange w:id="17853" w:author="Anees Shaikh" w:date="2013-10-19T02:16:00Z">
                <w:pPr>
                  <w:pStyle w:val="XML1"/>
                </w:pPr>
              </w:pPrChange>
            </w:pPr>
            <w:ins w:id="17854" w:author="aas" w:date="2013-10-14T02:06:00Z">
              <w:del w:id="17855" w:author="Anees Shaikh" w:date="2013-10-19T02:16:00Z">
                <w:r w:rsidDel="00E067A3">
                  <w:delText xml:space="preserve">                              &lt;/xs:documentation&gt;</w:delText>
                </w:r>
              </w:del>
            </w:ins>
          </w:p>
          <w:p w14:paraId="3D466526" w14:textId="0E251529" w:rsidR="00874469" w:rsidDel="00E067A3" w:rsidRDefault="00874469">
            <w:pPr>
              <w:pStyle w:val="Appx"/>
              <w:rPr>
                <w:ins w:id="17856" w:author="aas" w:date="2013-10-14T02:06:00Z"/>
                <w:del w:id="17857" w:author="Anees Shaikh" w:date="2013-10-19T02:16:00Z"/>
              </w:rPr>
              <w:pPrChange w:id="17858" w:author="Anees Shaikh" w:date="2013-10-19T02:16:00Z">
                <w:pPr>
                  <w:pStyle w:val="XML1"/>
                </w:pPr>
              </w:pPrChange>
            </w:pPr>
            <w:ins w:id="17859" w:author="aas" w:date="2013-10-14T02:06:00Z">
              <w:del w:id="17860" w:author="Anees Shaikh" w:date="2013-10-19T02:16:00Z">
                <w:r w:rsidDel="00E067A3">
                  <w:delText xml:space="preserve">                            &lt;/xs:annotation&gt;</w:delText>
                </w:r>
              </w:del>
            </w:ins>
          </w:p>
          <w:p w14:paraId="50A349D5" w14:textId="3FA96F68" w:rsidR="00874469" w:rsidDel="00E067A3" w:rsidRDefault="00874469">
            <w:pPr>
              <w:pStyle w:val="Appx"/>
              <w:rPr>
                <w:ins w:id="17861" w:author="aas" w:date="2013-10-14T02:06:00Z"/>
                <w:del w:id="17862" w:author="Anees Shaikh" w:date="2013-10-19T02:16:00Z"/>
              </w:rPr>
              <w:pPrChange w:id="17863" w:author="Anees Shaikh" w:date="2013-10-19T02:16:00Z">
                <w:pPr>
                  <w:pStyle w:val="XML1"/>
                </w:pPr>
              </w:pPrChange>
            </w:pPr>
            <w:ins w:id="17864" w:author="aas" w:date="2013-10-14T02:06:00Z">
              <w:del w:id="17865" w:author="Anees Shaikh" w:date="2013-10-19T02:16:00Z">
                <w:r w:rsidDel="00E067A3">
                  <w:delText xml:space="preserve">                            &lt;xs:simpleType&gt;</w:delText>
                </w:r>
              </w:del>
            </w:ins>
          </w:p>
          <w:p w14:paraId="235440DB" w14:textId="6223B462" w:rsidR="00874469" w:rsidDel="00E067A3" w:rsidRDefault="00874469">
            <w:pPr>
              <w:pStyle w:val="Appx"/>
              <w:rPr>
                <w:ins w:id="17866" w:author="aas" w:date="2013-10-14T02:06:00Z"/>
                <w:del w:id="17867" w:author="Anees Shaikh" w:date="2013-10-19T02:16:00Z"/>
              </w:rPr>
              <w:pPrChange w:id="17868" w:author="Anees Shaikh" w:date="2013-10-19T02:16:00Z">
                <w:pPr>
                  <w:pStyle w:val="XML1"/>
                </w:pPr>
              </w:pPrChange>
            </w:pPr>
            <w:ins w:id="17869" w:author="aas" w:date="2013-10-14T02:06:00Z">
              <w:del w:id="17870" w:author="Anees Shaikh" w:date="2013-10-19T02:16:00Z">
                <w:r w:rsidDel="00E067A3">
                  <w:delText xml:space="preserve">                              &lt;xs:restriction base="inet:uri"&gt;</w:delText>
                </w:r>
              </w:del>
            </w:ins>
          </w:p>
          <w:p w14:paraId="7248C82E" w14:textId="41F6277D" w:rsidR="00874469" w:rsidDel="00E067A3" w:rsidRDefault="00874469">
            <w:pPr>
              <w:pStyle w:val="Appx"/>
              <w:rPr>
                <w:ins w:id="17871" w:author="aas" w:date="2013-10-14T02:06:00Z"/>
                <w:del w:id="17872" w:author="Anees Shaikh" w:date="2013-10-19T02:16:00Z"/>
              </w:rPr>
              <w:pPrChange w:id="17873" w:author="Anees Shaikh" w:date="2013-10-19T02:16:00Z">
                <w:pPr>
                  <w:pStyle w:val="XML1"/>
                </w:pPr>
              </w:pPrChange>
            </w:pPr>
            <w:ins w:id="17874" w:author="aas" w:date="2013-10-14T02:06:00Z">
              <w:del w:id="17875" w:author="Anees Shaikh" w:date="2013-10-19T02:16:00Z">
                <w:r w:rsidDel="00E067A3">
                  <w:delText xml:space="preserve">                              &lt;/xs:restriction&gt;</w:delText>
                </w:r>
              </w:del>
            </w:ins>
          </w:p>
          <w:p w14:paraId="6D347682" w14:textId="1B55BA2F" w:rsidR="00874469" w:rsidDel="00E067A3" w:rsidRDefault="00874469">
            <w:pPr>
              <w:pStyle w:val="Appx"/>
              <w:rPr>
                <w:ins w:id="17876" w:author="aas" w:date="2013-10-14T02:06:00Z"/>
                <w:del w:id="17877" w:author="Anees Shaikh" w:date="2013-10-19T02:16:00Z"/>
              </w:rPr>
              <w:pPrChange w:id="17878" w:author="Anees Shaikh" w:date="2013-10-19T02:16:00Z">
                <w:pPr>
                  <w:pStyle w:val="XML1"/>
                </w:pPr>
              </w:pPrChange>
            </w:pPr>
            <w:ins w:id="17879" w:author="aas" w:date="2013-10-14T02:06:00Z">
              <w:del w:id="17880" w:author="Anees Shaikh" w:date="2013-10-19T02:16:00Z">
                <w:r w:rsidDel="00E067A3">
                  <w:delText xml:space="preserve">                            &lt;/xs:simpleType&gt;</w:delText>
                </w:r>
              </w:del>
            </w:ins>
          </w:p>
          <w:p w14:paraId="10B3455A" w14:textId="42D45366" w:rsidR="00874469" w:rsidDel="00E067A3" w:rsidRDefault="00874469">
            <w:pPr>
              <w:pStyle w:val="Appx"/>
              <w:rPr>
                <w:ins w:id="17881" w:author="aas" w:date="2013-10-14T02:06:00Z"/>
                <w:del w:id="17882" w:author="Anees Shaikh" w:date="2013-10-19T02:16:00Z"/>
              </w:rPr>
              <w:pPrChange w:id="17883" w:author="Anees Shaikh" w:date="2013-10-19T02:16:00Z">
                <w:pPr>
                  <w:pStyle w:val="XML1"/>
                </w:pPr>
              </w:pPrChange>
            </w:pPr>
            <w:ins w:id="17884" w:author="aas" w:date="2013-10-14T02:06:00Z">
              <w:del w:id="17885" w:author="Anees Shaikh" w:date="2013-10-19T02:16:00Z">
                <w:r w:rsidDel="00E067A3">
                  <w:delText xml:space="preserve">                          &lt;/xs:element&gt;</w:delText>
                </w:r>
              </w:del>
            </w:ins>
          </w:p>
          <w:p w14:paraId="4878455E" w14:textId="66903DFA" w:rsidR="00874469" w:rsidDel="00E067A3" w:rsidRDefault="00874469">
            <w:pPr>
              <w:pStyle w:val="Appx"/>
              <w:rPr>
                <w:ins w:id="17886" w:author="aas" w:date="2013-10-14T02:06:00Z"/>
                <w:del w:id="17887" w:author="Anees Shaikh" w:date="2013-10-19T02:16:00Z"/>
              </w:rPr>
              <w:pPrChange w:id="17888" w:author="Anees Shaikh" w:date="2013-10-19T02:16:00Z">
                <w:pPr>
                  <w:pStyle w:val="XML1"/>
                </w:pPr>
              </w:pPrChange>
            </w:pPr>
            <w:ins w:id="17889" w:author="aas" w:date="2013-10-14T02:06:00Z">
              <w:del w:id="17890"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891" w:author="aas" w:date="2013-10-14T02:06:00Z"/>
                <w:del w:id="17892" w:author="Anees Shaikh" w:date="2013-10-19T02:16:00Z"/>
              </w:rPr>
              <w:pPrChange w:id="17893" w:author="Anees Shaikh" w:date="2013-10-19T02:16:00Z">
                <w:pPr>
                  <w:pStyle w:val="XML1"/>
                </w:pPr>
              </w:pPrChange>
            </w:pPr>
            <w:ins w:id="17894" w:author="aas" w:date="2013-10-14T02:06:00Z">
              <w:del w:id="17895" w:author="Anees Shaikh" w:date="2013-10-19T02:16:00Z">
                <w:r w:rsidDel="00E067A3">
                  <w:delText xml:space="preserve">                                  namespace="##other" processContents="lax"/&gt;</w:delText>
                </w:r>
              </w:del>
            </w:ins>
          </w:p>
          <w:p w14:paraId="1F985E4D" w14:textId="2812C4D6" w:rsidR="00874469" w:rsidDel="00E067A3" w:rsidRDefault="00874469">
            <w:pPr>
              <w:pStyle w:val="Appx"/>
              <w:rPr>
                <w:ins w:id="17896" w:author="aas" w:date="2013-10-14T02:06:00Z"/>
                <w:del w:id="17897" w:author="Anees Shaikh" w:date="2013-10-19T02:16:00Z"/>
              </w:rPr>
              <w:pPrChange w:id="17898" w:author="Anees Shaikh" w:date="2013-10-19T02:16:00Z">
                <w:pPr>
                  <w:pStyle w:val="XML1"/>
                </w:pPr>
              </w:pPrChange>
            </w:pPr>
            <w:ins w:id="17899" w:author="aas" w:date="2013-10-14T02:06:00Z">
              <w:del w:id="17900" w:author="Anees Shaikh" w:date="2013-10-19T02:16:00Z">
                <w:r w:rsidDel="00E067A3">
                  <w:delText xml:space="preserve">                        &lt;/xs:sequence&gt;</w:delText>
                </w:r>
              </w:del>
            </w:ins>
          </w:p>
          <w:p w14:paraId="33666CD1" w14:textId="731601FC" w:rsidR="00874469" w:rsidDel="00E067A3" w:rsidRDefault="00874469">
            <w:pPr>
              <w:pStyle w:val="Appx"/>
              <w:rPr>
                <w:ins w:id="17901" w:author="aas" w:date="2013-10-14T02:06:00Z"/>
                <w:del w:id="17902" w:author="Anees Shaikh" w:date="2013-10-19T02:16:00Z"/>
              </w:rPr>
              <w:pPrChange w:id="17903" w:author="Anees Shaikh" w:date="2013-10-19T02:16:00Z">
                <w:pPr>
                  <w:pStyle w:val="XML1"/>
                </w:pPr>
              </w:pPrChange>
            </w:pPr>
            <w:ins w:id="17904" w:author="aas" w:date="2013-10-14T02:06:00Z">
              <w:del w:id="17905" w:author="Anees Shaikh" w:date="2013-10-19T02:16:00Z">
                <w:r w:rsidDel="00E067A3">
                  <w:delText xml:space="preserve">                      &lt;/xs:complexType&gt;</w:delText>
                </w:r>
              </w:del>
            </w:ins>
          </w:p>
          <w:p w14:paraId="7B695448" w14:textId="2E570763" w:rsidR="00874469" w:rsidDel="00E067A3" w:rsidRDefault="00874469">
            <w:pPr>
              <w:pStyle w:val="Appx"/>
              <w:rPr>
                <w:ins w:id="17906" w:author="aas" w:date="2013-10-14T02:06:00Z"/>
                <w:del w:id="17907" w:author="Anees Shaikh" w:date="2013-10-19T02:16:00Z"/>
              </w:rPr>
              <w:pPrChange w:id="17908" w:author="Anees Shaikh" w:date="2013-10-19T02:16:00Z">
                <w:pPr>
                  <w:pStyle w:val="XML1"/>
                </w:pPr>
              </w:pPrChange>
            </w:pPr>
            <w:ins w:id="17909" w:author="aas" w:date="2013-10-14T02:06:00Z">
              <w:del w:id="17910" w:author="Anees Shaikh" w:date="2013-10-19T02:16:00Z">
                <w:r w:rsidDel="00E067A3">
                  <w:delText xml:space="preserve">                    &lt;/xs:element&gt;</w:delText>
                </w:r>
              </w:del>
            </w:ins>
          </w:p>
          <w:p w14:paraId="12D33D81" w14:textId="5BC3334F" w:rsidR="00874469" w:rsidDel="00E067A3" w:rsidRDefault="00874469">
            <w:pPr>
              <w:pStyle w:val="Appx"/>
              <w:rPr>
                <w:ins w:id="17911" w:author="aas" w:date="2013-10-14T02:06:00Z"/>
                <w:del w:id="17912" w:author="Anees Shaikh" w:date="2013-10-19T02:16:00Z"/>
              </w:rPr>
              <w:pPrChange w:id="17913" w:author="Anees Shaikh" w:date="2013-10-19T02:16:00Z">
                <w:pPr>
                  <w:pStyle w:val="XML1"/>
                </w:pPr>
              </w:pPrChange>
            </w:pPr>
            <w:ins w:id="17914" w:author="aas" w:date="2013-10-14T02:06:00Z">
              <w:del w:id="17915"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16" w:author="aas" w:date="2013-10-14T02:06:00Z"/>
                <w:del w:id="17917" w:author="Anees Shaikh" w:date="2013-10-19T02:16:00Z"/>
              </w:rPr>
              <w:pPrChange w:id="17918" w:author="Anees Shaikh" w:date="2013-10-19T02:16:00Z">
                <w:pPr>
                  <w:pStyle w:val="XML1"/>
                </w:pPr>
              </w:pPrChange>
            </w:pPr>
            <w:ins w:id="17919" w:author="aas" w:date="2013-10-14T02:06:00Z">
              <w:del w:id="17920"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21" w:author="aas" w:date="2013-10-14T02:06:00Z"/>
                <w:del w:id="17922" w:author="Anees Shaikh" w:date="2013-10-19T02:16:00Z"/>
              </w:rPr>
              <w:pPrChange w:id="17923" w:author="Anees Shaikh" w:date="2013-10-19T02:16:00Z">
                <w:pPr>
                  <w:pStyle w:val="XML1"/>
                </w:pPr>
              </w:pPrChange>
            </w:pPr>
            <w:ins w:id="17924" w:author="aas" w:date="2013-10-14T02:06:00Z">
              <w:del w:id="17925" w:author="Anees Shaikh" w:date="2013-10-19T02:16:00Z">
                <w:r w:rsidDel="00E067A3">
                  <w:delText xml:space="preserve">                  &lt;/xs:sequence&gt;</w:delText>
                </w:r>
              </w:del>
            </w:ins>
          </w:p>
          <w:p w14:paraId="25D3F98F" w14:textId="114C11FB" w:rsidR="00874469" w:rsidDel="00E067A3" w:rsidRDefault="00874469">
            <w:pPr>
              <w:pStyle w:val="Appx"/>
              <w:rPr>
                <w:ins w:id="17926" w:author="aas" w:date="2013-10-14T02:06:00Z"/>
                <w:del w:id="17927" w:author="Anees Shaikh" w:date="2013-10-19T02:16:00Z"/>
              </w:rPr>
              <w:pPrChange w:id="17928" w:author="Anees Shaikh" w:date="2013-10-19T02:16:00Z">
                <w:pPr>
                  <w:pStyle w:val="XML1"/>
                </w:pPr>
              </w:pPrChange>
            </w:pPr>
            <w:ins w:id="17929" w:author="aas" w:date="2013-10-14T02:06:00Z">
              <w:del w:id="17930" w:author="Anees Shaikh" w:date="2013-10-19T02:16:00Z">
                <w:r w:rsidDel="00E067A3">
                  <w:delText xml:space="preserve">                &lt;/xs:complexType&gt;</w:delText>
                </w:r>
              </w:del>
            </w:ins>
          </w:p>
          <w:p w14:paraId="5019A243" w14:textId="2E5A8B26" w:rsidR="00874469" w:rsidDel="00E067A3" w:rsidRDefault="00874469">
            <w:pPr>
              <w:pStyle w:val="Appx"/>
              <w:rPr>
                <w:ins w:id="17931" w:author="aas" w:date="2013-10-14T02:06:00Z"/>
                <w:del w:id="17932" w:author="Anees Shaikh" w:date="2013-10-19T02:16:00Z"/>
              </w:rPr>
              <w:pPrChange w:id="17933" w:author="Anees Shaikh" w:date="2013-10-19T02:16:00Z">
                <w:pPr>
                  <w:pStyle w:val="XML1"/>
                </w:pPr>
              </w:pPrChange>
            </w:pPr>
            <w:ins w:id="17934" w:author="aas" w:date="2013-10-14T02:06:00Z">
              <w:del w:id="17935" w:author="Anees Shaikh" w:date="2013-10-19T02:16:00Z">
                <w:r w:rsidDel="00E067A3">
                  <w:delText xml:space="preserve">              &lt;/xs:element&gt;</w:delText>
                </w:r>
              </w:del>
            </w:ins>
          </w:p>
          <w:p w14:paraId="0272D0D7" w14:textId="6298F6C9" w:rsidR="00874469" w:rsidDel="00E067A3" w:rsidRDefault="00874469">
            <w:pPr>
              <w:pStyle w:val="Appx"/>
              <w:rPr>
                <w:ins w:id="17936" w:author="aas" w:date="2013-10-14T02:06:00Z"/>
                <w:del w:id="17937" w:author="Anees Shaikh" w:date="2013-10-19T02:16:00Z"/>
              </w:rPr>
              <w:pPrChange w:id="17938" w:author="Anees Shaikh" w:date="2013-10-19T02:16:00Z">
                <w:pPr>
                  <w:pStyle w:val="XML1"/>
                </w:pPr>
              </w:pPrChange>
            </w:pPr>
            <w:ins w:id="17939" w:author="aas" w:date="2013-10-14T02:06:00Z">
              <w:del w:id="17940"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7941" w:author="aas" w:date="2013-10-14T02:06:00Z"/>
                <w:del w:id="17942" w:author="Anees Shaikh" w:date="2013-10-19T02:16:00Z"/>
              </w:rPr>
              <w:pPrChange w:id="17943" w:author="Anees Shaikh" w:date="2013-10-19T02:16:00Z">
                <w:pPr>
                  <w:pStyle w:val="XML1"/>
                </w:pPr>
              </w:pPrChange>
            </w:pPr>
            <w:ins w:id="17944" w:author="aas" w:date="2013-10-14T02:06:00Z">
              <w:del w:id="17945" w:author="Anees Shaikh" w:date="2013-10-19T02:16:00Z">
                <w:r w:rsidDel="00E067A3">
                  <w:delText xml:space="preserve">                      namespace="##other" processContents="lax"/&gt;</w:delText>
                </w:r>
              </w:del>
            </w:ins>
          </w:p>
          <w:p w14:paraId="0522D3C6" w14:textId="40111C66" w:rsidR="00874469" w:rsidDel="00E067A3" w:rsidRDefault="00874469">
            <w:pPr>
              <w:pStyle w:val="Appx"/>
              <w:rPr>
                <w:ins w:id="17946" w:author="aas" w:date="2013-10-14T02:06:00Z"/>
                <w:del w:id="17947" w:author="Anees Shaikh" w:date="2013-10-19T02:16:00Z"/>
              </w:rPr>
              <w:pPrChange w:id="17948" w:author="Anees Shaikh" w:date="2013-10-19T02:16:00Z">
                <w:pPr>
                  <w:pStyle w:val="XML1"/>
                </w:pPr>
              </w:pPrChange>
            </w:pPr>
            <w:ins w:id="17949" w:author="aas" w:date="2013-10-14T02:06:00Z">
              <w:del w:id="17950" w:author="Anees Shaikh" w:date="2013-10-19T02:16:00Z">
                <w:r w:rsidDel="00E067A3">
                  <w:delText xml:space="preserve">            &lt;/xs:sequence&gt;</w:delText>
                </w:r>
              </w:del>
            </w:ins>
          </w:p>
          <w:p w14:paraId="2422FBFC" w14:textId="752F719E" w:rsidR="00874469" w:rsidDel="00E067A3" w:rsidRDefault="00874469">
            <w:pPr>
              <w:pStyle w:val="Appx"/>
              <w:rPr>
                <w:ins w:id="17951" w:author="aas" w:date="2013-10-14T02:06:00Z"/>
                <w:del w:id="17952" w:author="Anees Shaikh" w:date="2013-10-19T02:16:00Z"/>
              </w:rPr>
              <w:pPrChange w:id="17953" w:author="Anees Shaikh" w:date="2013-10-19T02:16:00Z">
                <w:pPr>
                  <w:pStyle w:val="XML1"/>
                </w:pPr>
              </w:pPrChange>
            </w:pPr>
            <w:ins w:id="17954" w:author="aas" w:date="2013-10-14T02:06:00Z">
              <w:del w:id="17955" w:author="Anees Shaikh" w:date="2013-10-19T02:16:00Z">
                <w:r w:rsidDel="00E067A3">
                  <w:delText xml:space="preserve">          &lt;/xs:complexType&gt;</w:delText>
                </w:r>
              </w:del>
            </w:ins>
          </w:p>
          <w:p w14:paraId="6D29AB71" w14:textId="3826B9B4" w:rsidR="00874469" w:rsidDel="00E067A3" w:rsidRDefault="00874469">
            <w:pPr>
              <w:pStyle w:val="Appx"/>
              <w:rPr>
                <w:ins w:id="17956" w:author="aas" w:date="2013-10-14T02:06:00Z"/>
                <w:del w:id="17957" w:author="Anees Shaikh" w:date="2013-10-19T02:16:00Z"/>
              </w:rPr>
              <w:pPrChange w:id="17958" w:author="Anees Shaikh" w:date="2013-10-19T02:16:00Z">
                <w:pPr>
                  <w:pStyle w:val="XML1"/>
                </w:pPr>
              </w:pPrChange>
            </w:pPr>
            <w:ins w:id="17959" w:author="aas" w:date="2013-10-14T02:06:00Z">
              <w:del w:id="17960"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7961" w:author="aas" w:date="2013-10-14T02:06:00Z"/>
                <w:del w:id="17962" w:author="Anees Shaikh" w:date="2013-10-19T02:16:00Z"/>
              </w:rPr>
              <w:pPrChange w:id="17963" w:author="Anees Shaikh" w:date="2013-10-19T02:16:00Z">
                <w:pPr>
                  <w:pStyle w:val="XML1"/>
                </w:pPr>
              </w:pPrChange>
            </w:pPr>
            <w:ins w:id="17964" w:author="aas" w:date="2013-10-14T02:06:00Z">
              <w:del w:id="17965" w:author="Anees Shaikh" w:date="2013-10-19T02:16:00Z">
                <w:r w:rsidDel="00E067A3">
                  <w:delText xml:space="preserve">            &lt;xs:selector xpath="of-config:switch"/&gt;</w:delText>
                </w:r>
              </w:del>
            </w:ins>
          </w:p>
          <w:p w14:paraId="74BCE17A" w14:textId="139CAAF9" w:rsidR="00874469" w:rsidDel="00E067A3" w:rsidRDefault="00874469">
            <w:pPr>
              <w:pStyle w:val="Appx"/>
              <w:rPr>
                <w:ins w:id="17966" w:author="aas" w:date="2013-10-14T02:06:00Z"/>
                <w:del w:id="17967" w:author="Anees Shaikh" w:date="2013-10-19T02:16:00Z"/>
              </w:rPr>
              <w:pPrChange w:id="17968" w:author="Anees Shaikh" w:date="2013-10-19T02:16:00Z">
                <w:pPr>
                  <w:pStyle w:val="XML1"/>
                </w:pPr>
              </w:pPrChange>
            </w:pPr>
            <w:ins w:id="17969" w:author="aas" w:date="2013-10-14T02:06:00Z">
              <w:del w:id="17970" w:author="Anees Shaikh" w:date="2013-10-19T02:16:00Z">
                <w:r w:rsidDel="00E067A3">
                  <w:delText xml:space="preserve">            &lt;xs:field xpath="of-config:id"/&gt;</w:delText>
                </w:r>
              </w:del>
            </w:ins>
          </w:p>
          <w:p w14:paraId="0D230394" w14:textId="7C57D810" w:rsidR="00874469" w:rsidDel="00E067A3" w:rsidRDefault="00874469">
            <w:pPr>
              <w:pStyle w:val="Appx"/>
              <w:rPr>
                <w:ins w:id="17971" w:author="aas" w:date="2013-10-14T02:06:00Z"/>
                <w:del w:id="17972" w:author="Anees Shaikh" w:date="2013-10-19T02:16:00Z"/>
              </w:rPr>
              <w:pPrChange w:id="17973" w:author="Anees Shaikh" w:date="2013-10-19T02:16:00Z">
                <w:pPr>
                  <w:pStyle w:val="XML1"/>
                </w:pPr>
              </w:pPrChange>
            </w:pPr>
            <w:ins w:id="17974" w:author="aas" w:date="2013-10-14T02:06:00Z">
              <w:del w:id="17975" w:author="Anees Shaikh" w:date="2013-10-19T02:16:00Z">
                <w:r w:rsidDel="00E067A3">
                  <w:delText xml:space="preserve">          &lt;/xs:key&gt;</w:delText>
                </w:r>
              </w:del>
            </w:ins>
          </w:p>
          <w:p w14:paraId="134CFACB" w14:textId="5108D433" w:rsidR="00874469" w:rsidDel="00E067A3" w:rsidRDefault="00874469">
            <w:pPr>
              <w:pStyle w:val="Appx"/>
              <w:rPr>
                <w:ins w:id="17976" w:author="aas" w:date="2013-10-14T02:06:00Z"/>
                <w:del w:id="17977" w:author="Anees Shaikh" w:date="2013-10-19T02:16:00Z"/>
              </w:rPr>
              <w:pPrChange w:id="17978" w:author="Anees Shaikh" w:date="2013-10-19T02:16:00Z">
                <w:pPr>
                  <w:pStyle w:val="XML1"/>
                </w:pPr>
              </w:pPrChange>
            </w:pPr>
            <w:ins w:id="17979" w:author="aas" w:date="2013-10-14T02:06:00Z">
              <w:del w:id="17980" w:author="Anees Shaikh" w:date="2013-10-19T02:16:00Z">
                <w:r w:rsidDel="00E067A3">
                  <w:delText xml:space="preserve">        &lt;/xs:element&gt;</w:delText>
                </w:r>
              </w:del>
            </w:ins>
          </w:p>
          <w:p w14:paraId="0B3DEFCD" w14:textId="4CA7A256" w:rsidR="00874469" w:rsidDel="00E067A3" w:rsidRDefault="00874469">
            <w:pPr>
              <w:pStyle w:val="Appx"/>
              <w:rPr>
                <w:ins w:id="17981" w:author="aas" w:date="2013-10-14T02:06:00Z"/>
                <w:del w:id="17982" w:author="Anees Shaikh" w:date="2013-10-19T02:16:00Z"/>
              </w:rPr>
              <w:pPrChange w:id="17983" w:author="Anees Shaikh" w:date="2013-10-19T02:16:00Z">
                <w:pPr>
                  <w:pStyle w:val="XML1"/>
                </w:pPr>
              </w:pPrChange>
            </w:pPr>
            <w:ins w:id="17984" w:author="aas" w:date="2013-10-14T02:06:00Z">
              <w:del w:id="17985"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7986" w:author="aas" w:date="2013-10-14T02:06:00Z"/>
                <w:del w:id="17987" w:author="Anees Shaikh" w:date="2013-10-19T02:16:00Z"/>
              </w:rPr>
              <w:pPrChange w:id="17988" w:author="Anees Shaikh" w:date="2013-10-19T02:16:00Z">
                <w:pPr>
                  <w:pStyle w:val="XML1"/>
                </w:pPr>
              </w:pPrChange>
            </w:pPr>
            <w:ins w:id="17989" w:author="aas" w:date="2013-10-14T02:06:00Z">
              <w:del w:id="17990" w:author="Anees Shaikh" w:date="2013-10-19T02:16:00Z">
                <w:r w:rsidDel="00E067A3">
                  <w:delText xml:space="preserve">                namespace="##other" processContents="lax"/&gt;</w:delText>
                </w:r>
              </w:del>
            </w:ins>
          </w:p>
          <w:p w14:paraId="4BDB2BB4" w14:textId="1816F6A1" w:rsidR="00874469" w:rsidDel="00E067A3" w:rsidRDefault="00874469">
            <w:pPr>
              <w:pStyle w:val="Appx"/>
              <w:rPr>
                <w:ins w:id="17991" w:author="aas" w:date="2013-10-14T02:06:00Z"/>
                <w:del w:id="17992" w:author="Anees Shaikh" w:date="2013-10-19T02:16:00Z"/>
              </w:rPr>
              <w:pPrChange w:id="17993" w:author="Anees Shaikh" w:date="2013-10-19T02:16:00Z">
                <w:pPr>
                  <w:pStyle w:val="XML1"/>
                </w:pPr>
              </w:pPrChange>
            </w:pPr>
            <w:ins w:id="17994" w:author="aas" w:date="2013-10-14T02:06:00Z">
              <w:del w:id="17995" w:author="Anees Shaikh" w:date="2013-10-19T02:16:00Z">
                <w:r w:rsidDel="00E067A3">
                  <w:delText xml:space="preserve">      &lt;/xs:sequence&gt;</w:delText>
                </w:r>
              </w:del>
            </w:ins>
          </w:p>
          <w:p w14:paraId="322885DD" w14:textId="440031F7" w:rsidR="00874469" w:rsidDel="00E067A3" w:rsidRDefault="00874469">
            <w:pPr>
              <w:pStyle w:val="Appx"/>
              <w:rPr>
                <w:ins w:id="17996" w:author="aas" w:date="2013-10-14T02:06:00Z"/>
                <w:del w:id="17997" w:author="Anees Shaikh" w:date="2013-10-19T02:16:00Z"/>
              </w:rPr>
              <w:pPrChange w:id="17998" w:author="Anees Shaikh" w:date="2013-10-19T02:16:00Z">
                <w:pPr>
                  <w:pStyle w:val="XML1"/>
                </w:pPr>
              </w:pPrChange>
            </w:pPr>
            <w:ins w:id="17999" w:author="aas" w:date="2013-10-14T02:06:00Z">
              <w:del w:id="18000" w:author="Anees Shaikh" w:date="2013-10-19T02:16:00Z">
                <w:r w:rsidDel="00E067A3">
                  <w:delText xml:space="preserve">    &lt;/xs:complexType&gt;</w:delText>
                </w:r>
              </w:del>
            </w:ins>
          </w:p>
          <w:p w14:paraId="57A43139" w14:textId="5689A267" w:rsidR="00874469" w:rsidDel="00E067A3" w:rsidRDefault="00874469">
            <w:pPr>
              <w:pStyle w:val="Appx"/>
              <w:rPr>
                <w:ins w:id="18001" w:author="aas" w:date="2013-10-14T02:06:00Z"/>
                <w:del w:id="18002" w:author="Anees Shaikh" w:date="2013-10-19T02:16:00Z"/>
              </w:rPr>
              <w:pPrChange w:id="18003" w:author="Anees Shaikh" w:date="2013-10-19T02:16:00Z">
                <w:pPr>
                  <w:pStyle w:val="XML1"/>
                </w:pPr>
              </w:pPrChange>
            </w:pPr>
            <w:ins w:id="18004" w:author="aas" w:date="2013-10-14T02:06:00Z">
              <w:del w:id="18005" w:author="Anees Shaikh" w:date="2013-10-19T02:16:00Z">
                <w:r w:rsidDel="00E067A3">
                  <w:delText xml:space="preserve">  &lt;/xs:element&gt;</w:delText>
                </w:r>
              </w:del>
            </w:ins>
          </w:p>
          <w:p w14:paraId="51012B8D" w14:textId="792822CE" w:rsidR="00874469" w:rsidDel="00E067A3" w:rsidRDefault="00874469">
            <w:pPr>
              <w:pStyle w:val="Appx"/>
              <w:rPr>
                <w:ins w:id="18006" w:author="aas" w:date="2013-10-14T02:06:00Z"/>
                <w:del w:id="18007" w:author="Anees Shaikh" w:date="2013-10-19T02:16:00Z"/>
              </w:rPr>
              <w:pPrChange w:id="18008" w:author="Anees Shaikh" w:date="2013-10-19T02:16:00Z">
                <w:pPr>
                  <w:pStyle w:val="XML1"/>
                </w:pPr>
              </w:pPrChange>
            </w:pPr>
          </w:p>
          <w:p w14:paraId="34F0A3E1" w14:textId="13CC2D6D" w:rsidR="00874469" w:rsidDel="00E067A3" w:rsidRDefault="00874469">
            <w:pPr>
              <w:pStyle w:val="Appx"/>
              <w:rPr>
                <w:ins w:id="18009" w:author="aas" w:date="2013-10-14T02:06:00Z"/>
                <w:del w:id="18010" w:author="Anees Shaikh" w:date="2013-10-19T02:16:00Z"/>
              </w:rPr>
              <w:pPrChange w:id="18011" w:author="Anees Shaikh" w:date="2013-10-19T02:16:00Z">
                <w:pPr>
                  <w:pStyle w:val="XML1"/>
                </w:pPr>
              </w:pPrChange>
            </w:pPr>
            <w:ins w:id="18012" w:author="aas" w:date="2013-10-14T02:06:00Z">
              <w:del w:id="18013" w:author="Anees Shaikh" w:date="2013-10-19T02:16:00Z">
                <w:r w:rsidDel="00E067A3">
                  <w:delText>&lt;/xs:schema&gt;</w:delText>
                </w:r>
              </w:del>
            </w:ins>
          </w:p>
          <w:p w14:paraId="62D04033" w14:textId="1AF77A5A" w:rsidR="00E8426B" w:rsidRPr="00874469" w:rsidDel="00E067A3" w:rsidRDefault="00E8426B">
            <w:pPr>
              <w:pStyle w:val="Appx"/>
              <w:rPr>
                <w:ins w:id="18014" w:author="aas" w:date="2013-10-14T02:06:00Z"/>
                <w:del w:id="18015" w:author="Anees Shaikh" w:date="2013-10-19T02:16:00Z"/>
              </w:rPr>
              <w:pPrChange w:id="18016" w:author="Anees Shaikh" w:date="2013-10-19T02:16:00Z">
                <w:pPr>
                  <w:pStyle w:val="XML1"/>
                </w:pPr>
              </w:pPrChange>
            </w:pPr>
          </w:p>
        </w:tc>
      </w:tr>
    </w:tbl>
    <w:p w14:paraId="4E7FB30C" w14:textId="2B7A137E" w:rsidR="00E8426B" w:rsidRPr="00E8426B" w:rsidRDefault="00E8426B">
      <w:pPr>
        <w:pStyle w:val="Appx"/>
        <w:numPr>
          <w:ilvl w:val="0"/>
          <w:numId w:val="0"/>
        </w:numPr>
        <w:pPrChange w:id="18017" w:author="Anees Shaikh" w:date="2013-10-19T03:41:00Z">
          <w:pPr>
            <w:spacing w:before="480" w:line="276" w:lineRule="auto"/>
            <w:contextualSpacing/>
            <w:outlineLvl w:val="1"/>
          </w:pPr>
        </w:pPrChange>
      </w:pPr>
    </w:p>
    <w:sectPr w:rsidR="00E8426B" w:rsidRPr="00E8426B" w:rsidSect="00FA28FD">
      <w:headerReference w:type="default" r:id="rId52"/>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4F1E7A" w14:textId="77777777" w:rsidR="00795478" w:rsidRDefault="00795478" w:rsidP="004C5BF8">
      <w:pPr>
        <w:spacing w:after="0"/>
      </w:pPr>
      <w:r>
        <w:separator/>
      </w:r>
    </w:p>
  </w:endnote>
  <w:endnote w:type="continuationSeparator" w:id="0">
    <w:p w14:paraId="247CEF11" w14:textId="77777777" w:rsidR="00795478" w:rsidRDefault="00795478" w:rsidP="004C5BF8">
      <w:pPr>
        <w:spacing w:after="0"/>
      </w:pPr>
      <w:r>
        <w:continuationSeparator/>
      </w:r>
    </w:p>
  </w:endnote>
  <w:endnote w:type="continuationNotice" w:id="1">
    <w:p w14:paraId="6826D03B" w14:textId="77777777" w:rsidR="00795478" w:rsidRDefault="0079547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795478" w:rsidRDefault="00795478">
        <w:pPr>
          <w:pStyle w:val="Footer"/>
          <w:jc w:val="center"/>
        </w:pPr>
        <w:r>
          <w:fldChar w:fldCharType="begin"/>
        </w:r>
        <w:r>
          <w:instrText xml:space="preserve"> PAGE   \* MERGEFORMAT </w:instrText>
        </w:r>
        <w:r>
          <w:fldChar w:fldCharType="separate"/>
        </w:r>
        <w:r w:rsidR="005A5959">
          <w:rPr>
            <w:noProof/>
          </w:rPr>
          <w:t>11</w:t>
        </w:r>
        <w:r>
          <w:rPr>
            <w:noProof/>
          </w:rPr>
          <w:fldChar w:fldCharType="end"/>
        </w:r>
      </w:p>
    </w:sdtContent>
  </w:sdt>
  <w:p w14:paraId="7E0816E7" w14:textId="77777777" w:rsidR="00795478" w:rsidRDefault="007954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70203A" w14:textId="77777777" w:rsidR="00795478" w:rsidRDefault="00795478" w:rsidP="004C5BF8">
      <w:pPr>
        <w:spacing w:after="0"/>
      </w:pPr>
      <w:r>
        <w:separator/>
      </w:r>
    </w:p>
  </w:footnote>
  <w:footnote w:type="continuationSeparator" w:id="0">
    <w:p w14:paraId="2CB480F6" w14:textId="77777777" w:rsidR="00795478" w:rsidRDefault="00795478" w:rsidP="004C5BF8">
      <w:pPr>
        <w:spacing w:after="0"/>
      </w:pPr>
      <w:r>
        <w:continuationSeparator/>
      </w:r>
    </w:p>
  </w:footnote>
  <w:footnote w:type="continuationNotice" w:id="1">
    <w:p w14:paraId="373F382E" w14:textId="77777777" w:rsidR="00795478" w:rsidRDefault="00795478">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5478"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795478" w:rsidRDefault="00795478"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795478" w:rsidRDefault="00795478" w:rsidP="00FA28FD">
              <w:pPr>
                <w:pStyle w:val="Header"/>
                <w:jc w:val="right"/>
              </w:pPr>
              <w:r>
                <w:t>OF-CONFIG 1.2 (DRAFT)</w:t>
              </w:r>
            </w:p>
          </w:tc>
        </w:sdtContent>
      </w:sdt>
    </w:tr>
  </w:tbl>
  <w:p w14:paraId="4925B883" w14:textId="77777777" w:rsidR="00795478" w:rsidRDefault="00795478"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8" w:nlCheck="1" w:checkStyle="1"/>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7B24"/>
    <w:rsid w:val="00465408"/>
    <w:rsid w:val="004667C7"/>
    <w:rsid w:val="004703F6"/>
    <w:rsid w:val="004734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3DE7"/>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F3C78"/>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4DF1"/>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11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111.vsdx"/><Relationship Id="rId50" Type="http://schemas.openxmlformats.org/officeDocument/2006/relationships/hyperlink" Target="http://www.yang-central.org/modules/yang/ietf-yang-types.yang" TargetMode="External"/><Relationship Id="rId51" Type="http://schemas.openxmlformats.org/officeDocument/2006/relationships/hyperlink" Target="http://www.yang-central.org/modules/yang/ietf-inet-types.yang"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56" Type="http://schemas.microsoft.com/office/2011/relationships/people" Target="people.xml"/><Relationship Id="rId40" Type="http://schemas.openxmlformats.org/officeDocument/2006/relationships/image" Target="media/image16.emf"/><Relationship Id="rId41" Type="http://schemas.openxmlformats.org/officeDocument/2006/relationships/oleObject" Target="embeddings/Microsoft_Visio_2003-2010_Drawing121212121212.vsd"/><Relationship Id="rId42" Type="http://schemas.openxmlformats.org/officeDocument/2006/relationships/image" Target="media/image17.emf"/><Relationship Id="rId43" Type="http://schemas.openxmlformats.org/officeDocument/2006/relationships/oleObject" Target="embeddings/Microsoft_Visio_2003-2010_Drawing131313131313.vsd"/><Relationship Id="rId44" Type="http://schemas.openxmlformats.org/officeDocument/2006/relationships/image" Target="media/image18.emf"/><Relationship Id="rId45" Type="http://schemas.openxmlformats.org/officeDocument/2006/relationships/oleObject" Target="embeddings/Microsoft_Visio_2003-2010_Drawing141414141414.vsd"/><Relationship Id="rId46" Type="http://schemas.openxmlformats.org/officeDocument/2006/relationships/image" Target="media/image19.emf"/><Relationship Id="rId47" Type="http://schemas.openxmlformats.org/officeDocument/2006/relationships/package" Target="embeddings/Microsoft_Visio_Drawing22222.vsdx"/><Relationship Id="rId48" Type="http://schemas.openxmlformats.org/officeDocument/2006/relationships/hyperlink" Target="http://www.yang-central.org/modules/xsd/ietf-yang-types.xsd" TargetMode="External"/><Relationship Id="rId49" Type="http://schemas.openxmlformats.org/officeDocument/2006/relationships/hyperlink" Target="http://www.cablelabs.com/specifications/XSD/ietf-inet-types.xsd"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oleObject" Target="embeddings/Microsoft_Visio_2003-2010_Drawing777777.vsd"/><Relationship Id="rId32" Type="http://schemas.openxmlformats.org/officeDocument/2006/relationships/image" Target="media/image12.emf"/><Relationship Id="rId33" Type="http://schemas.openxmlformats.org/officeDocument/2006/relationships/oleObject" Target="embeddings/Microsoft_Visio_2003-2010_Drawing888888.vsd"/><Relationship Id="rId34" Type="http://schemas.openxmlformats.org/officeDocument/2006/relationships/image" Target="media/image13.emf"/><Relationship Id="rId35" Type="http://schemas.openxmlformats.org/officeDocument/2006/relationships/oleObject" Target="embeddings/Microsoft_Visio_2003-2010_Drawing999999.vsd"/><Relationship Id="rId36" Type="http://schemas.openxmlformats.org/officeDocument/2006/relationships/image" Target="media/image14.emf"/><Relationship Id="rId37" Type="http://schemas.openxmlformats.org/officeDocument/2006/relationships/oleObject" Target="embeddings/Microsoft_Visio_2003-2010_Drawing101010101010.vsd"/><Relationship Id="rId38" Type="http://schemas.openxmlformats.org/officeDocument/2006/relationships/image" Target="media/image15.emf"/><Relationship Id="rId39" Type="http://schemas.openxmlformats.org/officeDocument/2006/relationships/oleObject" Target="embeddings/Microsoft_Visio_2003-2010_Drawing111111111111.vsd"/><Relationship Id="rId20" Type="http://schemas.openxmlformats.org/officeDocument/2006/relationships/image" Target="media/image6.emf"/><Relationship Id="rId21" Type="http://schemas.openxmlformats.org/officeDocument/2006/relationships/oleObject" Target="embeddings/Microsoft_Visio_2003-2010_Drawing222222.vsd"/><Relationship Id="rId22" Type="http://schemas.openxmlformats.org/officeDocument/2006/relationships/image" Target="media/image7.emf"/><Relationship Id="rId23" Type="http://schemas.openxmlformats.org/officeDocument/2006/relationships/oleObject" Target="embeddings/Microsoft_Visio_2003-2010_Drawing333333.vsd"/><Relationship Id="rId24" Type="http://schemas.openxmlformats.org/officeDocument/2006/relationships/image" Target="media/image8.emf"/><Relationship Id="rId25" Type="http://schemas.openxmlformats.org/officeDocument/2006/relationships/oleObject" Target="embeddings/Microsoft_Visio_2003-2010_Drawing444444.vsd"/><Relationship Id="rId26" Type="http://schemas.openxmlformats.org/officeDocument/2006/relationships/image" Target="media/image9.emf"/><Relationship Id="rId27" Type="http://schemas.openxmlformats.org/officeDocument/2006/relationships/oleObject" Target="embeddings/Microsoft_Visio_2003-2010_Drawing555555.vsd"/><Relationship Id="rId28" Type="http://schemas.openxmlformats.org/officeDocument/2006/relationships/image" Target="media/image10.emf"/><Relationship Id="rId29" Type="http://schemas.openxmlformats.org/officeDocument/2006/relationships/oleObject" Target="embeddings/Microsoft_Visio_2003-2010_Drawing666666.vsd"/><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81F821FC-B275-DD43-8C94-803279EA74B6}">
  <ds:schemaRefs>
    <ds:schemaRef ds:uri="http://schemas.openxmlformats.org/officeDocument/2006/bibliography"/>
  </ds:schemaRefs>
</ds:datastoreItem>
</file>

<file path=customXml/itemProps2.xml><?xml version="1.0" encoding="utf-8"?>
<ds:datastoreItem xmlns:ds="http://schemas.openxmlformats.org/officeDocument/2006/customXml" ds:itemID="{E66F045A-A78B-3248-B242-7A6CCA9BC0A8}">
  <ds:schemaRefs>
    <ds:schemaRef ds:uri="http://schemas.openxmlformats.org/officeDocument/2006/bibliography"/>
  </ds:schemaRefs>
</ds:datastoreItem>
</file>

<file path=customXml/itemProps3.xml><?xml version="1.0" encoding="utf-8"?>
<ds:datastoreItem xmlns:ds="http://schemas.openxmlformats.org/officeDocument/2006/customXml" ds:itemID="{22EE617C-C48C-EB48-A023-E71D423F28A7}">
  <ds:schemaRefs>
    <ds:schemaRef ds:uri="http://schemas.openxmlformats.org/officeDocument/2006/bibliography"/>
  </ds:schemaRefs>
</ds:datastoreItem>
</file>

<file path=customXml/itemProps4.xml><?xml version="1.0" encoding="utf-8"?>
<ds:datastoreItem xmlns:ds="http://schemas.openxmlformats.org/officeDocument/2006/customXml" ds:itemID="{5A76E95F-2DD3-F043-9C8D-0A175C52C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78</TotalTime>
  <Pages>43</Pages>
  <Words>45965</Words>
  <Characters>262002</Characters>
  <Application>Microsoft Macintosh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12</cp:revision>
  <cp:lastPrinted>2013-10-20T03:57:00Z</cp:lastPrinted>
  <dcterms:created xsi:type="dcterms:W3CDTF">2013-11-25T02:41:00Z</dcterms:created>
  <dcterms:modified xsi:type="dcterms:W3CDTF">2013-11-25T05:16:00Z</dcterms:modified>
</cp:coreProperties>
</file>